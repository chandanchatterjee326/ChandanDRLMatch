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header13.xml" ContentType="application/vnd.openxmlformats-officedocument.wordprocessingml.header+xml"/>
  <Override PartName="/word/footer19.xml" ContentType="application/vnd.openxmlformats-officedocument.wordprocessingml.foot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header17.xml" ContentType="application/vnd.openxmlformats-officedocument.wordprocessingml.head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word/header19.xml" ContentType="application/vnd.openxmlformats-officedocument.wordprocessingml.header+xml"/>
  <Override PartName="/word/footer25.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21.xml" ContentType="application/vnd.openxmlformats-officedocument.wordprocessingml.header+xml"/>
  <Override PartName="/word/footer33.xml" ContentType="application/vnd.openxmlformats-officedocument.wordprocessingml.footer+xml"/>
  <Override PartName="/word/header22.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23.xml" ContentType="application/vnd.openxmlformats-officedocument.wordprocessingml.header+xml"/>
  <Override PartName="/word/footer43.xml" ContentType="application/vnd.openxmlformats-officedocument.wordprocessingml.footer+xml"/>
  <Override PartName="/word/header24.xml" ContentType="application/vnd.openxmlformats-officedocument.wordprocessingml.header+xml"/>
  <Override PartName="/word/footer4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6376B" w14:textId="77777777" w:rsidR="00B33547" w:rsidRDefault="00B33547" w:rsidP="007A2023"/>
    <w:p w14:paraId="672A6659" w14:textId="499637D8" w:rsidR="007A2023" w:rsidRDefault="5355B575" w:rsidP="007A2023">
      <w:r>
        <w:t xml:space="preserve"> </w:t>
      </w:r>
    </w:p>
    <w:p w14:paraId="381CD66D" w14:textId="77777777" w:rsidR="007A2023" w:rsidRDefault="007A2023" w:rsidP="007A2023">
      <w:pPr>
        <w:pStyle w:val="SubtitleD"/>
      </w:pPr>
      <w:r>
        <w:t>The Prudential Insurance</w:t>
      </w:r>
      <w:r w:rsidRPr="000B7FE1">
        <w:t xml:space="preserve"> Company</w:t>
      </w:r>
      <w:r>
        <w:t xml:space="preserve"> of America</w:t>
      </w:r>
    </w:p>
    <w:p w14:paraId="644FE81C" w14:textId="17B244D1" w:rsidR="007A2023" w:rsidRPr="006048CB" w:rsidRDefault="007A2023" w:rsidP="007A2023">
      <w:pPr>
        <w:pStyle w:val="TitleD"/>
      </w:pPr>
      <w:bookmarkStart w:id="0" w:name="Certificate_of_Coverage"/>
      <w:bookmarkEnd w:id="0"/>
      <w:r>
        <w:t>Certificate of Coverage</w:t>
      </w:r>
      <w:r w:rsidR="002329DC">
        <w:t xml:space="preserve"> </w:t>
      </w:r>
      <w:r w:rsidR="00B94CEF">
        <w:t xml:space="preserve"> </w:t>
      </w:r>
      <w:r w:rsidR="00531BB8">
        <w:t xml:space="preserve"> </w:t>
      </w:r>
    </w:p>
    <w:p w14:paraId="23535D9D" w14:textId="2913179C" w:rsidR="007A2023" w:rsidRDefault="007A2023" w:rsidP="007A2023">
      <w:pPr>
        <w:pStyle w:val="2Text"/>
      </w:pPr>
      <w:r>
        <w:t xml:space="preserve">The Prudential Insurance Company of America (referred to as Prudential) welcomes </w:t>
      </w:r>
      <w:r w:rsidR="00831858">
        <w:t>You</w:t>
      </w:r>
      <w:r>
        <w:t xml:space="preserve"> to the </w:t>
      </w:r>
      <w:r w:rsidR="00985B0E">
        <w:t>Plan</w:t>
      </w:r>
      <w:r>
        <w:t>.</w:t>
      </w:r>
      <w:r w:rsidR="00140DF6">
        <w:t xml:space="preserve"> </w:t>
      </w:r>
    </w:p>
    <w:p w14:paraId="737BD538" w14:textId="2779D3D0" w:rsidR="007A2023" w:rsidRDefault="007A2023" w:rsidP="007A2023">
      <w:pPr>
        <w:pStyle w:val="2Text"/>
      </w:pPr>
      <w:r>
        <w:t xml:space="preserve">This is </w:t>
      </w:r>
      <w:r w:rsidR="00D60341">
        <w:t>Your</w:t>
      </w:r>
      <w:r>
        <w:t xml:space="preserve"> Certificate of Coverage as long as </w:t>
      </w:r>
      <w:r w:rsidR="00831858">
        <w:t>You</w:t>
      </w:r>
      <w:r>
        <w:t xml:space="preserve"> are eligible for </w:t>
      </w:r>
      <w:r w:rsidR="004C68E7">
        <w:t>coverage,</w:t>
      </w:r>
      <w:r>
        <w:t xml:space="preserve"> and </w:t>
      </w:r>
      <w:r w:rsidR="00831858">
        <w:t>You</w:t>
      </w:r>
      <w:r>
        <w:t xml:space="preserve"> meet the requirements for becoming insured. You will want to read this </w:t>
      </w:r>
      <w:r w:rsidR="00CC4B4E">
        <w:t>Group Insurance C</w:t>
      </w:r>
      <w:r>
        <w:t>ertificate and keep it in a safe place.</w:t>
      </w:r>
    </w:p>
    <w:p w14:paraId="520B0FD2" w14:textId="77CCF90C" w:rsidR="007A2023" w:rsidRDefault="007A2023" w:rsidP="007A2023">
      <w:pPr>
        <w:pStyle w:val="2Text"/>
      </w:pPr>
      <w:r>
        <w:t xml:space="preserve">Prudential has written this </w:t>
      </w:r>
      <w:r w:rsidR="00CC4B4E">
        <w:t>Group Insurance C</w:t>
      </w:r>
      <w:r>
        <w:t xml:space="preserve">ertificate in booklet format to be understandable to </w:t>
      </w:r>
      <w:r w:rsidR="00831858">
        <w:t>You</w:t>
      </w:r>
      <w:r>
        <w:t xml:space="preserve">. If </w:t>
      </w:r>
      <w:r w:rsidR="00831858">
        <w:t>You</w:t>
      </w:r>
      <w:r>
        <w:t xml:space="preserve"> should have any questions about the content or provisions, please consult Prudential’s claims paying office. Prudential will assist </w:t>
      </w:r>
      <w:r w:rsidR="00831858">
        <w:t>You</w:t>
      </w:r>
      <w:r>
        <w:t xml:space="preserve"> in any way to help </w:t>
      </w:r>
      <w:r w:rsidR="00831858">
        <w:t>You</w:t>
      </w:r>
      <w:r>
        <w:t xml:space="preserve"> understand </w:t>
      </w:r>
      <w:r w:rsidR="00D60341">
        <w:t>Your</w:t>
      </w:r>
      <w:r>
        <w:t xml:space="preserve"> benefits.</w:t>
      </w:r>
    </w:p>
    <w:p w14:paraId="3792AEAD" w14:textId="4736EB89" w:rsidR="007A2023" w:rsidRDefault="007A2023" w:rsidP="00775F56">
      <w:pPr>
        <w:pStyle w:val="2Text"/>
      </w:pPr>
      <w:r>
        <w:t>The benefits described in this Certificate of Coverage are subject in every way to the entire Group Contract which includes this Group Insurance Certificate</w:t>
      </w:r>
      <w:r w:rsidR="001C2079">
        <w:t xml:space="preserve"> </w:t>
      </w:r>
      <w:r w:rsidR="001C2079" w:rsidRPr="00987A39">
        <w:rPr>
          <w:b/>
          <w:bCs/>
          <w:color w:val="FF0000"/>
          <w:sz w:val="24"/>
          <w:szCs w:val="24"/>
          <w:vertAlign w:val="superscript"/>
        </w:rPr>
        <w:t>1b</w:t>
      </w:r>
      <w:r w:rsidR="00571C41" w:rsidRPr="00571C41">
        <w:rPr>
          <w:b/>
          <w:bCs/>
          <w:sz w:val="24"/>
        </w:rPr>
        <w:t>[</w:t>
      </w:r>
      <w:r w:rsidR="001C2079">
        <w:t xml:space="preserve">and the </w:t>
      </w:r>
      <w:r w:rsidR="00F71951">
        <w:t>Specifications Page</w:t>
      </w:r>
      <w:r w:rsidR="00571C41" w:rsidRPr="00571C41">
        <w:rPr>
          <w:b/>
          <w:bCs/>
          <w:sz w:val="24"/>
        </w:rPr>
        <w:t>]</w:t>
      </w:r>
      <w:r>
        <w:t>.</w:t>
      </w:r>
    </w:p>
    <w:p w14:paraId="7E2A5C70" w14:textId="60F2549B" w:rsidR="007A2023" w:rsidRDefault="00A55977" w:rsidP="007A2023">
      <w:pPr>
        <w:pStyle w:val="2Text"/>
      </w:pPr>
      <w:bookmarkStart w:id="1" w:name="_Hlk22300106"/>
      <w:r w:rsidRPr="00A55977">
        <w:rPr>
          <w:b/>
          <w:color w:val="FF0000"/>
          <w:sz w:val="24"/>
          <w:vertAlign w:val="superscript"/>
        </w:rPr>
        <w:t>1</w:t>
      </w:r>
      <w:bookmarkEnd w:id="1"/>
      <w:r w:rsidR="00D707D9" w:rsidRPr="00D707D9">
        <w:rPr>
          <w:b/>
          <w:sz w:val="24"/>
        </w:rPr>
        <w:t>[</w:t>
      </w:r>
      <w:r w:rsidR="007A2023" w:rsidRPr="00564074">
        <w:rPr>
          <w:b/>
        </w:rPr>
        <w:t xml:space="preserve">Right to Examine this </w:t>
      </w:r>
      <w:r w:rsidR="007A2023">
        <w:rPr>
          <w:b/>
        </w:rPr>
        <w:t xml:space="preserve">Group Insurance </w:t>
      </w:r>
      <w:r w:rsidR="007A2023" w:rsidRPr="00564074">
        <w:rPr>
          <w:b/>
        </w:rPr>
        <w:t>Certificate:</w:t>
      </w:r>
      <w:r w:rsidR="007A2023">
        <w:t xml:space="preserve"> You may return this Group Insurance Certificate to Pru</w:t>
      </w:r>
      <w:r>
        <w:t xml:space="preserve">dential for any reason, within </w:t>
      </w:r>
      <w:r w:rsidR="003B1A36" w:rsidRPr="00987A39">
        <w:rPr>
          <w:b/>
          <w:color w:val="FF0000"/>
          <w:sz w:val="24"/>
          <w:szCs w:val="24"/>
          <w:vertAlign w:val="superscript"/>
        </w:rPr>
        <w:t>1a</w:t>
      </w:r>
      <w:r w:rsidR="00571C41" w:rsidRPr="00571C41">
        <w:rPr>
          <w:b/>
          <w:bCs/>
          <w:sz w:val="24"/>
        </w:rPr>
        <w:t>[</w:t>
      </w:r>
      <w:r>
        <w:t>1</w:t>
      </w:r>
      <w:r w:rsidR="007A2023">
        <w:t xml:space="preserve"> –</w:t>
      </w:r>
      <w:r>
        <w:t xml:space="preserve"> 60 days</w:t>
      </w:r>
      <w:r w:rsidR="00571C41" w:rsidRPr="00571C41">
        <w:rPr>
          <w:b/>
          <w:bCs/>
          <w:sz w:val="24"/>
        </w:rPr>
        <w:t>]</w:t>
      </w:r>
      <w:r w:rsidR="007A2023">
        <w:t xml:space="preserve"> after </w:t>
      </w:r>
      <w:r w:rsidR="00831858">
        <w:t>You</w:t>
      </w:r>
      <w:r w:rsidR="007A2023">
        <w:t xml:space="preserve"> receive it. If </w:t>
      </w:r>
      <w:r w:rsidR="00831858">
        <w:t>You</w:t>
      </w:r>
      <w:r w:rsidR="007A2023">
        <w:t xml:space="preserve"> return it within this period, the insurance will be void from the date it would otherwise take effect, and </w:t>
      </w:r>
      <w:r w:rsidR="003B254A">
        <w:t>We</w:t>
      </w:r>
      <w:r w:rsidR="007A2023">
        <w:t xml:space="preserve"> will refund </w:t>
      </w:r>
      <w:r w:rsidR="00D60341">
        <w:t>Your</w:t>
      </w:r>
      <w:r w:rsidR="007A2023">
        <w:t xml:space="preserve"> contributions, if any.</w:t>
      </w:r>
      <w:r w:rsidR="00571C41" w:rsidRPr="00571C41">
        <w:rPr>
          <w:b/>
          <w:bCs/>
          <w:sz w:val="24"/>
        </w:rPr>
        <w:t>]</w:t>
      </w:r>
    </w:p>
    <w:p w14:paraId="3EE2953F" w14:textId="1C2A99BA" w:rsidR="00DA74B2" w:rsidRPr="00DA74B2" w:rsidRDefault="00A74A5B" w:rsidP="00DA74B2">
      <w:pPr>
        <w:pStyle w:val="2Text"/>
        <w:rPr>
          <w:bCs/>
        </w:rPr>
      </w:pPr>
      <w:r w:rsidRPr="00987A39">
        <w:rPr>
          <w:b/>
          <w:color w:val="FF0000"/>
          <w:sz w:val="24"/>
          <w:szCs w:val="24"/>
          <w:vertAlign w:val="superscript"/>
        </w:rPr>
        <w:t>1b</w:t>
      </w:r>
      <w:r w:rsidR="00571C41" w:rsidRPr="00571C41">
        <w:rPr>
          <w:b/>
          <w:bCs/>
          <w:sz w:val="24"/>
        </w:rPr>
        <w:t>[</w:t>
      </w:r>
      <w:r w:rsidR="0061163C">
        <w:rPr>
          <w:bCs/>
        </w:rPr>
        <w:t>A term that is d</w:t>
      </w:r>
      <w:r w:rsidR="00DA74B2" w:rsidRPr="00DA74B2">
        <w:rPr>
          <w:bCs/>
        </w:rPr>
        <w:t xml:space="preserve">efined </w:t>
      </w:r>
      <w:r w:rsidR="0061163C">
        <w:rPr>
          <w:bCs/>
        </w:rPr>
        <w:t>i</w:t>
      </w:r>
      <w:r w:rsidR="00A347D3">
        <w:rPr>
          <w:bCs/>
        </w:rPr>
        <w:t xml:space="preserve">n this Group Insurance </w:t>
      </w:r>
      <w:r w:rsidR="009D07AB">
        <w:rPr>
          <w:bCs/>
        </w:rPr>
        <w:t>Certificate</w:t>
      </w:r>
      <w:r w:rsidR="00A347D3">
        <w:rPr>
          <w:bCs/>
        </w:rPr>
        <w:t xml:space="preserve"> </w:t>
      </w:r>
      <w:r w:rsidR="007A7F32">
        <w:rPr>
          <w:bCs/>
        </w:rPr>
        <w:t>is</w:t>
      </w:r>
      <w:r w:rsidR="00AB6CF3">
        <w:rPr>
          <w:bCs/>
        </w:rPr>
        <w:t xml:space="preserve"> </w:t>
      </w:r>
      <w:r w:rsidR="00F71C8D">
        <w:rPr>
          <w:bCs/>
        </w:rPr>
        <w:t>capitalized</w:t>
      </w:r>
      <w:r w:rsidR="007D3F52">
        <w:rPr>
          <w:bCs/>
        </w:rPr>
        <w:t>.</w:t>
      </w:r>
      <w:r w:rsidR="00571C41" w:rsidRPr="00571C41">
        <w:rPr>
          <w:b/>
          <w:bCs/>
          <w:sz w:val="24"/>
        </w:rPr>
        <w:t>]</w:t>
      </w:r>
    </w:p>
    <w:p w14:paraId="4CBD33DE" w14:textId="4FC1C8B5" w:rsidR="007A2023" w:rsidRDefault="007A2023" w:rsidP="007A2023">
      <w:pPr>
        <w:pStyle w:val="SubtitleD"/>
      </w:pPr>
      <w:commentRangeStart w:id="2"/>
      <w:commentRangeStart w:id="3"/>
      <w:commentRangeStart w:id="4"/>
      <w:r>
        <w:t>Prudential’s Address</w:t>
      </w:r>
      <w:commentRangeEnd w:id="2"/>
      <w:r w:rsidR="00020073">
        <w:rPr>
          <w:rStyle w:val="CommentReference"/>
          <w:sz w:val="24"/>
          <w:szCs w:val="20"/>
        </w:rPr>
        <w:commentReference w:id="2"/>
      </w:r>
      <w:commentRangeEnd w:id="3"/>
      <w:r w:rsidR="00DE5F5E">
        <w:rPr>
          <w:rStyle w:val="CommentReference"/>
          <w:sz w:val="24"/>
          <w:szCs w:val="20"/>
        </w:rPr>
        <w:commentReference w:id="3"/>
      </w:r>
      <w:commentRangeEnd w:id="4"/>
      <w:r w:rsidR="0056761D">
        <w:rPr>
          <w:rStyle w:val="CommentReference"/>
          <w:sz w:val="24"/>
          <w:szCs w:val="20"/>
        </w:rPr>
        <w:commentReference w:id="4"/>
      </w:r>
    </w:p>
    <w:p w14:paraId="580DA95C" w14:textId="7E30B5B9" w:rsidR="007A2023" w:rsidRDefault="007A2023">
      <w:pPr>
        <w:pStyle w:val="2Text"/>
      </w:pPr>
      <w:r>
        <w:t>The Prudential Insurance Company of America</w:t>
      </w:r>
      <w:r>
        <w:br/>
      </w:r>
      <w:r w:rsidR="005750F8" w:rsidRPr="00987A39">
        <w:rPr>
          <w:b/>
          <w:color w:val="FF0000"/>
          <w:sz w:val="24"/>
          <w:szCs w:val="24"/>
          <w:vertAlign w:val="superscript"/>
        </w:rPr>
        <w:t>2</w:t>
      </w:r>
      <w:r w:rsidR="00571C41" w:rsidRPr="00571C41">
        <w:rPr>
          <w:b/>
          <w:bCs/>
          <w:sz w:val="24"/>
        </w:rPr>
        <w:t>[</w:t>
      </w:r>
      <w:r>
        <w:t>751 Broad Street</w:t>
      </w:r>
      <w:r>
        <w:br/>
        <w:t>Newark, New Jersey 07102</w:t>
      </w:r>
      <w:r w:rsidR="00DA74B2">
        <w:br/>
        <w:t>1-800-XXX-XXXX</w:t>
      </w:r>
      <w:r w:rsidR="00571C41" w:rsidRPr="00571C41">
        <w:rPr>
          <w:b/>
          <w:bCs/>
          <w:sz w:val="24"/>
        </w:rPr>
        <w:t>]</w:t>
      </w:r>
    </w:p>
    <w:p w14:paraId="0A37501D" w14:textId="77777777" w:rsidR="007A2023" w:rsidRDefault="007A2023" w:rsidP="007A2023"/>
    <w:p w14:paraId="6BFB83B8" w14:textId="5BE6D5CA" w:rsidR="00BD7270" w:rsidRPr="005D047C" w:rsidRDefault="00BD7270" w:rsidP="00BD7270">
      <w:pPr>
        <w:pStyle w:val="NoSpacing"/>
        <w:jc w:val="both"/>
        <w:rPr>
          <w:ins w:id="6" w:author="Laura Hoogland" w:date="2026-01-22T14:57:00Z" w16du:dateUtc="2026-01-22T20:57:00Z"/>
          <w:rFonts w:cs="Arial"/>
        </w:rPr>
      </w:pPr>
      <w:ins w:id="7" w:author="Laura Hoogland" w:date="2026-01-22T14:57:00Z" w16du:dateUtc="2026-01-22T20:57:00Z">
        <w:r w:rsidRPr="005D047C">
          <w:rPr>
            <w:rFonts w:cs="Arial"/>
          </w:rPr>
          <w:t>___________________________________</w:t>
        </w:r>
        <w:r w:rsidRPr="005D047C">
          <w:rPr>
            <w:rFonts w:cs="Arial"/>
          </w:rPr>
          <w:tab/>
          <w:t>_____________________________________</w:t>
        </w:r>
      </w:ins>
    </w:p>
    <w:p w14:paraId="5DAB6C7B" w14:textId="7B7D906D" w:rsidR="007A2023" w:rsidRDefault="00A30359" w:rsidP="00BD7270">
      <w:pPr>
        <w:rPr>
          <w:ins w:id="8" w:author="Laura Hoogland" w:date="2026-01-22T14:57:00Z" w16du:dateUtc="2026-01-22T20:57:00Z"/>
        </w:rPr>
      </w:pPr>
      <w:ins w:id="9" w:author="Laura Hoogland" w:date="2026-01-22T14:57:00Z" w16du:dateUtc="2026-01-22T20:57:00Z">
        <w:r w:rsidRPr="00A234EE">
          <w:rPr>
            <w:rFonts w:ascii="Arial" w:eastAsia="Times New Roman" w:hAnsi="Arial" w:cs="Times New Roman"/>
            <w:b/>
            <w:color w:val="FF0000"/>
            <w:kern w:val="0"/>
            <w:vertAlign w:val="superscript"/>
            <w14:ligatures w14:val="none"/>
          </w:rPr>
          <w:t>2</w:t>
        </w:r>
        <w:r w:rsidR="008B7520" w:rsidRPr="00A234EE">
          <w:rPr>
            <w:rFonts w:ascii="Arial" w:eastAsia="Times New Roman" w:hAnsi="Arial" w:cs="Times New Roman"/>
            <w:b/>
            <w:color w:val="FF0000"/>
            <w:kern w:val="0"/>
            <w:vertAlign w:val="superscript"/>
            <w14:ligatures w14:val="none"/>
          </w:rPr>
          <w:t>a</w:t>
        </w:r>
        <w:r w:rsidRPr="00A234EE">
          <w:rPr>
            <w:rFonts w:ascii="Arial" w:eastAsia="Times New Roman" w:hAnsi="Arial" w:cs="Times New Roman"/>
            <w:b/>
            <w:bCs/>
            <w:kern w:val="0"/>
            <w:szCs w:val="20"/>
            <w14:ligatures w14:val="none"/>
          </w:rPr>
          <w:t>[</w:t>
        </w:r>
        <w:r w:rsidR="00BD7270" w:rsidRPr="005D047C">
          <w:rPr>
            <w:rFonts w:ascii="Arial" w:hAnsi="Arial" w:cs="Arial"/>
            <w:sz w:val="20"/>
            <w:szCs w:val="20"/>
          </w:rPr>
          <w:t>Officer Signature</w:t>
        </w:r>
        <w:r w:rsidR="00BD7270" w:rsidRPr="005D047C">
          <w:rPr>
            <w:rFonts w:ascii="Arial" w:hAnsi="Arial" w:cs="Arial"/>
            <w:sz w:val="20"/>
            <w:szCs w:val="20"/>
          </w:rPr>
          <w:tab/>
        </w:r>
        <w:r w:rsidR="00BD7270" w:rsidRPr="005D047C">
          <w:rPr>
            <w:rFonts w:ascii="Arial" w:hAnsi="Arial" w:cs="Arial"/>
            <w:sz w:val="20"/>
            <w:szCs w:val="20"/>
          </w:rPr>
          <w:tab/>
        </w:r>
        <w:r w:rsidR="00BD7270" w:rsidRPr="005D047C">
          <w:rPr>
            <w:rFonts w:ascii="Arial" w:hAnsi="Arial" w:cs="Arial"/>
            <w:sz w:val="20"/>
            <w:szCs w:val="20"/>
          </w:rPr>
          <w:tab/>
        </w:r>
        <w:r w:rsidR="00BD7270" w:rsidRPr="005D047C">
          <w:rPr>
            <w:rFonts w:ascii="Arial" w:hAnsi="Arial" w:cs="Arial"/>
            <w:sz w:val="20"/>
            <w:szCs w:val="20"/>
          </w:rPr>
          <w:tab/>
        </w:r>
        <w:r w:rsidR="00BD7270" w:rsidRPr="005D047C">
          <w:rPr>
            <w:rFonts w:ascii="Arial" w:hAnsi="Arial" w:cs="Arial"/>
            <w:sz w:val="20"/>
            <w:szCs w:val="20"/>
          </w:rPr>
          <w:tab/>
          <w:t>Officer Signature</w:t>
        </w:r>
        <w:r w:rsidRPr="00A234EE">
          <w:rPr>
            <w:rFonts w:ascii="Arial" w:eastAsia="Times New Roman" w:hAnsi="Arial" w:cs="Times New Roman"/>
            <w:b/>
            <w:bCs/>
            <w:kern w:val="0"/>
            <w:szCs w:val="20"/>
            <w14:ligatures w14:val="none"/>
          </w:rPr>
          <w:t>]</w:t>
        </w:r>
        <w:r w:rsidR="00BD7270" w:rsidRPr="005D047C">
          <w:rPr>
            <w:rFonts w:ascii="Arial" w:hAnsi="Arial" w:cs="Arial"/>
            <w:sz w:val="20"/>
            <w:szCs w:val="20"/>
          </w:rPr>
          <w:tab/>
        </w:r>
        <w:r w:rsidR="00BD7270" w:rsidRPr="005D047C">
          <w:rPr>
            <w:rFonts w:ascii="Arial" w:hAnsi="Arial" w:cs="Arial"/>
            <w:sz w:val="20"/>
            <w:szCs w:val="20"/>
          </w:rPr>
          <w:tab/>
        </w:r>
        <w:r w:rsidR="00BD7270" w:rsidRPr="005D047C">
          <w:rPr>
            <w:rFonts w:ascii="Arial" w:hAnsi="Arial" w:cs="Arial"/>
            <w:sz w:val="20"/>
            <w:szCs w:val="20"/>
          </w:rPr>
          <w:tab/>
        </w:r>
        <w:r w:rsidR="00BD7270" w:rsidRPr="005D047C">
          <w:rPr>
            <w:rFonts w:ascii="Arial" w:hAnsi="Arial" w:cs="Arial"/>
            <w:sz w:val="20"/>
            <w:szCs w:val="20"/>
          </w:rPr>
          <w:tab/>
        </w:r>
      </w:ins>
    </w:p>
    <w:p w14:paraId="02EB378F" w14:textId="77777777" w:rsidR="007A2023" w:rsidRDefault="007A2023" w:rsidP="007A2023">
      <w:pPr>
        <w:sectPr w:rsidR="007A2023" w:rsidSect="00671431">
          <w:headerReference w:type="default" r:id="rId16"/>
          <w:footerReference w:type="even" r:id="rId17"/>
          <w:footerReference w:type="default" r:id="rId18"/>
          <w:headerReference w:type="first" r:id="rId19"/>
          <w:pgSz w:w="12240" w:h="15840" w:code="1"/>
          <w:pgMar w:top="1440" w:right="1627" w:bottom="1800" w:left="1627" w:header="720" w:footer="720" w:gutter="0"/>
          <w:pgNumType w:start="1"/>
          <w:cols w:space="720"/>
        </w:sectPr>
      </w:pPr>
    </w:p>
    <w:p w14:paraId="45285AD8" w14:textId="77777777" w:rsidR="00E46667" w:rsidRDefault="00E46667" w:rsidP="00E46667">
      <w:pPr>
        <w:pStyle w:val="TitleD"/>
      </w:pPr>
      <w:bookmarkStart w:id="12" w:name="STD_Benefit_Highlights"/>
      <w:bookmarkEnd w:id="12"/>
      <w:r>
        <w:lastRenderedPageBreak/>
        <w:t>Benefit Highlights</w:t>
      </w:r>
    </w:p>
    <w:p w14:paraId="7848327B" w14:textId="0CD4B084" w:rsidR="00CA2833" w:rsidRDefault="00310971" w:rsidP="00CA2833">
      <w:pPr>
        <w:pStyle w:val="SubtitleD"/>
      </w:pPr>
      <w:r w:rsidRPr="00310971">
        <w:rPr>
          <w:rFonts w:ascii="Arial" w:hAnsi="Arial" w:cs="Arial"/>
          <w:color w:val="FF0000"/>
          <w:vertAlign w:val="superscript"/>
        </w:rPr>
        <w:t>CV1</w:t>
      </w:r>
      <w:r w:rsidR="00571C41" w:rsidRPr="0046341D">
        <w:rPr>
          <w:rFonts w:ascii="Arial" w:hAnsi="Arial" w:cs="Arial"/>
        </w:rPr>
        <w:t>[</w:t>
      </w:r>
      <w:r w:rsidR="00CA2833">
        <w:t>SHORT TERM</w:t>
      </w:r>
      <w:r w:rsidR="00571C41" w:rsidRPr="0046341D">
        <w:rPr>
          <w:rFonts w:ascii="Arial" w:hAnsi="Arial" w:cs="Arial"/>
          <w:bCs/>
        </w:rPr>
        <w:t>]</w:t>
      </w:r>
      <w:r w:rsidR="00CA2833">
        <w:t xml:space="preserve"> DISABILITY PLAN</w:t>
      </w:r>
    </w:p>
    <w:p w14:paraId="3BAEB004" w14:textId="6CC0A5A8" w:rsidR="00CA2833" w:rsidRDefault="00CA2833" w:rsidP="00CA2833">
      <w:pPr>
        <w:pStyle w:val="1Text"/>
        <w:pBdr>
          <w:top w:val="single" w:sz="4" w:space="1" w:color="auto"/>
          <w:bottom w:val="single" w:sz="4" w:space="1" w:color="auto"/>
        </w:pBdr>
      </w:pPr>
      <w:r>
        <w:t xml:space="preserve">This </w:t>
      </w:r>
      <w:r w:rsidR="00310971" w:rsidRPr="00310971">
        <w:rPr>
          <w:rFonts w:cs="Arial"/>
          <w:b/>
          <w:color w:val="FF0000"/>
          <w:sz w:val="24"/>
          <w:szCs w:val="24"/>
          <w:vertAlign w:val="superscript"/>
        </w:rPr>
        <w:t>CV1</w:t>
      </w:r>
      <w:r w:rsidR="00571C41" w:rsidRPr="00571C41">
        <w:rPr>
          <w:b/>
          <w:bCs/>
          <w:sz w:val="24"/>
        </w:rPr>
        <w:t>[</w:t>
      </w:r>
      <w:r>
        <w:t>short term</w:t>
      </w:r>
      <w:r w:rsidR="00571C41" w:rsidRPr="00571C41">
        <w:rPr>
          <w:b/>
          <w:bCs/>
          <w:sz w:val="24"/>
        </w:rPr>
        <w:t>]</w:t>
      </w:r>
      <w:r>
        <w:t xml:space="preserve"> </w:t>
      </w:r>
      <w:r w:rsidR="00163ECA">
        <w:t>d</w:t>
      </w:r>
      <w:r>
        <w:t>isability</w:t>
      </w:r>
      <w:r w:rsidR="00B26632">
        <w:t xml:space="preserve"> Plan </w:t>
      </w:r>
      <w:r>
        <w:t xml:space="preserve">provides financial protection by paying a portion of </w:t>
      </w:r>
      <w:r w:rsidR="00D60341">
        <w:t>Your</w:t>
      </w:r>
      <w:r>
        <w:t xml:space="preserve"> income while </w:t>
      </w:r>
      <w:r w:rsidR="00831858">
        <w:t>You</w:t>
      </w:r>
      <w:r>
        <w:t xml:space="preserve"> are </w:t>
      </w:r>
      <w:r w:rsidR="00FF5545">
        <w:t>Disabled</w:t>
      </w:r>
      <w:r>
        <w:t xml:space="preserve">. </w:t>
      </w:r>
      <w:r w:rsidR="005750F8" w:rsidRPr="00A55977">
        <w:rPr>
          <w:b/>
          <w:color w:val="FF0000"/>
          <w:sz w:val="24"/>
          <w:vertAlign w:val="superscript"/>
        </w:rPr>
        <w:t>1</w:t>
      </w:r>
      <w:r w:rsidR="00571C41" w:rsidRPr="00571C41">
        <w:rPr>
          <w:b/>
          <w:bCs/>
          <w:sz w:val="24"/>
        </w:rPr>
        <w:t>[</w:t>
      </w:r>
      <w:r>
        <w:t xml:space="preserve">The amount </w:t>
      </w:r>
      <w:r w:rsidR="00831858">
        <w:t>You</w:t>
      </w:r>
      <w:r>
        <w:t xml:space="preserve"> receive is based on </w:t>
      </w:r>
      <w:r w:rsidR="00D60341">
        <w:t>Your</w:t>
      </w:r>
      <w:r w:rsidR="00775F56">
        <w:t xml:space="preserve"> Weekly Earnings</w:t>
      </w:r>
      <w:r>
        <w:t xml:space="preserve"> before </w:t>
      </w:r>
      <w:r w:rsidR="00D60341">
        <w:t>Your</w:t>
      </w:r>
      <w:r>
        <w:t xml:space="preserve"> </w:t>
      </w:r>
      <w:r w:rsidR="00167306" w:rsidRPr="00987A39">
        <w:t>Disability</w:t>
      </w:r>
      <w:r>
        <w:t xml:space="preserve"> began.</w:t>
      </w:r>
      <w:r w:rsidR="00571C41" w:rsidRPr="00571C41">
        <w:rPr>
          <w:b/>
          <w:bCs/>
          <w:sz w:val="24"/>
        </w:rPr>
        <w:t>]</w:t>
      </w:r>
      <w:r>
        <w:t xml:space="preserve"> </w:t>
      </w:r>
      <w:r w:rsidR="005750F8" w:rsidRPr="00A55977">
        <w:rPr>
          <w:b/>
          <w:color w:val="FF0000"/>
          <w:sz w:val="24"/>
          <w:vertAlign w:val="superscript"/>
        </w:rPr>
        <w:t>1</w:t>
      </w:r>
      <w:r w:rsidR="00D82100" w:rsidRPr="00D82100">
        <w:rPr>
          <w:b/>
          <w:sz w:val="24"/>
        </w:rPr>
        <w:t>[</w:t>
      </w:r>
      <w:r w:rsidR="00AD4555" w:rsidRPr="00AD4555">
        <w:rPr>
          <w:bCs/>
        </w:rPr>
        <w:t>I</w:t>
      </w:r>
      <w:r>
        <w:t xml:space="preserve">n some cases, </w:t>
      </w:r>
      <w:r w:rsidR="00831858">
        <w:t>You</w:t>
      </w:r>
      <w:r>
        <w:t xml:space="preserve"> can receive </w:t>
      </w:r>
      <w:r w:rsidR="00707825">
        <w:t>d</w:t>
      </w:r>
      <w:r w:rsidR="00167306" w:rsidRPr="00987A39">
        <w:t>isability</w:t>
      </w:r>
      <w:r>
        <w:t xml:space="preserve"> </w:t>
      </w:r>
      <w:r w:rsidR="008D5390">
        <w:t>benefit</w:t>
      </w:r>
      <w:r w:rsidR="00635DAC">
        <w:t xml:space="preserve"> payment</w:t>
      </w:r>
      <w:r>
        <w:t xml:space="preserve">s even if </w:t>
      </w:r>
      <w:r w:rsidR="00831858">
        <w:t>You</w:t>
      </w:r>
      <w:r>
        <w:t xml:space="preserve"> work while </w:t>
      </w:r>
      <w:r w:rsidR="00831858">
        <w:t>You</w:t>
      </w:r>
      <w:r>
        <w:t xml:space="preserve"> are </w:t>
      </w:r>
      <w:r w:rsidR="00FF5545">
        <w:t>Disabled</w:t>
      </w:r>
      <w:r>
        <w:t>.</w:t>
      </w:r>
      <w:r w:rsidR="00571C41" w:rsidRPr="00571C41">
        <w:rPr>
          <w:b/>
          <w:bCs/>
          <w:sz w:val="24"/>
        </w:rPr>
        <w:t>]</w:t>
      </w:r>
      <w:r>
        <w:t xml:space="preserve"> </w:t>
      </w:r>
      <w:r w:rsidR="007D6B6D" w:rsidRPr="00987A39">
        <w:rPr>
          <w:b/>
          <w:bCs/>
          <w:color w:val="FF0000"/>
          <w:sz w:val="24"/>
          <w:szCs w:val="24"/>
          <w:vertAlign w:val="superscript"/>
        </w:rPr>
        <w:t>1</w:t>
      </w:r>
      <w:r w:rsidR="00571C41" w:rsidRPr="00571C41">
        <w:rPr>
          <w:b/>
          <w:bCs/>
          <w:sz w:val="24"/>
        </w:rPr>
        <w:t>[</w:t>
      </w:r>
      <w:r w:rsidR="007D6B6D">
        <w:t xml:space="preserve">Some disabilities may not be covered </w:t>
      </w:r>
      <w:r w:rsidR="00012C2D">
        <w:t>or may be limited under this coverage</w:t>
      </w:r>
      <w:r w:rsidR="007D6B6D">
        <w:t>.</w:t>
      </w:r>
      <w:r w:rsidR="00571C41" w:rsidRPr="00571C41">
        <w:rPr>
          <w:b/>
          <w:bCs/>
          <w:sz w:val="24"/>
        </w:rPr>
        <w:t>]</w:t>
      </w:r>
      <w:r w:rsidR="007D6B6D">
        <w:t xml:space="preserve"> </w:t>
      </w:r>
      <w:r>
        <w:t xml:space="preserve">Benefits start after the </w:t>
      </w:r>
      <w:r w:rsidR="00DB3F54" w:rsidRPr="00987A39">
        <w:t>Elimination Period</w:t>
      </w:r>
      <w:r>
        <w:t>.</w:t>
      </w:r>
    </w:p>
    <w:p w14:paraId="1D4A1A49" w14:textId="0A0E0C26" w:rsidR="00CA2833" w:rsidRDefault="00CA2833" w:rsidP="00CA2833">
      <w:pPr>
        <w:pStyle w:val="1Text"/>
        <w:tabs>
          <w:tab w:val="clear" w:pos="432"/>
          <w:tab w:val="clear" w:pos="864"/>
          <w:tab w:val="clear" w:pos="1296"/>
          <w:tab w:val="clear" w:pos="1728"/>
          <w:tab w:val="clear" w:pos="2160"/>
          <w:tab w:val="left" w:pos="2016"/>
        </w:tabs>
        <w:ind w:left="2016" w:hanging="2016"/>
      </w:pPr>
      <w:r w:rsidRPr="00987A39">
        <w:rPr>
          <w:b/>
          <w:bCs/>
          <w:i/>
          <w:iCs/>
        </w:rPr>
        <w:t>Program Date</w:t>
      </w:r>
      <w:r>
        <w:rPr>
          <w:b/>
          <w:bCs/>
        </w:rPr>
        <w:t>:</w:t>
      </w:r>
      <w:r>
        <w:tab/>
      </w:r>
      <w:r w:rsidR="005750F8" w:rsidRPr="00A55977">
        <w:rPr>
          <w:b/>
          <w:color w:val="FF0000"/>
          <w:sz w:val="24"/>
          <w:vertAlign w:val="superscript"/>
        </w:rPr>
        <w:t>1</w:t>
      </w:r>
      <w:r w:rsidR="005750F8">
        <w:rPr>
          <w:b/>
          <w:color w:val="FF0000"/>
          <w:sz w:val="24"/>
          <w:vertAlign w:val="superscript"/>
        </w:rPr>
        <w:t>a</w:t>
      </w:r>
      <w:r w:rsidR="00571C41" w:rsidRPr="00FC7213">
        <w:rPr>
          <w:b/>
          <w:sz w:val="24"/>
          <w:szCs w:val="24"/>
        </w:rPr>
        <w:t>[</w:t>
      </w:r>
      <w:r w:rsidR="005967D1">
        <w:t>MONTH DD</w:t>
      </w:r>
      <w:r>
        <w:t xml:space="preserve">, </w:t>
      </w:r>
      <w:r w:rsidR="005967D1">
        <w:rPr>
          <w:caps/>
        </w:rPr>
        <w:t>YYYY</w:t>
      </w:r>
      <w:r w:rsidR="00571C41" w:rsidRPr="00571C41">
        <w:rPr>
          <w:b/>
          <w:bCs/>
          <w:caps/>
          <w:sz w:val="24"/>
        </w:rPr>
        <w:t>]</w:t>
      </w:r>
    </w:p>
    <w:p w14:paraId="258C3175" w14:textId="6417D3C8" w:rsidR="00CA2833" w:rsidRDefault="00AB6738" w:rsidP="00CA2833">
      <w:pPr>
        <w:pStyle w:val="1Text"/>
        <w:tabs>
          <w:tab w:val="clear" w:pos="432"/>
          <w:tab w:val="clear" w:pos="864"/>
          <w:tab w:val="clear" w:pos="1296"/>
          <w:tab w:val="clear" w:pos="1728"/>
          <w:tab w:val="clear" w:pos="2160"/>
          <w:tab w:val="left" w:pos="2016"/>
        </w:tabs>
        <w:ind w:left="2016" w:hanging="2016"/>
      </w:pPr>
      <w:r w:rsidRPr="00987A39">
        <w:rPr>
          <w:b/>
          <w:bCs/>
          <w:color w:val="FF0000"/>
          <w:sz w:val="24"/>
          <w:szCs w:val="24"/>
          <w:vertAlign w:val="superscript"/>
        </w:rPr>
        <w:t>CV2</w:t>
      </w:r>
      <w:r w:rsidR="00571C41" w:rsidRPr="00571C41">
        <w:rPr>
          <w:b/>
          <w:bCs/>
          <w:sz w:val="24"/>
        </w:rPr>
        <w:t>[</w:t>
      </w:r>
      <w:r w:rsidR="00CA2833" w:rsidRPr="00987A39">
        <w:rPr>
          <w:b/>
          <w:bCs/>
          <w:i/>
          <w:iCs/>
        </w:rPr>
        <w:t>Contract Holder</w:t>
      </w:r>
      <w:r w:rsidR="00571C41" w:rsidRPr="00571C41">
        <w:rPr>
          <w:b/>
          <w:bCs/>
          <w:sz w:val="24"/>
        </w:rPr>
        <w:t>]</w:t>
      </w:r>
      <w:r w:rsidR="00CA2833">
        <w:rPr>
          <w:b/>
          <w:bCs/>
        </w:rPr>
        <w:t>:</w:t>
      </w:r>
      <w:r w:rsidR="00CA2833">
        <w:tab/>
      </w:r>
      <w:r w:rsidR="005750F8" w:rsidRPr="00A55977">
        <w:rPr>
          <w:b/>
          <w:color w:val="FF0000"/>
          <w:sz w:val="24"/>
          <w:vertAlign w:val="superscript"/>
        </w:rPr>
        <w:t>1</w:t>
      </w:r>
      <w:r w:rsidR="005750F8">
        <w:rPr>
          <w:b/>
          <w:color w:val="FF0000"/>
          <w:sz w:val="24"/>
          <w:vertAlign w:val="superscript"/>
        </w:rPr>
        <w:t>b</w:t>
      </w:r>
      <w:r w:rsidR="00571C41" w:rsidRPr="00FC7213">
        <w:rPr>
          <w:b/>
          <w:sz w:val="24"/>
          <w:szCs w:val="24"/>
        </w:rPr>
        <w:t>[</w:t>
      </w:r>
      <w:r w:rsidR="00CA2833">
        <w:t>The ABC Company</w:t>
      </w:r>
      <w:r w:rsidR="00571C41" w:rsidRPr="00571C41">
        <w:rPr>
          <w:b/>
          <w:bCs/>
          <w:sz w:val="24"/>
        </w:rPr>
        <w:t>]</w:t>
      </w:r>
    </w:p>
    <w:p w14:paraId="3580E4B6" w14:textId="77777777" w:rsidR="00CA2833" w:rsidRPr="00987A39" w:rsidRDefault="00CA2833" w:rsidP="00CA2833">
      <w:pPr>
        <w:pStyle w:val="1Text"/>
        <w:tabs>
          <w:tab w:val="clear" w:pos="432"/>
          <w:tab w:val="clear" w:pos="864"/>
          <w:tab w:val="clear" w:pos="1296"/>
          <w:tab w:val="clear" w:pos="1728"/>
          <w:tab w:val="clear" w:pos="2160"/>
          <w:tab w:val="left" w:pos="2016"/>
        </w:tabs>
        <w:spacing w:after="0"/>
        <w:ind w:left="2016" w:hanging="2016"/>
        <w:rPr>
          <w:b/>
          <w:bCs/>
          <w:i/>
          <w:iCs/>
        </w:rPr>
      </w:pPr>
      <w:r w:rsidRPr="00987A39">
        <w:rPr>
          <w:b/>
          <w:bCs/>
          <w:i/>
          <w:iCs/>
        </w:rPr>
        <w:t xml:space="preserve">Group Contract </w:t>
      </w:r>
    </w:p>
    <w:p w14:paraId="12F73BED" w14:textId="73ED79E9" w:rsidR="00CA2833" w:rsidRDefault="00CA2833" w:rsidP="00CA2833">
      <w:pPr>
        <w:pStyle w:val="1Text"/>
        <w:tabs>
          <w:tab w:val="clear" w:pos="432"/>
          <w:tab w:val="clear" w:pos="864"/>
          <w:tab w:val="clear" w:pos="1296"/>
          <w:tab w:val="clear" w:pos="1728"/>
          <w:tab w:val="clear" w:pos="2160"/>
          <w:tab w:val="left" w:pos="2016"/>
        </w:tabs>
        <w:ind w:left="2016" w:hanging="2016"/>
      </w:pPr>
      <w:r w:rsidRPr="00987A39">
        <w:rPr>
          <w:b/>
          <w:bCs/>
          <w:i/>
          <w:iCs/>
        </w:rPr>
        <w:t>Number</w:t>
      </w:r>
      <w:r>
        <w:rPr>
          <w:b/>
          <w:bCs/>
        </w:rPr>
        <w:t>:</w:t>
      </w:r>
      <w:r>
        <w:tab/>
      </w:r>
      <w:r w:rsidR="005750F8" w:rsidRPr="00A55977">
        <w:rPr>
          <w:b/>
          <w:color w:val="FF0000"/>
          <w:sz w:val="24"/>
          <w:vertAlign w:val="superscript"/>
        </w:rPr>
        <w:t>1</w:t>
      </w:r>
      <w:r w:rsidR="005750F8">
        <w:rPr>
          <w:b/>
          <w:color w:val="FF0000"/>
          <w:sz w:val="24"/>
          <w:vertAlign w:val="superscript"/>
        </w:rPr>
        <w:t>c</w:t>
      </w:r>
      <w:r w:rsidR="00571C41" w:rsidRPr="00571C41">
        <w:rPr>
          <w:b/>
          <w:bCs/>
          <w:sz w:val="24"/>
        </w:rPr>
        <w:t>[</w:t>
      </w:r>
      <w:r>
        <w:t>G-XXXXX</w:t>
      </w:r>
      <w:r w:rsidR="00571C41" w:rsidRPr="00571C41">
        <w:rPr>
          <w:b/>
          <w:bCs/>
          <w:sz w:val="24"/>
        </w:rPr>
        <w:t>]</w:t>
      </w:r>
      <w:r w:rsidR="00CA1F0B">
        <w:t xml:space="preserve"> </w:t>
      </w:r>
    </w:p>
    <w:p w14:paraId="6132E6DA" w14:textId="3768018D" w:rsidR="00CA2833" w:rsidRDefault="00CA2833" w:rsidP="00CA2833">
      <w:pPr>
        <w:pStyle w:val="1Text"/>
        <w:tabs>
          <w:tab w:val="clear" w:pos="432"/>
          <w:tab w:val="clear" w:pos="864"/>
          <w:tab w:val="clear" w:pos="1296"/>
          <w:tab w:val="clear" w:pos="1728"/>
          <w:tab w:val="clear" w:pos="2160"/>
          <w:tab w:val="left" w:pos="2016"/>
        </w:tabs>
        <w:ind w:left="2016" w:hanging="2016"/>
      </w:pPr>
      <w:r w:rsidRPr="00987A39">
        <w:rPr>
          <w:b/>
          <w:bCs/>
          <w:i/>
          <w:iCs/>
        </w:rPr>
        <w:t>Covered Classes</w:t>
      </w:r>
      <w:r>
        <w:rPr>
          <w:b/>
          <w:bCs/>
        </w:rPr>
        <w:t>:</w:t>
      </w:r>
      <w:r>
        <w:tab/>
      </w:r>
      <w:r w:rsidR="002056B6" w:rsidRPr="00A55977">
        <w:rPr>
          <w:b/>
          <w:color w:val="FF0000"/>
          <w:sz w:val="24"/>
          <w:vertAlign w:val="superscript"/>
        </w:rPr>
        <w:t>1</w:t>
      </w:r>
      <w:r w:rsidR="002056B6">
        <w:rPr>
          <w:b/>
          <w:color w:val="FF0000"/>
          <w:sz w:val="24"/>
          <w:vertAlign w:val="superscript"/>
        </w:rPr>
        <w:t>d</w:t>
      </w:r>
      <w:r w:rsidR="00571C41" w:rsidRPr="00FC7213">
        <w:rPr>
          <w:b/>
          <w:sz w:val="24"/>
          <w:szCs w:val="24"/>
        </w:rPr>
        <w:t>[</w:t>
      </w:r>
      <w:r>
        <w:t xml:space="preserve">All </w:t>
      </w:r>
      <w:r w:rsidRPr="003064AC">
        <w:t>Employees</w:t>
      </w:r>
      <w:r>
        <w:t>.</w:t>
      </w:r>
      <w:r w:rsidR="00571C41" w:rsidRPr="00571C41">
        <w:rPr>
          <w:b/>
          <w:bCs/>
          <w:sz w:val="24"/>
        </w:rPr>
        <w:t>]</w:t>
      </w:r>
    </w:p>
    <w:p w14:paraId="2A418088" w14:textId="0A6B2B59" w:rsidR="00CA2833" w:rsidRPr="00987A39" w:rsidRDefault="002056B6" w:rsidP="00CA2833">
      <w:pPr>
        <w:pStyle w:val="1Text"/>
        <w:tabs>
          <w:tab w:val="clear" w:pos="432"/>
          <w:tab w:val="clear" w:pos="864"/>
          <w:tab w:val="clear" w:pos="1296"/>
          <w:tab w:val="clear" w:pos="1728"/>
          <w:tab w:val="clear" w:pos="2160"/>
          <w:tab w:val="left" w:pos="2016"/>
        </w:tabs>
        <w:spacing w:after="0"/>
        <w:ind w:left="2016" w:hanging="2016"/>
        <w:rPr>
          <w:b/>
          <w:bCs/>
          <w:i/>
          <w:iCs/>
        </w:rPr>
      </w:pPr>
      <w:r>
        <w:rPr>
          <w:b/>
          <w:color w:val="FF0000"/>
          <w:sz w:val="24"/>
          <w:vertAlign w:val="superscript"/>
        </w:rPr>
        <w:t>2</w:t>
      </w:r>
      <w:r w:rsidR="00571C41" w:rsidRPr="00571C41">
        <w:rPr>
          <w:b/>
          <w:bCs/>
          <w:sz w:val="24"/>
        </w:rPr>
        <w:t>[</w:t>
      </w:r>
      <w:r w:rsidR="00CA2833" w:rsidRPr="00987A39">
        <w:rPr>
          <w:b/>
          <w:bCs/>
          <w:i/>
          <w:iCs/>
        </w:rPr>
        <w:t>Minimum Hours</w:t>
      </w:r>
    </w:p>
    <w:p w14:paraId="6825C2FB" w14:textId="095F0AC4" w:rsidR="00CA2833" w:rsidRDefault="00CA2833" w:rsidP="00CA2833">
      <w:pPr>
        <w:pStyle w:val="1Text"/>
        <w:tabs>
          <w:tab w:val="clear" w:pos="432"/>
          <w:tab w:val="clear" w:pos="864"/>
          <w:tab w:val="clear" w:pos="1296"/>
          <w:tab w:val="clear" w:pos="1728"/>
          <w:tab w:val="clear" w:pos="2160"/>
          <w:tab w:val="left" w:pos="2016"/>
        </w:tabs>
        <w:ind w:left="2016" w:hanging="2016"/>
      </w:pPr>
      <w:r w:rsidRPr="00987A39">
        <w:rPr>
          <w:b/>
          <w:bCs/>
          <w:i/>
          <w:iCs/>
        </w:rPr>
        <w:t>Requirement</w:t>
      </w:r>
      <w:r>
        <w:rPr>
          <w:b/>
          <w:bCs/>
        </w:rPr>
        <w:t>:</w:t>
      </w:r>
      <w:r>
        <w:tab/>
      </w:r>
      <w:r w:rsidRPr="003064AC">
        <w:t>Employees</w:t>
      </w:r>
      <w:r w:rsidRPr="00987A39">
        <w:rPr>
          <w:b/>
          <w:bCs/>
          <w:i/>
          <w:iCs/>
        </w:rPr>
        <w:t xml:space="preserve"> </w:t>
      </w:r>
      <w:r>
        <w:t>must be working at least 30 hours per week.</w:t>
      </w:r>
      <w:r w:rsidR="00571C41" w:rsidRPr="00571C41">
        <w:rPr>
          <w:b/>
          <w:bCs/>
          <w:sz w:val="24"/>
        </w:rPr>
        <w:t>]</w:t>
      </w:r>
    </w:p>
    <w:p w14:paraId="0CD953A9" w14:textId="36057A67" w:rsidR="00CA2833" w:rsidRPr="00987A39" w:rsidRDefault="002056B6" w:rsidP="00CA2833">
      <w:pPr>
        <w:pStyle w:val="1Text"/>
        <w:tabs>
          <w:tab w:val="clear" w:pos="432"/>
          <w:tab w:val="clear" w:pos="864"/>
          <w:tab w:val="clear" w:pos="1296"/>
          <w:tab w:val="clear" w:pos="1728"/>
          <w:tab w:val="clear" w:pos="2160"/>
          <w:tab w:val="left" w:pos="2016"/>
        </w:tabs>
        <w:spacing w:after="0"/>
        <w:ind w:left="2016" w:hanging="2016"/>
        <w:rPr>
          <w:b/>
          <w:bCs/>
          <w:i/>
          <w:iCs/>
        </w:rPr>
      </w:pPr>
      <w:r>
        <w:rPr>
          <w:b/>
          <w:color w:val="FF0000"/>
          <w:sz w:val="24"/>
          <w:vertAlign w:val="superscript"/>
        </w:rPr>
        <w:t>3</w:t>
      </w:r>
      <w:r w:rsidR="00571C41" w:rsidRPr="00571C41">
        <w:rPr>
          <w:b/>
          <w:bCs/>
          <w:sz w:val="24"/>
        </w:rPr>
        <w:t>[</w:t>
      </w:r>
      <w:r w:rsidR="00CA2833" w:rsidRPr="00987A39">
        <w:rPr>
          <w:b/>
          <w:bCs/>
          <w:i/>
          <w:iCs/>
        </w:rPr>
        <w:t>Employment</w:t>
      </w:r>
    </w:p>
    <w:p w14:paraId="3F7B36F6" w14:textId="7D8053F9" w:rsidR="00CA2833" w:rsidRDefault="00CA2833" w:rsidP="00CA2833">
      <w:pPr>
        <w:pStyle w:val="1Text"/>
        <w:tabs>
          <w:tab w:val="clear" w:pos="432"/>
          <w:tab w:val="clear" w:pos="864"/>
          <w:tab w:val="clear" w:pos="1296"/>
          <w:tab w:val="clear" w:pos="1728"/>
          <w:tab w:val="clear" w:pos="2160"/>
          <w:tab w:val="left" w:pos="2016"/>
        </w:tabs>
        <w:ind w:left="2016" w:hanging="2016"/>
      </w:pPr>
      <w:r w:rsidRPr="00987A39">
        <w:rPr>
          <w:b/>
          <w:bCs/>
          <w:i/>
          <w:iCs/>
        </w:rPr>
        <w:t>Waiting Period</w:t>
      </w:r>
      <w:r>
        <w:rPr>
          <w:b/>
          <w:bCs/>
        </w:rPr>
        <w:t>:</w:t>
      </w:r>
      <w:r>
        <w:tab/>
        <w:t xml:space="preserve">You may need to work for </w:t>
      </w:r>
      <w:r w:rsidR="00950245" w:rsidRPr="002E41CC">
        <w:rPr>
          <w:b/>
          <w:bCs/>
          <w:color w:val="FF0000"/>
          <w:sz w:val="24"/>
          <w:szCs w:val="24"/>
          <w:vertAlign w:val="superscript"/>
        </w:rPr>
        <w:t>CV2</w:t>
      </w:r>
      <w:r w:rsidR="00571C41" w:rsidRPr="00571C41">
        <w:rPr>
          <w:b/>
          <w:bCs/>
          <w:sz w:val="24"/>
        </w:rPr>
        <w:t>[</w:t>
      </w:r>
      <w:r w:rsidR="00D60341">
        <w:t>Your</w:t>
      </w:r>
      <w:r>
        <w:t xml:space="preserve"> </w:t>
      </w:r>
      <w:r w:rsidRPr="003064AC">
        <w:t>Employer</w:t>
      </w:r>
      <w:r w:rsidR="00571C41" w:rsidRPr="00571C41">
        <w:rPr>
          <w:b/>
          <w:bCs/>
          <w:sz w:val="24"/>
        </w:rPr>
        <w:t>]</w:t>
      </w:r>
      <w:r>
        <w:t xml:space="preserve"> for a continuous period before </w:t>
      </w:r>
      <w:r w:rsidR="00831858">
        <w:t>You</w:t>
      </w:r>
      <w:r>
        <w:t xml:space="preserve"> become eligible for the </w:t>
      </w:r>
      <w:r w:rsidR="00985B0E">
        <w:t>Plan</w:t>
      </w:r>
      <w:r>
        <w:t xml:space="preserve">. The period must be agreed upon by </w:t>
      </w:r>
      <w:r w:rsidR="00950245"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and Prudential.</w:t>
      </w:r>
    </w:p>
    <w:p w14:paraId="6F9AF0A3" w14:textId="7C69F441" w:rsidR="00CA2833" w:rsidRDefault="00950245" w:rsidP="00CA2833">
      <w:pPr>
        <w:pStyle w:val="1Text"/>
        <w:tabs>
          <w:tab w:val="clear" w:pos="432"/>
          <w:tab w:val="clear" w:pos="864"/>
          <w:tab w:val="clear" w:pos="1296"/>
          <w:tab w:val="clear" w:pos="1728"/>
          <w:tab w:val="clear" w:pos="2160"/>
          <w:tab w:val="left" w:pos="2016"/>
        </w:tabs>
        <w:ind w:left="2016"/>
      </w:pPr>
      <w:r w:rsidRPr="002E41CC">
        <w:rPr>
          <w:b/>
          <w:bCs/>
          <w:color w:val="FF0000"/>
          <w:sz w:val="24"/>
          <w:szCs w:val="24"/>
          <w:vertAlign w:val="superscript"/>
        </w:rPr>
        <w:t>CV2</w:t>
      </w:r>
      <w:r w:rsidR="00571C41" w:rsidRPr="00571C41">
        <w:rPr>
          <w:b/>
          <w:bCs/>
          <w:sz w:val="24"/>
        </w:rPr>
        <w:t>[</w:t>
      </w:r>
      <w:r w:rsidR="00D60341">
        <w:t>Your</w:t>
      </w:r>
      <w:r w:rsidR="00CA2833">
        <w:t xml:space="preserve"> Employer</w:t>
      </w:r>
      <w:r w:rsidR="00571C41" w:rsidRPr="00571C41">
        <w:rPr>
          <w:b/>
          <w:bCs/>
          <w:sz w:val="24"/>
        </w:rPr>
        <w:t>]</w:t>
      </w:r>
      <w:r w:rsidR="00CA2833">
        <w:t xml:space="preserve"> will let </w:t>
      </w:r>
      <w:r w:rsidR="00831858">
        <w:t>You</w:t>
      </w:r>
      <w:r w:rsidR="00CA2833">
        <w:t xml:space="preserve"> know about this waiting period.</w:t>
      </w:r>
      <w:r w:rsidR="00571C41" w:rsidRPr="00571C41">
        <w:rPr>
          <w:b/>
          <w:bCs/>
          <w:sz w:val="24"/>
        </w:rPr>
        <w:t>]</w:t>
      </w:r>
    </w:p>
    <w:p w14:paraId="5BF01843" w14:textId="4CCCFBAE" w:rsidR="00CA2833" w:rsidRPr="00987A39" w:rsidRDefault="00CA2833" w:rsidP="00CA2833">
      <w:pPr>
        <w:pStyle w:val="1Text"/>
        <w:tabs>
          <w:tab w:val="clear" w:pos="432"/>
          <w:tab w:val="clear" w:pos="864"/>
          <w:tab w:val="clear" w:pos="1296"/>
          <w:tab w:val="clear" w:pos="1728"/>
          <w:tab w:val="clear" w:pos="2160"/>
          <w:tab w:val="left" w:pos="2016"/>
        </w:tabs>
        <w:spacing w:after="0"/>
        <w:ind w:left="2016" w:hanging="2016"/>
        <w:rPr>
          <w:b/>
          <w:bCs/>
          <w:i/>
          <w:iCs/>
        </w:rPr>
      </w:pPr>
      <w:r w:rsidRPr="00987A39">
        <w:rPr>
          <w:b/>
          <w:bCs/>
          <w:i/>
          <w:iCs/>
        </w:rPr>
        <w:t>Elimination</w:t>
      </w:r>
    </w:p>
    <w:p w14:paraId="26EB32B2" w14:textId="6CA1221B" w:rsidR="00CA2833" w:rsidRDefault="00CA2833" w:rsidP="00CA2833">
      <w:pPr>
        <w:pStyle w:val="1Text"/>
        <w:tabs>
          <w:tab w:val="clear" w:pos="432"/>
          <w:tab w:val="clear" w:pos="864"/>
          <w:tab w:val="clear" w:pos="1296"/>
          <w:tab w:val="clear" w:pos="1728"/>
          <w:tab w:val="clear" w:pos="2160"/>
          <w:tab w:val="left" w:pos="2016"/>
        </w:tabs>
        <w:ind w:left="2016" w:hanging="2016"/>
        <w:rPr>
          <w:b/>
          <w:sz w:val="24"/>
          <w:szCs w:val="24"/>
        </w:rPr>
      </w:pPr>
      <w:r w:rsidRPr="00987A39">
        <w:rPr>
          <w:b/>
          <w:bCs/>
          <w:i/>
          <w:iCs/>
        </w:rPr>
        <w:t>Period</w:t>
      </w:r>
      <w:r>
        <w:rPr>
          <w:b/>
          <w:bCs/>
        </w:rPr>
        <w:t>:</w:t>
      </w:r>
      <w:r>
        <w:tab/>
      </w:r>
      <w:r w:rsidR="002056B6" w:rsidRPr="53CCE696">
        <w:rPr>
          <w:b/>
          <w:color w:val="FF0000"/>
          <w:sz w:val="24"/>
          <w:szCs w:val="24"/>
          <w:vertAlign w:val="superscript"/>
        </w:rPr>
        <w:t>4</w:t>
      </w:r>
      <w:r w:rsidR="00571C41" w:rsidRPr="77362424">
        <w:rPr>
          <w:b/>
          <w:sz w:val="24"/>
          <w:szCs w:val="24"/>
        </w:rPr>
        <w:t>[</w:t>
      </w:r>
      <w:r w:rsidR="0025007B">
        <w:t xml:space="preserve"> </w:t>
      </w:r>
      <w:r w:rsidR="0025007B" w:rsidRPr="53CCE696">
        <w:rPr>
          <w:b/>
          <w:color w:val="FF0000"/>
          <w:sz w:val="24"/>
          <w:szCs w:val="24"/>
          <w:vertAlign w:val="superscript"/>
        </w:rPr>
        <w:t>4a</w:t>
      </w:r>
      <w:r w:rsidR="00571C41" w:rsidRPr="77362424">
        <w:rPr>
          <w:b/>
          <w:sz w:val="24"/>
          <w:szCs w:val="24"/>
        </w:rPr>
        <w:t>[</w:t>
      </w:r>
      <w:r>
        <w:t xml:space="preserve">0 to </w:t>
      </w:r>
      <w:r w:rsidR="04A78DE6">
        <w:t>365</w:t>
      </w:r>
      <w:r w:rsidR="00D707D9" w:rsidRPr="00D707D9">
        <w:rPr>
          <w:b/>
          <w:bCs/>
          <w:sz w:val="24"/>
        </w:rPr>
        <w:t>]</w:t>
      </w:r>
      <w:r w:rsidRPr="00D6384D">
        <w:rPr>
          <w:b/>
          <w:bCs/>
        </w:rPr>
        <w:t xml:space="preserve"> </w:t>
      </w:r>
      <w:r w:rsidR="39669903" w:rsidRPr="007A2006">
        <w:t>days</w:t>
      </w:r>
      <w:r>
        <w:t xml:space="preserve"> for </w:t>
      </w:r>
      <w:r w:rsidR="00167306" w:rsidRPr="00987A39">
        <w:t>Disability</w:t>
      </w:r>
      <w:r>
        <w:t xml:space="preserve"> due to </w:t>
      </w:r>
      <w:r w:rsidR="00666F10">
        <w:t>Injury</w:t>
      </w:r>
      <w:r>
        <w:t>;</w:t>
      </w:r>
      <w:r>
        <w:br/>
      </w:r>
      <w:r w:rsidR="00463ADA" w:rsidRPr="53CCE696">
        <w:rPr>
          <w:b/>
          <w:color w:val="FF0000"/>
          <w:sz w:val="24"/>
          <w:szCs w:val="24"/>
          <w:vertAlign w:val="superscript"/>
        </w:rPr>
        <w:t>4a</w:t>
      </w:r>
      <w:r w:rsidR="00571C41" w:rsidRPr="77362424">
        <w:rPr>
          <w:b/>
          <w:sz w:val="24"/>
          <w:szCs w:val="24"/>
        </w:rPr>
        <w:t>[</w:t>
      </w:r>
      <w:r>
        <w:t xml:space="preserve">0 to </w:t>
      </w:r>
      <w:r w:rsidR="04928668">
        <w:t>365</w:t>
      </w:r>
      <w:r w:rsidR="00D707D9" w:rsidRPr="00D707D9">
        <w:rPr>
          <w:b/>
          <w:bCs/>
          <w:sz w:val="24"/>
        </w:rPr>
        <w:t>]</w:t>
      </w:r>
      <w:r w:rsidRPr="00D6384D">
        <w:rPr>
          <w:b/>
          <w:bCs/>
        </w:rPr>
        <w:t xml:space="preserve"> </w:t>
      </w:r>
      <w:r w:rsidR="7837701E">
        <w:t>day</w:t>
      </w:r>
      <w:r>
        <w:t xml:space="preserve">s for </w:t>
      </w:r>
      <w:r w:rsidR="00167306" w:rsidRPr="00987A39">
        <w:t>Disability</w:t>
      </w:r>
      <w:r>
        <w:t xml:space="preserve"> due to </w:t>
      </w:r>
      <w:r w:rsidR="008E098C">
        <w:t>Sickness</w:t>
      </w:r>
      <w:r>
        <w:t>.</w:t>
      </w:r>
      <w:r w:rsidR="00571C41" w:rsidRPr="53CCE696">
        <w:rPr>
          <w:b/>
          <w:sz w:val="24"/>
          <w:szCs w:val="24"/>
        </w:rPr>
        <w:t>]</w:t>
      </w:r>
    </w:p>
    <w:p w14:paraId="5188C270" w14:textId="63003CB3" w:rsidR="00CA2833" w:rsidRDefault="002056B6" w:rsidP="00CA2833">
      <w:pPr>
        <w:pStyle w:val="1Text"/>
        <w:tabs>
          <w:tab w:val="clear" w:pos="432"/>
          <w:tab w:val="clear" w:pos="864"/>
          <w:tab w:val="clear" w:pos="1296"/>
          <w:tab w:val="clear" w:pos="1728"/>
          <w:tab w:val="clear" w:pos="2160"/>
          <w:tab w:val="left" w:pos="2016"/>
        </w:tabs>
        <w:ind w:left="2016"/>
      </w:pPr>
      <w:r>
        <w:rPr>
          <w:b/>
          <w:color w:val="FF0000"/>
          <w:sz w:val="24"/>
          <w:vertAlign w:val="superscript"/>
        </w:rPr>
        <w:t>5</w:t>
      </w:r>
      <w:r w:rsidR="00571C41" w:rsidRPr="00571C41">
        <w:rPr>
          <w:b/>
          <w:bCs/>
          <w:sz w:val="24"/>
        </w:rPr>
        <w:t>[</w:t>
      </w:r>
      <w:r w:rsidR="00ED115D">
        <w:rPr>
          <w:b/>
          <w:bCs/>
          <w:i/>
          <w:iCs/>
        </w:rPr>
        <w:t>Disability b</w:t>
      </w:r>
      <w:r w:rsidR="00CA2833" w:rsidRPr="00987A39">
        <w:rPr>
          <w:b/>
          <w:bCs/>
          <w:i/>
          <w:iCs/>
        </w:rPr>
        <w:t>enefit</w:t>
      </w:r>
      <w:r w:rsidR="00ED115D">
        <w:rPr>
          <w:b/>
          <w:bCs/>
          <w:i/>
          <w:iCs/>
        </w:rPr>
        <w:t xml:space="preserve"> payment</w:t>
      </w:r>
      <w:r w:rsidR="00CA2833" w:rsidRPr="00987A39">
        <w:rPr>
          <w:b/>
          <w:bCs/>
          <w:i/>
          <w:iCs/>
        </w:rPr>
        <w:t xml:space="preserve">s begin the day after the </w:t>
      </w:r>
      <w:r w:rsidR="00DB3F54" w:rsidRPr="00DB3F54">
        <w:rPr>
          <w:b/>
          <w:bCs/>
          <w:i/>
          <w:iCs/>
        </w:rPr>
        <w:t>Elimination Period</w:t>
      </w:r>
      <w:r w:rsidR="00CA2833" w:rsidRPr="00987A39">
        <w:rPr>
          <w:b/>
          <w:bCs/>
          <w:i/>
          <w:iCs/>
        </w:rPr>
        <w:t xml:space="preserve"> is completed</w:t>
      </w:r>
      <w:r w:rsidR="00CA2833">
        <w:rPr>
          <w:b/>
          <w:bCs/>
        </w:rPr>
        <w:t>.</w:t>
      </w:r>
      <w:r w:rsidR="00571C41" w:rsidRPr="00571C41">
        <w:rPr>
          <w:b/>
          <w:bCs/>
          <w:sz w:val="24"/>
        </w:rPr>
        <w:t>]</w:t>
      </w:r>
    </w:p>
    <w:p w14:paraId="668DC4C5" w14:textId="4E2BD1B0" w:rsidR="00CA2833" w:rsidRDefault="00A52B3E" w:rsidP="00CA2833">
      <w:pPr>
        <w:pStyle w:val="1Text"/>
        <w:tabs>
          <w:tab w:val="clear" w:pos="432"/>
          <w:tab w:val="clear" w:pos="864"/>
          <w:tab w:val="clear" w:pos="1296"/>
          <w:tab w:val="clear" w:pos="1728"/>
          <w:tab w:val="clear" w:pos="2160"/>
          <w:tab w:val="left" w:pos="2016"/>
        </w:tabs>
        <w:ind w:left="2016" w:hanging="2016"/>
      </w:pPr>
      <w:r>
        <w:rPr>
          <w:b/>
          <w:color w:val="FF0000"/>
          <w:sz w:val="24"/>
          <w:vertAlign w:val="superscript"/>
        </w:rPr>
        <w:t>4b</w:t>
      </w:r>
      <w:r w:rsidRPr="00571C41">
        <w:rPr>
          <w:b/>
          <w:bCs/>
          <w:sz w:val="24"/>
        </w:rPr>
        <w:t>[</w:t>
      </w:r>
      <w:r w:rsidR="00CA2833" w:rsidRPr="00987A39">
        <w:rPr>
          <w:b/>
          <w:bCs/>
          <w:i/>
          <w:iCs/>
        </w:rPr>
        <w:t>Weekly Benefit:</w:t>
      </w:r>
      <w:r w:rsidR="00CA2833">
        <w:tab/>
      </w:r>
      <w:r w:rsidR="00463ADA">
        <w:rPr>
          <w:b/>
          <w:color w:val="FF0000"/>
          <w:sz w:val="24"/>
          <w:vertAlign w:val="superscript"/>
        </w:rPr>
        <w:t>4c</w:t>
      </w:r>
      <w:r w:rsidR="00571C41" w:rsidRPr="00571C41">
        <w:rPr>
          <w:b/>
          <w:bCs/>
          <w:sz w:val="24"/>
        </w:rPr>
        <w:t>[</w:t>
      </w:r>
      <w:r w:rsidR="00EC2812">
        <w:t>1</w:t>
      </w:r>
      <w:r w:rsidR="00CA2833">
        <w:t>0% to 100%</w:t>
      </w:r>
      <w:r w:rsidR="00571C41" w:rsidRPr="00571C41">
        <w:rPr>
          <w:b/>
          <w:bCs/>
          <w:sz w:val="24"/>
        </w:rPr>
        <w:t>]</w:t>
      </w:r>
      <w:r w:rsidR="00CA2833">
        <w:t xml:space="preserve"> of </w:t>
      </w:r>
      <w:r w:rsidR="00D60341">
        <w:t>Your</w:t>
      </w:r>
      <w:r w:rsidR="00CA2833">
        <w:t xml:space="preserve"> </w:t>
      </w:r>
      <w:r w:rsidR="00026DE6">
        <w:t>Weekly Earnings</w:t>
      </w:r>
      <w:r w:rsidR="00CA2833">
        <w:t xml:space="preserve">, but not more than the </w:t>
      </w:r>
      <w:r w:rsidR="00CA2833" w:rsidRPr="003064AC">
        <w:t>Maximum Weekly Benefit</w:t>
      </w:r>
      <w:r w:rsidR="00CA2833">
        <w:t>.</w:t>
      </w:r>
    </w:p>
    <w:p w14:paraId="3B63AEFF" w14:textId="0071EC60" w:rsidR="00CA2833" w:rsidRDefault="002056B6" w:rsidP="00CA2833">
      <w:pPr>
        <w:pStyle w:val="1Text"/>
        <w:tabs>
          <w:tab w:val="clear" w:pos="432"/>
          <w:tab w:val="clear" w:pos="864"/>
          <w:tab w:val="clear" w:pos="1296"/>
          <w:tab w:val="clear" w:pos="1728"/>
          <w:tab w:val="clear" w:pos="2160"/>
          <w:tab w:val="left" w:pos="2016"/>
        </w:tabs>
        <w:ind w:left="2016"/>
      </w:pPr>
      <w:r>
        <w:rPr>
          <w:b/>
          <w:color w:val="FF0000"/>
          <w:sz w:val="24"/>
          <w:vertAlign w:val="superscript"/>
        </w:rPr>
        <w:t>6</w:t>
      </w:r>
      <w:r w:rsidR="00571C41" w:rsidRPr="00571C41">
        <w:rPr>
          <w:b/>
          <w:bCs/>
          <w:sz w:val="24"/>
        </w:rPr>
        <w:t>[</w:t>
      </w:r>
      <w:r w:rsidR="007D6B6D">
        <w:t xml:space="preserve">To the extent applicable, </w:t>
      </w:r>
      <w:r w:rsidR="00D60341">
        <w:t>Your</w:t>
      </w:r>
      <w:r w:rsidR="00CA2833">
        <w:t xml:space="preserve"> benefit </w:t>
      </w:r>
      <w:r w:rsidR="007D6B6D">
        <w:t xml:space="preserve">will </w:t>
      </w:r>
      <w:r w:rsidR="00CA2833">
        <w:t xml:space="preserve">be reduced by </w:t>
      </w:r>
      <w:r w:rsidR="00167306" w:rsidRPr="00987A39">
        <w:t xml:space="preserve">Deductible Sources </w:t>
      </w:r>
      <w:r w:rsidR="002F2754">
        <w:t>o</w:t>
      </w:r>
      <w:r w:rsidR="002F2754" w:rsidRPr="00987A39">
        <w:t xml:space="preserve">f </w:t>
      </w:r>
      <w:r w:rsidR="00167306" w:rsidRPr="00987A39">
        <w:t xml:space="preserve">Income </w:t>
      </w:r>
      <w:r w:rsidR="00CA2833">
        <w:t xml:space="preserve">and </w:t>
      </w:r>
      <w:r w:rsidR="00FB161A">
        <w:t>Disability Earnings</w:t>
      </w:r>
      <w:r w:rsidR="00CA2833">
        <w:t>.</w:t>
      </w:r>
      <w:r w:rsidR="00571C41" w:rsidRPr="00571C41">
        <w:rPr>
          <w:b/>
          <w:bCs/>
          <w:sz w:val="24"/>
        </w:rPr>
        <w:t>]]</w:t>
      </w:r>
    </w:p>
    <w:p w14:paraId="257F64CB" w14:textId="5E1679ED" w:rsidR="003F110E" w:rsidRPr="00987A39" w:rsidRDefault="003F110E" w:rsidP="003F110E">
      <w:pPr>
        <w:pStyle w:val="1Text"/>
        <w:tabs>
          <w:tab w:val="clear" w:pos="432"/>
          <w:tab w:val="clear" w:pos="864"/>
          <w:tab w:val="clear" w:pos="1296"/>
          <w:tab w:val="clear" w:pos="1728"/>
          <w:tab w:val="clear" w:pos="2160"/>
          <w:tab w:val="left" w:pos="2016"/>
        </w:tabs>
        <w:spacing w:after="0"/>
        <w:ind w:left="2016" w:hanging="2016"/>
        <w:rPr>
          <w:b/>
          <w:bCs/>
          <w:i/>
          <w:iCs/>
        </w:rPr>
      </w:pPr>
      <w:r>
        <w:rPr>
          <w:b/>
          <w:color w:val="FF0000"/>
          <w:sz w:val="24"/>
          <w:vertAlign w:val="superscript"/>
        </w:rPr>
        <w:t>4b</w:t>
      </w:r>
      <w:r w:rsidR="00571C41" w:rsidRPr="00DA5742">
        <w:rPr>
          <w:b/>
          <w:sz w:val="24"/>
          <w:szCs w:val="24"/>
        </w:rPr>
        <w:t>[</w:t>
      </w:r>
      <w:r w:rsidRPr="00987A39">
        <w:rPr>
          <w:b/>
          <w:bCs/>
          <w:i/>
          <w:iCs/>
        </w:rPr>
        <w:t>Minimum Weekly</w:t>
      </w:r>
    </w:p>
    <w:p w14:paraId="234A819C" w14:textId="6BF9FFC6" w:rsidR="003F110E" w:rsidRDefault="003F110E" w:rsidP="003F110E">
      <w:pPr>
        <w:pStyle w:val="1Text"/>
        <w:tabs>
          <w:tab w:val="clear" w:pos="432"/>
          <w:tab w:val="clear" w:pos="864"/>
          <w:tab w:val="clear" w:pos="1296"/>
          <w:tab w:val="clear" w:pos="1728"/>
          <w:tab w:val="clear" w:pos="2160"/>
          <w:tab w:val="left" w:pos="2016"/>
        </w:tabs>
        <w:ind w:left="2016" w:hanging="2016"/>
      </w:pPr>
      <w:r w:rsidRPr="00987A39">
        <w:rPr>
          <w:b/>
          <w:bCs/>
          <w:i/>
          <w:iCs/>
        </w:rPr>
        <w:t>Benefit</w:t>
      </w:r>
      <w:r>
        <w:rPr>
          <w:b/>
          <w:bCs/>
        </w:rPr>
        <w:t>:</w:t>
      </w:r>
      <w:r>
        <w:tab/>
      </w:r>
      <w:r w:rsidR="00251CD0">
        <w:t xml:space="preserve">The </w:t>
      </w:r>
      <w:r w:rsidR="00077984">
        <w:t>M</w:t>
      </w:r>
      <w:r w:rsidR="00251CD0">
        <w:t xml:space="preserve">inimum </w:t>
      </w:r>
      <w:r w:rsidR="00077984">
        <w:t>W</w:t>
      </w:r>
      <w:r w:rsidR="00251CD0">
        <w:t xml:space="preserve">eekly </w:t>
      </w:r>
      <w:r w:rsidR="00077984">
        <w:t>B</w:t>
      </w:r>
      <w:r w:rsidR="00251CD0">
        <w:t xml:space="preserve">enefit is </w:t>
      </w:r>
      <w:r w:rsidR="00F07940" w:rsidRPr="00987A39">
        <w:rPr>
          <w:b/>
          <w:color w:val="FF0000"/>
          <w:sz w:val="24"/>
          <w:szCs w:val="24"/>
          <w:vertAlign w:val="superscript"/>
        </w:rPr>
        <w:t>4b1</w:t>
      </w:r>
      <w:r w:rsidR="00571C41" w:rsidRPr="00571C41">
        <w:rPr>
          <w:b/>
          <w:bCs/>
          <w:sz w:val="24"/>
        </w:rPr>
        <w:t>[</w:t>
      </w:r>
      <w:r w:rsidR="00251CD0">
        <w:t>$0 to unlimited</w:t>
      </w:r>
      <w:r w:rsidR="00571C41" w:rsidRPr="00571C41">
        <w:rPr>
          <w:b/>
          <w:bCs/>
          <w:sz w:val="24"/>
        </w:rPr>
        <w:t>]</w:t>
      </w:r>
      <w:r>
        <w:t>.</w:t>
      </w:r>
      <w:r w:rsidR="00571C41" w:rsidRPr="00571C41">
        <w:rPr>
          <w:b/>
          <w:bCs/>
          <w:sz w:val="24"/>
        </w:rPr>
        <w:t>]</w:t>
      </w:r>
    </w:p>
    <w:p w14:paraId="78745B0E" w14:textId="661A1A61" w:rsidR="00CA2833" w:rsidRPr="00987A39" w:rsidRDefault="0025007B" w:rsidP="00CA2833">
      <w:pPr>
        <w:pStyle w:val="1Text"/>
        <w:tabs>
          <w:tab w:val="clear" w:pos="432"/>
          <w:tab w:val="clear" w:pos="864"/>
          <w:tab w:val="clear" w:pos="1296"/>
          <w:tab w:val="clear" w:pos="1728"/>
          <w:tab w:val="clear" w:pos="2160"/>
          <w:tab w:val="left" w:pos="2016"/>
        </w:tabs>
        <w:spacing w:after="0"/>
        <w:ind w:left="2016" w:hanging="2016"/>
        <w:rPr>
          <w:b/>
          <w:bCs/>
          <w:i/>
          <w:iCs/>
        </w:rPr>
      </w:pPr>
      <w:r>
        <w:rPr>
          <w:b/>
          <w:color w:val="FF0000"/>
          <w:sz w:val="24"/>
          <w:vertAlign w:val="superscript"/>
        </w:rPr>
        <w:t>4</w:t>
      </w:r>
      <w:r w:rsidR="008B4ED4">
        <w:rPr>
          <w:b/>
          <w:color w:val="FF0000"/>
          <w:sz w:val="24"/>
          <w:vertAlign w:val="superscript"/>
        </w:rPr>
        <w:t>b</w:t>
      </w:r>
      <w:r w:rsidR="00571C41" w:rsidRPr="00DA5742">
        <w:rPr>
          <w:b/>
          <w:sz w:val="24"/>
          <w:szCs w:val="24"/>
        </w:rPr>
        <w:t>[</w:t>
      </w:r>
      <w:r w:rsidR="00CA2833" w:rsidRPr="00987A39">
        <w:rPr>
          <w:b/>
          <w:bCs/>
          <w:i/>
          <w:iCs/>
        </w:rPr>
        <w:t>Maximum Weekly</w:t>
      </w:r>
    </w:p>
    <w:p w14:paraId="0C631455" w14:textId="5C8D191B" w:rsidR="00CA2833" w:rsidRDefault="00CA2833" w:rsidP="00CA2833">
      <w:pPr>
        <w:pStyle w:val="1Text"/>
        <w:tabs>
          <w:tab w:val="clear" w:pos="432"/>
          <w:tab w:val="clear" w:pos="864"/>
          <w:tab w:val="clear" w:pos="1296"/>
          <w:tab w:val="clear" w:pos="1728"/>
          <w:tab w:val="clear" w:pos="2160"/>
          <w:tab w:val="left" w:pos="2016"/>
        </w:tabs>
        <w:ind w:left="2016" w:hanging="2016"/>
      </w:pPr>
      <w:r w:rsidRPr="00987A39">
        <w:rPr>
          <w:b/>
          <w:bCs/>
          <w:i/>
          <w:iCs/>
        </w:rPr>
        <w:t>Benefit</w:t>
      </w:r>
      <w:r>
        <w:rPr>
          <w:b/>
          <w:bCs/>
        </w:rPr>
        <w:t>:</w:t>
      </w:r>
      <w:r>
        <w:tab/>
      </w:r>
      <w:r w:rsidR="008B4ED4">
        <w:rPr>
          <w:b/>
          <w:color w:val="FF0000"/>
          <w:sz w:val="24"/>
          <w:vertAlign w:val="superscript"/>
        </w:rPr>
        <w:t>4d</w:t>
      </w:r>
      <w:r w:rsidR="00571C41" w:rsidRPr="00571C41">
        <w:rPr>
          <w:b/>
          <w:bCs/>
          <w:sz w:val="24"/>
        </w:rPr>
        <w:t>[</w:t>
      </w:r>
      <w:r>
        <w:t>$100 to unlimited</w:t>
      </w:r>
      <w:r w:rsidR="00571C41" w:rsidRPr="00571C41">
        <w:rPr>
          <w:b/>
          <w:bCs/>
          <w:sz w:val="24"/>
        </w:rPr>
        <w:t>]</w:t>
      </w:r>
      <w:r>
        <w:t>.</w:t>
      </w:r>
      <w:r w:rsidR="00571C41" w:rsidRPr="00571C41">
        <w:rPr>
          <w:b/>
          <w:bCs/>
          <w:sz w:val="24"/>
        </w:rPr>
        <w:t>]</w:t>
      </w:r>
    </w:p>
    <w:p w14:paraId="130D08D9" w14:textId="719B2BEB" w:rsidR="00CA2833" w:rsidRPr="00987A39" w:rsidRDefault="0088700C" w:rsidP="00CA2833">
      <w:pPr>
        <w:pStyle w:val="1Text"/>
        <w:tabs>
          <w:tab w:val="clear" w:pos="432"/>
          <w:tab w:val="clear" w:pos="864"/>
          <w:tab w:val="clear" w:pos="1296"/>
          <w:tab w:val="clear" w:pos="1728"/>
          <w:tab w:val="clear" w:pos="2160"/>
          <w:tab w:val="left" w:pos="2016"/>
        </w:tabs>
        <w:spacing w:after="0"/>
        <w:ind w:left="2016" w:hanging="2016"/>
        <w:rPr>
          <w:b/>
          <w:bCs/>
          <w:i/>
          <w:iCs/>
        </w:rPr>
      </w:pPr>
      <w:r>
        <w:rPr>
          <w:b/>
          <w:color w:val="FF0000"/>
          <w:sz w:val="24"/>
          <w:vertAlign w:val="superscript"/>
        </w:rPr>
        <w:lastRenderedPageBreak/>
        <w:t>4b</w:t>
      </w:r>
      <w:r w:rsidRPr="00571C41">
        <w:rPr>
          <w:b/>
          <w:bCs/>
          <w:sz w:val="24"/>
        </w:rPr>
        <w:t>[</w:t>
      </w:r>
      <w:r w:rsidR="00CA2833" w:rsidRPr="00987A39">
        <w:rPr>
          <w:b/>
          <w:bCs/>
          <w:i/>
          <w:iCs/>
        </w:rPr>
        <w:t>Maximum Period</w:t>
      </w:r>
    </w:p>
    <w:p w14:paraId="0B6E1397" w14:textId="7A7016A1" w:rsidR="00CA2833" w:rsidRDefault="00CA2833" w:rsidP="00CA2833">
      <w:pPr>
        <w:pStyle w:val="1Text"/>
        <w:tabs>
          <w:tab w:val="clear" w:pos="432"/>
          <w:tab w:val="clear" w:pos="864"/>
          <w:tab w:val="clear" w:pos="1296"/>
          <w:tab w:val="clear" w:pos="1728"/>
          <w:tab w:val="clear" w:pos="2160"/>
          <w:tab w:val="left" w:pos="2016"/>
        </w:tabs>
        <w:ind w:left="2016" w:hanging="2016"/>
        <w:rPr>
          <w:b/>
          <w:sz w:val="24"/>
          <w:szCs w:val="24"/>
        </w:rPr>
      </w:pPr>
      <w:r w:rsidRPr="00987A39">
        <w:rPr>
          <w:b/>
          <w:bCs/>
          <w:i/>
          <w:iCs/>
        </w:rPr>
        <w:t>of Benefits</w:t>
      </w:r>
      <w:r>
        <w:rPr>
          <w:b/>
          <w:bCs/>
        </w:rPr>
        <w:t>:</w:t>
      </w:r>
      <w:r>
        <w:tab/>
      </w:r>
      <w:r w:rsidR="0025007B" w:rsidRPr="19FD5D62">
        <w:rPr>
          <w:b/>
          <w:color w:val="FF0000"/>
          <w:sz w:val="24"/>
          <w:szCs w:val="24"/>
          <w:vertAlign w:val="superscript"/>
        </w:rPr>
        <w:t>4</w:t>
      </w:r>
      <w:r w:rsidR="008B4ED4" w:rsidRPr="19FD5D62">
        <w:rPr>
          <w:b/>
          <w:color w:val="FF0000"/>
          <w:sz w:val="24"/>
          <w:szCs w:val="24"/>
          <w:vertAlign w:val="superscript"/>
        </w:rPr>
        <w:t>b</w:t>
      </w:r>
      <w:r w:rsidR="00FC771D" w:rsidRPr="19FD5D62">
        <w:rPr>
          <w:b/>
          <w:color w:val="FF0000"/>
          <w:sz w:val="24"/>
          <w:szCs w:val="24"/>
          <w:vertAlign w:val="superscript"/>
        </w:rPr>
        <w:t>2</w:t>
      </w:r>
      <w:r w:rsidR="00571C41" w:rsidRPr="00314E6A">
        <w:rPr>
          <w:b/>
          <w:bCs/>
          <w:sz w:val="24"/>
        </w:rPr>
        <w:t>[</w:t>
      </w:r>
      <w:r w:rsidR="001B2BF7">
        <w:t>1</w:t>
      </w:r>
      <w:r>
        <w:t xml:space="preserve"> to 52 weeks of benefits.</w:t>
      </w:r>
      <w:r w:rsidR="00571C41" w:rsidRPr="19FD5D62">
        <w:rPr>
          <w:b/>
          <w:sz w:val="24"/>
          <w:szCs w:val="24"/>
        </w:rPr>
        <w:t>]</w:t>
      </w:r>
      <w:r w:rsidR="0088700C" w:rsidRPr="19FD5D62">
        <w:rPr>
          <w:b/>
          <w:sz w:val="24"/>
          <w:szCs w:val="24"/>
        </w:rPr>
        <w:t>]</w:t>
      </w:r>
    </w:p>
    <w:p w14:paraId="56618361" w14:textId="4524EF53" w:rsidR="00CA2833" w:rsidRDefault="0025007B" w:rsidP="00CA2833">
      <w:pPr>
        <w:pStyle w:val="1Text"/>
        <w:tabs>
          <w:tab w:val="clear" w:pos="432"/>
          <w:tab w:val="clear" w:pos="864"/>
          <w:tab w:val="clear" w:pos="1296"/>
          <w:tab w:val="clear" w:pos="1728"/>
          <w:tab w:val="clear" w:pos="2160"/>
          <w:tab w:val="left" w:pos="2016"/>
        </w:tabs>
        <w:ind w:left="2016"/>
      </w:pPr>
      <w:r>
        <w:rPr>
          <w:b/>
          <w:color w:val="FF0000"/>
          <w:sz w:val="24"/>
          <w:vertAlign w:val="superscript"/>
        </w:rPr>
        <w:t>7</w:t>
      </w:r>
      <w:r w:rsidR="00571C41" w:rsidRPr="00314E6A">
        <w:rPr>
          <w:b/>
          <w:bCs/>
          <w:sz w:val="24"/>
        </w:rPr>
        <w:t>[</w:t>
      </w:r>
      <w:r w:rsidR="00CA2833">
        <w:t xml:space="preserve">Contributions are required for </w:t>
      </w:r>
      <w:r w:rsidR="00D60341">
        <w:t>Your</w:t>
      </w:r>
      <w:r w:rsidR="00CA2833">
        <w:t xml:space="preserve"> coverage while </w:t>
      </w:r>
      <w:r w:rsidR="00831858">
        <w:t>You</w:t>
      </w:r>
      <w:r w:rsidR="00CA2833">
        <w:t xml:space="preserve"> are receiving </w:t>
      </w:r>
      <w:r w:rsidR="008D5390">
        <w:t>benefit</w:t>
      </w:r>
      <w:r w:rsidR="00635DAC">
        <w:t xml:space="preserve"> payments</w:t>
      </w:r>
      <w:r w:rsidR="00CA2833">
        <w:t xml:space="preserve"> under this </w:t>
      </w:r>
      <w:r w:rsidR="00985B0E">
        <w:t>Plan</w:t>
      </w:r>
      <w:r w:rsidR="00CA2833">
        <w:t>.</w:t>
      </w:r>
      <w:r w:rsidR="00571C41" w:rsidRPr="00571C41">
        <w:rPr>
          <w:b/>
          <w:bCs/>
          <w:sz w:val="24"/>
        </w:rPr>
        <w:t>]</w:t>
      </w:r>
    </w:p>
    <w:p w14:paraId="251FCB0F" w14:textId="79255AE8" w:rsidR="00EF2067" w:rsidRDefault="009C2928">
      <w:pPr>
        <w:pStyle w:val="1Text"/>
        <w:tabs>
          <w:tab w:val="clear" w:pos="432"/>
          <w:tab w:val="clear" w:pos="864"/>
          <w:tab w:val="clear" w:pos="1296"/>
          <w:tab w:val="clear" w:pos="1728"/>
          <w:tab w:val="clear" w:pos="2160"/>
          <w:tab w:val="left" w:pos="2016"/>
        </w:tabs>
        <w:spacing w:after="0"/>
        <w:ind w:left="2016" w:hanging="2016"/>
        <w:rPr>
          <w:b/>
          <w:bCs/>
          <w:i/>
          <w:iCs/>
        </w:rPr>
      </w:pPr>
      <w:del w:id="13" w:author="Laura Hoogland" w:date="2026-01-22T14:57:00Z" w16du:dateUtc="2026-01-22T20:57:00Z">
        <w:r w:rsidRPr="00987A39">
          <w:rPr>
            <w:b/>
            <w:bCs/>
            <w:color w:val="FF0000"/>
            <w:sz w:val="24"/>
            <w:vertAlign w:val="superscript"/>
          </w:rPr>
          <w:delText>1</w:delText>
        </w:r>
        <w:r w:rsidR="000D25A0">
          <w:rPr>
            <w:b/>
            <w:bCs/>
            <w:color w:val="FF0000"/>
            <w:sz w:val="24"/>
            <w:vertAlign w:val="superscript"/>
          </w:rPr>
          <w:delText>1</w:delText>
        </w:r>
        <w:r w:rsidR="00F77A63" w:rsidRPr="00987A39">
          <w:rPr>
            <w:b/>
            <w:bCs/>
            <w:sz w:val="24"/>
          </w:rPr>
          <w:delText>[</w:delText>
        </w:r>
      </w:del>
      <w:commentRangeStart w:id="14"/>
      <w:commentRangeStart w:id="15"/>
      <w:commentRangeEnd w:id="14"/>
      <w:r w:rsidR="00A42B98" w:rsidRPr="00987A39">
        <w:rPr>
          <w:rStyle w:val="CommentReference"/>
          <w:b/>
          <w:bCs/>
          <w:color w:val="FF0000"/>
          <w:sz w:val="24"/>
          <w:szCs w:val="20"/>
          <w:vertAlign w:val="superscript"/>
        </w:rPr>
        <w:commentReference w:id="14"/>
      </w:r>
      <w:commentRangeEnd w:id="15"/>
      <w:r w:rsidR="005E2D71" w:rsidRPr="00987A39">
        <w:rPr>
          <w:rStyle w:val="CommentReference"/>
          <w:b/>
          <w:bCs/>
          <w:color w:val="FF0000"/>
          <w:sz w:val="24"/>
          <w:szCs w:val="20"/>
          <w:vertAlign w:val="superscript"/>
        </w:rPr>
        <w:commentReference w:id="15"/>
      </w:r>
      <w:r w:rsidR="00223CF5" w:rsidRPr="00987A39">
        <w:rPr>
          <w:b/>
          <w:bCs/>
          <w:color w:val="FF0000"/>
          <w:sz w:val="24"/>
          <w:vertAlign w:val="superscript"/>
        </w:rPr>
        <w:t>9</w:t>
      </w:r>
      <w:r w:rsidR="00571C41" w:rsidRPr="00571C41">
        <w:rPr>
          <w:b/>
          <w:bCs/>
          <w:sz w:val="24"/>
        </w:rPr>
        <w:t>[</w:t>
      </w:r>
      <w:r w:rsidR="00DC0CC5" w:rsidRPr="00987A39">
        <w:rPr>
          <w:b/>
          <w:bCs/>
          <w:i/>
          <w:iCs/>
        </w:rPr>
        <w:t xml:space="preserve">Organ </w:t>
      </w:r>
      <w:r w:rsidR="00D23F5E">
        <w:rPr>
          <w:b/>
          <w:bCs/>
          <w:i/>
          <w:iCs/>
        </w:rPr>
        <w:t>D</w:t>
      </w:r>
      <w:r w:rsidR="00DC0CC5" w:rsidRPr="00987A39">
        <w:rPr>
          <w:b/>
          <w:bCs/>
          <w:i/>
          <w:iCs/>
        </w:rPr>
        <w:t>onor</w:t>
      </w:r>
    </w:p>
    <w:p w14:paraId="236894A9" w14:textId="25A9CC19" w:rsidR="00F00F6C" w:rsidRDefault="00D23F5E">
      <w:pPr>
        <w:pStyle w:val="1Text"/>
        <w:tabs>
          <w:tab w:val="clear" w:pos="432"/>
          <w:tab w:val="clear" w:pos="864"/>
          <w:tab w:val="clear" w:pos="1296"/>
          <w:tab w:val="clear" w:pos="1728"/>
          <w:tab w:val="clear" w:pos="2160"/>
          <w:tab w:val="left" w:pos="2016"/>
        </w:tabs>
        <w:spacing w:after="0"/>
        <w:ind w:left="2016" w:hanging="2016"/>
      </w:pPr>
      <w:r w:rsidRPr="00B37216">
        <w:rPr>
          <w:b/>
          <w:bCs/>
          <w:i/>
          <w:iCs/>
        </w:rPr>
        <w:t>B</w:t>
      </w:r>
      <w:r w:rsidR="00EF2067" w:rsidRPr="00B37216">
        <w:rPr>
          <w:b/>
          <w:bCs/>
          <w:i/>
          <w:iCs/>
        </w:rPr>
        <w:t>enefit</w:t>
      </w:r>
      <w:r w:rsidR="00F00F6C">
        <w:rPr>
          <w:b/>
          <w:bCs/>
        </w:rPr>
        <w:t>:</w:t>
      </w:r>
      <w:r w:rsidR="00F00F6C">
        <w:tab/>
        <w:t xml:space="preserve"> </w:t>
      </w:r>
      <w:r w:rsidR="00223CF5" w:rsidRPr="00DB5840">
        <w:rPr>
          <w:b/>
          <w:bCs/>
          <w:color w:val="FF0000"/>
          <w:sz w:val="24"/>
          <w:vertAlign w:val="superscript"/>
        </w:rPr>
        <w:t>9</w:t>
      </w:r>
      <w:r w:rsidR="00223CF5">
        <w:rPr>
          <w:b/>
          <w:bCs/>
          <w:color w:val="FF0000"/>
          <w:sz w:val="24"/>
          <w:vertAlign w:val="superscript"/>
        </w:rPr>
        <w:t>a</w:t>
      </w:r>
      <w:r w:rsidR="00571C41" w:rsidRPr="00571C41">
        <w:rPr>
          <w:b/>
          <w:bCs/>
          <w:sz w:val="24"/>
        </w:rPr>
        <w:t>[</w:t>
      </w:r>
      <w:r w:rsidR="00C57BE7">
        <w:t>A</w:t>
      </w:r>
      <w:r w:rsidR="00412F59">
        <w:t xml:space="preserve">n additional amount equal to </w:t>
      </w:r>
      <w:r w:rsidR="00010227" w:rsidRPr="00DB5840">
        <w:rPr>
          <w:b/>
          <w:bCs/>
          <w:color w:val="FF0000"/>
          <w:sz w:val="24"/>
          <w:vertAlign w:val="superscript"/>
        </w:rPr>
        <w:t>9</w:t>
      </w:r>
      <w:r w:rsidR="00010227">
        <w:rPr>
          <w:b/>
          <w:bCs/>
          <w:color w:val="FF0000"/>
          <w:sz w:val="24"/>
          <w:vertAlign w:val="superscript"/>
        </w:rPr>
        <w:t>b</w:t>
      </w:r>
      <w:r w:rsidR="00571C41" w:rsidRPr="00571C41">
        <w:rPr>
          <w:b/>
          <w:bCs/>
          <w:sz w:val="24"/>
        </w:rPr>
        <w:t>[</w:t>
      </w:r>
      <w:r w:rsidR="00C57BE7">
        <w:t>5% - 100%</w:t>
      </w:r>
      <w:r w:rsidR="00571C41" w:rsidRPr="00571C41">
        <w:rPr>
          <w:b/>
          <w:bCs/>
          <w:sz w:val="24"/>
        </w:rPr>
        <w:t>]</w:t>
      </w:r>
      <w:r w:rsidR="00606B51">
        <w:t xml:space="preserve"> </w:t>
      </w:r>
      <w:r w:rsidR="00B00F01">
        <w:t xml:space="preserve">of </w:t>
      </w:r>
      <w:r w:rsidR="00D60341">
        <w:t>Your</w:t>
      </w:r>
      <w:r w:rsidR="00B00F01">
        <w:t xml:space="preserve"> Weekly Benefit</w:t>
      </w:r>
      <w:r w:rsidR="00136577">
        <w:t xml:space="preserve"> Payment</w:t>
      </w:r>
      <w:r w:rsidR="00571C41" w:rsidRPr="00571C41">
        <w:rPr>
          <w:b/>
          <w:bCs/>
          <w:sz w:val="24"/>
        </w:rPr>
        <w:t>]</w:t>
      </w:r>
      <w:r w:rsidR="00EE2112">
        <w:t>, but not more than the Maximum Weekly Benefit</w:t>
      </w:r>
      <w:r w:rsidR="00F00F6C">
        <w:t>.</w:t>
      </w:r>
      <w:r w:rsidR="00571C41" w:rsidRPr="00571C41">
        <w:rPr>
          <w:b/>
          <w:bCs/>
          <w:sz w:val="24"/>
        </w:rPr>
        <w:t>]</w:t>
      </w:r>
    </w:p>
    <w:p w14:paraId="095E85BB" w14:textId="6EB6319C" w:rsidR="007F58B4" w:rsidRPr="00314E6A" w:rsidRDefault="007F58B4" w:rsidP="007F58B4">
      <w:pPr>
        <w:tabs>
          <w:tab w:val="left" w:pos="2016"/>
          <w:tab w:val="left" w:pos="2160"/>
        </w:tabs>
        <w:spacing w:after="0"/>
        <w:ind w:left="2016" w:hanging="2016"/>
        <w:rPr>
          <w:rFonts w:cs="Arial"/>
          <w:b/>
          <w:bCs/>
          <w:i/>
          <w:iCs/>
        </w:rPr>
      </w:pPr>
      <w:r w:rsidRPr="00314E6A">
        <w:rPr>
          <w:b/>
          <w:bCs/>
          <w:color w:val="FF0000"/>
          <w:vertAlign w:val="superscript"/>
        </w:rPr>
        <w:t>1</w:t>
      </w:r>
      <w:r w:rsidR="00311C86" w:rsidRPr="00314E6A">
        <w:rPr>
          <w:b/>
          <w:bCs/>
          <w:color w:val="FF0000"/>
          <w:vertAlign w:val="superscript"/>
        </w:rPr>
        <w:t>0</w:t>
      </w:r>
      <w:r w:rsidR="00571C41" w:rsidRPr="00314E6A">
        <w:rPr>
          <w:b/>
          <w:bCs/>
        </w:rPr>
        <w:t>[</w:t>
      </w:r>
      <w:r w:rsidRPr="00314E6A">
        <w:rPr>
          <w:rFonts w:cs="Arial"/>
          <w:b/>
          <w:bCs/>
          <w:i/>
          <w:iCs/>
        </w:rPr>
        <w:t xml:space="preserve">Waiver of </w:t>
      </w:r>
    </w:p>
    <w:p w14:paraId="6762CEEE" w14:textId="29EFE3A7" w:rsidR="00025FB7" w:rsidRPr="00314E6A" w:rsidRDefault="2B51745F" w:rsidP="007F58B4">
      <w:pPr>
        <w:tabs>
          <w:tab w:val="left" w:pos="2016"/>
          <w:tab w:val="left" w:pos="2160"/>
        </w:tabs>
        <w:spacing w:after="0"/>
        <w:ind w:left="2016" w:hanging="2016"/>
        <w:rPr>
          <w:rFonts w:cs="Arial"/>
          <w:b/>
        </w:rPr>
      </w:pPr>
      <w:r w:rsidRPr="00314E6A">
        <w:rPr>
          <w:rFonts w:cs="Arial"/>
          <w:b/>
          <w:bCs/>
          <w:i/>
          <w:iCs/>
        </w:rPr>
        <w:t>P</w:t>
      </w:r>
      <w:r w:rsidR="007F58B4" w:rsidRPr="00314E6A">
        <w:rPr>
          <w:rFonts w:cs="Arial"/>
          <w:b/>
          <w:bCs/>
          <w:i/>
          <w:iCs/>
        </w:rPr>
        <w:t>remium</w:t>
      </w:r>
      <w:r w:rsidR="007F58B4" w:rsidRPr="00314E6A">
        <w:rPr>
          <w:rFonts w:cs="Arial"/>
          <w:b/>
        </w:rPr>
        <w:t>:</w:t>
      </w:r>
      <w:r w:rsidR="007F58B4" w:rsidRPr="00314E6A">
        <w:rPr>
          <w:rFonts w:cs="Arial"/>
        </w:rPr>
        <w:tab/>
      </w:r>
      <w:r w:rsidR="007F58B4" w:rsidRPr="00314E6A">
        <w:rPr>
          <w:b/>
          <w:bCs/>
          <w:color w:val="FF0000"/>
          <w:vertAlign w:val="superscript"/>
        </w:rPr>
        <w:t>1</w:t>
      </w:r>
      <w:r w:rsidR="00311C86" w:rsidRPr="00314E6A">
        <w:rPr>
          <w:b/>
          <w:bCs/>
          <w:color w:val="FF0000"/>
          <w:vertAlign w:val="superscript"/>
        </w:rPr>
        <w:t>0</w:t>
      </w:r>
      <w:r w:rsidR="007F58B4" w:rsidRPr="00314E6A">
        <w:rPr>
          <w:b/>
          <w:bCs/>
          <w:color w:val="FF0000"/>
          <w:vertAlign w:val="superscript"/>
        </w:rPr>
        <w:t>a</w:t>
      </w:r>
      <w:r w:rsidR="00571C41" w:rsidRPr="00314E6A">
        <w:rPr>
          <w:b/>
          <w:bCs/>
        </w:rPr>
        <w:t>[</w:t>
      </w:r>
      <w:r w:rsidR="007F58B4" w:rsidRPr="00314E6A">
        <w:rPr>
          <w:rFonts w:cs="Arial"/>
        </w:rPr>
        <w:t xml:space="preserve">Applies to the </w:t>
      </w:r>
      <w:r w:rsidR="00985B0E" w:rsidRPr="00314E6A">
        <w:rPr>
          <w:rFonts w:cs="Arial"/>
        </w:rPr>
        <w:t>Plan</w:t>
      </w:r>
      <w:r w:rsidR="003C7ABC" w:rsidRPr="00314E6A">
        <w:rPr>
          <w:rFonts w:cs="Arial"/>
        </w:rPr>
        <w:t>.</w:t>
      </w:r>
      <w:r w:rsidR="00571C41" w:rsidRPr="00314E6A">
        <w:rPr>
          <w:b/>
          <w:bCs/>
        </w:rPr>
        <w:t>]</w:t>
      </w:r>
      <w:r w:rsidR="007F58B4" w:rsidRPr="00314E6A">
        <w:rPr>
          <w:rFonts w:cs="Arial"/>
        </w:rPr>
        <w:t>.</w:t>
      </w:r>
      <w:r w:rsidR="00571C41" w:rsidRPr="00314E6A">
        <w:rPr>
          <w:b/>
          <w:bCs/>
        </w:rPr>
        <w:t>]</w:t>
      </w:r>
      <w:r w:rsidR="00C05FA8" w:rsidRPr="00314E6A">
        <w:rPr>
          <w:rFonts w:cs="Arial"/>
          <w:b/>
        </w:rPr>
        <w:t xml:space="preserve"> </w:t>
      </w:r>
    </w:p>
    <w:p w14:paraId="0D082F20" w14:textId="77777777" w:rsidR="00025FB7" w:rsidRPr="00314E6A" w:rsidRDefault="00025FB7" w:rsidP="007F58B4">
      <w:pPr>
        <w:tabs>
          <w:tab w:val="left" w:pos="2016"/>
          <w:tab w:val="left" w:pos="2160"/>
        </w:tabs>
        <w:spacing w:after="0"/>
        <w:ind w:left="2016" w:hanging="2016"/>
        <w:rPr>
          <w:rFonts w:cs="Arial"/>
          <w:b/>
        </w:rPr>
      </w:pPr>
    </w:p>
    <w:p w14:paraId="259D1206" w14:textId="74CD4504" w:rsidR="00025FB7" w:rsidRPr="00314E6A" w:rsidRDefault="00025FB7" w:rsidP="00025FB7">
      <w:pPr>
        <w:tabs>
          <w:tab w:val="left" w:pos="2016"/>
          <w:tab w:val="left" w:pos="2160"/>
        </w:tabs>
        <w:spacing w:after="0"/>
        <w:ind w:left="2016" w:hanging="2016"/>
        <w:rPr>
          <w:rFonts w:cs="Arial"/>
          <w:b/>
          <w:bCs/>
          <w:i/>
          <w:iCs/>
        </w:rPr>
      </w:pPr>
      <w:r w:rsidRPr="00314E6A">
        <w:rPr>
          <w:b/>
          <w:bCs/>
          <w:color w:val="FF0000"/>
          <w:vertAlign w:val="superscript"/>
        </w:rPr>
        <w:t>11</w:t>
      </w:r>
      <w:r w:rsidR="00B20173" w:rsidRPr="00314E6A">
        <w:rPr>
          <w:b/>
          <w:bCs/>
          <w:color w:val="FF0000"/>
          <w:vertAlign w:val="superscript"/>
        </w:rPr>
        <w:t>a</w:t>
      </w:r>
      <w:r w:rsidRPr="00314E6A">
        <w:rPr>
          <w:b/>
          <w:bCs/>
        </w:rPr>
        <w:t>[</w:t>
      </w:r>
      <w:r w:rsidRPr="00314E6A">
        <w:rPr>
          <w:rFonts w:cs="Arial"/>
          <w:b/>
          <w:bCs/>
          <w:i/>
          <w:iCs/>
        </w:rPr>
        <w:t>Line of Duty</w:t>
      </w:r>
    </w:p>
    <w:p w14:paraId="0A3D1833" w14:textId="291D5CB6" w:rsidR="007F58B4" w:rsidRPr="00314E6A" w:rsidRDefault="00025FB7" w:rsidP="007D12B0">
      <w:pPr>
        <w:tabs>
          <w:tab w:val="left" w:pos="2016"/>
          <w:tab w:val="left" w:pos="2160"/>
        </w:tabs>
        <w:spacing w:after="199"/>
        <w:rPr>
          <w:rFonts w:cs="Arial"/>
          <w:b/>
        </w:rPr>
      </w:pPr>
      <w:r w:rsidRPr="00314E6A">
        <w:rPr>
          <w:rFonts w:cs="Arial"/>
          <w:b/>
          <w:bCs/>
          <w:i/>
          <w:iCs/>
        </w:rPr>
        <w:t>Benefit</w:t>
      </w:r>
      <w:r w:rsidRPr="00314E6A">
        <w:rPr>
          <w:rFonts w:cs="Arial"/>
          <w:b/>
          <w:bCs/>
        </w:rPr>
        <w:t>:</w:t>
      </w:r>
      <w:r w:rsidRPr="00314E6A">
        <w:rPr>
          <w:rFonts w:cs="Arial"/>
        </w:rPr>
        <w:tab/>
      </w:r>
      <w:r w:rsidRPr="00314E6A">
        <w:rPr>
          <w:b/>
          <w:bCs/>
          <w:color w:val="FF0000"/>
          <w:vertAlign w:val="superscript"/>
        </w:rPr>
        <w:t>11</w:t>
      </w:r>
      <w:r w:rsidR="0004070E" w:rsidRPr="00314E6A">
        <w:rPr>
          <w:b/>
          <w:bCs/>
          <w:color w:val="FF0000"/>
          <w:vertAlign w:val="superscript"/>
        </w:rPr>
        <w:t>b</w:t>
      </w:r>
      <w:r w:rsidRPr="00314E6A">
        <w:rPr>
          <w:b/>
          <w:bCs/>
        </w:rPr>
        <w:t>[</w:t>
      </w:r>
      <w:r w:rsidRPr="00314E6A">
        <w:rPr>
          <w:rFonts w:cs="Arial"/>
        </w:rPr>
        <w:t xml:space="preserve">Applies to the </w:t>
      </w:r>
      <w:commentRangeStart w:id="16"/>
      <w:r w:rsidRPr="00314E6A">
        <w:rPr>
          <w:rFonts w:cs="Arial"/>
        </w:rPr>
        <w:t>Plan</w:t>
      </w:r>
      <w:commentRangeEnd w:id="16"/>
      <w:del w:id="17" w:author="Laura Hoogland" w:date="2026-01-22T14:57:00Z" w16du:dateUtc="2026-01-22T20:57:00Z">
        <w:r w:rsidRPr="00314E6A">
          <w:rPr>
            <w:b/>
            <w:bCs/>
          </w:rPr>
          <w:delText>]</w:delText>
        </w:r>
        <w:r w:rsidRPr="00314E6A">
          <w:rPr>
            <w:rFonts w:cs="Arial"/>
          </w:rPr>
          <w:delText>.</w:delText>
        </w:r>
        <w:r w:rsidRPr="00314E6A">
          <w:rPr>
            <w:b/>
            <w:bCs/>
          </w:rPr>
          <w:delText>]</w:delText>
        </w:r>
        <w:r w:rsidR="00C05FA8" w:rsidRPr="00314E6A">
          <w:rPr>
            <w:b/>
            <w:bCs/>
          </w:rPr>
          <w:delText>]</w:delText>
        </w:r>
      </w:del>
      <w:ins w:id="18" w:author="Laura Hoogland" w:date="2026-01-22T14:57:00Z" w16du:dateUtc="2026-01-22T20:57:00Z">
        <w:r w:rsidR="00AA3238" w:rsidRPr="00314E6A">
          <w:rPr>
            <w:rStyle w:val="CommentReference"/>
            <w:b/>
            <w:bCs/>
            <w:sz w:val="24"/>
            <w:szCs w:val="24"/>
          </w:rPr>
          <w:commentReference w:id="16"/>
        </w:r>
        <w:r w:rsidRPr="00314E6A">
          <w:rPr>
            <w:b/>
            <w:bCs/>
          </w:rPr>
          <w:t>]</w:t>
        </w:r>
        <w:r w:rsidRPr="00314E6A">
          <w:rPr>
            <w:rFonts w:cs="Arial"/>
          </w:rPr>
          <w:t>.</w:t>
        </w:r>
        <w:r w:rsidRPr="00314E6A">
          <w:rPr>
            <w:b/>
            <w:bCs/>
          </w:rPr>
          <w:t>]</w:t>
        </w:r>
      </w:ins>
    </w:p>
    <w:p w14:paraId="5B2BDA08" w14:textId="77777777" w:rsidR="00F00F6C" w:rsidRPr="005C084A" w:rsidRDefault="00F00F6C" w:rsidP="00CA2833">
      <w:pPr>
        <w:pStyle w:val="1Text"/>
        <w:tabs>
          <w:tab w:val="clear" w:pos="432"/>
          <w:tab w:val="clear" w:pos="864"/>
          <w:tab w:val="clear" w:pos="1296"/>
          <w:tab w:val="clear" w:pos="1728"/>
          <w:tab w:val="clear" w:pos="2160"/>
          <w:tab w:val="left" w:pos="2016"/>
        </w:tabs>
        <w:ind w:left="2016"/>
        <w:rPr>
          <w:rFonts w:cs="Arial"/>
        </w:rPr>
      </w:pPr>
    </w:p>
    <w:p w14:paraId="3662153E" w14:textId="1622BDBB" w:rsidR="00CA2833" w:rsidRDefault="00CA2833" w:rsidP="00CA2833">
      <w:pPr>
        <w:pStyle w:val="1Text"/>
        <w:tabs>
          <w:tab w:val="clear" w:pos="432"/>
          <w:tab w:val="clear" w:pos="864"/>
          <w:tab w:val="clear" w:pos="1296"/>
          <w:tab w:val="clear" w:pos="1728"/>
          <w:tab w:val="clear" w:pos="2160"/>
          <w:tab w:val="left" w:pos="2016"/>
        </w:tabs>
        <w:ind w:left="2016" w:hanging="2016"/>
        <w:rPr>
          <w:b/>
          <w:sz w:val="24"/>
          <w:szCs w:val="24"/>
        </w:rPr>
      </w:pPr>
      <w:r w:rsidRPr="00987A39">
        <w:rPr>
          <w:b/>
          <w:bCs/>
          <w:i/>
          <w:iCs/>
        </w:rPr>
        <w:t>Cost of Coverage</w:t>
      </w:r>
      <w:r>
        <w:rPr>
          <w:b/>
          <w:bCs/>
        </w:rPr>
        <w:t>:</w:t>
      </w:r>
      <w:r>
        <w:tab/>
      </w:r>
      <w:r w:rsidR="0025007B" w:rsidRPr="41C68A17">
        <w:rPr>
          <w:b/>
          <w:color w:val="FF0000"/>
          <w:sz w:val="24"/>
          <w:szCs w:val="24"/>
          <w:vertAlign w:val="superscript"/>
        </w:rPr>
        <w:t>8</w:t>
      </w:r>
      <w:r w:rsidR="00571C41" w:rsidRPr="0046341D">
        <w:rPr>
          <w:b/>
          <w:sz w:val="24"/>
          <w:szCs w:val="24"/>
        </w:rPr>
        <w:t>[</w:t>
      </w:r>
      <w:r>
        <w:t xml:space="preserve">The </w:t>
      </w:r>
      <w:r w:rsidR="00310971" w:rsidRPr="00310971">
        <w:rPr>
          <w:rFonts w:cs="Arial"/>
          <w:b/>
          <w:color w:val="FF0000"/>
          <w:sz w:val="24"/>
          <w:szCs w:val="24"/>
          <w:vertAlign w:val="superscript"/>
        </w:rPr>
        <w:t>CV1</w:t>
      </w:r>
      <w:r w:rsidR="00571C41" w:rsidRPr="41C68A17">
        <w:rPr>
          <w:b/>
          <w:sz w:val="24"/>
          <w:szCs w:val="24"/>
        </w:rPr>
        <w:t>[</w:t>
      </w:r>
      <w:r>
        <w:t>short term</w:t>
      </w:r>
      <w:r w:rsidR="00571C41" w:rsidRPr="41C68A17">
        <w:rPr>
          <w:b/>
          <w:sz w:val="24"/>
          <w:szCs w:val="24"/>
        </w:rPr>
        <w:t>]</w:t>
      </w:r>
      <w:r>
        <w:t xml:space="preserve"> disability</w:t>
      </w:r>
      <w:r w:rsidR="00B26632">
        <w:t xml:space="preserve"> Plan </w:t>
      </w:r>
      <w:r>
        <w:t xml:space="preserve">is provided to </w:t>
      </w:r>
      <w:r w:rsidR="00831858">
        <w:t>You</w:t>
      </w:r>
      <w:r>
        <w:t xml:space="preserve"> on a </w:t>
      </w:r>
      <w:r w:rsidR="007760EF">
        <w:t>C</w:t>
      </w:r>
      <w:r>
        <w:t xml:space="preserve">ontributory basis. </w:t>
      </w:r>
      <w:r w:rsidR="00EA6FCB">
        <w:t xml:space="preserve">You will be required to pay a portion of the cost of this coverage. </w:t>
      </w:r>
      <w:r w:rsidR="00E1385C" w:rsidRPr="00987A39">
        <w:rPr>
          <w:b/>
          <w:bCs/>
          <w:color w:val="FF0000"/>
          <w:sz w:val="24"/>
          <w:szCs w:val="24"/>
          <w:vertAlign w:val="superscript"/>
        </w:rPr>
        <w:t>CV2</w:t>
      </w:r>
      <w:r w:rsidR="00571C41" w:rsidRPr="41C68A17">
        <w:rPr>
          <w:b/>
          <w:sz w:val="24"/>
          <w:szCs w:val="24"/>
        </w:rPr>
        <w:t>[</w:t>
      </w:r>
      <w:r w:rsidR="00D60341">
        <w:t>Your</w:t>
      </w:r>
      <w:r w:rsidR="00EA6FCB">
        <w:t xml:space="preserve"> </w:t>
      </w:r>
      <w:r w:rsidR="00E1385C">
        <w:t>E</w:t>
      </w:r>
      <w:r w:rsidR="00EA6FCB">
        <w:t>mployer</w:t>
      </w:r>
      <w:r w:rsidR="00571C41" w:rsidRPr="41C68A17">
        <w:rPr>
          <w:b/>
          <w:sz w:val="24"/>
          <w:szCs w:val="24"/>
        </w:rPr>
        <w:t>]</w:t>
      </w:r>
      <w:r w:rsidR="00EA6FCB">
        <w:t xml:space="preserve"> will inform </w:t>
      </w:r>
      <w:r w:rsidR="00EB2794">
        <w:t>You</w:t>
      </w:r>
      <w:r w:rsidR="00EA6FCB">
        <w:t xml:space="preserve"> of </w:t>
      </w:r>
      <w:r w:rsidR="00D60341">
        <w:t>Your</w:t>
      </w:r>
      <w:r w:rsidR="00EA6FCB">
        <w:t xml:space="preserve"> required contribution and will make arrangements to collect that contribution from </w:t>
      </w:r>
      <w:r w:rsidR="00EB2794">
        <w:t>You</w:t>
      </w:r>
      <w:r>
        <w:t>.</w:t>
      </w:r>
      <w:r w:rsidR="00571C41" w:rsidRPr="41C68A17">
        <w:rPr>
          <w:b/>
          <w:sz w:val="24"/>
          <w:szCs w:val="24"/>
        </w:rPr>
        <w:t>]</w:t>
      </w:r>
    </w:p>
    <w:p w14:paraId="1AB34445" w14:textId="49701C7D" w:rsidR="00D3344D" w:rsidRDefault="00911EFE" w:rsidP="00335F48">
      <w:pPr>
        <w:pStyle w:val="1Text"/>
        <w:tabs>
          <w:tab w:val="clear" w:pos="432"/>
          <w:tab w:val="clear" w:pos="864"/>
          <w:tab w:val="clear" w:pos="1296"/>
          <w:tab w:val="clear" w:pos="1728"/>
          <w:tab w:val="clear" w:pos="2160"/>
          <w:tab w:val="left" w:pos="2016"/>
        </w:tabs>
      </w:pPr>
      <w:r w:rsidRPr="006578A6">
        <w:rPr>
          <w:b/>
          <w:bCs/>
        </w:rPr>
        <w:t xml:space="preserve">The above items </w:t>
      </w:r>
      <w:r>
        <w:rPr>
          <w:b/>
          <w:bCs/>
        </w:rPr>
        <w:t xml:space="preserve">provide a summary </w:t>
      </w:r>
      <w:r w:rsidRPr="006578A6">
        <w:rPr>
          <w:b/>
          <w:bCs/>
        </w:rPr>
        <w:t xml:space="preserve">of </w:t>
      </w:r>
      <w:r w:rsidR="00D60341">
        <w:rPr>
          <w:b/>
          <w:bCs/>
        </w:rPr>
        <w:t>Your</w:t>
      </w:r>
      <w:r w:rsidRPr="006578A6">
        <w:rPr>
          <w:b/>
          <w:bCs/>
        </w:rPr>
        <w:t xml:space="preserve"> coverage. </w:t>
      </w:r>
      <w:r>
        <w:rPr>
          <w:b/>
          <w:bCs/>
        </w:rPr>
        <w:t xml:space="preserve">These must be read in connection with </w:t>
      </w:r>
      <w:r w:rsidRPr="006578A6">
        <w:rPr>
          <w:b/>
          <w:bCs/>
        </w:rPr>
        <w:t>this entire Group Insurance Certificate</w:t>
      </w:r>
      <w:r>
        <w:rPr>
          <w:b/>
          <w:bCs/>
        </w:rPr>
        <w:t xml:space="preserve"> to understand the extent and limitations of </w:t>
      </w:r>
      <w:r w:rsidR="00D60341">
        <w:rPr>
          <w:b/>
          <w:bCs/>
        </w:rPr>
        <w:t>Your</w:t>
      </w:r>
      <w:r>
        <w:rPr>
          <w:b/>
          <w:bCs/>
        </w:rPr>
        <w:t xml:space="preserve"> coverage</w:t>
      </w:r>
      <w:r w:rsidR="00B709F9">
        <w:rPr>
          <w:bCs/>
        </w:rPr>
        <w:t>.</w:t>
      </w:r>
    </w:p>
    <w:p w14:paraId="6A4EBD91" w14:textId="32EB329F" w:rsidR="009B61B6" w:rsidRDefault="006502D9" w:rsidP="2B366E71">
      <w:pPr>
        <w:pStyle w:val="1Text"/>
        <w:tabs>
          <w:tab w:val="clear" w:pos="432"/>
          <w:tab w:val="clear" w:pos="864"/>
          <w:tab w:val="clear" w:pos="1296"/>
          <w:tab w:val="clear" w:pos="1728"/>
          <w:tab w:val="clear" w:pos="2160"/>
          <w:tab w:val="left" w:pos="2016"/>
        </w:tabs>
        <w:rPr>
          <w:b/>
          <w:bCs/>
          <w:sz w:val="24"/>
          <w:szCs w:val="24"/>
        </w:rPr>
      </w:pPr>
      <w:r>
        <w:rPr>
          <w:i/>
          <w:iCs/>
          <w:sz w:val="28"/>
          <w:szCs w:val="28"/>
        </w:rPr>
        <w:t xml:space="preserve">                                                                                                                                                                                                                                                                                                                                                                                                                                                                                                                                                                                                                                                                                               </w:t>
      </w:r>
    </w:p>
    <w:p w14:paraId="667A7148" w14:textId="77777777" w:rsidR="009B61B6" w:rsidRDefault="009B61B6" w:rsidP="009B61B6">
      <w:pPr>
        <w:pStyle w:val="1Text"/>
        <w:tabs>
          <w:tab w:val="clear" w:pos="432"/>
          <w:tab w:val="clear" w:pos="864"/>
          <w:tab w:val="clear" w:pos="1296"/>
          <w:tab w:val="clear" w:pos="1728"/>
          <w:tab w:val="clear" w:pos="2160"/>
          <w:tab w:val="left" w:pos="2016"/>
        </w:tabs>
        <w:rPr>
          <w:del w:id="19" w:author="Laura Hoogland" w:date="2026-01-22T14:57:00Z" w16du:dateUtc="2026-01-22T20:57:00Z"/>
          <w:b/>
          <w:sz w:val="24"/>
          <w:szCs w:val="24"/>
        </w:rPr>
      </w:pPr>
      <w:del w:id="20" w:author="Laura Hoogland" w:date="2026-01-22T14:57:00Z" w16du:dateUtc="2026-01-22T20:57:00Z">
        <w:r w:rsidRPr="00B46BF0">
          <w:rPr>
            <w:b/>
            <w:color w:val="FF0000"/>
            <w:sz w:val="28"/>
            <w:szCs w:val="28"/>
            <w:vertAlign w:val="superscript"/>
          </w:rPr>
          <w:delText>12</w:delText>
        </w:r>
        <w:r w:rsidRPr="00B46BF0">
          <w:rPr>
            <w:b/>
            <w:sz w:val="24"/>
            <w:szCs w:val="24"/>
          </w:rPr>
          <w:delText>[</w:delText>
        </w:r>
        <w:r w:rsidRPr="00B46BF0">
          <w:rPr>
            <w:b/>
            <w:bCs/>
            <w:i/>
            <w:sz w:val="28"/>
            <w:szCs w:val="28"/>
          </w:rPr>
          <w:delText>IMPORTANT INFORMATION FOR RESIDENTS OF CERTAIN STATES:</w:delText>
        </w:r>
        <w:r w:rsidRPr="00296037">
          <w:delText xml:space="preserve">  </w:delText>
        </w:r>
        <w:r w:rsidRPr="00B46BF0">
          <w:rPr>
            <w:i/>
            <w:sz w:val="28"/>
            <w:szCs w:val="28"/>
          </w:rPr>
          <w:delText xml:space="preserve">You may have additional or different rights if you are a resident of certain States pursuant to the laws of such State. If you are a resident of one of these States, these rights apply to your coverage and are made a part of your Group Insurance Certificate. Please contact Prudential at </w:delText>
        </w:r>
        <w:r>
          <w:rPr>
            <w:i/>
            <w:sz w:val="28"/>
            <w:szCs w:val="28"/>
          </w:rPr>
          <w:delText>1-</w:delText>
        </w:r>
        <w:r w:rsidR="00DA2DE9">
          <w:rPr>
            <w:i/>
            <w:sz w:val="28"/>
            <w:szCs w:val="28"/>
          </w:rPr>
          <w:delText>800</w:delText>
        </w:r>
        <w:r>
          <w:rPr>
            <w:i/>
            <w:sz w:val="28"/>
            <w:szCs w:val="28"/>
          </w:rPr>
          <w:delText>-</w:delText>
        </w:r>
        <w:r w:rsidR="00DA2DE9">
          <w:rPr>
            <w:i/>
            <w:sz w:val="28"/>
            <w:szCs w:val="28"/>
          </w:rPr>
          <w:delText>842</w:delText>
        </w:r>
        <w:r>
          <w:rPr>
            <w:i/>
            <w:sz w:val="28"/>
            <w:szCs w:val="28"/>
          </w:rPr>
          <w:delText>-</w:delText>
        </w:r>
        <w:r w:rsidR="00DA2DE9">
          <w:rPr>
            <w:i/>
            <w:sz w:val="28"/>
            <w:szCs w:val="28"/>
          </w:rPr>
          <w:delText>1718</w:delText>
        </w:r>
        <w:r w:rsidR="00DA2DE9" w:rsidRPr="00B46BF0">
          <w:rPr>
            <w:i/>
            <w:sz w:val="28"/>
            <w:szCs w:val="28"/>
          </w:rPr>
          <w:delText xml:space="preserve"> </w:delText>
        </w:r>
        <w:r w:rsidRPr="00B46BF0">
          <w:rPr>
            <w:i/>
            <w:sz w:val="28"/>
            <w:szCs w:val="28"/>
          </w:rPr>
          <w:delText xml:space="preserve">for more </w:delText>
        </w:r>
        <w:r>
          <w:rPr>
            <w:i/>
            <w:sz w:val="28"/>
            <w:szCs w:val="28"/>
          </w:rPr>
          <w:delText>information.</w:delText>
        </w:r>
        <w:r w:rsidRPr="00B46BF0">
          <w:rPr>
            <w:b/>
            <w:iCs/>
            <w:sz w:val="24"/>
            <w:szCs w:val="24"/>
          </w:rPr>
          <w:delText>]</w:delText>
        </w:r>
      </w:del>
    </w:p>
    <w:p w14:paraId="6A05A809" w14:textId="5920AB2E" w:rsidR="009B61B6" w:rsidRDefault="009B61B6" w:rsidP="00335F48">
      <w:pPr>
        <w:pStyle w:val="1Text"/>
        <w:tabs>
          <w:tab w:val="clear" w:pos="432"/>
          <w:tab w:val="clear" w:pos="864"/>
          <w:tab w:val="clear" w:pos="1296"/>
          <w:tab w:val="clear" w:pos="1728"/>
          <w:tab w:val="clear" w:pos="2160"/>
          <w:tab w:val="left" w:pos="2016"/>
        </w:tabs>
        <w:sectPr w:rsidR="009B61B6" w:rsidSect="00671431">
          <w:headerReference w:type="default" r:id="rId20"/>
          <w:footerReference w:type="default" r:id="rId21"/>
          <w:pgSz w:w="12240" w:h="15840" w:code="1"/>
          <w:pgMar w:top="1440" w:right="1627" w:bottom="1800" w:left="1627" w:header="720" w:footer="720" w:gutter="0"/>
          <w:cols w:space="720"/>
        </w:sectPr>
      </w:pPr>
    </w:p>
    <w:p w14:paraId="0486FC4A" w14:textId="77777777" w:rsidR="00E46667" w:rsidRDefault="00E46667" w:rsidP="00E46667">
      <w:pPr>
        <w:pStyle w:val="TitleD"/>
      </w:pPr>
      <w:bookmarkStart w:id="23" w:name="LTD_Benefit_Highlights"/>
      <w:bookmarkEnd w:id="23"/>
      <w:r>
        <w:lastRenderedPageBreak/>
        <w:t>Benefit Highlights</w:t>
      </w:r>
    </w:p>
    <w:p w14:paraId="4D928157" w14:textId="7EE8AE6E" w:rsidR="006578A6" w:rsidRPr="006578A6" w:rsidRDefault="00310971" w:rsidP="006578A6">
      <w:pPr>
        <w:keepNext/>
        <w:keepLines/>
        <w:tabs>
          <w:tab w:val="left" w:pos="432"/>
          <w:tab w:val="left" w:pos="864"/>
          <w:tab w:val="left" w:pos="1152"/>
          <w:tab w:val="left" w:pos="1512"/>
          <w:tab w:val="left" w:pos="1872"/>
          <w:tab w:val="left" w:pos="2232"/>
        </w:tabs>
        <w:spacing w:before="151" w:after="199" w:line="288" w:lineRule="atLeast"/>
        <w:rPr>
          <w:rFonts w:ascii="Book Antiqua" w:hAnsi="Book Antiqua"/>
          <w:b/>
          <w:caps/>
        </w:rPr>
      </w:pPr>
      <w:r w:rsidRPr="00310971">
        <w:rPr>
          <w:rFonts w:cs="Arial"/>
          <w:b/>
          <w:color w:val="FF0000"/>
          <w:vertAlign w:val="superscript"/>
        </w:rPr>
        <w:t>CV1</w:t>
      </w:r>
      <w:r w:rsidR="00571C41" w:rsidRPr="00EF6E18">
        <w:rPr>
          <w:rFonts w:cs="Arial"/>
          <w:b/>
        </w:rPr>
        <w:t>[</w:t>
      </w:r>
      <w:r w:rsidR="006578A6" w:rsidRPr="006578A6">
        <w:rPr>
          <w:rFonts w:ascii="Book Antiqua" w:hAnsi="Book Antiqua"/>
          <w:b/>
        </w:rPr>
        <w:t>LONG TERM</w:t>
      </w:r>
      <w:r w:rsidR="00571C41" w:rsidRPr="00EF6E18">
        <w:rPr>
          <w:rFonts w:cs="Arial"/>
          <w:b/>
        </w:rPr>
        <w:t>]</w:t>
      </w:r>
      <w:r w:rsidR="006578A6" w:rsidRPr="006578A6">
        <w:rPr>
          <w:rFonts w:ascii="Book Antiqua" w:hAnsi="Book Antiqua"/>
          <w:b/>
        </w:rPr>
        <w:t xml:space="preserve"> DISABILITY PLAN</w:t>
      </w:r>
    </w:p>
    <w:p w14:paraId="6E2E3B99" w14:textId="33EBA545" w:rsidR="006578A6" w:rsidRPr="006578A6" w:rsidRDefault="006578A6" w:rsidP="009364AC">
      <w:pPr>
        <w:pStyle w:val="1Text"/>
        <w:pBdr>
          <w:top w:val="single" w:sz="4" w:space="1" w:color="auto"/>
          <w:bottom w:val="single" w:sz="4" w:space="1" w:color="auto"/>
        </w:pBdr>
      </w:pPr>
      <w:r w:rsidRPr="006578A6">
        <w:t xml:space="preserve">This </w:t>
      </w:r>
      <w:r w:rsidR="00310971" w:rsidRPr="00310971">
        <w:rPr>
          <w:rFonts w:cs="Arial"/>
          <w:b/>
          <w:color w:val="FF0000"/>
          <w:sz w:val="24"/>
          <w:szCs w:val="24"/>
          <w:vertAlign w:val="superscript"/>
        </w:rPr>
        <w:t>CV1</w:t>
      </w:r>
      <w:r w:rsidR="00571C41" w:rsidRPr="00571C41">
        <w:rPr>
          <w:b/>
          <w:bCs/>
          <w:sz w:val="24"/>
        </w:rPr>
        <w:t>[</w:t>
      </w:r>
      <w:r w:rsidRPr="006578A6">
        <w:t>long term</w:t>
      </w:r>
      <w:r w:rsidR="00571C41" w:rsidRPr="00571C41">
        <w:rPr>
          <w:b/>
          <w:bCs/>
          <w:sz w:val="24"/>
        </w:rPr>
        <w:t>]</w:t>
      </w:r>
      <w:r w:rsidRPr="006578A6">
        <w:t xml:space="preserve"> </w:t>
      </w:r>
      <w:r w:rsidR="00B660B4">
        <w:t>d</w:t>
      </w:r>
      <w:r w:rsidRPr="006578A6">
        <w:t>isability</w:t>
      </w:r>
      <w:r w:rsidR="00B26632">
        <w:t xml:space="preserve"> Plan </w:t>
      </w:r>
      <w:r w:rsidRPr="006578A6">
        <w:t xml:space="preserve">provides financial protection for </w:t>
      </w:r>
      <w:r w:rsidR="00831858">
        <w:t>You</w:t>
      </w:r>
      <w:r w:rsidRPr="006578A6">
        <w:t xml:space="preserve"> by paying a portion of </w:t>
      </w:r>
      <w:r w:rsidR="00D60341">
        <w:t>Your</w:t>
      </w:r>
      <w:r w:rsidRPr="006578A6">
        <w:t xml:space="preserve"> income while </w:t>
      </w:r>
      <w:r w:rsidR="00831858">
        <w:t>You</w:t>
      </w:r>
      <w:r w:rsidRPr="006578A6">
        <w:t xml:space="preserve"> have a long period of </w:t>
      </w:r>
      <w:r w:rsidR="00A05BBD" w:rsidRPr="00A05BBD">
        <w:rPr>
          <w:bCs/>
        </w:rPr>
        <w:t>Disability</w:t>
      </w:r>
      <w:r w:rsidRPr="006578A6">
        <w:t xml:space="preserve">. </w:t>
      </w:r>
      <w:r w:rsidR="00AA3032" w:rsidRPr="00A55977">
        <w:rPr>
          <w:b/>
          <w:color w:val="FF0000"/>
          <w:sz w:val="24"/>
          <w:vertAlign w:val="superscript"/>
        </w:rPr>
        <w:t>1</w:t>
      </w:r>
      <w:r w:rsidR="00571C41" w:rsidRPr="00571C41">
        <w:rPr>
          <w:b/>
          <w:bCs/>
          <w:sz w:val="24"/>
        </w:rPr>
        <w:t>[</w:t>
      </w:r>
      <w:r w:rsidRPr="006578A6">
        <w:t xml:space="preserve">The amount </w:t>
      </w:r>
      <w:r w:rsidR="00831858">
        <w:t>You</w:t>
      </w:r>
      <w:r w:rsidRPr="006578A6">
        <w:t xml:space="preserve"> receive is based on the </w:t>
      </w:r>
      <w:r w:rsidR="00D60341">
        <w:t>Your</w:t>
      </w:r>
      <w:r w:rsidR="00E423F1">
        <w:t xml:space="preserve"> Monthly Earnings</w:t>
      </w:r>
      <w:r w:rsidRPr="006578A6">
        <w:t xml:space="preserve"> before </w:t>
      </w:r>
      <w:r w:rsidR="00D60341">
        <w:t>Your</w:t>
      </w:r>
      <w:r w:rsidRPr="006578A6">
        <w:t xml:space="preserve"> </w:t>
      </w:r>
      <w:r w:rsidR="00167306" w:rsidRPr="00987A39">
        <w:rPr>
          <w:iCs/>
        </w:rPr>
        <w:t>Disability</w:t>
      </w:r>
      <w:r w:rsidRPr="006578A6">
        <w:t xml:space="preserve"> began.</w:t>
      </w:r>
      <w:r w:rsidR="00571C41" w:rsidRPr="00571C41">
        <w:rPr>
          <w:b/>
          <w:bCs/>
          <w:sz w:val="24"/>
        </w:rPr>
        <w:t>]</w:t>
      </w:r>
      <w:r w:rsidRPr="006578A6">
        <w:t xml:space="preserve"> </w:t>
      </w:r>
      <w:r w:rsidR="00AA3032" w:rsidRPr="00A55977">
        <w:rPr>
          <w:b/>
          <w:color w:val="FF0000"/>
          <w:sz w:val="24"/>
          <w:vertAlign w:val="superscript"/>
        </w:rPr>
        <w:t>1</w:t>
      </w:r>
      <w:r w:rsidR="00571C41" w:rsidRPr="00571C41">
        <w:rPr>
          <w:b/>
          <w:bCs/>
          <w:sz w:val="24"/>
        </w:rPr>
        <w:t>[</w:t>
      </w:r>
      <w:r w:rsidRPr="006578A6">
        <w:t xml:space="preserve">In some cases, </w:t>
      </w:r>
      <w:r w:rsidR="00831858">
        <w:t>You</w:t>
      </w:r>
      <w:r w:rsidRPr="006578A6">
        <w:t xml:space="preserve"> can receive </w:t>
      </w:r>
      <w:r w:rsidR="006E0891">
        <w:t>d</w:t>
      </w:r>
      <w:r w:rsidR="00FF5545">
        <w:t>isability</w:t>
      </w:r>
      <w:r w:rsidRPr="006578A6">
        <w:t xml:space="preserve"> </w:t>
      </w:r>
      <w:r w:rsidR="008D5390">
        <w:t>benefit</w:t>
      </w:r>
      <w:r w:rsidR="00635DAC">
        <w:t xml:space="preserve"> payment</w:t>
      </w:r>
      <w:r w:rsidRPr="006578A6">
        <w:t xml:space="preserve">s even if </w:t>
      </w:r>
      <w:r w:rsidR="00831858">
        <w:t>You</w:t>
      </w:r>
      <w:r w:rsidRPr="006578A6">
        <w:t xml:space="preserve"> work while </w:t>
      </w:r>
      <w:r w:rsidR="00831858">
        <w:t>You</w:t>
      </w:r>
      <w:r w:rsidRPr="006578A6">
        <w:t xml:space="preserve"> are </w:t>
      </w:r>
      <w:r w:rsidR="00FF5545">
        <w:t>Disabled</w:t>
      </w:r>
      <w:r w:rsidRPr="006578A6">
        <w:t>.</w:t>
      </w:r>
      <w:r w:rsidR="00571C41" w:rsidRPr="00571C41">
        <w:rPr>
          <w:b/>
          <w:bCs/>
          <w:sz w:val="24"/>
        </w:rPr>
        <w:t>]</w:t>
      </w:r>
      <w:r w:rsidRPr="006578A6">
        <w:t xml:space="preserve"> </w:t>
      </w:r>
      <w:r w:rsidR="00E222ED" w:rsidRPr="00987A39">
        <w:rPr>
          <w:b/>
          <w:color w:val="FF0000"/>
          <w:sz w:val="24"/>
          <w:szCs w:val="24"/>
          <w:vertAlign w:val="superscript"/>
        </w:rPr>
        <w:t>1</w:t>
      </w:r>
      <w:r w:rsidR="00571C41" w:rsidRPr="001935DA">
        <w:rPr>
          <w:b/>
          <w:sz w:val="24"/>
          <w:szCs w:val="24"/>
        </w:rPr>
        <w:t>[</w:t>
      </w:r>
      <w:r w:rsidR="00E222ED" w:rsidRPr="00E222ED">
        <w:t>Some disabilities may not be covered or may be limited under this coverage.</w:t>
      </w:r>
      <w:r w:rsidR="00571C41" w:rsidRPr="00571C41">
        <w:rPr>
          <w:b/>
          <w:bCs/>
          <w:sz w:val="24"/>
        </w:rPr>
        <w:t>]</w:t>
      </w:r>
      <w:r w:rsidR="00E222ED">
        <w:t xml:space="preserve"> </w:t>
      </w:r>
      <w:r w:rsidR="00DD1A88" w:rsidRPr="00A55977">
        <w:rPr>
          <w:b/>
          <w:color w:val="FF0000"/>
          <w:sz w:val="24"/>
          <w:vertAlign w:val="superscript"/>
        </w:rPr>
        <w:t>1</w:t>
      </w:r>
      <w:r w:rsidR="00DD1A88" w:rsidRPr="00571C41">
        <w:rPr>
          <w:b/>
          <w:bCs/>
          <w:sz w:val="24"/>
        </w:rPr>
        <w:t>[</w:t>
      </w:r>
      <w:r w:rsidR="00DD1A88">
        <w:t xml:space="preserve">The amount </w:t>
      </w:r>
      <w:r w:rsidR="0027231D">
        <w:t>Y</w:t>
      </w:r>
      <w:r w:rsidR="00DD1A88">
        <w:t>ou receive i</w:t>
      </w:r>
      <w:r w:rsidR="00E438CF">
        <w:t>s</w:t>
      </w:r>
      <w:r w:rsidR="00DD1A88">
        <w:t xml:space="preserve"> based on the Monthly Ben</w:t>
      </w:r>
      <w:r w:rsidR="00275AE7">
        <w:t xml:space="preserve">efit amount </w:t>
      </w:r>
      <w:r w:rsidR="0027231D">
        <w:t>Y</w:t>
      </w:r>
      <w:r w:rsidR="00275AE7">
        <w:t xml:space="preserve">ou were approved for as shown in the </w:t>
      </w:r>
      <w:r w:rsidR="00F71951">
        <w:t>Specifications Page</w:t>
      </w:r>
      <w:r w:rsidR="00275AE7">
        <w:t>.</w:t>
      </w:r>
      <w:r w:rsidR="00DD1A88" w:rsidRPr="00571C41">
        <w:rPr>
          <w:b/>
          <w:bCs/>
          <w:sz w:val="24"/>
        </w:rPr>
        <w:t>]</w:t>
      </w:r>
      <w:r w:rsidR="00DD1A88" w:rsidRPr="006578A6">
        <w:t xml:space="preserve"> </w:t>
      </w:r>
      <w:r w:rsidRPr="006578A6">
        <w:t xml:space="preserve">Benefits start after the </w:t>
      </w:r>
      <w:r w:rsidR="00DB3F54" w:rsidRPr="00987A39">
        <w:t>Elimination Period</w:t>
      </w:r>
      <w:r w:rsidRPr="006578A6">
        <w:t>.</w:t>
      </w:r>
    </w:p>
    <w:p w14:paraId="419D63E4" w14:textId="2EAB3828" w:rsidR="006578A6" w:rsidRPr="00314E6A" w:rsidRDefault="006578A6" w:rsidP="006578A6">
      <w:pPr>
        <w:tabs>
          <w:tab w:val="left" w:pos="2016"/>
          <w:tab w:val="left" w:pos="2160"/>
        </w:tabs>
        <w:spacing w:after="199"/>
        <w:ind w:left="2016" w:hanging="2016"/>
        <w:rPr>
          <w:rFonts w:cs="Arial"/>
        </w:rPr>
      </w:pPr>
      <w:r w:rsidRPr="00314E6A">
        <w:rPr>
          <w:rFonts w:cs="Arial"/>
          <w:b/>
          <w:bCs/>
          <w:i/>
          <w:iCs/>
        </w:rPr>
        <w:t>Program Date</w:t>
      </w:r>
      <w:r w:rsidRPr="00314E6A">
        <w:rPr>
          <w:rFonts w:cs="Arial"/>
          <w:b/>
          <w:bCs/>
        </w:rPr>
        <w:t>:</w:t>
      </w:r>
      <w:r w:rsidRPr="00314E6A">
        <w:rPr>
          <w:rFonts w:cs="Arial"/>
        </w:rPr>
        <w:tab/>
      </w:r>
      <w:r w:rsidR="00AA3032" w:rsidRPr="00314E6A">
        <w:rPr>
          <w:rFonts w:cs="Arial"/>
          <w:b/>
          <w:color w:val="FF0000"/>
          <w:vertAlign w:val="superscript"/>
        </w:rPr>
        <w:t>1a</w:t>
      </w:r>
      <w:r w:rsidR="00571C41" w:rsidRPr="00314E6A">
        <w:rPr>
          <w:b/>
          <w:bCs/>
        </w:rPr>
        <w:t>[</w:t>
      </w:r>
      <w:r w:rsidR="005967D1" w:rsidRPr="00314E6A">
        <w:rPr>
          <w:rFonts w:cs="Arial"/>
        </w:rPr>
        <w:t>MONTH DD</w:t>
      </w:r>
      <w:r w:rsidRPr="00314E6A">
        <w:rPr>
          <w:rFonts w:cs="Arial"/>
        </w:rPr>
        <w:t>,</w:t>
      </w:r>
      <w:r w:rsidR="005967D1" w:rsidRPr="00314E6A">
        <w:rPr>
          <w:rFonts w:cs="Arial"/>
        </w:rPr>
        <w:t xml:space="preserve"> YYYY</w:t>
      </w:r>
      <w:r w:rsidR="00571C41" w:rsidRPr="00314E6A">
        <w:rPr>
          <w:b/>
          <w:bCs/>
        </w:rPr>
        <w:t>]</w:t>
      </w:r>
    </w:p>
    <w:p w14:paraId="76A71293" w14:textId="472013E8" w:rsidR="006578A6" w:rsidRPr="00314E6A" w:rsidRDefault="00AB6738" w:rsidP="006578A6">
      <w:pPr>
        <w:tabs>
          <w:tab w:val="left" w:pos="2016"/>
          <w:tab w:val="left" w:pos="2160"/>
        </w:tabs>
        <w:spacing w:after="199"/>
        <w:ind w:left="2016" w:hanging="2016"/>
        <w:rPr>
          <w:rFonts w:cs="Arial"/>
        </w:rPr>
      </w:pPr>
      <w:r w:rsidRPr="00314E6A">
        <w:rPr>
          <w:rFonts w:cs="Arial"/>
          <w:b/>
          <w:color w:val="FF0000"/>
          <w:vertAlign w:val="superscript"/>
        </w:rPr>
        <w:t>CV2</w:t>
      </w:r>
      <w:r w:rsidR="00571C41" w:rsidRPr="00314E6A">
        <w:rPr>
          <w:b/>
          <w:bCs/>
        </w:rPr>
        <w:t>[</w:t>
      </w:r>
      <w:r w:rsidR="006578A6" w:rsidRPr="00314E6A">
        <w:rPr>
          <w:rFonts w:cs="Arial"/>
          <w:b/>
          <w:bCs/>
          <w:i/>
          <w:iCs/>
        </w:rPr>
        <w:t>Contract Holder</w:t>
      </w:r>
      <w:r w:rsidR="00571C41" w:rsidRPr="00314E6A">
        <w:rPr>
          <w:b/>
          <w:bCs/>
        </w:rPr>
        <w:t>]</w:t>
      </w:r>
      <w:r w:rsidR="006578A6" w:rsidRPr="00314E6A">
        <w:rPr>
          <w:rFonts w:cs="Arial"/>
          <w:b/>
          <w:bCs/>
        </w:rPr>
        <w:t>:</w:t>
      </w:r>
      <w:r w:rsidR="006578A6" w:rsidRPr="00314E6A">
        <w:rPr>
          <w:rFonts w:cs="Arial"/>
        </w:rPr>
        <w:tab/>
      </w:r>
      <w:r w:rsidR="00AA3032" w:rsidRPr="00314E6A">
        <w:rPr>
          <w:rFonts w:cs="Arial"/>
          <w:b/>
          <w:color w:val="FF0000"/>
          <w:vertAlign w:val="superscript"/>
        </w:rPr>
        <w:t>1b</w:t>
      </w:r>
      <w:r w:rsidR="00571C41" w:rsidRPr="00314E6A">
        <w:rPr>
          <w:b/>
          <w:bCs/>
        </w:rPr>
        <w:t>[</w:t>
      </w:r>
      <w:r w:rsidR="006578A6" w:rsidRPr="00314E6A">
        <w:rPr>
          <w:rFonts w:cs="Arial"/>
        </w:rPr>
        <w:t>The ABC Company</w:t>
      </w:r>
      <w:r w:rsidR="00571C41" w:rsidRPr="00314E6A">
        <w:rPr>
          <w:b/>
          <w:bCs/>
        </w:rPr>
        <w:t>]</w:t>
      </w:r>
    </w:p>
    <w:p w14:paraId="2FC42A14" w14:textId="77777777" w:rsidR="006578A6" w:rsidRPr="00314E6A" w:rsidRDefault="006578A6" w:rsidP="006578A6">
      <w:pPr>
        <w:tabs>
          <w:tab w:val="left" w:pos="2016"/>
          <w:tab w:val="left" w:pos="2160"/>
        </w:tabs>
        <w:spacing w:after="0"/>
        <w:ind w:left="2016" w:hanging="2016"/>
        <w:rPr>
          <w:rFonts w:cs="Arial"/>
          <w:b/>
          <w:bCs/>
          <w:i/>
          <w:iCs/>
        </w:rPr>
      </w:pPr>
      <w:r w:rsidRPr="00314E6A">
        <w:rPr>
          <w:rFonts w:cs="Arial"/>
          <w:b/>
          <w:bCs/>
          <w:i/>
          <w:iCs/>
        </w:rPr>
        <w:t xml:space="preserve">Group Contract </w:t>
      </w:r>
    </w:p>
    <w:p w14:paraId="36BCBA27" w14:textId="40FEFCD0" w:rsidR="006578A6" w:rsidRPr="00314E6A" w:rsidRDefault="006578A6" w:rsidP="006578A6">
      <w:pPr>
        <w:tabs>
          <w:tab w:val="left" w:pos="2016"/>
          <w:tab w:val="left" w:pos="2160"/>
        </w:tabs>
        <w:spacing w:after="199"/>
        <w:ind w:left="2016" w:hanging="2016"/>
        <w:rPr>
          <w:rFonts w:cs="Arial"/>
        </w:rPr>
      </w:pPr>
      <w:r w:rsidRPr="00314E6A">
        <w:rPr>
          <w:rFonts w:cs="Arial"/>
          <w:b/>
          <w:bCs/>
          <w:i/>
          <w:iCs/>
        </w:rPr>
        <w:t>Number</w:t>
      </w:r>
      <w:r w:rsidRPr="00314E6A">
        <w:rPr>
          <w:rFonts w:cs="Arial"/>
          <w:b/>
          <w:bCs/>
        </w:rPr>
        <w:t>:</w:t>
      </w:r>
      <w:r w:rsidRPr="00314E6A">
        <w:rPr>
          <w:rFonts w:cs="Arial"/>
        </w:rPr>
        <w:tab/>
      </w:r>
      <w:r w:rsidR="00AA3032" w:rsidRPr="00314E6A">
        <w:rPr>
          <w:rFonts w:cs="Arial"/>
          <w:b/>
          <w:color w:val="FF0000"/>
          <w:vertAlign w:val="superscript"/>
        </w:rPr>
        <w:t>1c</w:t>
      </w:r>
      <w:r w:rsidR="00571C41" w:rsidRPr="00314E6A">
        <w:rPr>
          <w:b/>
          <w:bCs/>
        </w:rPr>
        <w:t>[</w:t>
      </w:r>
      <w:r w:rsidRPr="00314E6A">
        <w:rPr>
          <w:rFonts w:cs="Arial"/>
        </w:rPr>
        <w:t>G-XXXXX</w:t>
      </w:r>
      <w:r w:rsidR="00571C41" w:rsidRPr="00314E6A">
        <w:rPr>
          <w:b/>
          <w:bCs/>
        </w:rPr>
        <w:t>]</w:t>
      </w:r>
    </w:p>
    <w:p w14:paraId="3731B53D" w14:textId="4DA7FEA5" w:rsidR="006578A6" w:rsidRPr="00314E6A" w:rsidRDefault="006578A6" w:rsidP="006578A6">
      <w:pPr>
        <w:tabs>
          <w:tab w:val="left" w:pos="2016"/>
          <w:tab w:val="left" w:pos="2160"/>
        </w:tabs>
        <w:spacing w:after="199"/>
        <w:ind w:left="2016" w:hanging="2016"/>
        <w:rPr>
          <w:rFonts w:cs="Arial"/>
        </w:rPr>
      </w:pPr>
      <w:r w:rsidRPr="00314E6A">
        <w:rPr>
          <w:rFonts w:cs="Arial"/>
          <w:b/>
          <w:bCs/>
          <w:i/>
          <w:iCs/>
        </w:rPr>
        <w:t>Covered Classes</w:t>
      </w:r>
      <w:r w:rsidRPr="00314E6A">
        <w:rPr>
          <w:rFonts w:cs="Arial"/>
          <w:b/>
          <w:bCs/>
        </w:rPr>
        <w:t>:</w:t>
      </w:r>
      <w:r w:rsidRPr="00314E6A">
        <w:rPr>
          <w:rFonts w:cs="Arial"/>
        </w:rPr>
        <w:tab/>
      </w:r>
      <w:r w:rsidR="00AA3032" w:rsidRPr="00314E6A">
        <w:rPr>
          <w:rFonts w:cs="Arial"/>
          <w:b/>
          <w:color w:val="FF0000"/>
          <w:vertAlign w:val="superscript"/>
        </w:rPr>
        <w:t>1d</w:t>
      </w:r>
      <w:r w:rsidR="00571C41" w:rsidRPr="00314E6A">
        <w:rPr>
          <w:b/>
          <w:bCs/>
        </w:rPr>
        <w:t>[</w:t>
      </w:r>
      <w:r w:rsidRPr="00314E6A">
        <w:rPr>
          <w:rFonts w:cs="Arial"/>
        </w:rPr>
        <w:t>All Employees.</w:t>
      </w:r>
      <w:r w:rsidR="00571C41" w:rsidRPr="00314E6A">
        <w:rPr>
          <w:b/>
          <w:bCs/>
        </w:rPr>
        <w:t>]</w:t>
      </w:r>
    </w:p>
    <w:p w14:paraId="46E4F29D" w14:textId="0B8E70A9" w:rsidR="006578A6" w:rsidRPr="00314E6A" w:rsidRDefault="00AA3032" w:rsidP="006578A6">
      <w:pPr>
        <w:tabs>
          <w:tab w:val="left" w:pos="2016"/>
          <w:tab w:val="left" w:pos="2160"/>
        </w:tabs>
        <w:spacing w:after="0"/>
        <w:ind w:left="2016" w:hanging="2016"/>
        <w:rPr>
          <w:rFonts w:cs="Arial"/>
          <w:b/>
          <w:bCs/>
          <w:i/>
          <w:iCs/>
        </w:rPr>
      </w:pPr>
      <w:r w:rsidRPr="00314E6A">
        <w:rPr>
          <w:rFonts w:cs="Arial"/>
          <w:b/>
          <w:color w:val="FF0000"/>
          <w:vertAlign w:val="superscript"/>
        </w:rPr>
        <w:t>2</w:t>
      </w:r>
      <w:r w:rsidR="00571C41" w:rsidRPr="00314E6A">
        <w:rPr>
          <w:b/>
          <w:bCs/>
        </w:rPr>
        <w:t>[</w:t>
      </w:r>
      <w:r w:rsidR="006578A6" w:rsidRPr="00314E6A">
        <w:rPr>
          <w:rFonts w:cs="Arial"/>
          <w:b/>
          <w:bCs/>
          <w:i/>
          <w:iCs/>
        </w:rPr>
        <w:t>Minimum Hours</w:t>
      </w:r>
    </w:p>
    <w:p w14:paraId="57F02E5C" w14:textId="72DAD767" w:rsidR="006578A6" w:rsidRPr="00314E6A" w:rsidRDefault="006578A6" w:rsidP="006578A6">
      <w:pPr>
        <w:tabs>
          <w:tab w:val="left" w:pos="2016"/>
          <w:tab w:val="left" w:pos="2160"/>
        </w:tabs>
        <w:spacing w:after="199"/>
        <w:ind w:left="2016" w:hanging="2016"/>
        <w:rPr>
          <w:rFonts w:cs="Arial"/>
        </w:rPr>
      </w:pPr>
      <w:r w:rsidRPr="00314E6A">
        <w:rPr>
          <w:rFonts w:cs="Arial"/>
          <w:b/>
          <w:bCs/>
          <w:i/>
          <w:iCs/>
        </w:rPr>
        <w:t>Requirement</w:t>
      </w:r>
      <w:r w:rsidRPr="00314E6A">
        <w:rPr>
          <w:rFonts w:cs="Arial"/>
          <w:b/>
          <w:bCs/>
        </w:rPr>
        <w:t>:</w:t>
      </w:r>
      <w:r w:rsidRPr="00314E6A">
        <w:rPr>
          <w:rFonts w:cs="Arial"/>
        </w:rPr>
        <w:tab/>
        <w:t>Employees must be working at least 30 hours per week.</w:t>
      </w:r>
      <w:r w:rsidR="00571C41" w:rsidRPr="00314E6A">
        <w:rPr>
          <w:b/>
          <w:bCs/>
        </w:rPr>
        <w:t>]</w:t>
      </w:r>
    </w:p>
    <w:p w14:paraId="14FA5E5A" w14:textId="6A9BC155" w:rsidR="006578A6" w:rsidRPr="00314E6A" w:rsidRDefault="00AA3032" w:rsidP="006578A6">
      <w:pPr>
        <w:tabs>
          <w:tab w:val="left" w:pos="2016"/>
          <w:tab w:val="left" w:pos="2160"/>
        </w:tabs>
        <w:spacing w:after="0"/>
        <w:ind w:left="2016" w:hanging="2016"/>
        <w:rPr>
          <w:rFonts w:cs="Arial"/>
          <w:b/>
          <w:bCs/>
          <w:i/>
          <w:iCs/>
        </w:rPr>
      </w:pPr>
      <w:r w:rsidRPr="00314E6A">
        <w:rPr>
          <w:rFonts w:cs="Arial"/>
          <w:b/>
          <w:color w:val="FF0000"/>
          <w:vertAlign w:val="superscript"/>
        </w:rPr>
        <w:t>3</w:t>
      </w:r>
      <w:r w:rsidR="00571C41" w:rsidRPr="00314E6A">
        <w:rPr>
          <w:b/>
          <w:bCs/>
        </w:rPr>
        <w:t>[</w:t>
      </w:r>
      <w:r w:rsidR="006578A6" w:rsidRPr="00314E6A">
        <w:rPr>
          <w:rFonts w:cs="Arial"/>
          <w:b/>
          <w:bCs/>
          <w:i/>
          <w:iCs/>
        </w:rPr>
        <w:t>Employment</w:t>
      </w:r>
    </w:p>
    <w:p w14:paraId="42142613" w14:textId="28B1E9B9" w:rsidR="006578A6" w:rsidRPr="00314E6A" w:rsidRDefault="006578A6" w:rsidP="006578A6">
      <w:pPr>
        <w:tabs>
          <w:tab w:val="left" w:pos="2016"/>
          <w:tab w:val="left" w:pos="2160"/>
        </w:tabs>
        <w:spacing w:after="199"/>
        <w:ind w:left="2016" w:hanging="2016"/>
        <w:rPr>
          <w:rFonts w:cs="Arial"/>
        </w:rPr>
      </w:pPr>
      <w:r w:rsidRPr="00314E6A">
        <w:rPr>
          <w:rFonts w:cs="Arial"/>
          <w:b/>
          <w:bCs/>
          <w:i/>
          <w:iCs/>
        </w:rPr>
        <w:t>Waiting Period</w:t>
      </w:r>
      <w:r w:rsidRPr="00314E6A">
        <w:rPr>
          <w:rFonts w:cs="Arial"/>
          <w:b/>
          <w:bCs/>
        </w:rPr>
        <w:t>:</w:t>
      </w:r>
      <w:r w:rsidRPr="00314E6A">
        <w:rPr>
          <w:rFonts w:cs="Arial"/>
        </w:rPr>
        <w:tab/>
        <w:t xml:space="preserve">You may need to work for </w:t>
      </w:r>
      <w:r w:rsidR="00950245" w:rsidRPr="00314E6A">
        <w:rPr>
          <w:rFonts w:cs="Arial"/>
          <w:b/>
          <w:color w:val="FF0000"/>
          <w:vertAlign w:val="superscript"/>
        </w:rPr>
        <w:t>CV2</w:t>
      </w:r>
      <w:r w:rsidR="00571C41" w:rsidRPr="00314E6A">
        <w:rPr>
          <w:b/>
          <w:bCs/>
        </w:rPr>
        <w:t>[</w:t>
      </w:r>
      <w:r w:rsidR="00D60341" w:rsidRPr="00314E6A">
        <w:rPr>
          <w:rFonts w:cs="Arial"/>
        </w:rPr>
        <w:t>Your</w:t>
      </w:r>
      <w:r w:rsidRPr="00314E6A">
        <w:rPr>
          <w:rFonts w:cs="Arial"/>
        </w:rPr>
        <w:t xml:space="preserve"> Employer</w:t>
      </w:r>
      <w:r w:rsidR="00571C41" w:rsidRPr="00314E6A">
        <w:rPr>
          <w:b/>
          <w:bCs/>
        </w:rPr>
        <w:t>]</w:t>
      </w:r>
      <w:r w:rsidRPr="00314E6A">
        <w:rPr>
          <w:rFonts w:cs="Arial"/>
        </w:rPr>
        <w:t xml:space="preserve"> for a continuous period before </w:t>
      </w:r>
      <w:r w:rsidR="00831858" w:rsidRPr="00314E6A">
        <w:rPr>
          <w:rFonts w:cs="Arial"/>
        </w:rPr>
        <w:t>You</w:t>
      </w:r>
      <w:r w:rsidRPr="00314E6A">
        <w:rPr>
          <w:rFonts w:cs="Arial"/>
        </w:rPr>
        <w:t xml:space="preserve"> become eligible for the </w:t>
      </w:r>
      <w:r w:rsidR="00985B0E" w:rsidRPr="00314E6A">
        <w:rPr>
          <w:rFonts w:cs="Arial"/>
        </w:rPr>
        <w:t>Plan</w:t>
      </w:r>
      <w:r w:rsidRPr="00314E6A">
        <w:rPr>
          <w:rFonts w:cs="Arial"/>
        </w:rPr>
        <w:t xml:space="preserve">. The period must be agreed upon by </w:t>
      </w:r>
      <w:r w:rsidR="00950245" w:rsidRPr="00314E6A">
        <w:rPr>
          <w:rFonts w:cs="Arial"/>
          <w:b/>
          <w:color w:val="FF0000"/>
          <w:vertAlign w:val="superscript"/>
        </w:rPr>
        <w:t>CV2</w:t>
      </w:r>
      <w:r w:rsidR="00571C41" w:rsidRPr="00314E6A">
        <w:rPr>
          <w:b/>
          <w:bCs/>
        </w:rPr>
        <w:t>[</w:t>
      </w:r>
      <w:r w:rsidR="00D60341" w:rsidRPr="00314E6A">
        <w:rPr>
          <w:rFonts w:cs="Arial"/>
        </w:rPr>
        <w:t>Your</w:t>
      </w:r>
      <w:r w:rsidRPr="00314E6A">
        <w:rPr>
          <w:rFonts w:cs="Arial"/>
        </w:rPr>
        <w:t xml:space="preserve"> Employer</w:t>
      </w:r>
      <w:r w:rsidR="00571C41" w:rsidRPr="00314E6A">
        <w:rPr>
          <w:b/>
          <w:bCs/>
        </w:rPr>
        <w:t>]</w:t>
      </w:r>
      <w:r w:rsidRPr="00314E6A">
        <w:rPr>
          <w:rFonts w:cs="Arial"/>
        </w:rPr>
        <w:t xml:space="preserve"> and Prudential.</w:t>
      </w:r>
    </w:p>
    <w:p w14:paraId="04A7A3F9" w14:textId="38009F57" w:rsidR="006578A6" w:rsidRPr="00314E6A" w:rsidRDefault="00950245" w:rsidP="006578A6">
      <w:pPr>
        <w:tabs>
          <w:tab w:val="left" w:pos="2016"/>
          <w:tab w:val="left" w:pos="2160"/>
        </w:tabs>
        <w:spacing w:after="199"/>
        <w:ind w:left="2016"/>
        <w:rPr>
          <w:rFonts w:cs="Arial"/>
        </w:rPr>
      </w:pPr>
      <w:r w:rsidRPr="00314E6A">
        <w:rPr>
          <w:rFonts w:cs="Arial"/>
          <w:b/>
          <w:color w:val="FF0000"/>
          <w:vertAlign w:val="superscript"/>
        </w:rPr>
        <w:t>CV2</w:t>
      </w:r>
      <w:r w:rsidR="00571C41" w:rsidRPr="00314E6A">
        <w:rPr>
          <w:b/>
          <w:bCs/>
        </w:rPr>
        <w:t>[</w:t>
      </w:r>
      <w:r w:rsidR="00D60341" w:rsidRPr="00314E6A">
        <w:rPr>
          <w:rFonts w:cs="Arial"/>
        </w:rPr>
        <w:t>Your</w:t>
      </w:r>
      <w:r w:rsidR="006578A6" w:rsidRPr="00314E6A">
        <w:rPr>
          <w:rFonts w:cs="Arial"/>
        </w:rPr>
        <w:t xml:space="preserve"> Employer</w:t>
      </w:r>
      <w:r w:rsidR="00571C41" w:rsidRPr="00314E6A">
        <w:rPr>
          <w:b/>
          <w:bCs/>
        </w:rPr>
        <w:t>]</w:t>
      </w:r>
      <w:r w:rsidR="006578A6" w:rsidRPr="00314E6A">
        <w:rPr>
          <w:rFonts w:cs="Arial"/>
        </w:rPr>
        <w:t xml:space="preserve"> will let </w:t>
      </w:r>
      <w:r w:rsidR="00831858" w:rsidRPr="00314E6A">
        <w:rPr>
          <w:rFonts w:cs="Arial"/>
        </w:rPr>
        <w:t>You</w:t>
      </w:r>
      <w:r w:rsidR="006578A6" w:rsidRPr="00314E6A">
        <w:rPr>
          <w:rFonts w:cs="Arial"/>
        </w:rPr>
        <w:t xml:space="preserve"> know about this waiting period.</w:t>
      </w:r>
      <w:r w:rsidR="00571C41" w:rsidRPr="00314E6A">
        <w:rPr>
          <w:b/>
          <w:bCs/>
        </w:rPr>
        <w:t>]</w:t>
      </w:r>
    </w:p>
    <w:p w14:paraId="5887ECA7" w14:textId="5AFB7F8D" w:rsidR="006578A6" w:rsidRPr="00314E6A" w:rsidRDefault="00DB3F54" w:rsidP="006578A6">
      <w:pPr>
        <w:tabs>
          <w:tab w:val="left" w:pos="2016"/>
          <w:tab w:val="left" w:pos="2160"/>
        </w:tabs>
        <w:spacing w:after="199"/>
        <w:ind w:left="2016" w:hanging="2016"/>
        <w:rPr>
          <w:rFonts w:cs="Arial"/>
        </w:rPr>
      </w:pPr>
      <w:r w:rsidRPr="00314E6A">
        <w:rPr>
          <w:rFonts w:cs="Arial"/>
          <w:b/>
          <w:bCs/>
          <w:i/>
          <w:iCs/>
        </w:rPr>
        <w:t>Elimination Period</w:t>
      </w:r>
      <w:r w:rsidR="006578A6" w:rsidRPr="00314E6A">
        <w:rPr>
          <w:rFonts w:cs="Arial"/>
          <w:b/>
          <w:bCs/>
        </w:rPr>
        <w:t>:</w:t>
      </w:r>
      <w:r w:rsidR="006578A6" w:rsidRPr="00314E6A">
        <w:rPr>
          <w:rFonts w:cs="Arial"/>
        </w:rPr>
        <w:tab/>
      </w:r>
      <w:r w:rsidR="00AA3032" w:rsidRPr="00314E6A">
        <w:rPr>
          <w:rFonts w:cs="Arial"/>
          <w:b/>
          <w:color w:val="FF0000"/>
          <w:vertAlign w:val="superscript"/>
        </w:rPr>
        <w:t>3a</w:t>
      </w:r>
      <w:r w:rsidR="00571C41" w:rsidRPr="00314E6A">
        <w:rPr>
          <w:b/>
          <w:bCs/>
        </w:rPr>
        <w:t>[</w:t>
      </w:r>
      <w:r w:rsidR="002661F1" w:rsidRPr="00314E6A">
        <w:rPr>
          <w:rFonts w:cs="Arial"/>
          <w:b/>
          <w:color w:val="FF0000"/>
          <w:vertAlign w:val="superscript"/>
        </w:rPr>
        <w:t>3b</w:t>
      </w:r>
      <w:r w:rsidR="00571C41" w:rsidRPr="00314E6A">
        <w:rPr>
          <w:b/>
          <w:bCs/>
        </w:rPr>
        <w:t>[</w:t>
      </w:r>
      <w:r w:rsidR="006578A6" w:rsidRPr="00314E6A">
        <w:rPr>
          <w:rFonts w:cs="Arial"/>
        </w:rPr>
        <w:t>0 to 36</w:t>
      </w:r>
      <w:r w:rsidR="00571C41" w:rsidRPr="00314E6A">
        <w:rPr>
          <w:b/>
          <w:bCs/>
        </w:rPr>
        <w:t>]</w:t>
      </w:r>
      <w:r w:rsidR="006578A6" w:rsidRPr="00314E6A">
        <w:rPr>
          <w:rFonts w:cs="Arial"/>
        </w:rPr>
        <w:t xml:space="preserve"> months.</w:t>
      </w:r>
      <w:r w:rsidR="00571C41" w:rsidRPr="00314E6A">
        <w:rPr>
          <w:b/>
          <w:bCs/>
        </w:rPr>
        <w:t>]</w:t>
      </w:r>
    </w:p>
    <w:p w14:paraId="5E7FE272" w14:textId="489A1D97" w:rsidR="006578A6" w:rsidRPr="00314E6A" w:rsidRDefault="39168EB4" w:rsidP="006578A6">
      <w:pPr>
        <w:tabs>
          <w:tab w:val="left" w:pos="2016"/>
          <w:tab w:val="left" w:pos="2160"/>
        </w:tabs>
        <w:spacing w:after="199"/>
        <w:ind w:left="2016"/>
        <w:rPr>
          <w:rFonts w:cs="Arial"/>
          <w:b/>
          <w:bCs/>
        </w:rPr>
      </w:pPr>
      <w:r w:rsidRPr="00314E6A">
        <w:rPr>
          <w:rFonts w:cs="Arial"/>
          <w:b/>
          <w:color w:val="FF0000"/>
          <w:vertAlign w:val="superscript"/>
        </w:rPr>
        <w:t>6a</w:t>
      </w:r>
      <w:r w:rsidR="00571C41" w:rsidRPr="00314E6A">
        <w:rPr>
          <w:b/>
          <w:bCs/>
        </w:rPr>
        <w:t>[</w:t>
      </w:r>
      <w:r w:rsidR="002D2EA8" w:rsidRPr="00314E6A">
        <w:rPr>
          <w:rFonts w:cs="Arial"/>
          <w:b/>
          <w:bCs/>
          <w:i/>
          <w:iCs/>
        </w:rPr>
        <w:t>Disability b</w:t>
      </w:r>
      <w:r w:rsidR="006578A6" w:rsidRPr="00314E6A">
        <w:rPr>
          <w:rFonts w:cs="Arial"/>
          <w:b/>
          <w:bCs/>
          <w:i/>
          <w:iCs/>
        </w:rPr>
        <w:t>enefit</w:t>
      </w:r>
      <w:r w:rsidR="002D2EA8" w:rsidRPr="00314E6A">
        <w:rPr>
          <w:rFonts w:cs="Arial"/>
          <w:b/>
          <w:bCs/>
          <w:i/>
          <w:iCs/>
        </w:rPr>
        <w:t xml:space="preserve"> payment</w:t>
      </w:r>
      <w:r w:rsidR="006578A6" w:rsidRPr="00314E6A">
        <w:rPr>
          <w:rFonts w:cs="Arial"/>
          <w:b/>
          <w:bCs/>
          <w:i/>
          <w:iCs/>
        </w:rPr>
        <w:t xml:space="preserve">s begin the day after the </w:t>
      </w:r>
      <w:r w:rsidR="00DB3F54" w:rsidRPr="00314E6A">
        <w:rPr>
          <w:rFonts w:cs="Arial"/>
          <w:b/>
          <w:bCs/>
          <w:i/>
          <w:iCs/>
        </w:rPr>
        <w:t>Elimination Period</w:t>
      </w:r>
      <w:r w:rsidR="006578A6" w:rsidRPr="00314E6A">
        <w:rPr>
          <w:rFonts w:cs="Arial"/>
          <w:b/>
          <w:bCs/>
          <w:i/>
          <w:iCs/>
        </w:rPr>
        <w:t xml:space="preserve"> is completed</w:t>
      </w:r>
      <w:r w:rsidR="006578A6" w:rsidRPr="00314E6A">
        <w:rPr>
          <w:rFonts w:cs="Arial"/>
          <w:b/>
          <w:bCs/>
        </w:rPr>
        <w:t>.</w:t>
      </w:r>
      <w:r w:rsidR="00571C41" w:rsidRPr="00314E6A">
        <w:rPr>
          <w:b/>
          <w:bCs/>
        </w:rPr>
        <w:t>]</w:t>
      </w:r>
    </w:p>
    <w:p w14:paraId="533480FC" w14:textId="4AE5FDAB" w:rsidR="006578A6" w:rsidRPr="00314E6A" w:rsidRDefault="00AA3032" w:rsidP="006578A6">
      <w:pPr>
        <w:tabs>
          <w:tab w:val="left" w:pos="2016"/>
          <w:tab w:val="left" w:pos="2160"/>
        </w:tabs>
        <w:spacing w:after="199"/>
        <w:ind w:left="2016" w:hanging="2016"/>
        <w:rPr>
          <w:rFonts w:cs="Arial"/>
        </w:rPr>
      </w:pPr>
      <w:r w:rsidRPr="00314E6A">
        <w:rPr>
          <w:rFonts w:cs="Arial"/>
          <w:b/>
          <w:color w:val="FF0000"/>
          <w:vertAlign w:val="superscript"/>
        </w:rPr>
        <w:t>4</w:t>
      </w:r>
      <w:r w:rsidR="00571C41" w:rsidRPr="00314E6A">
        <w:rPr>
          <w:b/>
          <w:bCs/>
        </w:rPr>
        <w:t>[</w:t>
      </w:r>
      <w:r w:rsidR="006578A6" w:rsidRPr="00314E6A">
        <w:rPr>
          <w:rFonts w:cs="Arial"/>
          <w:b/>
          <w:bCs/>
          <w:i/>
          <w:iCs/>
        </w:rPr>
        <w:t>Monthly Benefit</w:t>
      </w:r>
      <w:r w:rsidR="006578A6" w:rsidRPr="00314E6A">
        <w:rPr>
          <w:rFonts w:cs="Arial"/>
          <w:b/>
          <w:bCs/>
        </w:rPr>
        <w:t>:</w:t>
      </w:r>
      <w:r w:rsidR="006578A6" w:rsidRPr="00314E6A">
        <w:rPr>
          <w:rFonts w:cs="Arial"/>
        </w:rPr>
        <w:tab/>
      </w:r>
      <w:r w:rsidR="00DA354D" w:rsidRPr="00314E6A">
        <w:rPr>
          <w:rFonts w:cs="Arial"/>
        </w:rPr>
        <w:t>An amount not to excee</w:t>
      </w:r>
      <w:r w:rsidR="00242C88" w:rsidRPr="00314E6A">
        <w:rPr>
          <w:rFonts w:cs="Arial"/>
        </w:rPr>
        <w:t xml:space="preserve">d </w:t>
      </w:r>
      <w:r w:rsidR="002661F1" w:rsidRPr="00314E6A">
        <w:rPr>
          <w:rFonts w:cs="Arial"/>
          <w:b/>
          <w:color w:val="FF0000"/>
          <w:vertAlign w:val="superscript"/>
        </w:rPr>
        <w:t>4a</w:t>
      </w:r>
      <w:r w:rsidR="00571C41" w:rsidRPr="00314E6A">
        <w:rPr>
          <w:b/>
          <w:bCs/>
        </w:rPr>
        <w:t>[</w:t>
      </w:r>
      <w:r w:rsidR="001F5902" w:rsidRPr="00314E6A">
        <w:rPr>
          <w:rFonts w:cs="Arial"/>
        </w:rPr>
        <w:t>1</w:t>
      </w:r>
      <w:r w:rsidR="006578A6" w:rsidRPr="00314E6A">
        <w:rPr>
          <w:rFonts w:cs="Arial"/>
        </w:rPr>
        <w:t>0% to 100%</w:t>
      </w:r>
      <w:r w:rsidR="00571C41" w:rsidRPr="00314E6A">
        <w:rPr>
          <w:b/>
          <w:bCs/>
        </w:rPr>
        <w:t>]</w:t>
      </w:r>
      <w:r w:rsidR="006578A6" w:rsidRPr="00314E6A">
        <w:rPr>
          <w:rFonts w:cs="Arial"/>
        </w:rPr>
        <w:t xml:space="preserve"> of </w:t>
      </w:r>
      <w:r w:rsidR="00D60341" w:rsidRPr="00314E6A">
        <w:rPr>
          <w:rFonts w:cs="Arial"/>
        </w:rPr>
        <w:t>Your</w:t>
      </w:r>
      <w:r w:rsidR="006578A6" w:rsidRPr="00314E6A">
        <w:rPr>
          <w:rFonts w:cs="Arial"/>
        </w:rPr>
        <w:t xml:space="preserve"> </w:t>
      </w:r>
      <w:r w:rsidR="00042AE2" w:rsidRPr="00314E6A">
        <w:rPr>
          <w:rFonts w:cs="Arial"/>
        </w:rPr>
        <w:t>Monthly Earnings</w:t>
      </w:r>
      <w:r w:rsidR="006578A6" w:rsidRPr="00314E6A">
        <w:rPr>
          <w:rFonts w:cs="Arial"/>
        </w:rPr>
        <w:t>, but not more than the Maximum Monthly Benefit.</w:t>
      </w:r>
    </w:p>
    <w:p w14:paraId="73E9395C" w14:textId="0AEE8F82" w:rsidR="006578A6" w:rsidRPr="00314E6A" w:rsidRDefault="002661F1" w:rsidP="006578A6">
      <w:pPr>
        <w:tabs>
          <w:tab w:val="left" w:pos="2016"/>
          <w:tab w:val="left" w:pos="2160"/>
        </w:tabs>
        <w:spacing w:after="199"/>
        <w:ind w:left="2016"/>
        <w:rPr>
          <w:rFonts w:cs="Arial"/>
        </w:rPr>
      </w:pPr>
      <w:r w:rsidRPr="00314E6A">
        <w:rPr>
          <w:rFonts w:cs="Arial"/>
          <w:b/>
          <w:color w:val="FF0000"/>
          <w:vertAlign w:val="superscript"/>
        </w:rPr>
        <w:t>4b</w:t>
      </w:r>
      <w:r w:rsidR="00571C41" w:rsidRPr="00314E6A">
        <w:rPr>
          <w:b/>
          <w:bCs/>
        </w:rPr>
        <w:t>[</w:t>
      </w:r>
      <w:r w:rsidR="00466523" w:rsidRPr="00314E6A">
        <w:rPr>
          <w:rFonts w:cs="Arial"/>
        </w:rPr>
        <w:t xml:space="preserve">To the extent applicable, </w:t>
      </w:r>
      <w:r w:rsidR="00D60341" w:rsidRPr="00314E6A">
        <w:rPr>
          <w:rFonts w:cs="Arial"/>
        </w:rPr>
        <w:t>Your</w:t>
      </w:r>
      <w:r w:rsidR="006578A6" w:rsidRPr="00314E6A">
        <w:rPr>
          <w:rFonts w:cs="Arial"/>
        </w:rPr>
        <w:t xml:space="preserve"> benefit </w:t>
      </w:r>
      <w:r w:rsidR="008064CB" w:rsidRPr="00314E6A">
        <w:rPr>
          <w:rFonts w:cs="Arial"/>
        </w:rPr>
        <w:t xml:space="preserve">will </w:t>
      </w:r>
      <w:r w:rsidR="006578A6" w:rsidRPr="00314E6A">
        <w:rPr>
          <w:rFonts w:cs="Arial"/>
        </w:rPr>
        <w:t xml:space="preserve">be reduced by </w:t>
      </w:r>
      <w:r w:rsidR="00167306" w:rsidRPr="00314E6A">
        <w:rPr>
          <w:rFonts w:cs="Arial"/>
        </w:rPr>
        <w:t xml:space="preserve">Deductible Sources </w:t>
      </w:r>
      <w:r w:rsidR="003B6D9C" w:rsidRPr="00314E6A">
        <w:rPr>
          <w:rFonts w:cs="Arial"/>
        </w:rPr>
        <w:t xml:space="preserve">of </w:t>
      </w:r>
      <w:r w:rsidR="00167306" w:rsidRPr="00314E6A">
        <w:rPr>
          <w:rFonts w:cs="Arial"/>
        </w:rPr>
        <w:t>Income</w:t>
      </w:r>
      <w:r w:rsidR="00167306" w:rsidRPr="00314E6A">
        <w:rPr>
          <w:rFonts w:cs="Arial"/>
          <w:b/>
          <w:i/>
        </w:rPr>
        <w:t xml:space="preserve"> </w:t>
      </w:r>
      <w:r w:rsidR="006578A6" w:rsidRPr="00314E6A">
        <w:rPr>
          <w:rFonts w:cs="Arial"/>
        </w:rPr>
        <w:t xml:space="preserve">and </w:t>
      </w:r>
      <w:r w:rsidR="00FB161A" w:rsidRPr="00314E6A">
        <w:rPr>
          <w:rFonts w:cs="Arial"/>
        </w:rPr>
        <w:t>Disability Earnings</w:t>
      </w:r>
      <w:r w:rsidR="006578A6" w:rsidRPr="00314E6A">
        <w:rPr>
          <w:rFonts w:cs="Arial"/>
        </w:rPr>
        <w:t>.</w:t>
      </w:r>
      <w:r w:rsidR="00571C41" w:rsidRPr="00314E6A">
        <w:rPr>
          <w:b/>
          <w:bCs/>
        </w:rPr>
        <w:t>]</w:t>
      </w:r>
      <w:r w:rsidR="006578A6" w:rsidRPr="00314E6A">
        <w:rPr>
          <w:b/>
          <w:bCs/>
        </w:rPr>
        <w:t xml:space="preserve"> </w:t>
      </w:r>
      <w:r w:rsidR="006578A6" w:rsidRPr="00314E6A">
        <w:rPr>
          <w:rFonts w:cs="Arial"/>
        </w:rPr>
        <w:t xml:space="preserve"> </w:t>
      </w:r>
    </w:p>
    <w:p w14:paraId="578D8DAF" w14:textId="244A9955" w:rsidR="00394984" w:rsidRPr="005C084A" w:rsidRDefault="00394984" w:rsidP="00394984">
      <w:pPr>
        <w:pStyle w:val="1Text"/>
        <w:tabs>
          <w:tab w:val="clear" w:pos="432"/>
          <w:tab w:val="clear" w:pos="864"/>
          <w:tab w:val="clear" w:pos="1296"/>
          <w:tab w:val="clear" w:pos="1728"/>
          <w:tab w:val="clear" w:pos="2160"/>
          <w:tab w:val="left" w:pos="2016"/>
        </w:tabs>
        <w:spacing w:after="0"/>
        <w:ind w:left="2016" w:hanging="2016"/>
        <w:rPr>
          <w:rFonts w:cs="Arial"/>
          <w:b/>
          <w:bCs/>
          <w:i/>
          <w:iCs/>
        </w:rPr>
      </w:pPr>
      <w:r w:rsidRPr="005C084A">
        <w:rPr>
          <w:rFonts w:cs="Arial"/>
          <w:b/>
          <w:bCs/>
          <w:i/>
          <w:iCs/>
        </w:rPr>
        <w:lastRenderedPageBreak/>
        <w:t>Minimum Monthly</w:t>
      </w:r>
    </w:p>
    <w:p w14:paraId="6C8164FD" w14:textId="0A9FD570" w:rsidR="00394984" w:rsidRPr="005C084A" w:rsidRDefault="00394984" w:rsidP="00394984">
      <w:pPr>
        <w:pStyle w:val="1Text"/>
        <w:tabs>
          <w:tab w:val="clear" w:pos="432"/>
          <w:tab w:val="clear" w:pos="864"/>
          <w:tab w:val="clear" w:pos="1296"/>
          <w:tab w:val="clear" w:pos="1728"/>
          <w:tab w:val="clear" w:pos="2160"/>
          <w:tab w:val="left" w:pos="2016"/>
        </w:tabs>
        <w:ind w:left="2016" w:hanging="2016"/>
        <w:rPr>
          <w:rFonts w:cs="Arial"/>
        </w:rPr>
      </w:pPr>
      <w:r w:rsidRPr="005C084A">
        <w:rPr>
          <w:rFonts w:cs="Arial"/>
          <w:b/>
          <w:bCs/>
          <w:i/>
          <w:iCs/>
        </w:rPr>
        <w:t>Benefit</w:t>
      </w:r>
      <w:r w:rsidRPr="005C084A">
        <w:rPr>
          <w:rFonts w:cs="Arial"/>
          <w:b/>
          <w:bCs/>
        </w:rPr>
        <w:t>:</w:t>
      </w:r>
      <w:r w:rsidRPr="005C084A">
        <w:rPr>
          <w:rFonts w:cs="Arial"/>
        </w:rPr>
        <w:tab/>
        <w:t xml:space="preserve">The </w:t>
      </w:r>
      <w:r w:rsidR="006D6AB6" w:rsidRPr="005C084A">
        <w:rPr>
          <w:rFonts w:cs="Arial"/>
        </w:rPr>
        <w:t>M</w:t>
      </w:r>
      <w:r w:rsidRPr="005C084A">
        <w:rPr>
          <w:rFonts w:cs="Arial"/>
        </w:rPr>
        <w:t xml:space="preserve">inimum </w:t>
      </w:r>
      <w:r w:rsidR="006D6AB6" w:rsidRPr="005C084A">
        <w:rPr>
          <w:rFonts w:cs="Arial"/>
        </w:rPr>
        <w:t>M</w:t>
      </w:r>
      <w:r w:rsidR="00B8619E" w:rsidRPr="005C084A">
        <w:rPr>
          <w:rFonts w:cs="Arial"/>
        </w:rPr>
        <w:t>onthly</w:t>
      </w:r>
      <w:r w:rsidRPr="005C084A">
        <w:rPr>
          <w:rFonts w:cs="Arial"/>
        </w:rPr>
        <w:t xml:space="preserve"> </w:t>
      </w:r>
      <w:r w:rsidR="006D6AB6" w:rsidRPr="005C084A">
        <w:rPr>
          <w:rFonts w:cs="Arial"/>
        </w:rPr>
        <w:t>B</w:t>
      </w:r>
      <w:r w:rsidRPr="005C084A">
        <w:rPr>
          <w:rFonts w:cs="Arial"/>
        </w:rPr>
        <w:t xml:space="preserve">enefit is </w:t>
      </w:r>
      <w:r w:rsidRPr="00314E6A">
        <w:rPr>
          <w:rFonts w:cs="Arial"/>
          <w:b/>
          <w:color w:val="FF0000"/>
          <w:sz w:val="24"/>
          <w:szCs w:val="24"/>
          <w:vertAlign w:val="superscript"/>
        </w:rPr>
        <w:t>4b1</w:t>
      </w:r>
      <w:r w:rsidR="00571C41" w:rsidRPr="00314E6A">
        <w:rPr>
          <w:b/>
          <w:bCs/>
          <w:sz w:val="24"/>
        </w:rPr>
        <w:t>[</w:t>
      </w:r>
      <w:r w:rsidRPr="005C084A">
        <w:rPr>
          <w:rFonts w:cs="Arial"/>
        </w:rPr>
        <w:t>$0 to unlimited</w:t>
      </w:r>
      <w:r w:rsidR="00571C41" w:rsidRPr="00314E6A">
        <w:rPr>
          <w:b/>
          <w:bCs/>
          <w:sz w:val="24"/>
        </w:rPr>
        <w:t>]</w:t>
      </w:r>
      <w:r w:rsidRPr="005C084A">
        <w:rPr>
          <w:rFonts w:cs="Arial"/>
        </w:rPr>
        <w:t>.</w:t>
      </w:r>
    </w:p>
    <w:p w14:paraId="6721500D" w14:textId="5F0A1BEB" w:rsidR="006578A6" w:rsidRPr="00314E6A" w:rsidRDefault="006578A6" w:rsidP="00B84008">
      <w:pPr>
        <w:keepNext/>
        <w:tabs>
          <w:tab w:val="left" w:pos="2016"/>
          <w:tab w:val="left" w:pos="2160"/>
        </w:tabs>
        <w:spacing w:after="0"/>
        <w:ind w:left="2016" w:hanging="2016"/>
        <w:rPr>
          <w:rFonts w:cs="Arial"/>
          <w:b/>
          <w:bCs/>
          <w:i/>
          <w:iCs/>
        </w:rPr>
      </w:pPr>
      <w:r w:rsidRPr="00314E6A">
        <w:rPr>
          <w:rFonts w:cs="Arial"/>
          <w:b/>
          <w:bCs/>
          <w:i/>
          <w:iCs/>
        </w:rPr>
        <w:t>Maximum Monthly</w:t>
      </w:r>
    </w:p>
    <w:p w14:paraId="7262754B" w14:textId="249EB045" w:rsidR="006578A6" w:rsidRPr="00314E6A" w:rsidRDefault="006578A6" w:rsidP="00B84008">
      <w:pPr>
        <w:keepNext/>
        <w:tabs>
          <w:tab w:val="left" w:pos="2016"/>
          <w:tab w:val="left" w:pos="2160"/>
        </w:tabs>
        <w:spacing w:after="199"/>
        <w:ind w:left="2016" w:hanging="2016"/>
        <w:rPr>
          <w:rFonts w:cs="Arial"/>
        </w:rPr>
      </w:pPr>
      <w:r w:rsidRPr="00314E6A">
        <w:rPr>
          <w:rFonts w:cs="Arial"/>
          <w:b/>
          <w:bCs/>
          <w:i/>
          <w:iCs/>
        </w:rPr>
        <w:t>Benefit</w:t>
      </w:r>
      <w:r w:rsidRPr="00314E6A">
        <w:rPr>
          <w:rFonts w:cs="Arial"/>
          <w:b/>
          <w:bCs/>
        </w:rPr>
        <w:t>:</w:t>
      </w:r>
      <w:r w:rsidRPr="00314E6A">
        <w:rPr>
          <w:rFonts w:cs="Arial"/>
        </w:rPr>
        <w:tab/>
      </w:r>
      <w:r w:rsidR="002661F1" w:rsidRPr="00314E6A">
        <w:rPr>
          <w:rFonts w:cs="Arial"/>
          <w:b/>
          <w:color w:val="FF0000"/>
          <w:vertAlign w:val="superscript"/>
        </w:rPr>
        <w:t>4c</w:t>
      </w:r>
      <w:r w:rsidR="00571C41" w:rsidRPr="00314E6A">
        <w:rPr>
          <w:b/>
          <w:bCs/>
        </w:rPr>
        <w:t>[</w:t>
      </w:r>
      <w:r w:rsidRPr="00314E6A">
        <w:rPr>
          <w:rFonts w:cs="Arial"/>
        </w:rPr>
        <w:t>$100 to unlimited</w:t>
      </w:r>
      <w:r w:rsidR="00571C41" w:rsidRPr="00314E6A">
        <w:rPr>
          <w:b/>
          <w:bCs/>
        </w:rPr>
        <w:t>]</w:t>
      </w:r>
      <w:r w:rsidRPr="00314E6A">
        <w:rPr>
          <w:rFonts w:cs="Arial"/>
        </w:rPr>
        <w:t>.</w:t>
      </w:r>
      <w:r w:rsidR="00571C41" w:rsidRPr="00314E6A">
        <w:rPr>
          <w:b/>
          <w:bCs/>
        </w:rPr>
        <w:t>]</w:t>
      </w:r>
    </w:p>
    <w:p w14:paraId="3A053298" w14:textId="0274E14D" w:rsidR="006578A6" w:rsidRPr="00314E6A" w:rsidRDefault="006578A6" w:rsidP="006578A6">
      <w:pPr>
        <w:tabs>
          <w:tab w:val="left" w:pos="2016"/>
          <w:tab w:val="left" w:pos="2160"/>
        </w:tabs>
        <w:spacing w:after="0"/>
        <w:ind w:left="2016" w:hanging="2016"/>
        <w:rPr>
          <w:rFonts w:cs="Arial"/>
          <w:b/>
          <w:bCs/>
          <w:i/>
          <w:iCs/>
        </w:rPr>
      </w:pPr>
      <w:r w:rsidRPr="00314E6A">
        <w:rPr>
          <w:rFonts w:cs="Arial"/>
          <w:b/>
          <w:bCs/>
          <w:i/>
          <w:iCs/>
        </w:rPr>
        <w:t>Maximum Period</w:t>
      </w:r>
    </w:p>
    <w:p w14:paraId="30F52D04" w14:textId="17D1E92B" w:rsidR="006578A6" w:rsidRPr="00314E6A" w:rsidRDefault="006578A6" w:rsidP="006578A6">
      <w:pPr>
        <w:tabs>
          <w:tab w:val="left" w:pos="2016"/>
          <w:tab w:val="left" w:pos="2160"/>
        </w:tabs>
        <w:spacing w:after="199"/>
        <w:ind w:left="2016" w:hanging="2016"/>
        <w:rPr>
          <w:rFonts w:cs="Arial"/>
        </w:rPr>
      </w:pPr>
      <w:r w:rsidRPr="00314E6A">
        <w:rPr>
          <w:rFonts w:cs="Arial"/>
          <w:b/>
          <w:bCs/>
          <w:i/>
          <w:iCs/>
        </w:rPr>
        <w:t>of Benefits</w:t>
      </w:r>
      <w:r w:rsidRPr="00314E6A">
        <w:rPr>
          <w:rFonts w:cs="Arial"/>
          <w:b/>
          <w:bCs/>
        </w:rPr>
        <w:t>:</w:t>
      </w:r>
      <w:r w:rsidRPr="00314E6A">
        <w:rPr>
          <w:rFonts w:cs="Arial"/>
        </w:rPr>
        <w:tab/>
      </w:r>
      <w:r w:rsidR="002661F1" w:rsidRPr="00314E6A">
        <w:rPr>
          <w:rFonts w:cs="Arial"/>
          <w:b/>
          <w:color w:val="FF0000"/>
          <w:vertAlign w:val="superscript"/>
        </w:rPr>
        <w:t>5</w:t>
      </w:r>
      <w:r w:rsidR="00571C41" w:rsidRPr="00314E6A">
        <w:rPr>
          <w:b/>
          <w:bCs/>
        </w:rPr>
        <w:t>[</w:t>
      </w:r>
      <w:r w:rsidRPr="00314E6A">
        <w:rPr>
          <w:rFonts w:cs="Arial"/>
        </w:rPr>
        <w:t>12 months to lifetime.</w:t>
      </w:r>
      <w:r w:rsidR="00571C41" w:rsidRPr="00314E6A">
        <w:rPr>
          <w:b/>
          <w:bCs/>
        </w:rPr>
        <w:t>]</w:t>
      </w:r>
    </w:p>
    <w:p w14:paraId="0134AD64" w14:textId="6E61211B" w:rsidR="0065328A" w:rsidRPr="00314E6A" w:rsidRDefault="002661F1" w:rsidP="006578A6">
      <w:pPr>
        <w:tabs>
          <w:tab w:val="left" w:pos="2016"/>
          <w:tab w:val="left" w:pos="2160"/>
        </w:tabs>
        <w:spacing w:after="199"/>
        <w:ind w:left="2016"/>
        <w:rPr>
          <w:rFonts w:cs="Arial"/>
        </w:rPr>
      </w:pPr>
      <w:r w:rsidRPr="00314E6A">
        <w:rPr>
          <w:rFonts w:cs="Arial"/>
          <w:b/>
          <w:color w:val="FF0000"/>
          <w:vertAlign w:val="superscript"/>
        </w:rPr>
        <w:t>6</w:t>
      </w:r>
      <w:r w:rsidR="00571C41" w:rsidRPr="00314E6A">
        <w:rPr>
          <w:b/>
          <w:bCs/>
        </w:rPr>
        <w:t>[</w:t>
      </w:r>
      <w:r w:rsidR="00D60341" w:rsidRPr="00314E6A">
        <w:rPr>
          <w:rFonts w:cs="Arial"/>
        </w:rPr>
        <w:t>Your</w:t>
      </w:r>
      <w:r w:rsidR="006578A6" w:rsidRPr="00314E6A">
        <w:rPr>
          <w:rFonts w:cs="Arial"/>
        </w:rPr>
        <w:t xml:space="preserve"> </w:t>
      </w:r>
      <w:r w:rsidR="00107CE2" w:rsidRPr="00314E6A">
        <w:rPr>
          <w:rFonts w:cs="Arial"/>
        </w:rPr>
        <w:t>M</w:t>
      </w:r>
      <w:r w:rsidR="006578A6" w:rsidRPr="00314E6A">
        <w:rPr>
          <w:rFonts w:cs="Arial"/>
        </w:rPr>
        <w:t xml:space="preserve">aximum </w:t>
      </w:r>
      <w:r w:rsidR="00107CE2" w:rsidRPr="00314E6A">
        <w:rPr>
          <w:rFonts w:cs="Arial"/>
        </w:rPr>
        <w:t>P</w:t>
      </w:r>
      <w:r w:rsidR="006578A6" w:rsidRPr="00314E6A">
        <w:rPr>
          <w:rFonts w:cs="Arial"/>
        </w:rPr>
        <w:t xml:space="preserve">eriod of </w:t>
      </w:r>
      <w:r w:rsidR="00107CE2" w:rsidRPr="00314E6A">
        <w:rPr>
          <w:rFonts w:cs="Arial"/>
        </w:rPr>
        <w:t>B</w:t>
      </w:r>
      <w:r w:rsidR="006578A6" w:rsidRPr="00314E6A">
        <w:rPr>
          <w:rFonts w:cs="Arial"/>
        </w:rPr>
        <w:t>enefits may be extended under some circumstances.</w:t>
      </w:r>
      <w:r w:rsidR="00BB76ED" w:rsidRPr="00314E6A">
        <w:rPr>
          <w:b/>
          <w:bCs/>
        </w:rPr>
        <w:t>]</w:t>
      </w:r>
      <w:r w:rsidR="00E90D55" w:rsidRPr="00314E6A">
        <w:rPr>
          <w:rFonts w:cs="Arial"/>
        </w:rPr>
        <w:t xml:space="preserve"> </w:t>
      </w:r>
      <w:r w:rsidR="00C44375" w:rsidRPr="00314E6A">
        <w:rPr>
          <w:rFonts w:cs="Arial"/>
          <w:b/>
          <w:color w:val="FF0000"/>
          <w:vertAlign w:val="superscript"/>
        </w:rPr>
        <w:t>1</w:t>
      </w:r>
      <w:r w:rsidR="00BB76ED" w:rsidRPr="00314E6A">
        <w:rPr>
          <w:b/>
          <w:bCs/>
        </w:rPr>
        <w:t>[</w:t>
      </w:r>
      <w:r w:rsidR="006578A6" w:rsidRPr="00314E6A">
        <w:rPr>
          <w:rFonts w:cs="Arial"/>
        </w:rPr>
        <w:t xml:space="preserve">See the </w:t>
      </w:r>
      <w:r w:rsidR="00310971" w:rsidRPr="00314E6A">
        <w:rPr>
          <w:rFonts w:cs="Arial"/>
          <w:b/>
          <w:color w:val="FF0000"/>
          <w:vertAlign w:val="superscript"/>
        </w:rPr>
        <w:t>CV1</w:t>
      </w:r>
      <w:r w:rsidR="00571C41" w:rsidRPr="00314E6A">
        <w:rPr>
          <w:b/>
          <w:bCs/>
        </w:rPr>
        <w:t>[</w:t>
      </w:r>
      <w:r w:rsidR="004B7887" w:rsidRPr="00314E6A">
        <w:rPr>
          <w:rFonts w:cs="Arial"/>
        </w:rPr>
        <w:t>l</w:t>
      </w:r>
      <w:r w:rsidR="006578A6" w:rsidRPr="00314E6A">
        <w:rPr>
          <w:rFonts w:cs="Arial"/>
        </w:rPr>
        <w:t xml:space="preserve">ong </w:t>
      </w:r>
      <w:r w:rsidR="004B7887" w:rsidRPr="00314E6A">
        <w:rPr>
          <w:rFonts w:cs="Arial"/>
        </w:rPr>
        <w:t>t</w:t>
      </w:r>
      <w:r w:rsidR="006578A6" w:rsidRPr="00314E6A">
        <w:rPr>
          <w:rFonts w:cs="Arial"/>
        </w:rPr>
        <w:t>erm</w:t>
      </w:r>
      <w:r w:rsidR="00571C41" w:rsidRPr="00314E6A">
        <w:rPr>
          <w:b/>
          <w:bCs/>
        </w:rPr>
        <w:t>]</w:t>
      </w:r>
      <w:r w:rsidR="006578A6" w:rsidRPr="00314E6A">
        <w:rPr>
          <w:rFonts w:cs="Arial"/>
        </w:rPr>
        <w:t xml:space="preserve"> </w:t>
      </w:r>
      <w:r w:rsidR="004B7887" w:rsidRPr="00314E6A">
        <w:rPr>
          <w:rFonts w:cs="Arial"/>
        </w:rPr>
        <w:t>d</w:t>
      </w:r>
      <w:r w:rsidR="006578A6" w:rsidRPr="00314E6A">
        <w:rPr>
          <w:rFonts w:cs="Arial"/>
        </w:rPr>
        <w:t xml:space="preserve">isability </w:t>
      </w:r>
      <w:r w:rsidR="004B7887" w:rsidRPr="00314E6A">
        <w:rPr>
          <w:rFonts w:cs="Arial"/>
        </w:rPr>
        <w:t>c</w:t>
      </w:r>
      <w:r w:rsidR="006578A6" w:rsidRPr="00314E6A">
        <w:rPr>
          <w:rFonts w:cs="Arial"/>
        </w:rPr>
        <w:t xml:space="preserve">overage </w:t>
      </w:r>
      <w:r w:rsidR="00E12145" w:rsidRPr="00314E6A">
        <w:rPr>
          <w:rFonts w:cs="Arial"/>
        </w:rPr>
        <w:t>b</w:t>
      </w:r>
      <w:r w:rsidR="006578A6" w:rsidRPr="00314E6A">
        <w:rPr>
          <w:rFonts w:cs="Arial"/>
        </w:rPr>
        <w:t xml:space="preserve">enefit </w:t>
      </w:r>
      <w:r w:rsidR="00E12145" w:rsidRPr="00314E6A">
        <w:rPr>
          <w:rFonts w:cs="Arial"/>
        </w:rPr>
        <w:t>i</w:t>
      </w:r>
      <w:r w:rsidR="006578A6" w:rsidRPr="00314E6A">
        <w:rPr>
          <w:rFonts w:cs="Arial"/>
        </w:rPr>
        <w:t xml:space="preserve">nformation </w:t>
      </w:r>
      <w:r w:rsidR="00F924EF" w:rsidRPr="00314E6A">
        <w:rPr>
          <w:rFonts w:cs="Arial"/>
        </w:rPr>
        <w:t>specification</w:t>
      </w:r>
      <w:r w:rsidR="00EC66DE" w:rsidRPr="00314E6A">
        <w:rPr>
          <w:rFonts w:cs="Arial"/>
        </w:rPr>
        <w:t xml:space="preserve"> </w:t>
      </w:r>
      <w:r w:rsidR="006578A6" w:rsidRPr="00314E6A">
        <w:rPr>
          <w:rFonts w:cs="Arial"/>
        </w:rPr>
        <w:t>page for details.</w:t>
      </w:r>
      <w:r w:rsidR="0065328A" w:rsidRPr="00314E6A">
        <w:rPr>
          <w:b/>
          <w:bCs/>
        </w:rPr>
        <w:t>]</w:t>
      </w:r>
      <w:r w:rsidR="006578A6" w:rsidRPr="00314E6A">
        <w:rPr>
          <w:rFonts w:cs="Arial"/>
        </w:rPr>
        <w:t xml:space="preserve">  </w:t>
      </w:r>
    </w:p>
    <w:p w14:paraId="78BBAA58" w14:textId="64EF911C" w:rsidR="006578A6" w:rsidRPr="00314E6A" w:rsidRDefault="004F1256" w:rsidP="006578A6">
      <w:pPr>
        <w:tabs>
          <w:tab w:val="left" w:pos="2016"/>
          <w:tab w:val="left" w:pos="2160"/>
        </w:tabs>
        <w:spacing w:after="199"/>
        <w:ind w:left="2016"/>
        <w:rPr>
          <w:rFonts w:cs="Arial"/>
        </w:rPr>
      </w:pPr>
      <w:r w:rsidRPr="00314E6A">
        <w:rPr>
          <w:rFonts w:cs="Arial"/>
          <w:b/>
          <w:color w:val="FF0000"/>
          <w:vertAlign w:val="superscript"/>
        </w:rPr>
        <w:t>6a</w:t>
      </w:r>
      <w:r w:rsidRPr="00314E6A">
        <w:rPr>
          <w:b/>
          <w:bCs/>
        </w:rPr>
        <w:t>[</w:t>
      </w:r>
      <w:r w:rsidR="006578A6" w:rsidRPr="00314E6A">
        <w:rPr>
          <w:rFonts w:cs="Arial"/>
        </w:rPr>
        <w:t xml:space="preserve">No contributions are required for </w:t>
      </w:r>
      <w:r w:rsidR="00D60341" w:rsidRPr="00314E6A">
        <w:rPr>
          <w:rFonts w:cs="Arial"/>
        </w:rPr>
        <w:t>Your</w:t>
      </w:r>
      <w:r w:rsidR="006578A6" w:rsidRPr="00314E6A">
        <w:rPr>
          <w:rFonts w:cs="Arial"/>
        </w:rPr>
        <w:t xml:space="preserve"> coverage while </w:t>
      </w:r>
      <w:r w:rsidR="00831858" w:rsidRPr="00314E6A">
        <w:rPr>
          <w:rFonts w:cs="Arial"/>
        </w:rPr>
        <w:t>You</w:t>
      </w:r>
      <w:r w:rsidR="006578A6" w:rsidRPr="00314E6A">
        <w:rPr>
          <w:rFonts w:cs="Arial"/>
        </w:rPr>
        <w:t xml:space="preserve"> are receiving </w:t>
      </w:r>
      <w:r w:rsidR="008D5390" w:rsidRPr="00314E6A">
        <w:rPr>
          <w:rFonts w:cs="Arial"/>
        </w:rPr>
        <w:t>benefit</w:t>
      </w:r>
      <w:r w:rsidR="00BA56A7" w:rsidRPr="00314E6A">
        <w:rPr>
          <w:rFonts w:cs="Arial"/>
        </w:rPr>
        <w:t xml:space="preserve"> payments</w:t>
      </w:r>
      <w:r w:rsidR="006578A6" w:rsidRPr="00314E6A">
        <w:rPr>
          <w:rFonts w:cs="Arial"/>
        </w:rPr>
        <w:t xml:space="preserve"> under this </w:t>
      </w:r>
      <w:r w:rsidR="00985B0E" w:rsidRPr="00314E6A">
        <w:rPr>
          <w:rFonts w:cs="Arial"/>
        </w:rPr>
        <w:t>Plan</w:t>
      </w:r>
      <w:r w:rsidR="006578A6" w:rsidRPr="00314E6A">
        <w:rPr>
          <w:rFonts w:cs="Arial"/>
        </w:rPr>
        <w:t>.</w:t>
      </w:r>
      <w:r w:rsidRPr="00314E6A">
        <w:rPr>
          <w:b/>
          <w:bCs/>
        </w:rPr>
        <w:t>]</w:t>
      </w:r>
    </w:p>
    <w:p w14:paraId="1C24E79C" w14:textId="0579FE5E" w:rsidR="006578A6" w:rsidRPr="00314E6A" w:rsidRDefault="00270023" w:rsidP="006578A6">
      <w:pPr>
        <w:tabs>
          <w:tab w:val="left" w:pos="2016"/>
          <w:tab w:val="left" w:pos="2160"/>
        </w:tabs>
        <w:spacing w:after="199"/>
        <w:ind w:left="2016" w:hanging="2016"/>
        <w:rPr>
          <w:rFonts w:cs="Arial"/>
        </w:rPr>
      </w:pPr>
      <w:r w:rsidRPr="00314E6A">
        <w:rPr>
          <w:rFonts w:cs="Arial"/>
          <w:b/>
          <w:color w:val="FF0000"/>
          <w:vertAlign w:val="superscript"/>
        </w:rPr>
        <w:t>1</w:t>
      </w:r>
      <w:r w:rsidR="00571C41" w:rsidRPr="00314E6A">
        <w:rPr>
          <w:b/>
          <w:bCs/>
        </w:rPr>
        <w:t>[</w:t>
      </w:r>
      <w:r w:rsidR="006578A6" w:rsidRPr="00314E6A">
        <w:rPr>
          <w:rFonts w:cs="Arial"/>
          <w:b/>
          <w:bCs/>
          <w:i/>
          <w:iCs/>
        </w:rPr>
        <w:t>Non-</w:t>
      </w:r>
      <w:r w:rsidR="00774A05" w:rsidRPr="00314E6A">
        <w:rPr>
          <w:rFonts w:cs="Arial"/>
          <w:b/>
          <w:bCs/>
          <w:i/>
          <w:iCs/>
        </w:rPr>
        <w:t>M</w:t>
      </w:r>
      <w:r w:rsidR="006578A6" w:rsidRPr="00314E6A">
        <w:rPr>
          <w:rFonts w:cs="Arial"/>
          <w:b/>
          <w:bCs/>
          <w:i/>
          <w:iCs/>
        </w:rPr>
        <w:t>edical Limit</w:t>
      </w:r>
      <w:r w:rsidR="006578A6" w:rsidRPr="00314E6A">
        <w:rPr>
          <w:rFonts w:cs="Arial"/>
          <w:b/>
          <w:bCs/>
        </w:rPr>
        <w:t>:</w:t>
      </w:r>
      <w:r w:rsidR="006578A6" w:rsidRPr="00314E6A">
        <w:rPr>
          <w:rFonts w:cs="Arial"/>
        </w:rPr>
        <w:tab/>
      </w:r>
      <w:r w:rsidR="006B1F31" w:rsidRPr="00314E6A">
        <w:rPr>
          <w:rFonts w:cs="Arial"/>
          <w:b/>
          <w:color w:val="FF0000"/>
          <w:vertAlign w:val="superscript"/>
        </w:rPr>
        <w:t>4b1</w:t>
      </w:r>
      <w:r w:rsidR="004A39F2" w:rsidRPr="00314E6A">
        <w:rPr>
          <w:b/>
          <w:bCs/>
        </w:rPr>
        <w:t>[</w:t>
      </w:r>
      <w:r w:rsidR="006578A6" w:rsidRPr="00314E6A">
        <w:rPr>
          <w:rFonts w:cs="Arial"/>
        </w:rPr>
        <w:t>$0 to unlimited</w:t>
      </w:r>
      <w:r w:rsidR="00571C41" w:rsidRPr="00314E6A">
        <w:rPr>
          <w:b/>
          <w:bCs/>
        </w:rPr>
        <w:t>]</w:t>
      </w:r>
      <w:r w:rsidR="00E91F1C" w:rsidRPr="00314E6A">
        <w:rPr>
          <w:b/>
          <w:bCs/>
        </w:rPr>
        <w:t>]</w:t>
      </w:r>
    </w:p>
    <w:p w14:paraId="145B5D66" w14:textId="54919BE7" w:rsidR="006578A6" w:rsidRPr="00314E6A" w:rsidRDefault="00270023" w:rsidP="006578A6">
      <w:pPr>
        <w:tabs>
          <w:tab w:val="left" w:pos="2016"/>
          <w:tab w:val="left" w:pos="2160"/>
        </w:tabs>
        <w:spacing w:after="0"/>
        <w:ind w:left="2016" w:hanging="2016"/>
        <w:rPr>
          <w:rFonts w:cs="Arial"/>
          <w:b/>
          <w:bCs/>
          <w:i/>
          <w:iCs/>
        </w:rPr>
      </w:pPr>
      <w:r w:rsidRPr="00314E6A">
        <w:rPr>
          <w:rFonts w:cs="Arial"/>
          <w:b/>
          <w:color w:val="FF0000"/>
          <w:vertAlign w:val="superscript"/>
        </w:rPr>
        <w:t>7</w:t>
      </w:r>
      <w:r w:rsidR="00571C41" w:rsidRPr="00314E6A">
        <w:rPr>
          <w:b/>
          <w:bCs/>
        </w:rPr>
        <w:t>[</w:t>
      </w:r>
      <w:r w:rsidR="006578A6" w:rsidRPr="00314E6A">
        <w:rPr>
          <w:rFonts w:cs="Arial"/>
          <w:b/>
          <w:bCs/>
          <w:i/>
          <w:iCs/>
        </w:rPr>
        <w:t>Catastrophic</w:t>
      </w:r>
    </w:p>
    <w:p w14:paraId="75631EC2" w14:textId="135C4981" w:rsidR="006578A6" w:rsidRPr="00314E6A" w:rsidRDefault="006578A6" w:rsidP="006578A6">
      <w:pPr>
        <w:tabs>
          <w:tab w:val="left" w:pos="2016"/>
          <w:tab w:val="left" w:pos="2160"/>
        </w:tabs>
        <w:spacing w:after="199"/>
        <w:ind w:left="2016" w:hanging="2016"/>
        <w:rPr>
          <w:rFonts w:cs="Arial"/>
        </w:rPr>
      </w:pPr>
      <w:r w:rsidRPr="00314E6A">
        <w:rPr>
          <w:rFonts w:cs="Arial"/>
          <w:b/>
          <w:bCs/>
          <w:i/>
          <w:iCs/>
        </w:rPr>
        <w:t>Disability Benefit</w:t>
      </w:r>
      <w:r w:rsidRPr="00314E6A">
        <w:rPr>
          <w:rFonts w:cs="Arial"/>
          <w:b/>
          <w:bCs/>
        </w:rPr>
        <w:t>:</w:t>
      </w:r>
      <w:r w:rsidRPr="00314E6A">
        <w:rPr>
          <w:rFonts w:cs="Arial"/>
        </w:rPr>
        <w:tab/>
      </w:r>
      <w:r w:rsidR="00270023" w:rsidRPr="00314E6A">
        <w:rPr>
          <w:rFonts w:cs="Arial"/>
          <w:b/>
          <w:color w:val="FF0000"/>
          <w:vertAlign w:val="superscript"/>
        </w:rPr>
        <w:t>7a</w:t>
      </w:r>
      <w:r w:rsidR="00571C41" w:rsidRPr="00314E6A">
        <w:rPr>
          <w:b/>
          <w:bCs/>
        </w:rPr>
        <w:t>[</w:t>
      </w:r>
      <w:r w:rsidRPr="00314E6A">
        <w:rPr>
          <w:rFonts w:cs="Arial"/>
        </w:rPr>
        <w:t xml:space="preserve">10% to </w:t>
      </w:r>
      <w:r w:rsidR="009F3C50" w:rsidRPr="00314E6A">
        <w:rPr>
          <w:rFonts w:cs="Arial"/>
        </w:rPr>
        <w:t>100</w:t>
      </w:r>
      <w:r w:rsidRPr="00314E6A">
        <w:rPr>
          <w:rFonts w:cs="Arial"/>
        </w:rPr>
        <w:t>%</w:t>
      </w:r>
      <w:r w:rsidR="00571C41" w:rsidRPr="00314E6A">
        <w:rPr>
          <w:b/>
          <w:bCs/>
        </w:rPr>
        <w:t>]</w:t>
      </w:r>
      <w:r w:rsidRPr="00314E6A">
        <w:rPr>
          <w:rFonts w:cs="Arial"/>
        </w:rPr>
        <w:t xml:space="preserve"> of </w:t>
      </w:r>
      <w:r w:rsidR="00D60341" w:rsidRPr="00314E6A">
        <w:rPr>
          <w:rFonts w:cs="Arial"/>
        </w:rPr>
        <w:t>Your</w:t>
      </w:r>
      <w:r w:rsidRPr="00314E6A">
        <w:rPr>
          <w:rFonts w:cs="Arial"/>
        </w:rPr>
        <w:t xml:space="preserve"> </w:t>
      </w:r>
      <w:r w:rsidR="00042AE2" w:rsidRPr="00314E6A">
        <w:rPr>
          <w:rFonts w:cs="Arial"/>
        </w:rPr>
        <w:t>Monthly Earnings</w:t>
      </w:r>
      <w:r w:rsidRPr="00314E6A">
        <w:rPr>
          <w:rFonts w:cs="Arial"/>
        </w:rPr>
        <w:t xml:space="preserve">, but not more than </w:t>
      </w:r>
      <w:r w:rsidR="00270023" w:rsidRPr="00314E6A">
        <w:rPr>
          <w:rFonts w:cs="Arial"/>
          <w:b/>
          <w:color w:val="FF0000"/>
          <w:vertAlign w:val="superscript"/>
        </w:rPr>
        <w:t>7b</w:t>
      </w:r>
      <w:r w:rsidR="00571C41" w:rsidRPr="00314E6A">
        <w:rPr>
          <w:b/>
          <w:bCs/>
        </w:rPr>
        <w:t>[</w:t>
      </w:r>
      <w:r w:rsidRPr="00314E6A">
        <w:rPr>
          <w:rFonts w:cs="Arial"/>
        </w:rPr>
        <w:t>$1,000 to $</w:t>
      </w:r>
      <w:r w:rsidR="00E01D26" w:rsidRPr="00314E6A">
        <w:rPr>
          <w:rFonts w:cs="Arial"/>
        </w:rPr>
        <w:t>2</w:t>
      </w:r>
      <w:r w:rsidRPr="00314E6A">
        <w:rPr>
          <w:rFonts w:cs="Arial"/>
        </w:rPr>
        <w:t>5</w:t>
      </w:r>
      <w:r w:rsidR="00FF3DC4" w:rsidRPr="00314E6A">
        <w:rPr>
          <w:rFonts w:cs="Arial"/>
        </w:rPr>
        <w:t>0</w:t>
      </w:r>
      <w:r w:rsidRPr="00314E6A">
        <w:rPr>
          <w:rFonts w:cs="Arial"/>
        </w:rPr>
        <w:t>,000</w:t>
      </w:r>
      <w:r w:rsidR="00571C41" w:rsidRPr="00314E6A">
        <w:rPr>
          <w:b/>
          <w:bCs/>
        </w:rPr>
        <w:t>]</w:t>
      </w:r>
      <w:r w:rsidRPr="00314E6A">
        <w:rPr>
          <w:rFonts w:cs="Arial"/>
        </w:rPr>
        <w:t>.</w:t>
      </w:r>
    </w:p>
    <w:p w14:paraId="3CBEA375" w14:textId="3913F13D" w:rsidR="006578A6" w:rsidRPr="00314E6A" w:rsidRDefault="00D60341" w:rsidP="006578A6">
      <w:pPr>
        <w:tabs>
          <w:tab w:val="left" w:pos="2016"/>
          <w:tab w:val="left" w:pos="2160"/>
        </w:tabs>
        <w:spacing w:after="199"/>
        <w:ind w:left="2016"/>
        <w:rPr>
          <w:rFonts w:cs="Arial"/>
        </w:rPr>
      </w:pPr>
      <w:r w:rsidRPr="00314E6A">
        <w:rPr>
          <w:rFonts w:cs="Arial"/>
        </w:rPr>
        <w:t>Your</w:t>
      </w:r>
      <w:r w:rsidR="006578A6" w:rsidRPr="00314E6A">
        <w:rPr>
          <w:rFonts w:cs="Arial"/>
        </w:rPr>
        <w:t xml:space="preserve"> benefit will be reduced if it, together with </w:t>
      </w:r>
      <w:r w:rsidRPr="00314E6A">
        <w:rPr>
          <w:rFonts w:cs="Arial"/>
        </w:rPr>
        <w:t>Your</w:t>
      </w:r>
      <w:r w:rsidR="006578A6" w:rsidRPr="00314E6A">
        <w:rPr>
          <w:rFonts w:cs="Arial"/>
        </w:rPr>
        <w:t xml:space="preserve"> </w:t>
      </w:r>
      <w:r w:rsidR="0073404D" w:rsidRPr="00314E6A">
        <w:rPr>
          <w:rFonts w:cs="Arial"/>
        </w:rPr>
        <w:t>M</w:t>
      </w:r>
      <w:r w:rsidR="006578A6" w:rsidRPr="00314E6A">
        <w:rPr>
          <w:rFonts w:cs="Arial"/>
        </w:rPr>
        <w:t xml:space="preserve">onthly </w:t>
      </w:r>
      <w:r w:rsidR="0073404D" w:rsidRPr="00314E6A">
        <w:rPr>
          <w:rFonts w:cs="Arial"/>
        </w:rPr>
        <w:t>B</w:t>
      </w:r>
      <w:r w:rsidR="008D5390" w:rsidRPr="00314E6A">
        <w:rPr>
          <w:rFonts w:cs="Arial"/>
        </w:rPr>
        <w:t>enefit</w:t>
      </w:r>
      <w:r w:rsidR="00B233F2" w:rsidRPr="00314E6A">
        <w:rPr>
          <w:rFonts w:cs="Arial"/>
        </w:rPr>
        <w:t xml:space="preserve"> </w:t>
      </w:r>
      <w:r w:rsidR="00E74C5C" w:rsidRPr="00314E6A">
        <w:rPr>
          <w:rFonts w:cs="Arial"/>
        </w:rPr>
        <w:t>P</w:t>
      </w:r>
      <w:r w:rsidR="00B233F2" w:rsidRPr="00314E6A">
        <w:rPr>
          <w:rFonts w:cs="Arial"/>
        </w:rPr>
        <w:t>ayment</w:t>
      </w:r>
      <w:r w:rsidR="006578A6" w:rsidRPr="00314E6A">
        <w:rPr>
          <w:rFonts w:cs="Arial"/>
        </w:rPr>
        <w:t xml:space="preserve">, exceeds </w:t>
      </w:r>
      <w:r w:rsidRPr="00314E6A">
        <w:rPr>
          <w:rFonts w:cs="Arial"/>
        </w:rPr>
        <w:t>Your</w:t>
      </w:r>
      <w:r w:rsidR="006578A6" w:rsidRPr="00314E6A">
        <w:rPr>
          <w:rFonts w:cs="Arial"/>
        </w:rPr>
        <w:t xml:space="preserve"> </w:t>
      </w:r>
      <w:r w:rsidR="00EE60F5" w:rsidRPr="00314E6A">
        <w:rPr>
          <w:rFonts w:cs="Arial"/>
        </w:rPr>
        <w:t>M</w:t>
      </w:r>
      <w:r w:rsidR="006578A6" w:rsidRPr="00314E6A">
        <w:rPr>
          <w:rFonts w:cs="Arial"/>
        </w:rPr>
        <w:t xml:space="preserve">aximum </w:t>
      </w:r>
      <w:r w:rsidR="00EE60F5" w:rsidRPr="00314E6A">
        <w:rPr>
          <w:rFonts w:cs="Arial"/>
        </w:rPr>
        <w:t>M</w:t>
      </w:r>
      <w:r w:rsidR="006578A6" w:rsidRPr="00314E6A">
        <w:rPr>
          <w:rFonts w:cs="Arial"/>
        </w:rPr>
        <w:t xml:space="preserve">onthly </w:t>
      </w:r>
      <w:r w:rsidR="00205CE2" w:rsidRPr="00314E6A">
        <w:rPr>
          <w:rFonts w:cs="Arial"/>
        </w:rPr>
        <w:t>B</w:t>
      </w:r>
      <w:r w:rsidR="006578A6" w:rsidRPr="00314E6A">
        <w:rPr>
          <w:rFonts w:cs="Arial"/>
        </w:rPr>
        <w:t xml:space="preserve">enefit. </w:t>
      </w:r>
      <w:r w:rsidRPr="00314E6A">
        <w:rPr>
          <w:rFonts w:cs="Arial"/>
        </w:rPr>
        <w:t>Your</w:t>
      </w:r>
      <w:r w:rsidR="00381785" w:rsidRPr="00314E6A">
        <w:rPr>
          <w:rFonts w:cs="Arial"/>
        </w:rPr>
        <w:t xml:space="preserve"> Catastrophic Disability</w:t>
      </w:r>
      <w:r w:rsidR="006578A6" w:rsidRPr="00314E6A">
        <w:rPr>
          <w:rFonts w:cs="Arial"/>
        </w:rPr>
        <w:t xml:space="preserve"> </w:t>
      </w:r>
      <w:r w:rsidR="00BC6E9E" w:rsidRPr="00314E6A">
        <w:rPr>
          <w:rFonts w:cs="Arial"/>
        </w:rPr>
        <w:t>B</w:t>
      </w:r>
      <w:r w:rsidR="006578A6" w:rsidRPr="00314E6A">
        <w:rPr>
          <w:rFonts w:cs="Arial"/>
        </w:rPr>
        <w:t xml:space="preserve">enefit will not be reduced by any </w:t>
      </w:r>
      <w:r w:rsidR="00CE0FCA" w:rsidRPr="00314E6A">
        <w:rPr>
          <w:rFonts w:cs="Arial"/>
        </w:rPr>
        <w:t>Deductible Sources of Income</w:t>
      </w:r>
      <w:r w:rsidR="006578A6" w:rsidRPr="00314E6A">
        <w:rPr>
          <w:rFonts w:cs="Arial"/>
        </w:rPr>
        <w:t>.</w:t>
      </w:r>
    </w:p>
    <w:p w14:paraId="3F0EB6F9" w14:textId="77777777" w:rsidR="006578A6" w:rsidRPr="00314E6A" w:rsidRDefault="006578A6" w:rsidP="006578A6">
      <w:pPr>
        <w:tabs>
          <w:tab w:val="left" w:pos="2016"/>
          <w:tab w:val="left" w:pos="2160"/>
        </w:tabs>
        <w:spacing w:after="0"/>
        <w:ind w:left="2016" w:hanging="2016"/>
        <w:rPr>
          <w:rFonts w:cs="Arial"/>
          <w:b/>
          <w:bCs/>
          <w:i/>
          <w:iCs/>
        </w:rPr>
      </w:pPr>
      <w:r w:rsidRPr="00314E6A">
        <w:rPr>
          <w:rFonts w:cs="Arial"/>
          <w:b/>
          <w:bCs/>
          <w:i/>
          <w:iCs/>
        </w:rPr>
        <w:t>Maximum Period</w:t>
      </w:r>
    </w:p>
    <w:p w14:paraId="77FB648C" w14:textId="77777777" w:rsidR="006578A6" w:rsidRPr="00314E6A" w:rsidRDefault="006578A6" w:rsidP="006578A6">
      <w:pPr>
        <w:tabs>
          <w:tab w:val="left" w:pos="2016"/>
          <w:tab w:val="left" w:pos="2160"/>
        </w:tabs>
        <w:spacing w:after="0"/>
        <w:ind w:left="2016" w:hanging="2016"/>
        <w:rPr>
          <w:rFonts w:cs="Arial"/>
          <w:b/>
          <w:bCs/>
          <w:i/>
          <w:iCs/>
        </w:rPr>
      </w:pPr>
      <w:r w:rsidRPr="00314E6A">
        <w:rPr>
          <w:rFonts w:cs="Arial"/>
          <w:b/>
          <w:bCs/>
          <w:i/>
          <w:iCs/>
        </w:rPr>
        <w:t>of Catastrophic</w:t>
      </w:r>
    </w:p>
    <w:p w14:paraId="075D5A03" w14:textId="063272A8" w:rsidR="006578A6" w:rsidRPr="00314E6A" w:rsidRDefault="006578A6" w:rsidP="006578A6">
      <w:pPr>
        <w:tabs>
          <w:tab w:val="left" w:pos="2016"/>
          <w:tab w:val="left" w:pos="2160"/>
        </w:tabs>
        <w:spacing w:after="199"/>
        <w:ind w:left="2016" w:hanging="2016"/>
        <w:rPr>
          <w:rFonts w:cs="Arial"/>
        </w:rPr>
      </w:pPr>
      <w:r w:rsidRPr="00314E6A">
        <w:rPr>
          <w:rFonts w:cs="Arial"/>
          <w:b/>
          <w:bCs/>
          <w:i/>
          <w:iCs/>
        </w:rPr>
        <w:t>Disability Benefits</w:t>
      </w:r>
      <w:r w:rsidRPr="00314E6A">
        <w:rPr>
          <w:rFonts w:cs="Arial"/>
          <w:b/>
          <w:bCs/>
        </w:rPr>
        <w:t>:</w:t>
      </w:r>
      <w:r w:rsidRPr="00314E6A">
        <w:rPr>
          <w:rFonts w:cs="Arial"/>
        </w:rPr>
        <w:tab/>
      </w:r>
      <w:r w:rsidR="00270023" w:rsidRPr="00314E6A">
        <w:rPr>
          <w:rFonts w:cs="Arial"/>
          <w:b/>
          <w:color w:val="FF0000"/>
          <w:vertAlign w:val="superscript"/>
        </w:rPr>
        <w:t>7c</w:t>
      </w:r>
      <w:r w:rsidR="00571C41" w:rsidRPr="00314E6A">
        <w:rPr>
          <w:b/>
          <w:bCs/>
        </w:rPr>
        <w:t>[</w:t>
      </w:r>
      <w:r w:rsidRPr="00314E6A">
        <w:rPr>
          <w:rFonts w:cs="Arial"/>
        </w:rPr>
        <w:t>6 months to lifetime</w:t>
      </w:r>
      <w:r w:rsidR="00571C41" w:rsidRPr="00314E6A">
        <w:rPr>
          <w:b/>
          <w:bCs/>
        </w:rPr>
        <w:t>]</w:t>
      </w:r>
      <w:r w:rsidRPr="00314E6A">
        <w:rPr>
          <w:rFonts w:cs="Arial"/>
        </w:rPr>
        <w:t>.</w:t>
      </w:r>
      <w:r w:rsidR="00571C41" w:rsidRPr="00314E6A">
        <w:rPr>
          <w:b/>
          <w:bCs/>
        </w:rPr>
        <w:t>]</w:t>
      </w:r>
    </w:p>
    <w:p w14:paraId="0434DF6E" w14:textId="413E6B05" w:rsidR="006578A6" w:rsidRPr="00314E6A" w:rsidRDefault="00270023" w:rsidP="006578A6">
      <w:pPr>
        <w:tabs>
          <w:tab w:val="left" w:pos="2016"/>
          <w:tab w:val="left" w:pos="2160"/>
        </w:tabs>
        <w:spacing w:after="0"/>
        <w:ind w:left="2016" w:hanging="2016"/>
        <w:rPr>
          <w:rFonts w:cs="Arial"/>
          <w:b/>
          <w:bCs/>
          <w:i/>
          <w:iCs/>
        </w:rPr>
      </w:pPr>
      <w:r w:rsidRPr="00314E6A">
        <w:rPr>
          <w:rFonts w:cs="Arial"/>
          <w:b/>
          <w:color w:val="FF0000"/>
          <w:vertAlign w:val="superscript"/>
        </w:rPr>
        <w:t>8</w:t>
      </w:r>
      <w:r w:rsidR="00571C41" w:rsidRPr="00314E6A">
        <w:rPr>
          <w:b/>
          <w:bCs/>
        </w:rPr>
        <w:t>[</w:t>
      </w:r>
      <w:r w:rsidR="007C7093" w:rsidRPr="00314E6A">
        <w:rPr>
          <w:rFonts w:cs="Arial"/>
          <w:b/>
          <w:color w:val="FF0000"/>
          <w:vertAlign w:val="superscript"/>
        </w:rPr>
        <w:t>CV7</w:t>
      </w:r>
      <w:r w:rsidR="00571C41" w:rsidRPr="00314E6A">
        <w:rPr>
          <w:b/>
          <w:bCs/>
        </w:rPr>
        <w:t>[</w:t>
      </w:r>
      <w:r w:rsidR="006578A6" w:rsidRPr="00314E6A">
        <w:rPr>
          <w:rFonts w:cs="Arial"/>
          <w:b/>
          <w:bCs/>
          <w:i/>
          <w:iCs/>
        </w:rPr>
        <w:t>Spouse</w:t>
      </w:r>
      <w:r w:rsidR="00571C41" w:rsidRPr="00314E6A">
        <w:rPr>
          <w:b/>
          <w:bCs/>
        </w:rPr>
        <w:t>]</w:t>
      </w:r>
    </w:p>
    <w:p w14:paraId="5EF65962" w14:textId="77777777" w:rsidR="006578A6" w:rsidRPr="00314E6A" w:rsidRDefault="006578A6" w:rsidP="006578A6">
      <w:pPr>
        <w:tabs>
          <w:tab w:val="left" w:pos="2016"/>
          <w:tab w:val="left" w:pos="2160"/>
        </w:tabs>
        <w:spacing w:after="0"/>
        <w:ind w:left="2016" w:hanging="2016"/>
        <w:rPr>
          <w:rFonts w:cs="Arial"/>
          <w:b/>
          <w:bCs/>
          <w:i/>
          <w:iCs/>
        </w:rPr>
      </w:pPr>
      <w:r w:rsidRPr="00314E6A">
        <w:rPr>
          <w:rFonts w:cs="Arial"/>
          <w:b/>
          <w:bCs/>
          <w:i/>
          <w:iCs/>
        </w:rPr>
        <w:t>Catastrophic</w:t>
      </w:r>
    </w:p>
    <w:p w14:paraId="7566706D" w14:textId="1674A63A" w:rsidR="006578A6" w:rsidRPr="00314E6A" w:rsidRDefault="006578A6" w:rsidP="006578A6">
      <w:pPr>
        <w:tabs>
          <w:tab w:val="left" w:pos="2016"/>
          <w:tab w:val="left" w:pos="2160"/>
        </w:tabs>
        <w:spacing w:after="199"/>
        <w:ind w:left="2016" w:hanging="2016"/>
        <w:rPr>
          <w:rFonts w:cs="Arial"/>
        </w:rPr>
      </w:pPr>
      <w:r w:rsidRPr="00314E6A">
        <w:rPr>
          <w:rFonts w:cs="Arial"/>
          <w:b/>
          <w:bCs/>
          <w:i/>
          <w:iCs/>
        </w:rPr>
        <w:t>Disability Benefit</w:t>
      </w:r>
      <w:r w:rsidRPr="00314E6A">
        <w:rPr>
          <w:rFonts w:cs="Arial"/>
          <w:b/>
          <w:bCs/>
        </w:rPr>
        <w:t>:</w:t>
      </w:r>
      <w:r w:rsidRPr="00314E6A">
        <w:rPr>
          <w:rFonts w:cs="Arial"/>
        </w:rPr>
        <w:tab/>
      </w:r>
      <w:r w:rsidR="00D86F01" w:rsidRPr="00314E6A">
        <w:rPr>
          <w:rFonts w:cs="Arial"/>
          <w:b/>
          <w:color w:val="FF0000"/>
          <w:vertAlign w:val="superscript"/>
        </w:rPr>
        <w:t>8a</w:t>
      </w:r>
      <w:r w:rsidR="00571C41" w:rsidRPr="00314E6A">
        <w:rPr>
          <w:b/>
          <w:bCs/>
        </w:rPr>
        <w:t>[</w:t>
      </w:r>
      <w:r w:rsidRPr="00314E6A">
        <w:rPr>
          <w:rFonts w:cs="Arial"/>
        </w:rPr>
        <w:t>$500 to $5,000</w:t>
      </w:r>
      <w:r w:rsidR="00571C41" w:rsidRPr="00314E6A">
        <w:rPr>
          <w:b/>
          <w:bCs/>
        </w:rPr>
        <w:t>]</w:t>
      </w:r>
    </w:p>
    <w:p w14:paraId="05A64D93" w14:textId="4757A968" w:rsidR="006578A6" w:rsidRPr="00314E6A" w:rsidRDefault="00D60341" w:rsidP="006578A6">
      <w:pPr>
        <w:tabs>
          <w:tab w:val="left" w:pos="2016"/>
          <w:tab w:val="left" w:pos="2160"/>
        </w:tabs>
        <w:spacing w:after="199"/>
        <w:ind w:left="2016"/>
        <w:rPr>
          <w:rFonts w:cs="Arial"/>
        </w:rPr>
      </w:pPr>
      <w:r w:rsidRPr="00314E6A">
        <w:rPr>
          <w:rFonts w:cs="Arial"/>
        </w:rPr>
        <w:t>Your</w:t>
      </w:r>
      <w:r w:rsidR="006578A6" w:rsidRPr="00314E6A">
        <w:rPr>
          <w:rFonts w:cs="Arial"/>
        </w:rPr>
        <w:t xml:space="preserve"> </w:t>
      </w:r>
      <w:r w:rsidR="00B3429E" w:rsidRPr="00314E6A">
        <w:rPr>
          <w:rFonts w:cs="Arial"/>
          <w:b/>
          <w:color w:val="FF0000"/>
          <w:vertAlign w:val="superscript"/>
        </w:rPr>
        <w:t>CV7</w:t>
      </w:r>
      <w:r w:rsidR="00571C41" w:rsidRPr="00314E6A">
        <w:rPr>
          <w:b/>
          <w:bCs/>
        </w:rPr>
        <w:t>[</w:t>
      </w:r>
      <w:r w:rsidR="00B3429E" w:rsidRPr="00314E6A">
        <w:rPr>
          <w:rFonts w:cs="Arial"/>
        </w:rPr>
        <w:t>Spouse</w:t>
      </w:r>
      <w:r w:rsidR="00571C41" w:rsidRPr="00314E6A">
        <w:rPr>
          <w:b/>
          <w:bCs/>
        </w:rPr>
        <w:t>]</w:t>
      </w:r>
      <w:r w:rsidR="00B3429E" w:rsidRPr="00314E6A">
        <w:rPr>
          <w:rFonts w:cs="Arial"/>
        </w:rPr>
        <w:t xml:space="preserve"> Catastrophic Disability Benefit </w:t>
      </w:r>
      <w:r w:rsidR="006578A6" w:rsidRPr="00314E6A">
        <w:rPr>
          <w:rFonts w:cs="Arial"/>
        </w:rPr>
        <w:t xml:space="preserve">will not be reduced by any </w:t>
      </w:r>
      <w:r w:rsidR="00CE0FCA" w:rsidRPr="00314E6A">
        <w:rPr>
          <w:rFonts w:cs="Arial"/>
        </w:rPr>
        <w:t>Deductible Sources of Income</w:t>
      </w:r>
      <w:r w:rsidR="006578A6" w:rsidRPr="00314E6A">
        <w:rPr>
          <w:rFonts w:cs="Arial"/>
        </w:rPr>
        <w:t>.</w:t>
      </w:r>
    </w:p>
    <w:p w14:paraId="2B864C74" w14:textId="77777777" w:rsidR="006578A6" w:rsidRPr="00314E6A" w:rsidRDefault="006578A6" w:rsidP="006578A6">
      <w:pPr>
        <w:tabs>
          <w:tab w:val="left" w:pos="2016"/>
          <w:tab w:val="left" w:pos="2160"/>
        </w:tabs>
        <w:spacing w:after="0"/>
        <w:ind w:left="2016" w:hanging="2016"/>
        <w:rPr>
          <w:rFonts w:cs="Arial"/>
          <w:b/>
          <w:bCs/>
          <w:i/>
          <w:iCs/>
        </w:rPr>
      </w:pPr>
      <w:r w:rsidRPr="00314E6A">
        <w:rPr>
          <w:rFonts w:cs="Arial"/>
          <w:b/>
          <w:bCs/>
          <w:i/>
          <w:iCs/>
        </w:rPr>
        <w:t>Maximum Period</w:t>
      </w:r>
    </w:p>
    <w:p w14:paraId="08B5F2BC" w14:textId="38313E8D" w:rsidR="006578A6" w:rsidRPr="00314E6A" w:rsidRDefault="006578A6" w:rsidP="006578A6">
      <w:pPr>
        <w:tabs>
          <w:tab w:val="left" w:pos="2016"/>
          <w:tab w:val="left" w:pos="2160"/>
        </w:tabs>
        <w:spacing w:after="0"/>
        <w:ind w:left="2016" w:hanging="2016"/>
        <w:rPr>
          <w:rFonts w:cs="Arial"/>
          <w:b/>
          <w:bCs/>
        </w:rPr>
      </w:pPr>
      <w:r w:rsidRPr="00314E6A">
        <w:rPr>
          <w:rFonts w:cs="Arial"/>
          <w:b/>
          <w:bCs/>
          <w:i/>
          <w:iCs/>
        </w:rPr>
        <w:t>of</w:t>
      </w:r>
      <w:r w:rsidRPr="00314E6A">
        <w:rPr>
          <w:rFonts w:cs="Arial"/>
          <w:b/>
          <w:bCs/>
        </w:rPr>
        <w:t xml:space="preserve"> </w:t>
      </w:r>
      <w:r w:rsidR="007C7093" w:rsidRPr="00314E6A">
        <w:rPr>
          <w:rFonts w:cs="Arial"/>
          <w:b/>
          <w:color w:val="FF0000"/>
          <w:vertAlign w:val="superscript"/>
        </w:rPr>
        <w:t>CV7</w:t>
      </w:r>
      <w:r w:rsidR="00571C41" w:rsidRPr="00314E6A">
        <w:rPr>
          <w:b/>
          <w:bCs/>
        </w:rPr>
        <w:t>[</w:t>
      </w:r>
      <w:r w:rsidRPr="00314E6A">
        <w:rPr>
          <w:rFonts w:cs="Arial"/>
          <w:b/>
          <w:bCs/>
          <w:i/>
          <w:iCs/>
        </w:rPr>
        <w:t>Spouse</w:t>
      </w:r>
      <w:r w:rsidR="00571C41" w:rsidRPr="00314E6A">
        <w:rPr>
          <w:b/>
          <w:bCs/>
        </w:rPr>
        <w:t>]</w:t>
      </w:r>
      <w:r w:rsidRPr="00314E6A">
        <w:rPr>
          <w:rFonts w:cs="Arial"/>
          <w:b/>
          <w:bCs/>
        </w:rPr>
        <w:t xml:space="preserve"> </w:t>
      </w:r>
    </w:p>
    <w:p w14:paraId="6C93E7E8" w14:textId="77777777" w:rsidR="006578A6" w:rsidRPr="00314E6A" w:rsidRDefault="006578A6" w:rsidP="006578A6">
      <w:pPr>
        <w:tabs>
          <w:tab w:val="left" w:pos="2016"/>
          <w:tab w:val="left" w:pos="2160"/>
        </w:tabs>
        <w:spacing w:after="0"/>
        <w:ind w:left="2016" w:hanging="2016"/>
        <w:rPr>
          <w:rFonts w:cs="Arial"/>
          <w:b/>
          <w:bCs/>
          <w:i/>
          <w:iCs/>
        </w:rPr>
      </w:pPr>
      <w:r w:rsidRPr="00314E6A">
        <w:rPr>
          <w:rFonts w:cs="Arial"/>
          <w:b/>
          <w:bCs/>
          <w:i/>
          <w:iCs/>
        </w:rPr>
        <w:t>Catastrophic</w:t>
      </w:r>
    </w:p>
    <w:p w14:paraId="49B5B997" w14:textId="3B13ABC3" w:rsidR="006578A6" w:rsidRPr="00314E6A" w:rsidRDefault="006578A6" w:rsidP="006578A6">
      <w:pPr>
        <w:tabs>
          <w:tab w:val="left" w:pos="2016"/>
          <w:tab w:val="left" w:pos="2160"/>
        </w:tabs>
        <w:spacing w:after="199"/>
        <w:ind w:left="2016" w:hanging="2016"/>
        <w:rPr>
          <w:rFonts w:cs="Arial"/>
        </w:rPr>
      </w:pPr>
      <w:r w:rsidRPr="00314E6A">
        <w:rPr>
          <w:rFonts w:cs="Arial"/>
          <w:b/>
          <w:bCs/>
          <w:i/>
          <w:iCs/>
        </w:rPr>
        <w:lastRenderedPageBreak/>
        <w:t>Disability Benefits</w:t>
      </w:r>
      <w:r w:rsidRPr="00314E6A">
        <w:rPr>
          <w:rFonts w:cs="Arial"/>
          <w:b/>
          <w:bCs/>
        </w:rPr>
        <w:t>:</w:t>
      </w:r>
      <w:r w:rsidRPr="00314E6A">
        <w:rPr>
          <w:rFonts w:cs="Arial"/>
        </w:rPr>
        <w:tab/>
      </w:r>
      <w:r w:rsidR="00D86F01" w:rsidRPr="00314E6A">
        <w:rPr>
          <w:rFonts w:cs="Arial"/>
          <w:b/>
          <w:color w:val="FF0000"/>
          <w:vertAlign w:val="superscript"/>
        </w:rPr>
        <w:t>7c</w:t>
      </w:r>
      <w:r w:rsidR="00571C41" w:rsidRPr="00314E6A">
        <w:rPr>
          <w:b/>
          <w:bCs/>
        </w:rPr>
        <w:t>[</w:t>
      </w:r>
      <w:r w:rsidRPr="00314E6A">
        <w:rPr>
          <w:rFonts w:cs="Arial"/>
        </w:rPr>
        <w:t>6 months to lifetime</w:t>
      </w:r>
      <w:r w:rsidR="00571C41" w:rsidRPr="00314E6A">
        <w:rPr>
          <w:b/>
          <w:bCs/>
        </w:rPr>
        <w:t>]</w:t>
      </w:r>
      <w:r w:rsidRPr="00314E6A">
        <w:rPr>
          <w:rFonts w:cs="Arial"/>
        </w:rPr>
        <w:t>.</w:t>
      </w:r>
      <w:r w:rsidR="00571C41" w:rsidRPr="00314E6A">
        <w:rPr>
          <w:b/>
          <w:bCs/>
        </w:rPr>
        <w:t>]</w:t>
      </w:r>
    </w:p>
    <w:p w14:paraId="01EEDFE1" w14:textId="0F1EF57F" w:rsidR="006578A6" w:rsidRPr="00314E6A" w:rsidRDefault="007163D8" w:rsidP="006578A6">
      <w:pPr>
        <w:tabs>
          <w:tab w:val="left" w:pos="2016"/>
          <w:tab w:val="left" w:pos="2160"/>
        </w:tabs>
        <w:spacing w:after="0"/>
        <w:rPr>
          <w:rFonts w:cs="Arial"/>
          <w:b/>
          <w:bCs/>
          <w:i/>
          <w:iCs/>
        </w:rPr>
      </w:pPr>
      <w:r w:rsidRPr="00314E6A">
        <w:rPr>
          <w:rFonts w:cs="Arial"/>
          <w:b/>
          <w:color w:val="FF0000"/>
          <w:vertAlign w:val="superscript"/>
        </w:rPr>
        <w:t>9</w:t>
      </w:r>
      <w:r w:rsidR="00571C41" w:rsidRPr="00314E6A">
        <w:rPr>
          <w:b/>
          <w:bCs/>
        </w:rPr>
        <w:t>[</w:t>
      </w:r>
      <w:r w:rsidR="006578A6" w:rsidRPr="00314E6A">
        <w:rPr>
          <w:rFonts w:cs="Arial"/>
          <w:b/>
          <w:bCs/>
          <w:i/>
          <w:iCs/>
        </w:rPr>
        <w:t>Critical Illness</w:t>
      </w:r>
    </w:p>
    <w:p w14:paraId="4D4EDCFD" w14:textId="7B63907D" w:rsidR="006578A6" w:rsidRPr="00314E6A" w:rsidRDefault="006578A6" w:rsidP="006578A6">
      <w:pPr>
        <w:tabs>
          <w:tab w:val="left" w:pos="2016"/>
          <w:tab w:val="left" w:pos="2160"/>
        </w:tabs>
        <w:spacing w:after="199"/>
        <w:ind w:left="2016" w:hanging="2016"/>
        <w:rPr>
          <w:rFonts w:cs="Arial"/>
          <w:b/>
        </w:rPr>
      </w:pPr>
      <w:r w:rsidRPr="00314E6A">
        <w:rPr>
          <w:rFonts w:cs="Arial"/>
          <w:b/>
          <w:bCs/>
          <w:i/>
          <w:iCs/>
        </w:rPr>
        <w:t>Benefit</w:t>
      </w:r>
      <w:r w:rsidRPr="00314E6A">
        <w:rPr>
          <w:rFonts w:cs="Arial"/>
          <w:b/>
          <w:bCs/>
        </w:rPr>
        <w:t>:</w:t>
      </w:r>
      <w:r w:rsidRPr="00314E6A">
        <w:rPr>
          <w:rFonts w:cs="Arial"/>
        </w:rPr>
        <w:tab/>
      </w:r>
      <w:r w:rsidR="007163D8" w:rsidRPr="00314E6A">
        <w:rPr>
          <w:rFonts w:cs="Arial"/>
          <w:b/>
          <w:color w:val="FF0000"/>
          <w:vertAlign w:val="superscript"/>
        </w:rPr>
        <w:t>9a</w:t>
      </w:r>
      <w:r w:rsidR="00571C41" w:rsidRPr="00314E6A">
        <w:rPr>
          <w:b/>
          <w:bCs/>
        </w:rPr>
        <w:t>[</w:t>
      </w:r>
      <w:r w:rsidR="19AF581C" w:rsidRPr="00314E6A">
        <w:rPr>
          <w:rFonts w:cs="Arial"/>
          <w:b/>
          <w:color w:val="FF0000"/>
          <w:vertAlign w:val="superscript"/>
        </w:rPr>
        <w:t>9a1</w:t>
      </w:r>
      <w:r w:rsidR="3BB6EE37" w:rsidRPr="00314E6A">
        <w:rPr>
          <w:b/>
          <w:bCs/>
        </w:rPr>
        <w:t>[</w:t>
      </w:r>
      <w:r w:rsidRPr="00314E6A">
        <w:rPr>
          <w:rFonts w:cs="Arial"/>
        </w:rPr>
        <w:t>5% to 20%</w:t>
      </w:r>
      <w:r w:rsidR="49A5A7D6" w:rsidRPr="00314E6A">
        <w:rPr>
          <w:b/>
          <w:bCs/>
        </w:rPr>
        <w:t>]</w:t>
      </w:r>
      <w:r w:rsidRPr="00314E6A">
        <w:rPr>
          <w:rFonts w:cs="Arial"/>
        </w:rPr>
        <w:t xml:space="preserve"> of </w:t>
      </w:r>
      <w:r w:rsidR="00D60341" w:rsidRPr="00314E6A">
        <w:rPr>
          <w:rFonts w:cs="Arial"/>
        </w:rPr>
        <w:t>Your</w:t>
      </w:r>
      <w:r w:rsidRPr="00314E6A">
        <w:rPr>
          <w:rFonts w:cs="Arial"/>
        </w:rPr>
        <w:t xml:space="preserve"> </w:t>
      </w:r>
      <w:r w:rsidR="00042AE2" w:rsidRPr="00314E6A">
        <w:rPr>
          <w:rFonts w:cs="Arial"/>
        </w:rPr>
        <w:t>Monthly Earnings</w:t>
      </w:r>
      <w:r w:rsidRPr="00314E6A">
        <w:rPr>
          <w:rFonts w:cs="Arial"/>
        </w:rPr>
        <w:t xml:space="preserve">, but not more than </w:t>
      </w:r>
      <w:r w:rsidR="3E64EA1F" w:rsidRPr="00314E6A">
        <w:rPr>
          <w:rFonts w:cs="Arial"/>
          <w:b/>
          <w:color w:val="FF0000"/>
          <w:vertAlign w:val="superscript"/>
        </w:rPr>
        <w:t>9a2</w:t>
      </w:r>
      <w:r w:rsidR="149478FE" w:rsidRPr="00314E6A">
        <w:rPr>
          <w:b/>
          <w:bCs/>
        </w:rPr>
        <w:t>[</w:t>
      </w:r>
      <w:r w:rsidRPr="00314E6A">
        <w:rPr>
          <w:rFonts w:cs="Arial"/>
        </w:rPr>
        <w:t>$1,000 to $</w:t>
      </w:r>
      <w:r w:rsidR="00905F9F" w:rsidRPr="00314E6A">
        <w:rPr>
          <w:rFonts w:cs="Arial"/>
        </w:rPr>
        <w:t>2</w:t>
      </w:r>
      <w:r w:rsidRPr="00314E6A">
        <w:rPr>
          <w:rFonts w:cs="Arial"/>
        </w:rPr>
        <w:t>5</w:t>
      </w:r>
      <w:r w:rsidR="000251C2" w:rsidRPr="00314E6A">
        <w:rPr>
          <w:rFonts w:cs="Arial"/>
        </w:rPr>
        <w:t>0</w:t>
      </w:r>
      <w:r w:rsidRPr="00314E6A">
        <w:rPr>
          <w:rFonts w:cs="Arial"/>
        </w:rPr>
        <w:t>,000</w:t>
      </w:r>
      <w:r w:rsidR="1FA75C72" w:rsidRPr="00314E6A">
        <w:rPr>
          <w:b/>
          <w:bCs/>
        </w:rPr>
        <w:t>]</w:t>
      </w:r>
      <w:r w:rsidRPr="00314E6A">
        <w:rPr>
          <w:rFonts w:cs="Arial"/>
        </w:rPr>
        <w:t>.</w:t>
      </w:r>
      <w:r w:rsidR="00571C41" w:rsidRPr="00314E6A">
        <w:rPr>
          <w:b/>
          <w:bCs/>
        </w:rPr>
        <w:t>]</w:t>
      </w:r>
    </w:p>
    <w:p w14:paraId="610B3513" w14:textId="21D19BDA" w:rsidR="006578A6" w:rsidRPr="00314E6A" w:rsidRDefault="007163D8" w:rsidP="006578A6">
      <w:pPr>
        <w:tabs>
          <w:tab w:val="left" w:pos="2016"/>
          <w:tab w:val="left" w:pos="2160"/>
        </w:tabs>
        <w:spacing w:after="199"/>
        <w:ind w:left="2016"/>
        <w:rPr>
          <w:rFonts w:cs="Arial"/>
        </w:rPr>
      </w:pPr>
      <w:r w:rsidRPr="00314E6A">
        <w:rPr>
          <w:rFonts w:cs="Arial"/>
          <w:b/>
          <w:color w:val="FF0000"/>
          <w:vertAlign w:val="superscript"/>
        </w:rPr>
        <w:t>9b</w:t>
      </w:r>
      <w:r w:rsidR="00571C41" w:rsidRPr="00314E6A">
        <w:rPr>
          <w:b/>
          <w:bCs/>
        </w:rPr>
        <w:t>[</w:t>
      </w:r>
      <w:r w:rsidR="00D60341" w:rsidRPr="00314E6A">
        <w:rPr>
          <w:rFonts w:cs="Arial"/>
        </w:rPr>
        <w:t>Your</w:t>
      </w:r>
      <w:r w:rsidR="006578A6" w:rsidRPr="00314E6A">
        <w:rPr>
          <w:rFonts w:cs="Arial"/>
        </w:rPr>
        <w:t xml:space="preserve"> benefit will be reduced if it, together with </w:t>
      </w:r>
      <w:r w:rsidR="00D60341" w:rsidRPr="00314E6A">
        <w:rPr>
          <w:rFonts w:cs="Arial"/>
        </w:rPr>
        <w:t>Your</w:t>
      </w:r>
      <w:r w:rsidR="006578A6" w:rsidRPr="00314E6A">
        <w:rPr>
          <w:rFonts w:cs="Arial"/>
        </w:rPr>
        <w:t xml:space="preserve"> </w:t>
      </w:r>
      <w:r w:rsidR="0073404D" w:rsidRPr="00314E6A">
        <w:rPr>
          <w:rFonts w:cs="Arial"/>
        </w:rPr>
        <w:t>M</w:t>
      </w:r>
      <w:r w:rsidR="006578A6" w:rsidRPr="00314E6A">
        <w:rPr>
          <w:rFonts w:cs="Arial"/>
        </w:rPr>
        <w:t xml:space="preserve">onthly </w:t>
      </w:r>
      <w:r w:rsidR="0073404D" w:rsidRPr="00314E6A">
        <w:rPr>
          <w:rFonts w:cs="Arial"/>
        </w:rPr>
        <w:t>B</w:t>
      </w:r>
      <w:r w:rsidR="008D5390" w:rsidRPr="00314E6A">
        <w:rPr>
          <w:rFonts w:cs="Arial"/>
        </w:rPr>
        <w:t>enefit</w:t>
      </w:r>
      <w:r w:rsidR="006578A6" w:rsidRPr="00314E6A">
        <w:rPr>
          <w:rFonts w:cs="Arial"/>
        </w:rPr>
        <w:t xml:space="preserve"> </w:t>
      </w:r>
      <w:r w:rsidR="00E74C5C" w:rsidRPr="00314E6A">
        <w:rPr>
          <w:rFonts w:cs="Arial"/>
        </w:rPr>
        <w:t>P</w:t>
      </w:r>
      <w:r w:rsidR="00192005" w:rsidRPr="00314E6A">
        <w:rPr>
          <w:rFonts w:cs="Arial"/>
        </w:rPr>
        <w:t xml:space="preserve">ayment </w:t>
      </w:r>
      <w:r w:rsidR="006578A6" w:rsidRPr="00314E6A">
        <w:rPr>
          <w:rFonts w:cs="Arial"/>
        </w:rPr>
        <w:t xml:space="preserve">and </w:t>
      </w:r>
      <w:r w:rsidR="00D60341" w:rsidRPr="00314E6A">
        <w:rPr>
          <w:rFonts w:cs="Arial"/>
        </w:rPr>
        <w:t>Your</w:t>
      </w:r>
      <w:r w:rsidR="006578A6" w:rsidRPr="00314E6A">
        <w:rPr>
          <w:rFonts w:cs="Arial"/>
        </w:rPr>
        <w:t xml:space="preserve"> </w:t>
      </w:r>
      <w:r w:rsidR="000E5BA1" w:rsidRPr="00314E6A">
        <w:rPr>
          <w:rFonts w:cs="Arial"/>
        </w:rPr>
        <w:t>C</w:t>
      </w:r>
      <w:r w:rsidR="006578A6" w:rsidRPr="00314E6A">
        <w:rPr>
          <w:rFonts w:cs="Arial"/>
        </w:rPr>
        <w:t xml:space="preserve">atastrophic </w:t>
      </w:r>
      <w:r w:rsidR="00FF5545" w:rsidRPr="00314E6A">
        <w:rPr>
          <w:rFonts w:cs="Arial"/>
        </w:rPr>
        <w:t>Disability</w:t>
      </w:r>
      <w:r w:rsidR="006578A6" w:rsidRPr="00314E6A">
        <w:rPr>
          <w:rFonts w:cs="Arial"/>
        </w:rPr>
        <w:t xml:space="preserve"> </w:t>
      </w:r>
      <w:r w:rsidR="000E5BA1" w:rsidRPr="00314E6A">
        <w:rPr>
          <w:rFonts w:cs="Arial"/>
        </w:rPr>
        <w:t>B</w:t>
      </w:r>
      <w:r w:rsidR="008D5390" w:rsidRPr="00314E6A">
        <w:rPr>
          <w:rFonts w:cs="Arial"/>
        </w:rPr>
        <w:t>enefit</w:t>
      </w:r>
      <w:r w:rsidR="00192005" w:rsidRPr="00314E6A">
        <w:rPr>
          <w:rFonts w:cs="Arial"/>
        </w:rPr>
        <w:t xml:space="preserve"> payment</w:t>
      </w:r>
      <w:r w:rsidR="006578A6" w:rsidRPr="00314E6A">
        <w:rPr>
          <w:rFonts w:cs="Arial"/>
        </w:rPr>
        <w:t xml:space="preserve">, exceeds </w:t>
      </w:r>
      <w:r w:rsidR="00D60341" w:rsidRPr="00314E6A">
        <w:rPr>
          <w:rFonts w:cs="Arial"/>
        </w:rPr>
        <w:t>Your</w:t>
      </w:r>
      <w:r w:rsidR="006578A6" w:rsidRPr="00314E6A">
        <w:rPr>
          <w:rFonts w:cs="Arial"/>
        </w:rPr>
        <w:t xml:space="preserve"> </w:t>
      </w:r>
      <w:r w:rsidR="00042AE2" w:rsidRPr="00314E6A">
        <w:rPr>
          <w:rFonts w:cs="Arial"/>
        </w:rPr>
        <w:t>Monthly Earnings</w:t>
      </w:r>
      <w:r w:rsidR="006578A6" w:rsidRPr="00314E6A">
        <w:rPr>
          <w:rFonts w:cs="Arial"/>
        </w:rPr>
        <w:t xml:space="preserve">. </w:t>
      </w:r>
      <w:r w:rsidR="00D60341" w:rsidRPr="00314E6A">
        <w:rPr>
          <w:rFonts w:cs="Arial"/>
        </w:rPr>
        <w:t>Your</w:t>
      </w:r>
      <w:r w:rsidR="006578A6" w:rsidRPr="00314E6A">
        <w:rPr>
          <w:rFonts w:cs="Arial"/>
        </w:rPr>
        <w:t xml:space="preserve"> </w:t>
      </w:r>
      <w:r w:rsidR="00FD2672" w:rsidRPr="00314E6A">
        <w:rPr>
          <w:rFonts w:cs="Arial"/>
        </w:rPr>
        <w:t>Monthly Critical Illness B</w:t>
      </w:r>
      <w:r w:rsidR="006578A6" w:rsidRPr="00314E6A">
        <w:rPr>
          <w:rFonts w:cs="Arial"/>
        </w:rPr>
        <w:t xml:space="preserve">enefit will not be reduced by any </w:t>
      </w:r>
      <w:r w:rsidR="00CE0FCA" w:rsidRPr="00314E6A">
        <w:rPr>
          <w:rFonts w:cs="Arial"/>
        </w:rPr>
        <w:t>Deductible Sources of Income</w:t>
      </w:r>
      <w:r w:rsidR="006578A6" w:rsidRPr="00314E6A">
        <w:rPr>
          <w:rFonts w:cs="Arial"/>
        </w:rPr>
        <w:t>.</w:t>
      </w:r>
      <w:r w:rsidR="00571C41" w:rsidRPr="00314E6A">
        <w:rPr>
          <w:b/>
          <w:bCs/>
        </w:rPr>
        <w:t>]</w:t>
      </w:r>
    </w:p>
    <w:p w14:paraId="0B798D16" w14:textId="123E7DCF" w:rsidR="006578A6" w:rsidRPr="00314E6A" w:rsidRDefault="007163D8" w:rsidP="00C61BA5">
      <w:pPr>
        <w:keepNext/>
        <w:tabs>
          <w:tab w:val="left" w:pos="2016"/>
          <w:tab w:val="left" w:pos="2160"/>
        </w:tabs>
        <w:spacing w:after="0"/>
        <w:rPr>
          <w:rFonts w:cs="Arial"/>
          <w:b/>
          <w:bCs/>
          <w:i/>
          <w:iCs/>
        </w:rPr>
      </w:pPr>
      <w:r w:rsidRPr="00314E6A">
        <w:rPr>
          <w:rFonts w:cs="Arial"/>
          <w:b/>
          <w:color w:val="FF0000"/>
          <w:vertAlign w:val="superscript"/>
        </w:rPr>
        <w:t>9c</w:t>
      </w:r>
      <w:r w:rsidR="00571C41" w:rsidRPr="00314E6A">
        <w:rPr>
          <w:b/>
          <w:bCs/>
        </w:rPr>
        <w:t>[</w:t>
      </w:r>
      <w:r w:rsidR="006578A6" w:rsidRPr="00314E6A">
        <w:rPr>
          <w:rFonts w:cs="Arial"/>
          <w:b/>
          <w:bCs/>
          <w:i/>
          <w:iCs/>
        </w:rPr>
        <w:t>Maximum Period</w:t>
      </w:r>
    </w:p>
    <w:p w14:paraId="2B511A23" w14:textId="77777777" w:rsidR="006578A6" w:rsidRPr="00314E6A" w:rsidRDefault="006578A6" w:rsidP="00C61BA5">
      <w:pPr>
        <w:keepNext/>
        <w:tabs>
          <w:tab w:val="left" w:pos="2016"/>
          <w:tab w:val="left" w:pos="2160"/>
        </w:tabs>
        <w:spacing w:after="0"/>
        <w:rPr>
          <w:rFonts w:cs="Arial"/>
          <w:b/>
          <w:bCs/>
          <w:i/>
          <w:iCs/>
        </w:rPr>
      </w:pPr>
      <w:r w:rsidRPr="00314E6A">
        <w:rPr>
          <w:rFonts w:cs="Arial"/>
          <w:b/>
          <w:bCs/>
          <w:i/>
          <w:iCs/>
        </w:rPr>
        <w:t>of Critical illness</w:t>
      </w:r>
    </w:p>
    <w:p w14:paraId="5FCB1E14" w14:textId="559ED1A9" w:rsidR="006578A6" w:rsidRPr="00314E6A" w:rsidRDefault="006578A6" w:rsidP="006578A6">
      <w:pPr>
        <w:tabs>
          <w:tab w:val="left" w:pos="2016"/>
          <w:tab w:val="left" w:pos="2160"/>
        </w:tabs>
        <w:spacing w:after="199"/>
        <w:rPr>
          <w:rFonts w:cs="Arial"/>
        </w:rPr>
      </w:pPr>
      <w:r w:rsidRPr="00314E6A">
        <w:rPr>
          <w:rFonts w:cs="Arial"/>
          <w:b/>
          <w:bCs/>
          <w:i/>
          <w:iCs/>
        </w:rPr>
        <w:t>Benefits</w:t>
      </w:r>
      <w:r w:rsidRPr="00314E6A">
        <w:rPr>
          <w:rFonts w:cs="Arial"/>
          <w:b/>
          <w:bCs/>
        </w:rPr>
        <w:t>:</w:t>
      </w:r>
      <w:r w:rsidRPr="00314E6A">
        <w:rPr>
          <w:rFonts w:cs="Arial"/>
        </w:rPr>
        <w:tab/>
      </w:r>
      <w:r w:rsidR="0057466A" w:rsidRPr="00314E6A">
        <w:rPr>
          <w:rFonts w:cs="Arial"/>
          <w:b/>
          <w:color w:val="FF0000"/>
          <w:vertAlign w:val="superscript"/>
        </w:rPr>
        <w:t>9</w:t>
      </w:r>
      <w:r w:rsidR="000D317C" w:rsidRPr="00314E6A">
        <w:rPr>
          <w:rFonts w:cs="Arial"/>
          <w:b/>
          <w:color w:val="FF0000"/>
          <w:vertAlign w:val="superscript"/>
        </w:rPr>
        <w:t>d</w:t>
      </w:r>
      <w:r w:rsidR="00DC1D7B" w:rsidRPr="00314E6A">
        <w:rPr>
          <w:b/>
          <w:bCs/>
        </w:rPr>
        <w:t>[</w:t>
      </w:r>
      <w:r w:rsidRPr="00314E6A">
        <w:rPr>
          <w:rFonts w:cs="Arial"/>
        </w:rPr>
        <w:t>6 months to lifetime.</w:t>
      </w:r>
      <w:r w:rsidR="00571C41" w:rsidRPr="00314E6A">
        <w:rPr>
          <w:b/>
          <w:bCs/>
        </w:rPr>
        <w:t>]]</w:t>
      </w:r>
    </w:p>
    <w:p w14:paraId="703886EA" w14:textId="3BF928C4" w:rsidR="00312A5A" w:rsidRDefault="00AF515C" w:rsidP="00312A5A">
      <w:pPr>
        <w:tabs>
          <w:tab w:val="left" w:pos="2016"/>
          <w:tab w:val="left" w:pos="2160"/>
        </w:tabs>
        <w:spacing w:after="0"/>
        <w:ind w:left="2016" w:hanging="2016"/>
        <w:rPr>
          <w:b/>
          <w:bCs/>
        </w:rPr>
      </w:pPr>
      <w:ins w:id="24" w:author="Laura Hoogland" w:date="2026-01-22T14:57:00Z" w16du:dateUtc="2026-01-22T20:57:00Z">
        <w:r w:rsidRPr="00314E6A">
          <w:rPr>
            <w:rFonts w:cs="Arial"/>
            <w:b/>
            <w:color w:val="FF0000"/>
            <w:vertAlign w:val="superscript"/>
          </w:rPr>
          <w:t>9</w:t>
        </w:r>
        <w:r>
          <w:rPr>
            <w:rFonts w:cs="Arial"/>
            <w:b/>
            <w:color w:val="FF0000"/>
            <w:vertAlign w:val="superscript"/>
          </w:rPr>
          <w:t>g</w:t>
        </w:r>
        <w:r w:rsidR="00AB0B9C">
          <w:rPr>
            <w:rFonts w:cs="Arial"/>
            <w:b/>
            <w:bCs/>
            <w:i/>
            <w:iCs/>
          </w:rPr>
          <w:t>[</w:t>
        </w:r>
      </w:ins>
      <w:r w:rsidR="00312A5A">
        <w:rPr>
          <w:rFonts w:cs="Arial"/>
          <w:b/>
          <w:bCs/>
          <w:i/>
          <w:iCs/>
        </w:rPr>
        <w:t xml:space="preserve">Education </w:t>
      </w:r>
      <w:r w:rsidR="00312A5A" w:rsidRPr="00314E6A">
        <w:rPr>
          <w:rFonts w:cs="Arial"/>
          <w:b/>
          <w:bCs/>
          <w:i/>
          <w:iCs/>
        </w:rPr>
        <w:t>Benefit</w:t>
      </w:r>
      <w:r w:rsidR="00312A5A" w:rsidRPr="00314E6A">
        <w:rPr>
          <w:rFonts w:cs="Arial"/>
          <w:b/>
          <w:bCs/>
        </w:rPr>
        <w:t>:</w:t>
      </w:r>
      <w:r w:rsidR="00312A5A">
        <w:rPr>
          <w:rFonts w:cs="Arial"/>
          <w:b/>
          <w:bCs/>
        </w:rPr>
        <w:tab/>
      </w:r>
      <w:r w:rsidR="00312A5A">
        <w:rPr>
          <w:rFonts w:cs="Arial"/>
          <w:b/>
          <w:color w:val="FF0000"/>
          <w:vertAlign w:val="superscript"/>
        </w:rPr>
        <w:t>9e</w:t>
      </w:r>
      <w:r w:rsidR="00312A5A" w:rsidRPr="00866C74">
        <w:rPr>
          <w:rFonts w:cs="Arial"/>
          <w:b/>
          <w:bCs/>
        </w:rPr>
        <w:t>[</w:t>
      </w:r>
      <w:r w:rsidR="00312A5A" w:rsidRPr="00866C74">
        <w:rPr>
          <w:rFonts w:cs="Arial"/>
        </w:rPr>
        <w:t>$50 to unlimited</w:t>
      </w:r>
      <w:r w:rsidR="00312A5A" w:rsidRPr="00314E6A">
        <w:rPr>
          <w:b/>
          <w:bCs/>
        </w:rPr>
        <w:t>]</w:t>
      </w:r>
    </w:p>
    <w:p w14:paraId="7F54AE3E" w14:textId="77777777" w:rsidR="00312A5A" w:rsidRDefault="00312A5A" w:rsidP="00312A5A">
      <w:pPr>
        <w:tabs>
          <w:tab w:val="left" w:pos="2016"/>
          <w:tab w:val="left" w:pos="2160"/>
        </w:tabs>
        <w:spacing w:after="0"/>
        <w:ind w:left="2016" w:hanging="2016"/>
        <w:rPr>
          <w:rFonts w:cs="Arial"/>
          <w:b/>
          <w:bCs/>
          <w:i/>
          <w:iCs/>
        </w:rPr>
      </w:pPr>
    </w:p>
    <w:p w14:paraId="6B5B3AA9" w14:textId="15213726" w:rsidR="00312A5A" w:rsidRPr="00314E6A" w:rsidRDefault="00A53FD8" w:rsidP="00312A5A">
      <w:pPr>
        <w:tabs>
          <w:tab w:val="left" w:pos="2016"/>
          <w:tab w:val="left" w:pos="2160"/>
        </w:tabs>
        <w:spacing w:after="0"/>
        <w:ind w:left="2016" w:hanging="2016"/>
        <w:rPr>
          <w:rFonts w:cs="Arial"/>
          <w:b/>
          <w:bCs/>
          <w:i/>
          <w:iCs/>
        </w:rPr>
      </w:pPr>
      <w:ins w:id="25" w:author="Laura Hoogland" w:date="2026-01-22T14:57:00Z" w16du:dateUtc="2026-01-22T20:57:00Z">
        <w:r w:rsidRPr="00314E6A">
          <w:rPr>
            <w:rFonts w:cs="Arial"/>
            <w:b/>
            <w:color w:val="FF0000"/>
            <w:vertAlign w:val="superscript"/>
          </w:rPr>
          <w:t>9</w:t>
        </w:r>
        <w:r>
          <w:rPr>
            <w:rFonts w:cs="Arial"/>
            <w:b/>
            <w:color w:val="FF0000"/>
            <w:vertAlign w:val="superscript"/>
          </w:rPr>
          <w:t>h</w:t>
        </w:r>
        <w:r>
          <w:rPr>
            <w:rFonts w:cs="Arial"/>
            <w:b/>
            <w:bCs/>
            <w:i/>
            <w:iCs/>
          </w:rPr>
          <w:t>[</w:t>
        </w:r>
      </w:ins>
      <w:r w:rsidR="00312A5A" w:rsidRPr="00314E6A">
        <w:rPr>
          <w:rFonts w:cs="Arial"/>
          <w:b/>
          <w:bCs/>
          <w:i/>
          <w:iCs/>
        </w:rPr>
        <w:t xml:space="preserve">Maximum </w:t>
      </w:r>
      <w:r w:rsidR="00312A5A">
        <w:rPr>
          <w:rFonts w:cs="Arial"/>
          <w:b/>
          <w:bCs/>
          <w:i/>
          <w:iCs/>
        </w:rPr>
        <w:t>Number</w:t>
      </w:r>
    </w:p>
    <w:p w14:paraId="25E6574A" w14:textId="77777777" w:rsidR="00312A5A" w:rsidRDefault="00312A5A" w:rsidP="00312A5A">
      <w:pPr>
        <w:tabs>
          <w:tab w:val="left" w:pos="2016"/>
          <w:tab w:val="left" w:pos="2160"/>
        </w:tabs>
        <w:spacing w:after="0"/>
        <w:ind w:left="2016" w:hanging="2016"/>
        <w:rPr>
          <w:rFonts w:cs="Arial"/>
          <w:b/>
          <w:bCs/>
          <w:i/>
          <w:iCs/>
        </w:rPr>
      </w:pPr>
      <w:r w:rsidRPr="00314E6A">
        <w:rPr>
          <w:rFonts w:cs="Arial"/>
          <w:b/>
          <w:bCs/>
          <w:i/>
          <w:iCs/>
        </w:rPr>
        <w:t xml:space="preserve">of </w:t>
      </w:r>
      <w:r>
        <w:rPr>
          <w:rFonts w:cs="Arial"/>
          <w:b/>
          <w:bCs/>
          <w:i/>
          <w:iCs/>
        </w:rPr>
        <w:t>Education</w:t>
      </w:r>
      <w:r w:rsidRPr="00314E6A">
        <w:rPr>
          <w:rFonts w:cs="Arial"/>
          <w:b/>
          <w:bCs/>
          <w:i/>
          <w:iCs/>
        </w:rPr>
        <w:t xml:space="preserve"> </w:t>
      </w:r>
    </w:p>
    <w:p w14:paraId="10AF68F5" w14:textId="0258B5B8" w:rsidR="00312A5A" w:rsidRPr="00314E6A" w:rsidRDefault="00312A5A" w:rsidP="00312A5A">
      <w:pPr>
        <w:tabs>
          <w:tab w:val="left" w:pos="2016"/>
          <w:tab w:val="left" w:pos="2160"/>
        </w:tabs>
        <w:spacing w:after="199"/>
        <w:rPr>
          <w:rFonts w:cs="Arial"/>
        </w:rPr>
      </w:pPr>
      <w:r w:rsidRPr="00314E6A">
        <w:rPr>
          <w:rFonts w:cs="Arial"/>
          <w:b/>
          <w:bCs/>
          <w:i/>
          <w:iCs/>
        </w:rPr>
        <w:t>Benefits</w:t>
      </w:r>
      <w:r w:rsidRPr="00314E6A">
        <w:rPr>
          <w:rFonts w:cs="Arial"/>
          <w:b/>
          <w:bCs/>
        </w:rPr>
        <w:t>:</w:t>
      </w:r>
      <w:r>
        <w:rPr>
          <w:rFonts w:cs="Arial"/>
          <w:b/>
          <w:bCs/>
        </w:rPr>
        <w:tab/>
      </w:r>
      <w:r>
        <w:rPr>
          <w:rFonts w:cs="Arial"/>
          <w:b/>
          <w:color w:val="FF0000"/>
          <w:vertAlign w:val="superscript"/>
        </w:rPr>
        <w:t>9f</w:t>
      </w:r>
      <w:r w:rsidRPr="00866C74">
        <w:rPr>
          <w:rFonts w:cs="Arial"/>
          <w:b/>
          <w:bCs/>
        </w:rPr>
        <w:t>[</w:t>
      </w:r>
      <w:r>
        <w:rPr>
          <w:rFonts w:cs="Arial"/>
        </w:rPr>
        <w:t>6</w:t>
      </w:r>
      <w:r w:rsidRPr="00866C74">
        <w:rPr>
          <w:rFonts w:cs="Arial"/>
        </w:rPr>
        <w:t xml:space="preserve"> to unlimited</w:t>
      </w:r>
      <w:del w:id="26" w:author="Laura Hoogland" w:date="2026-01-22T14:57:00Z" w16du:dateUtc="2026-01-22T20:57:00Z">
        <w:r w:rsidR="006D4A8C" w:rsidRPr="00314E6A">
          <w:rPr>
            <w:b/>
            <w:bCs/>
          </w:rPr>
          <w:delText>]</w:delText>
        </w:r>
        <w:r w:rsidR="006D4A8C" w:rsidRPr="006D4A8C">
          <w:rPr>
            <w:szCs w:val="16"/>
          </w:rPr>
          <w:delText>.</w:delText>
        </w:r>
        <w:r w:rsidR="00571C41" w:rsidRPr="00314E6A">
          <w:rPr>
            <w:b/>
            <w:bCs/>
          </w:rPr>
          <w:delText>]</w:delText>
        </w:r>
      </w:del>
      <w:ins w:id="27" w:author="Laura Hoogland" w:date="2026-01-22T14:57:00Z" w16du:dateUtc="2026-01-22T20:57:00Z">
        <w:r w:rsidRPr="00314E6A">
          <w:rPr>
            <w:b/>
            <w:bCs/>
          </w:rPr>
          <w:t>]</w:t>
        </w:r>
        <w:r w:rsidRPr="006D4A8C">
          <w:rPr>
            <w:szCs w:val="16"/>
          </w:rPr>
          <w:t>.</w:t>
        </w:r>
        <w:r w:rsidRPr="00314E6A">
          <w:rPr>
            <w:b/>
            <w:bCs/>
          </w:rPr>
          <w:t>]</w:t>
        </w:r>
        <w:r w:rsidR="00A53FD8">
          <w:rPr>
            <w:b/>
            <w:bCs/>
          </w:rPr>
          <w:t>]</w:t>
        </w:r>
      </w:ins>
    </w:p>
    <w:p w14:paraId="6AEA7BEF" w14:textId="64ECEE6B" w:rsidR="00ED4A04" w:rsidRPr="00314E6A" w:rsidRDefault="00FA719D" w:rsidP="00B5339E">
      <w:pPr>
        <w:tabs>
          <w:tab w:val="left" w:pos="2016"/>
          <w:tab w:val="left" w:pos="2160"/>
        </w:tabs>
        <w:spacing w:after="0"/>
        <w:ind w:left="2016" w:hanging="2016"/>
        <w:rPr>
          <w:rFonts w:cs="Arial"/>
          <w:b/>
          <w:bCs/>
          <w:i/>
          <w:iCs/>
        </w:rPr>
      </w:pPr>
      <w:r w:rsidRPr="00314E6A">
        <w:rPr>
          <w:rFonts w:cs="Arial"/>
          <w:b/>
          <w:color w:val="FF0000"/>
          <w:vertAlign w:val="superscript"/>
        </w:rPr>
        <w:t>11</w:t>
      </w:r>
      <w:r w:rsidR="00571C41" w:rsidRPr="00314E6A">
        <w:rPr>
          <w:b/>
          <w:bCs/>
        </w:rPr>
        <w:t>[</w:t>
      </w:r>
      <w:r w:rsidR="00871ADD" w:rsidRPr="00314E6A">
        <w:rPr>
          <w:rFonts w:cs="Arial"/>
          <w:b/>
          <w:bCs/>
          <w:i/>
          <w:iCs/>
        </w:rPr>
        <w:t>L</w:t>
      </w:r>
      <w:r w:rsidR="00AA724F" w:rsidRPr="00314E6A">
        <w:rPr>
          <w:rFonts w:cs="Arial"/>
          <w:b/>
          <w:bCs/>
          <w:i/>
          <w:iCs/>
        </w:rPr>
        <w:t>i</w:t>
      </w:r>
      <w:r w:rsidR="00871ADD" w:rsidRPr="00314E6A">
        <w:rPr>
          <w:rFonts w:cs="Arial"/>
          <w:b/>
          <w:bCs/>
          <w:i/>
          <w:iCs/>
        </w:rPr>
        <w:t>ne of Duty</w:t>
      </w:r>
    </w:p>
    <w:p w14:paraId="699564C1" w14:textId="3F34CF8F" w:rsidR="00173408" w:rsidRPr="00314E6A" w:rsidRDefault="00ED4A04" w:rsidP="00DD168E">
      <w:pPr>
        <w:tabs>
          <w:tab w:val="left" w:pos="2016"/>
          <w:tab w:val="left" w:pos="2160"/>
        </w:tabs>
        <w:spacing w:after="199"/>
        <w:ind w:left="2016" w:hanging="2016"/>
        <w:rPr>
          <w:rFonts w:cs="Arial"/>
        </w:rPr>
      </w:pPr>
      <w:r w:rsidRPr="00314E6A">
        <w:rPr>
          <w:rFonts w:cs="Arial"/>
          <w:b/>
          <w:bCs/>
          <w:i/>
          <w:iCs/>
        </w:rPr>
        <w:t>Benefit</w:t>
      </w:r>
      <w:r w:rsidR="00B5339E" w:rsidRPr="00314E6A">
        <w:rPr>
          <w:rFonts w:cs="Arial"/>
          <w:b/>
          <w:bCs/>
        </w:rPr>
        <w:t>:</w:t>
      </w:r>
      <w:r w:rsidRPr="00314E6A">
        <w:rPr>
          <w:rFonts w:cs="Arial"/>
        </w:rPr>
        <w:tab/>
      </w:r>
      <w:r w:rsidR="00452FB1" w:rsidRPr="00314E6A">
        <w:rPr>
          <w:rFonts w:cs="Arial"/>
          <w:b/>
          <w:color w:val="FF0000"/>
          <w:vertAlign w:val="superscript"/>
        </w:rPr>
        <w:t>11a</w:t>
      </w:r>
      <w:r w:rsidR="00571C41" w:rsidRPr="00314E6A">
        <w:rPr>
          <w:b/>
          <w:bCs/>
        </w:rPr>
        <w:t>[</w:t>
      </w:r>
      <w:r w:rsidR="0096732C" w:rsidRPr="00314E6A">
        <w:rPr>
          <w:rFonts w:cs="Arial"/>
        </w:rPr>
        <w:t>Applies to the Plan</w:t>
      </w:r>
      <w:r w:rsidR="0096732C" w:rsidRPr="00314E6A">
        <w:rPr>
          <w:b/>
          <w:bCs/>
        </w:rPr>
        <w:t>]</w:t>
      </w:r>
      <w:r w:rsidR="0096732C" w:rsidRPr="00314E6A">
        <w:rPr>
          <w:rFonts w:cs="Arial"/>
        </w:rPr>
        <w:t>.</w:t>
      </w:r>
      <w:r w:rsidR="00571C41" w:rsidRPr="00314E6A">
        <w:rPr>
          <w:b/>
          <w:bCs/>
        </w:rPr>
        <w:t>]</w:t>
      </w:r>
    </w:p>
    <w:p w14:paraId="5D58C8D6" w14:textId="1BA7BA4A" w:rsidR="00465C0D" w:rsidRPr="00314E6A" w:rsidRDefault="00173408" w:rsidP="00465C0D">
      <w:pPr>
        <w:tabs>
          <w:tab w:val="left" w:pos="2016"/>
          <w:tab w:val="left" w:pos="2160"/>
        </w:tabs>
        <w:spacing w:after="0"/>
        <w:ind w:left="2016" w:hanging="2016"/>
        <w:rPr>
          <w:rFonts w:cs="Arial"/>
          <w:b/>
          <w:bCs/>
          <w:i/>
          <w:iCs/>
        </w:rPr>
      </w:pPr>
      <w:r w:rsidRPr="00314E6A">
        <w:rPr>
          <w:rFonts w:cs="Arial"/>
          <w:b/>
          <w:color w:val="FF0000"/>
          <w:vertAlign w:val="superscript"/>
        </w:rPr>
        <w:t>1</w:t>
      </w:r>
      <w:r w:rsidR="00437F19" w:rsidRPr="00314E6A">
        <w:rPr>
          <w:rFonts w:cs="Arial"/>
          <w:b/>
          <w:color w:val="FF0000"/>
          <w:vertAlign w:val="superscript"/>
        </w:rPr>
        <w:t>2</w:t>
      </w:r>
      <w:r w:rsidR="00571C41" w:rsidRPr="00314E6A">
        <w:rPr>
          <w:b/>
          <w:bCs/>
        </w:rPr>
        <w:t>[</w:t>
      </w:r>
      <w:r w:rsidR="00465C0D" w:rsidRPr="00314E6A">
        <w:rPr>
          <w:rFonts w:cs="Arial"/>
          <w:b/>
          <w:bCs/>
          <w:i/>
          <w:iCs/>
        </w:rPr>
        <w:t>Business Overhead</w:t>
      </w:r>
    </w:p>
    <w:p w14:paraId="72829EE6" w14:textId="7B60B29F" w:rsidR="00173408" w:rsidRPr="00314E6A" w:rsidRDefault="00465C0D" w:rsidP="7763F397">
      <w:pPr>
        <w:tabs>
          <w:tab w:val="left" w:pos="2016"/>
          <w:tab w:val="left" w:pos="2160"/>
        </w:tabs>
        <w:spacing w:after="199"/>
        <w:ind w:left="2016" w:hanging="2016"/>
        <w:rPr>
          <w:rFonts w:cs="Arial"/>
          <w:b/>
          <w:bCs/>
        </w:rPr>
      </w:pPr>
      <w:r w:rsidRPr="00314E6A">
        <w:rPr>
          <w:rFonts w:cs="Arial"/>
          <w:b/>
          <w:bCs/>
          <w:i/>
          <w:iCs/>
        </w:rPr>
        <w:t>Expense</w:t>
      </w:r>
      <w:r w:rsidR="6084427D" w:rsidRPr="00314E6A">
        <w:rPr>
          <w:rFonts w:cs="Arial"/>
          <w:b/>
          <w:bCs/>
          <w:i/>
          <w:iCs/>
        </w:rPr>
        <w:t xml:space="preserve"> Benefit:</w:t>
      </w:r>
      <w:r w:rsidRPr="00314E6A">
        <w:rPr>
          <w:rFonts w:cs="Arial"/>
          <w:b/>
          <w:bCs/>
          <w:i/>
          <w:iCs/>
        </w:rPr>
        <w:t xml:space="preserve"> </w:t>
      </w:r>
      <w:r w:rsidR="64BC82B9" w:rsidRPr="00314E6A">
        <w:rPr>
          <w:rFonts w:cs="Arial"/>
          <w:b/>
          <w:bCs/>
          <w:color w:val="FF0000"/>
          <w:vertAlign w:val="superscript"/>
        </w:rPr>
        <w:t xml:space="preserve"> </w:t>
      </w:r>
      <w:r w:rsidR="64BC82B9" w:rsidRPr="00314E6A">
        <w:rPr>
          <w:rFonts w:cs="Arial"/>
          <w:b/>
          <w:color w:val="FF0000"/>
          <w:vertAlign w:val="superscript"/>
        </w:rPr>
        <w:t>12a</w:t>
      </w:r>
      <w:r w:rsidR="64BC82B9" w:rsidRPr="00314E6A">
        <w:rPr>
          <w:b/>
          <w:bCs/>
        </w:rPr>
        <w:t>[</w:t>
      </w:r>
      <w:r w:rsidR="64BC82B9" w:rsidRPr="00314E6A">
        <w:rPr>
          <w:rFonts w:cs="Arial"/>
        </w:rPr>
        <w:t>Applies to the Plan</w:t>
      </w:r>
      <w:r w:rsidR="64BC82B9" w:rsidRPr="00314E6A">
        <w:rPr>
          <w:b/>
          <w:bCs/>
        </w:rPr>
        <w:t>]</w:t>
      </w:r>
      <w:r w:rsidR="64BC82B9" w:rsidRPr="00314E6A">
        <w:rPr>
          <w:rFonts w:cs="Arial"/>
        </w:rPr>
        <w:t>.</w:t>
      </w:r>
      <w:r w:rsidR="64BC82B9" w:rsidRPr="00314E6A">
        <w:rPr>
          <w:b/>
          <w:bCs/>
        </w:rPr>
        <w:t>]</w:t>
      </w:r>
    </w:p>
    <w:p w14:paraId="4AF58FC8" w14:textId="77777777" w:rsidR="003804E5" w:rsidRPr="00314E6A" w:rsidRDefault="00AF3062" w:rsidP="008F321F">
      <w:pPr>
        <w:tabs>
          <w:tab w:val="left" w:pos="2016"/>
          <w:tab w:val="left" w:pos="2160"/>
        </w:tabs>
        <w:spacing w:after="0"/>
        <w:ind w:left="2016" w:hanging="2016"/>
        <w:rPr>
          <w:rFonts w:cs="Arial"/>
          <w:b/>
          <w:bCs/>
        </w:rPr>
      </w:pPr>
      <w:r w:rsidRPr="00314E6A">
        <w:rPr>
          <w:rFonts w:cs="Arial"/>
          <w:b/>
          <w:color w:val="FF0000"/>
          <w:vertAlign w:val="superscript"/>
        </w:rPr>
        <w:t>21</w:t>
      </w:r>
      <w:r w:rsidRPr="00314E6A">
        <w:rPr>
          <w:b/>
          <w:bCs/>
        </w:rPr>
        <w:t>[</w:t>
      </w:r>
      <w:r w:rsidR="0089393A" w:rsidRPr="00314E6A">
        <w:rPr>
          <w:rFonts w:cs="Arial"/>
          <w:b/>
          <w:i/>
        </w:rPr>
        <w:t>Specific Indemnity Benefit</w:t>
      </w:r>
      <w:r w:rsidR="00007A9C" w:rsidRPr="00314E6A">
        <w:rPr>
          <w:rFonts w:cs="Arial"/>
          <w:b/>
          <w:i/>
        </w:rPr>
        <w:t>:</w:t>
      </w:r>
      <w:r w:rsidR="0089393A" w:rsidRPr="00314E6A">
        <w:rPr>
          <w:rFonts w:cs="Arial"/>
          <w:b/>
          <w:bCs/>
        </w:rPr>
        <w:t xml:space="preserve">  </w:t>
      </w:r>
      <w:r w:rsidR="0089393A" w:rsidRPr="00314E6A">
        <w:rPr>
          <w:rFonts w:cs="Arial"/>
          <w:b/>
          <w:color w:val="FF0000"/>
          <w:vertAlign w:val="superscript"/>
        </w:rPr>
        <w:t>21a</w:t>
      </w:r>
      <w:r w:rsidR="0089393A" w:rsidRPr="00314E6A">
        <w:rPr>
          <w:b/>
          <w:bCs/>
        </w:rPr>
        <w:t>[</w:t>
      </w:r>
      <w:r w:rsidR="0089393A" w:rsidRPr="00314E6A">
        <w:rPr>
          <w:rFonts w:cs="Arial"/>
        </w:rPr>
        <w:t>Applies to the Plan</w:t>
      </w:r>
      <w:r w:rsidR="0089393A" w:rsidRPr="00314E6A">
        <w:rPr>
          <w:b/>
          <w:bCs/>
        </w:rPr>
        <w:t>]</w:t>
      </w:r>
      <w:r w:rsidR="0089393A" w:rsidRPr="00314E6A">
        <w:rPr>
          <w:rFonts w:cs="Arial"/>
        </w:rPr>
        <w:t>.</w:t>
      </w:r>
      <w:r w:rsidR="003804E5" w:rsidRPr="00314E6A">
        <w:rPr>
          <w:b/>
          <w:bCs/>
        </w:rPr>
        <w:t>]</w:t>
      </w:r>
    </w:p>
    <w:p w14:paraId="766CD39F" w14:textId="69CAC4A3" w:rsidR="00173408" w:rsidRPr="00314E6A" w:rsidDel="00007A9C" w:rsidRDefault="00173408" w:rsidP="008F321F">
      <w:pPr>
        <w:tabs>
          <w:tab w:val="left" w:pos="2016"/>
          <w:tab w:val="left" w:pos="2160"/>
        </w:tabs>
        <w:spacing w:after="0"/>
        <w:ind w:left="2016" w:hanging="2016"/>
        <w:rPr>
          <w:rFonts w:cs="Arial"/>
          <w:b/>
          <w:color w:val="FF0000"/>
          <w:vertAlign w:val="superscript"/>
        </w:rPr>
      </w:pPr>
    </w:p>
    <w:p w14:paraId="5036B142" w14:textId="7D481BC3" w:rsidR="008F321F" w:rsidRPr="00314E6A" w:rsidRDefault="007773AA" w:rsidP="008F321F">
      <w:pPr>
        <w:tabs>
          <w:tab w:val="left" w:pos="2016"/>
          <w:tab w:val="left" w:pos="2160"/>
        </w:tabs>
        <w:spacing w:after="0"/>
        <w:ind w:left="2016" w:hanging="2016"/>
        <w:rPr>
          <w:rFonts w:cs="Arial"/>
          <w:b/>
          <w:bCs/>
          <w:i/>
          <w:iCs/>
        </w:rPr>
      </w:pPr>
      <w:r w:rsidRPr="00314E6A">
        <w:rPr>
          <w:rFonts w:cs="Arial"/>
          <w:b/>
          <w:color w:val="FF0000"/>
          <w:vertAlign w:val="superscript"/>
        </w:rPr>
        <w:t>1</w:t>
      </w:r>
      <w:r w:rsidR="00924076" w:rsidRPr="00314E6A">
        <w:rPr>
          <w:rFonts w:cs="Arial"/>
          <w:b/>
          <w:color w:val="FF0000"/>
          <w:vertAlign w:val="superscript"/>
        </w:rPr>
        <w:t>3</w:t>
      </w:r>
      <w:r w:rsidR="00571C41" w:rsidRPr="00314E6A">
        <w:rPr>
          <w:b/>
          <w:bCs/>
        </w:rPr>
        <w:t>[</w:t>
      </w:r>
      <w:r w:rsidR="008F321F" w:rsidRPr="00314E6A">
        <w:rPr>
          <w:rFonts w:cs="Arial"/>
          <w:b/>
          <w:bCs/>
          <w:i/>
          <w:iCs/>
        </w:rPr>
        <w:t>Progressive Illness</w:t>
      </w:r>
    </w:p>
    <w:p w14:paraId="09D56F93" w14:textId="49445B24" w:rsidR="007773AA" w:rsidRPr="00314E6A" w:rsidRDefault="12EAAD39" w:rsidP="00DD168E">
      <w:pPr>
        <w:tabs>
          <w:tab w:val="left" w:pos="2016"/>
          <w:tab w:val="left" w:pos="2160"/>
        </w:tabs>
        <w:spacing w:after="199"/>
        <w:ind w:left="2016" w:hanging="2016"/>
        <w:rPr>
          <w:rFonts w:cs="Arial"/>
          <w:b/>
        </w:rPr>
      </w:pPr>
      <w:r w:rsidRPr="00314E6A">
        <w:rPr>
          <w:rFonts w:cs="Arial"/>
          <w:b/>
          <w:bCs/>
          <w:i/>
          <w:iCs/>
        </w:rPr>
        <w:t>Rider</w:t>
      </w:r>
      <w:r w:rsidR="00314E6A" w:rsidRPr="00314E6A">
        <w:rPr>
          <w:rFonts w:cs="Arial"/>
          <w:b/>
          <w:bCs/>
        </w:rPr>
        <w:t>:</w:t>
      </w:r>
      <w:r w:rsidR="00314E6A">
        <w:rPr>
          <w:rFonts w:cs="Arial"/>
          <w:b/>
          <w:bCs/>
          <w:i/>
          <w:iCs/>
        </w:rPr>
        <w:t xml:space="preserve"> </w:t>
      </w:r>
      <w:r w:rsidR="7F4FE11F" w:rsidRPr="00314E6A">
        <w:rPr>
          <w:rFonts w:cs="Arial"/>
          <w:b/>
          <w:color w:val="FF0000"/>
          <w:vertAlign w:val="superscript"/>
        </w:rPr>
        <w:t>1</w:t>
      </w:r>
      <w:r w:rsidR="1A1ED1CA" w:rsidRPr="00314E6A">
        <w:rPr>
          <w:rFonts w:cs="Arial"/>
          <w:b/>
          <w:color w:val="FF0000"/>
          <w:vertAlign w:val="superscript"/>
        </w:rPr>
        <w:t>3</w:t>
      </w:r>
      <w:r w:rsidR="7F4FE11F" w:rsidRPr="00314E6A">
        <w:rPr>
          <w:rFonts w:cs="Arial"/>
          <w:b/>
          <w:color w:val="FF0000"/>
          <w:vertAlign w:val="superscript"/>
        </w:rPr>
        <w:t>a</w:t>
      </w:r>
      <w:r w:rsidR="00571C41" w:rsidRPr="00314E6A">
        <w:rPr>
          <w:b/>
          <w:bCs/>
        </w:rPr>
        <w:t>[</w:t>
      </w:r>
      <w:r w:rsidR="007773AA" w:rsidRPr="00314E6A">
        <w:rPr>
          <w:rFonts w:cs="Arial"/>
        </w:rPr>
        <w:t xml:space="preserve">Applies to the </w:t>
      </w:r>
      <w:r w:rsidR="00985B0E" w:rsidRPr="00314E6A">
        <w:rPr>
          <w:rFonts w:cs="Arial"/>
        </w:rPr>
        <w:t>Plan</w:t>
      </w:r>
      <w:r w:rsidR="00571C41" w:rsidRPr="00314E6A">
        <w:rPr>
          <w:b/>
          <w:bCs/>
        </w:rPr>
        <w:t>]</w:t>
      </w:r>
      <w:r w:rsidR="007773AA" w:rsidRPr="00314E6A">
        <w:rPr>
          <w:rFonts w:cs="Arial"/>
        </w:rPr>
        <w:t>.</w:t>
      </w:r>
      <w:r w:rsidR="00571C41" w:rsidRPr="00314E6A">
        <w:rPr>
          <w:b/>
          <w:bCs/>
        </w:rPr>
        <w:t>]</w:t>
      </w:r>
    </w:p>
    <w:p w14:paraId="15605D88" w14:textId="08CA06A6" w:rsidR="00164CBA" w:rsidRPr="00314E6A" w:rsidRDefault="00164CBA" w:rsidP="00164CBA">
      <w:pPr>
        <w:tabs>
          <w:tab w:val="left" w:pos="2016"/>
          <w:tab w:val="left" w:pos="2160"/>
        </w:tabs>
        <w:spacing w:after="0"/>
        <w:ind w:left="2016" w:hanging="2016"/>
        <w:rPr>
          <w:rFonts w:cs="Arial"/>
          <w:b/>
          <w:bCs/>
          <w:i/>
          <w:iCs/>
        </w:rPr>
      </w:pPr>
      <w:r w:rsidRPr="00314E6A">
        <w:rPr>
          <w:rFonts w:cs="Arial"/>
          <w:b/>
          <w:color w:val="FF0000"/>
          <w:vertAlign w:val="superscript"/>
        </w:rPr>
        <w:t>14</w:t>
      </w:r>
      <w:r w:rsidR="00571C41" w:rsidRPr="00314E6A">
        <w:rPr>
          <w:b/>
          <w:bCs/>
        </w:rPr>
        <w:t>[</w:t>
      </w:r>
      <w:r w:rsidRPr="00314E6A">
        <w:rPr>
          <w:rFonts w:cs="Arial"/>
          <w:b/>
          <w:bCs/>
          <w:i/>
          <w:iCs/>
        </w:rPr>
        <w:t xml:space="preserve">Infectious and </w:t>
      </w:r>
    </w:p>
    <w:p w14:paraId="0B3AA68B" w14:textId="4B2E93A8" w:rsidR="00164CBA" w:rsidRPr="00314E6A" w:rsidRDefault="00BE7BE2" w:rsidP="00DD168E">
      <w:pPr>
        <w:tabs>
          <w:tab w:val="left" w:pos="2016"/>
          <w:tab w:val="left" w:pos="2160"/>
        </w:tabs>
        <w:spacing w:after="199"/>
        <w:ind w:left="2016" w:hanging="2016"/>
        <w:rPr>
          <w:rFonts w:cs="Arial"/>
          <w:b/>
        </w:rPr>
      </w:pPr>
      <w:r w:rsidRPr="00314E6A">
        <w:rPr>
          <w:rFonts w:cs="Arial"/>
          <w:b/>
          <w:bCs/>
          <w:i/>
          <w:iCs/>
        </w:rPr>
        <w:t>Contagious Disease</w:t>
      </w:r>
      <w:r w:rsidR="00164CBA" w:rsidRPr="00314E6A">
        <w:rPr>
          <w:rFonts w:cs="Arial"/>
          <w:b/>
          <w:bCs/>
        </w:rPr>
        <w:t>:</w:t>
      </w:r>
      <w:r w:rsidR="00164CBA" w:rsidRPr="00314E6A">
        <w:rPr>
          <w:rFonts w:cs="Arial"/>
        </w:rPr>
        <w:tab/>
      </w:r>
      <w:r w:rsidR="00164CBA" w:rsidRPr="00314E6A">
        <w:rPr>
          <w:rFonts w:cs="Arial"/>
          <w:b/>
          <w:color w:val="FF0000"/>
          <w:vertAlign w:val="superscript"/>
        </w:rPr>
        <w:t>14a</w:t>
      </w:r>
      <w:r w:rsidR="00571C41" w:rsidRPr="00314E6A">
        <w:rPr>
          <w:b/>
          <w:bCs/>
        </w:rPr>
        <w:t>[</w:t>
      </w:r>
      <w:r w:rsidR="00164CBA" w:rsidRPr="00314E6A">
        <w:rPr>
          <w:rFonts w:cs="Arial"/>
        </w:rPr>
        <w:t xml:space="preserve">Applies to the </w:t>
      </w:r>
      <w:r w:rsidR="00985B0E" w:rsidRPr="00314E6A">
        <w:rPr>
          <w:rFonts w:cs="Arial"/>
        </w:rPr>
        <w:t>Plan</w:t>
      </w:r>
      <w:r w:rsidR="00571C41" w:rsidRPr="00314E6A">
        <w:rPr>
          <w:b/>
          <w:bCs/>
        </w:rPr>
        <w:t>]</w:t>
      </w:r>
      <w:r w:rsidR="00164CBA" w:rsidRPr="00314E6A">
        <w:rPr>
          <w:rFonts w:cs="Arial"/>
        </w:rPr>
        <w:t>.</w:t>
      </w:r>
      <w:r w:rsidR="00571C41" w:rsidRPr="00314E6A">
        <w:rPr>
          <w:b/>
          <w:bCs/>
        </w:rPr>
        <w:t>]</w:t>
      </w:r>
    </w:p>
    <w:p w14:paraId="23B05AFD" w14:textId="61DBC8A2" w:rsidR="00387C2C" w:rsidRPr="00314E6A" w:rsidRDefault="00387C2C" w:rsidP="00DD168E">
      <w:pPr>
        <w:tabs>
          <w:tab w:val="left" w:pos="2016"/>
          <w:tab w:val="left" w:pos="2160"/>
        </w:tabs>
        <w:spacing w:after="199"/>
        <w:ind w:left="2016" w:hanging="2016"/>
        <w:rPr>
          <w:rFonts w:cs="Arial"/>
        </w:rPr>
      </w:pPr>
      <w:r w:rsidRPr="00314E6A">
        <w:rPr>
          <w:rFonts w:cs="Arial"/>
          <w:b/>
          <w:color w:val="FF0000"/>
          <w:vertAlign w:val="superscript"/>
        </w:rPr>
        <w:t>15</w:t>
      </w:r>
      <w:r w:rsidR="00571C41" w:rsidRPr="00314E6A">
        <w:rPr>
          <w:b/>
          <w:bCs/>
        </w:rPr>
        <w:t>[</w:t>
      </w:r>
      <w:r w:rsidRPr="00314E6A">
        <w:rPr>
          <w:rFonts w:cs="Arial"/>
          <w:b/>
          <w:bCs/>
          <w:i/>
          <w:iCs/>
        </w:rPr>
        <w:t>Student Loan</w:t>
      </w:r>
      <w:r w:rsidR="006D4BE3" w:rsidRPr="00314E6A">
        <w:rPr>
          <w:rFonts w:cs="Arial"/>
          <w:b/>
          <w:bCs/>
          <w:i/>
          <w:iCs/>
        </w:rPr>
        <w:t xml:space="preserve"> Benefit</w:t>
      </w:r>
      <w:r w:rsidRPr="00314E6A">
        <w:rPr>
          <w:rFonts w:cs="Arial"/>
          <w:b/>
          <w:bCs/>
        </w:rPr>
        <w:t>:</w:t>
      </w:r>
      <w:r w:rsidRPr="00314E6A">
        <w:rPr>
          <w:rFonts w:cs="Arial"/>
          <w:b/>
          <w:color w:val="FF0000"/>
          <w:vertAlign w:val="superscript"/>
        </w:rPr>
        <w:t>15a</w:t>
      </w:r>
      <w:r w:rsidR="00571C41" w:rsidRPr="00314E6A">
        <w:rPr>
          <w:b/>
          <w:bCs/>
        </w:rPr>
        <w:t>[</w:t>
      </w:r>
      <w:r w:rsidRPr="00314E6A">
        <w:rPr>
          <w:rFonts w:cs="Arial"/>
        </w:rPr>
        <w:t xml:space="preserve">Applies to the </w:t>
      </w:r>
      <w:r w:rsidR="00985B0E" w:rsidRPr="00314E6A">
        <w:rPr>
          <w:rFonts w:cs="Arial"/>
        </w:rPr>
        <w:t>Plan</w:t>
      </w:r>
      <w:r w:rsidR="00571C41" w:rsidRPr="00314E6A">
        <w:rPr>
          <w:b/>
          <w:bCs/>
        </w:rPr>
        <w:t>]</w:t>
      </w:r>
      <w:r w:rsidR="00C025A4" w:rsidRPr="00314E6A">
        <w:rPr>
          <w:b/>
          <w:bCs/>
        </w:rPr>
        <w:t>]</w:t>
      </w:r>
      <w:r w:rsidR="0068650D" w:rsidRPr="00314E6A">
        <w:rPr>
          <w:rFonts w:cs="Arial"/>
          <w:b/>
          <w:bCs/>
        </w:rPr>
        <w:t xml:space="preserve"> </w:t>
      </w:r>
      <w:r w:rsidR="00BA7332" w:rsidRPr="00314E6A">
        <w:rPr>
          <w:rFonts w:cs="Arial"/>
          <w:b/>
          <w:color w:val="FF0000"/>
          <w:vertAlign w:val="superscript"/>
        </w:rPr>
        <w:t>15b</w:t>
      </w:r>
      <w:r w:rsidR="0068650D" w:rsidRPr="00314E6A">
        <w:rPr>
          <w:b/>
          <w:bCs/>
        </w:rPr>
        <w:t>[</w:t>
      </w:r>
      <w:r w:rsidR="0068650D" w:rsidRPr="00314E6A">
        <w:rPr>
          <w:rFonts w:cs="Arial"/>
        </w:rPr>
        <w:t>Your benefit will be reduced if it, together with Your Monthly Benefit Payment and Your Catastrophic Disability Benefit payment, exceeds Your M</w:t>
      </w:r>
      <w:r w:rsidR="0069238E" w:rsidRPr="00314E6A">
        <w:rPr>
          <w:rFonts w:cs="Arial"/>
        </w:rPr>
        <w:t>aximum</w:t>
      </w:r>
      <w:r w:rsidR="0068650D" w:rsidRPr="00314E6A">
        <w:rPr>
          <w:rFonts w:cs="Arial"/>
        </w:rPr>
        <w:t xml:space="preserve"> </w:t>
      </w:r>
      <w:r w:rsidR="00416231" w:rsidRPr="00314E6A">
        <w:rPr>
          <w:rFonts w:cs="Arial"/>
        </w:rPr>
        <w:t>Monthly Benefit</w:t>
      </w:r>
      <w:r w:rsidRPr="00314E6A">
        <w:rPr>
          <w:rFonts w:cs="Arial"/>
        </w:rPr>
        <w:t>.</w:t>
      </w:r>
      <w:r w:rsidR="00571C41" w:rsidRPr="00314E6A">
        <w:rPr>
          <w:b/>
          <w:bCs/>
        </w:rPr>
        <w:t>]</w:t>
      </w:r>
    </w:p>
    <w:p w14:paraId="1696607C" w14:textId="66DF9B3D" w:rsidR="00964F7A" w:rsidRPr="00314E6A" w:rsidRDefault="00964F7A" w:rsidP="00314E6A">
      <w:pPr>
        <w:tabs>
          <w:tab w:val="left" w:pos="2016"/>
          <w:tab w:val="left" w:pos="2160"/>
        </w:tabs>
        <w:spacing w:after="199"/>
        <w:ind w:left="2016" w:hanging="2016"/>
        <w:rPr>
          <w:rFonts w:cs="Arial"/>
          <w:b/>
          <w:bCs/>
        </w:rPr>
      </w:pPr>
      <w:r w:rsidRPr="00314E6A">
        <w:rPr>
          <w:rFonts w:cs="Arial"/>
          <w:b/>
          <w:color w:val="FF0000"/>
          <w:vertAlign w:val="superscript"/>
        </w:rPr>
        <w:t>1</w:t>
      </w:r>
      <w:r w:rsidR="00200906" w:rsidRPr="00314E6A">
        <w:rPr>
          <w:rFonts w:cs="Arial"/>
          <w:b/>
          <w:color w:val="FF0000"/>
          <w:vertAlign w:val="superscript"/>
        </w:rPr>
        <w:t>6</w:t>
      </w:r>
      <w:r w:rsidR="00571C41" w:rsidRPr="00314E6A">
        <w:rPr>
          <w:b/>
          <w:bCs/>
        </w:rPr>
        <w:t>[</w:t>
      </w:r>
      <w:r w:rsidRPr="00314E6A">
        <w:rPr>
          <w:rFonts w:cs="Arial"/>
          <w:b/>
          <w:bCs/>
          <w:i/>
          <w:iCs/>
        </w:rPr>
        <w:t>Business Protectio</w:t>
      </w:r>
      <w:r w:rsidR="4B3380DA" w:rsidRPr="00314E6A">
        <w:rPr>
          <w:rFonts w:cs="Arial"/>
          <w:b/>
          <w:bCs/>
          <w:i/>
          <w:iCs/>
        </w:rPr>
        <w:t>n</w:t>
      </w:r>
      <w:r w:rsidR="23142C54" w:rsidRPr="00314E6A">
        <w:rPr>
          <w:rFonts w:cs="Arial"/>
          <w:b/>
          <w:bCs/>
          <w:i/>
          <w:iCs/>
        </w:rPr>
        <w:t xml:space="preserve"> Benefit</w:t>
      </w:r>
      <w:r w:rsidR="4B3380DA" w:rsidRPr="00314E6A">
        <w:rPr>
          <w:rFonts w:cs="Arial"/>
          <w:b/>
          <w:bCs/>
          <w:i/>
          <w:iCs/>
        </w:rPr>
        <w:t>:</w:t>
      </w:r>
      <w:r w:rsidR="00947BCA" w:rsidRPr="00314E6A">
        <w:rPr>
          <w:rFonts w:cs="Arial"/>
          <w:b/>
          <w:bCs/>
          <w:color w:val="FF0000"/>
          <w:vertAlign w:val="superscript"/>
        </w:rPr>
        <w:t xml:space="preserve"> </w:t>
      </w:r>
      <w:r w:rsidR="00947BCA" w:rsidRPr="00314E6A">
        <w:rPr>
          <w:rFonts w:cs="Arial"/>
          <w:b/>
          <w:color w:val="FF0000"/>
          <w:vertAlign w:val="superscript"/>
        </w:rPr>
        <w:t>16a</w:t>
      </w:r>
      <w:r w:rsidR="00947BCA" w:rsidRPr="00314E6A">
        <w:rPr>
          <w:b/>
          <w:bCs/>
        </w:rPr>
        <w:t>[</w:t>
      </w:r>
      <w:r w:rsidR="00947BCA" w:rsidRPr="00314E6A">
        <w:rPr>
          <w:rFonts w:cs="Arial"/>
        </w:rPr>
        <w:t>Applies to the Plan</w:t>
      </w:r>
      <w:r w:rsidR="00947BCA" w:rsidRPr="00314E6A">
        <w:rPr>
          <w:b/>
          <w:bCs/>
        </w:rPr>
        <w:t>]</w:t>
      </w:r>
      <w:r w:rsidR="00947BCA" w:rsidRPr="00314E6A">
        <w:rPr>
          <w:rFonts w:cs="Arial"/>
        </w:rPr>
        <w:t>.</w:t>
      </w:r>
      <w:r w:rsidR="00947BCA" w:rsidRPr="00314E6A">
        <w:rPr>
          <w:b/>
          <w:bCs/>
        </w:rPr>
        <w:t>]</w:t>
      </w:r>
    </w:p>
    <w:p w14:paraId="021A1600" w14:textId="7FF6CF23" w:rsidR="00926656" w:rsidRPr="00314E6A" w:rsidRDefault="00FC0A5E" w:rsidP="00926656">
      <w:pPr>
        <w:tabs>
          <w:tab w:val="left" w:pos="2016"/>
          <w:tab w:val="left" w:pos="2160"/>
        </w:tabs>
        <w:spacing w:after="0"/>
        <w:ind w:left="2016" w:hanging="2016"/>
        <w:rPr>
          <w:rFonts w:cs="Arial"/>
          <w:b/>
          <w:bCs/>
          <w:i/>
          <w:iCs/>
        </w:rPr>
      </w:pPr>
      <w:r w:rsidRPr="00314E6A">
        <w:rPr>
          <w:rFonts w:cs="Arial"/>
          <w:b/>
          <w:color w:val="FF0000"/>
          <w:vertAlign w:val="superscript"/>
        </w:rPr>
        <w:lastRenderedPageBreak/>
        <w:t>17</w:t>
      </w:r>
      <w:r w:rsidR="00571C41" w:rsidRPr="00314E6A">
        <w:rPr>
          <w:b/>
          <w:bCs/>
        </w:rPr>
        <w:t>[</w:t>
      </w:r>
      <w:r w:rsidR="00926656" w:rsidRPr="00314E6A">
        <w:rPr>
          <w:rFonts w:cs="Arial"/>
          <w:b/>
          <w:bCs/>
          <w:i/>
          <w:iCs/>
        </w:rPr>
        <w:t>Retro Disability</w:t>
      </w:r>
    </w:p>
    <w:p w14:paraId="20142C59" w14:textId="07EA4E91" w:rsidR="00FC0A5E" w:rsidRPr="00314E6A" w:rsidRDefault="00926656" w:rsidP="00DD168E">
      <w:pPr>
        <w:tabs>
          <w:tab w:val="left" w:pos="2016"/>
          <w:tab w:val="left" w:pos="2160"/>
        </w:tabs>
        <w:spacing w:after="199"/>
        <w:ind w:left="2016" w:hanging="2016"/>
        <w:rPr>
          <w:rFonts w:cs="Arial"/>
        </w:rPr>
      </w:pPr>
      <w:r w:rsidRPr="00314E6A">
        <w:rPr>
          <w:rFonts w:cs="Arial"/>
          <w:b/>
          <w:bCs/>
          <w:i/>
          <w:iCs/>
        </w:rPr>
        <w:t>Benefit</w:t>
      </w:r>
      <w:r w:rsidR="00FC0A5E" w:rsidRPr="00314E6A">
        <w:rPr>
          <w:rFonts w:cs="Arial"/>
          <w:b/>
          <w:bCs/>
        </w:rPr>
        <w:t>:</w:t>
      </w:r>
      <w:r w:rsidR="00FC0A5E" w:rsidRPr="00314E6A">
        <w:rPr>
          <w:rFonts w:cs="Arial"/>
        </w:rPr>
        <w:tab/>
      </w:r>
      <w:r w:rsidR="00FC0A5E" w:rsidRPr="00314E6A">
        <w:rPr>
          <w:rFonts w:cs="Arial"/>
          <w:b/>
          <w:color w:val="FF0000"/>
          <w:vertAlign w:val="superscript"/>
        </w:rPr>
        <w:t>17a</w:t>
      </w:r>
      <w:r w:rsidR="00571C41" w:rsidRPr="00314E6A">
        <w:rPr>
          <w:b/>
          <w:bCs/>
        </w:rPr>
        <w:t>[</w:t>
      </w:r>
      <w:r w:rsidR="00FC0A5E" w:rsidRPr="00314E6A">
        <w:rPr>
          <w:rFonts w:cs="Arial"/>
        </w:rPr>
        <w:t xml:space="preserve">Applies to the </w:t>
      </w:r>
      <w:r w:rsidR="00985B0E" w:rsidRPr="00314E6A">
        <w:rPr>
          <w:rFonts w:cs="Arial"/>
        </w:rPr>
        <w:t>Plan</w:t>
      </w:r>
      <w:r w:rsidR="00571C41" w:rsidRPr="00314E6A">
        <w:rPr>
          <w:b/>
          <w:bCs/>
        </w:rPr>
        <w:t>]</w:t>
      </w:r>
      <w:r w:rsidR="00FC0A5E" w:rsidRPr="00314E6A">
        <w:rPr>
          <w:rFonts w:cs="Arial"/>
        </w:rPr>
        <w:t>.</w:t>
      </w:r>
      <w:r w:rsidR="00571C41" w:rsidRPr="00314E6A">
        <w:rPr>
          <w:b/>
          <w:bCs/>
        </w:rPr>
        <w:t>]</w:t>
      </w:r>
    </w:p>
    <w:p w14:paraId="6CC64DFA" w14:textId="7A087F8A" w:rsidR="00634557" w:rsidRPr="00314E6A" w:rsidRDefault="0008595A" w:rsidP="00DD168E">
      <w:pPr>
        <w:tabs>
          <w:tab w:val="left" w:pos="2016"/>
          <w:tab w:val="left" w:pos="2160"/>
        </w:tabs>
        <w:spacing w:after="199"/>
        <w:ind w:left="2016" w:hanging="2016"/>
        <w:rPr>
          <w:rFonts w:cs="Arial"/>
          <w:b/>
        </w:rPr>
      </w:pPr>
      <w:r w:rsidRPr="00314E6A">
        <w:rPr>
          <w:rFonts w:cs="Arial"/>
          <w:b/>
          <w:color w:val="FF0000"/>
          <w:vertAlign w:val="superscript"/>
        </w:rPr>
        <w:t>1</w:t>
      </w:r>
      <w:r w:rsidR="00F872B0" w:rsidRPr="00314E6A">
        <w:rPr>
          <w:rFonts w:cs="Arial"/>
          <w:b/>
          <w:color w:val="FF0000"/>
          <w:vertAlign w:val="superscript"/>
        </w:rPr>
        <w:t>8</w:t>
      </w:r>
      <w:r w:rsidR="00571C41" w:rsidRPr="00314E6A">
        <w:rPr>
          <w:b/>
          <w:bCs/>
        </w:rPr>
        <w:t>[</w:t>
      </w:r>
      <w:r w:rsidR="00DC329C" w:rsidRPr="00314E6A">
        <w:rPr>
          <w:rFonts w:cs="Arial"/>
          <w:b/>
          <w:bCs/>
          <w:i/>
          <w:iCs/>
        </w:rPr>
        <w:t xml:space="preserve">Waiver of </w:t>
      </w:r>
      <w:r w:rsidR="004A531A" w:rsidRPr="00314E6A">
        <w:rPr>
          <w:rFonts w:cs="Arial"/>
          <w:b/>
          <w:bCs/>
          <w:i/>
          <w:iCs/>
        </w:rPr>
        <w:t>P</w:t>
      </w:r>
      <w:r w:rsidR="00DC329C" w:rsidRPr="00314E6A">
        <w:rPr>
          <w:rFonts w:cs="Arial"/>
          <w:b/>
          <w:bCs/>
          <w:i/>
          <w:iCs/>
        </w:rPr>
        <w:t>remium</w:t>
      </w:r>
      <w:r w:rsidRPr="00314E6A">
        <w:rPr>
          <w:rFonts w:cs="Arial"/>
          <w:b/>
        </w:rPr>
        <w:t>:</w:t>
      </w:r>
      <w:r w:rsidRPr="00314E6A">
        <w:rPr>
          <w:rFonts w:cs="Arial"/>
          <w:b/>
          <w:color w:val="FF0000"/>
          <w:vertAlign w:val="superscript"/>
        </w:rPr>
        <w:t>1</w:t>
      </w:r>
      <w:r w:rsidR="00F872B0" w:rsidRPr="00314E6A">
        <w:rPr>
          <w:rFonts w:cs="Arial"/>
          <w:b/>
          <w:color w:val="FF0000"/>
          <w:vertAlign w:val="superscript"/>
        </w:rPr>
        <w:t>8</w:t>
      </w:r>
      <w:r w:rsidRPr="00314E6A">
        <w:rPr>
          <w:rFonts w:cs="Arial"/>
          <w:b/>
          <w:color w:val="FF0000"/>
          <w:vertAlign w:val="superscript"/>
        </w:rPr>
        <w:t>a</w:t>
      </w:r>
      <w:r w:rsidR="00571C41" w:rsidRPr="00314E6A">
        <w:rPr>
          <w:b/>
          <w:bCs/>
        </w:rPr>
        <w:t>[</w:t>
      </w:r>
      <w:r w:rsidRPr="00314E6A">
        <w:rPr>
          <w:rFonts w:cs="Arial"/>
        </w:rPr>
        <w:t xml:space="preserve">Applies to the </w:t>
      </w:r>
      <w:r w:rsidR="00985B0E" w:rsidRPr="00314E6A">
        <w:rPr>
          <w:rFonts w:cs="Arial"/>
        </w:rPr>
        <w:t>Plan</w:t>
      </w:r>
      <w:r w:rsidR="00571C41" w:rsidRPr="00314E6A">
        <w:rPr>
          <w:b/>
          <w:bCs/>
        </w:rPr>
        <w:t>]</w:t>
      </w:r>
      <w:r w:rsidRPr="00314E6A">
        <w:rPr>
          <w:rFonts w:cs="Arial"/>
        </w:rPr>
        <w:t>.</w:t>
      </w:r>
      <w:r w:rsidR="00571C41" w:rsidRPr="00314E6A">
        <w:rPr>
          <w:b/>
          <w:bCs/>
        </w:rPr>
        <w:t>]</w:t>
      </w:r>
    </w:p>
    <w:p w14:paraId="7D807143" w14:textId="77777777" w:rsidR="00B134FB" w:rsidRPr="00314E6A" w:rsidRDefault="00837C1E" w:rsidP="00B134FB">
      <w:pPr>
        <w:spacing w:after="0"/>
        <w:rPr>
          <w:rFonts w:cs="Arial"/>
        </w:rPr>
      </w:pPr>
      <w:r w:rsidRPr="00314E6A">
        <w:rPr>
          <w:rFonts w:cs="Arial"/>
          <w:b/>
          <w:color w:val="FF0000"/>
          <w:vertAlign w:val="superscript"/>
        </w:rPr>
        <w:t>19</w:t>
      </w:r>
      <w:r w:rsidR="00571C41" w:rsidRPr="00314E6A">
        <w:rPr>
          <w:b/>
          <w:bCs/>
        </w:rPr>
        <w:t>[</w:t>
      </w:r>
      <w:r w:rsidR="00016CA2" w:rsidRPr="00314E6A">
        <w:rPr>
          <w:rFonts w:cs="Arial"/>
          <w:b/>
          <w:bCs/>
          <w:i/>
          <w:iCs/>
        </w:rPr>
        <w:t>Cost of Living</w:t>
      </w:r>
      <w:r w:rsidR="00634557" w:rsidRPr="00314E6A">
        <w:rPr>
          <w:rFonts w:cs="Arial"/>
        </w:rPr>
        <w:t xml:space="preserve"> </w:t>
      </w:r>
    </w:p>
    <w:p w14:paraId="32F4BFDC" w14:textId="7C8ADB32" w:rsidR="006C7907" w:rsidRPr="00314E6A" w:rsidRDefault="0081643E" w:rsidP="00B134FB">
      <w:pPr>
        <w:spacing w:after="199"/>
        <w:ind w:left="2160" w:hanging="2160"/>
        <w:rPr>
          <w:rFonts w:cs="Arial"/>
          <w:b/>
        </w:rPr>
      </w:pPr>
      <w:r w:rsidRPr="00314E6A">
        <w:rPr>
          <w:rFonts w:cs="Arial"/>
          <w:b/>
          <w:bCs/>
          <w:i/>
          <w:iCs/>
        </w:rPr>
        <w:t>Adjustment</w:t>
      </w:r>
      <w:r w:rsidR="32AE4ADD" w:rsidRPr="00314E6A">
        <w:rPr>
          <w:rFonts w:cs="Arial"/>
          <w:b/>
          <w:bCs/>
          <w:i/>
          <w:iCs/>
        </w:rPr>
        <w:t xml:space="preserve"> Benefit Option</w:t>
      </w:r>
      <w:r w:rsidR="00872D69" w:rsidRPr="00314E6A">
        <w:rPr>
          <w:rFonts w:cs="Arial"/>
          <w:b/>
        </w:rPr>
        <w:t>:</w:t>
      </w:r>
      <w:r w:rsidR="00872D69" w:rsidRPr="00314E6A">
        <w:rPr>
          <w:rFonts w:cs="Arial"/>
        </w:rPr>
        <w:t xml:space="preserve"> </w:t>
      </w:r>
      <w:r w:rsidR="00B134FB" w:rsidRPr="00314E6A">
        <w:rPr>
          <w:rFonts w:cs="Arial"/>
        </w:rPr>
        <w:tab/>
      </w:r>
      <w:r w:rsidR="00837C1E" w:rsidRPr="00314E6A">
        <w:rPr>
          <w:rFonts w:cs="Arial"/>
        </w:rPr>
        <w:t>Applies to the</w:t>
      </w:r>
      <w:r w:rsidR="00B26632" w:rsidRPr="00314E6A">
        <w:rPr>
          <w:rFonts w:cs="Arial"/>
        </w:rPr>
        <w:t xml:space="preserve"> Plan </w:t>
      </w:r>
      <w:r w:rsidR="0075636D" w:rsidRPr="00314E6A">
        <w:rPr>
          <w:rFonts w:cs="Arial"/>
        </w:rPr>
        <w:t xml:space="preserve">if </w:t>
      </w:r>
      <w:r w:rsidR="00831858" w:rsidRPr="00314E6A">
        <w:rPr>
          <w:rFonts w:cs="Arial"/>
        </w:rPr>
        <w:t>You</w:t>
      </w:r>
      <w:r w:rsidR="0075636D" w:rsidRPr="00314E6A">
        <w:rPr>
          <w:rFonts w:cs="Arial"/>
        </w:rPr>
        <w:t xml:space="preserve"> have elected this option, are paying any additional </w:t>
      </w:r>
      <w:r w:rsidR="00706ABE" w:rsidRPr="00314E6A">
        <w:rPr>
          <w:rFonts w:cs="Arial"/>
        </w:rPr>
        <w:t xml:space="preserve">cost for this benefit and it appears on </w:t>
      </w:r>
      <w:r w:rsidR="00D60341" w:rsidRPr="00314E6A">
        <w:rPr>
          <w:rFonts w:cs="Arial"/>
        </w:rPr>
        <w:t>Your</w:t>
      </w:r>
      <w:r w:rsidR="00706ABE" w:rsidRPr="00314E6A">
        <w:rPr>
          <w:rFonts w:cs="Arial"/>
        </w:rPr>
        <w:t xml:space="preserve"> </w:t>
      </w:r>
      <w:r w:rsidR="00F71951" w:rsidRPr="00314E6A">
        <w:rPr>
          <w:rFonts w:cs="Arial"/>
        </w:rPr>
        <w:t>Specifications Page</w:t>
      </w:r>
      <w:r w:rsidR="00706ABE" w:rsidRPr="00314E6A">
        <w:rPr>
          <w:rFonts w:cs="Arial"/>
        </w:rPr>
        <w:t>.</w:t>
      </w:r>
      <w:r w:rsidR="00571C41" w:rsidRPr="00314E6A">
        <w:rPr>
          <w:b/>
          <w:bCs/>
        </w:rPr>
        <w:t>]</w:t>
      </w:r>
    </w:p>
    <w:p w14:paraId="382D1ECB" w14:textId="2EBC2A94" w:rsidR="006C7907" w:rsidRPr="00314E6A" w:rsidRDefault="006578A6" w:rsidP="00DD168E">
      <w:pPr>
        <w:spacing w:after="199"/>
        <w:ind w:left="2016" w:hanging="2016"/>
        <w:rPr>
          <w:rFonts w:cs="Arial"/>
          <w:b/>
          <w:bCs/>
        </w:rPr>
      </w:pPr>
      <w:r w:rsidRPr="00314E6A">
        <w:rPr>
          <w:rFonts w:cs="Arial"/>
          <w:b/>
          <w:bCs/>
          <w:i/>
          <w:iCs/>
        </w:rPr>
        <w:t>Cost of Coverage</w:t>
      </w:r>
      <w:r w:rsidRPr="00314E6A">
        <w:rPr>
          <w:rFonts w:cs="Arial"/>
          <w:b/>
          <w:bCs/>
        </w:rPr>
        <w:t>:</w:t>
      </w:r>
      <w:r w:rsidR="00B134FB" w:rsidRPr="00314E6A">
        <w:rPr>
          <w:rFonts w:cs="Arial"/>
          <w:b/>
          <w:bCs/>
        </w:rPr>
        <w:tab/>
      </w:r>
      <w:r w:rsidR="007163D8" w:rsidRPr="00314E6A">
        <w:rPr>
          <w:rFonts w:cs="Arial"/>
          <w:b/>
          <w:color w:val="FF0000"/>
          <w:vertAlign w:val="superscript"/>
        </w:rPr>
        <w:t>10</w:t>
      </w:r>
      <w:r w:rsidR="00571C41" w:rsidRPr="00314E6A">
        <w:rPr>
          <w:b/>
          <w:bCs/>
        </w:rPr>
        <w:t>[</w:t>
      </w:r>
      <w:r w:rsidRPr="00314E6A">
        <w:rPr>
          <w:rFonts w:cs="Arial"/>
        </w:rPr>
        <w:t xml:space="preserve">The </w:t>
      </w:r>
      <w:r w:rsidR="00310971" w:rsidRPr="00314E6A">
        <w:rPr>
          <w:rFonts w:cs="Arial"/>
          <w:b/>
          <w:color w:val="FF0000"/>
          <w:vertAlign w:val="superscript"/>
        </w:rPr>
        <w:t>CV1</w:t>
      </w:r>
      <w:r w:rsidR="00571C41" w:rsidRPr="00314E6A">
        <w:rPr>
          <w:b/>
          <w:bCs/>
        </w:rPr>
        <w:t>[</w:t>
      </w:r>
      <w:r w:rsidRPr="00314E6A">
        <w:rPr>
          <w:rFonts w:cs="Arial"/>
        </w:rPr>
        <w:t>long term</w:t>
      </w:r>
      <w:r w:rsidR="00571C41" w:rsidRPr="00314E6A">
        <w:rPr>
          <w:b/>
          <w:bCs/>
        </w:rPr>
        <w:t>]</w:t>
      </w:r>
      <w:r w:rsidRPr="00314E6A">
        <w:rPr>
          <w:rFonts w:cs="Arial"/>
        </w:rPr>
        <w:t xml:space="preserve"> disability</w:t>
      </w:r>
      <w:r w:rsidR="00B26632" w:rsidRPr="00314E6A">
        <w:rPr>
          <w:rFonts w:cs="Arial"/>
        </w:rPr>
        <w:t xml:space="preserve"> Plan </w:t>
      </w:r>
      <w:r w:rsidRPr="00314E6A">
        <w:rPr>
          <w:rFonts w:cs="Arial"/>
        </w:rPr>
        <w:t xml:space="preserve">is provided to </w:t>
      </w:r>
      <w:r w:rsidR="00831858" w:rsidRPr="00314E6A">
        <w:rPr>
          <w:rFonts w:cs="Arial"/>
        </w:rPr>
        <w:t>You</w:t>
      </w:r>
      <w:r w:rsidRPr="00314E6A">
        <w:rPr>
          <w:rFonts w:cs="Arial"/>
        </w:rPr>
        <w:t xml:space="preserve"> on a </w:t>
      </w:r>
      <w:r w:rsidR="007760EF" w:rsidRPr="00314E6A">
        <w:rPr>
          <w:rFonts w:cs="Arial"/>
        </w:rPr>
        <w:t>C</w:t>
      </w:r>
      <w:r w:rsidRPr="00314E6A">
        <w:rPr>
          <w:rFonts w:cs="Arial"/>
        </w:rPr>
        <w:t xml:space="preserve">ontributory basis. </w:t>
      </w:r>
      <w:r w:rsidR="00E1385C" w:rsidRPr="00314E6A">
        <w:rPr>
          <w:rFonts w:cs="Arial"/>
        </w:rPr>
        <w:t xml:space="preserve">You will be required to pay a portion of the cost of this coverage. </w:t>
      </w:r>
      <w:r w:rsidR="00E1385C" w:rsidRPr="00314E6A">
        <w:rPr>
          <w:rFonts w:cs="Arial"/>
          <w:b/>
          <w:color w:val="FF0000"/>
          <w:vertAlign w:val="superscript"/>
        </w:rPr>
        <w:t>CV2</w:t>
      </w:r>
      <w:r w:rsidR="00571C41" w:rsidRPr="00314E6A">
        <w:rPr>
          <w:b/>
          <w:bCs/>
        </w:rPr>
        <w:t>[</w:t>
      </w:r>
      <w:r w:rsidR="00D60341" w:rsidRPr="00314E6A">
        <w:rPr>
          <w:rFonts w:cs="Arial"/>
        </w:rPr>
        <w:t>Your</w:t>
      </w:r>
      <w:r w:rsidR="00E1385C" w:rsidRPr="00314E6A">
        <w:rPr>
          <w:rFonts w:cs="Arial"/>
        </w:rPr>
        <w:t xml:space="preserve"> Employer</w:t>
      </w:r>
      <w:r w:rsidR="00571C41" w:rsidRPr="00314E6A">
        <w:rPr>
          <w:b/>
          <w:bCs/>
        </w:rPr>
        <w:t>]</w:t>
      </w:r>
      <w:r w:rsidR="00E1385C" w:rsidRPr="00314E6A">
        <w:rPr>
          <w:rFonts w:cs="Arial"/>
        </w:rPr>
        <w:t xml:space="preserve"> will inform </w:t>
      </w:r>
      <w:r w:rsidR="00EB2794" w:rsidRPr="00314E6A">
        <w:rPr>
          <w:rFonts w:cs="Arial"/>
        </w:rPr>
        <w:t>You</w:t>
      </w:r>
      <w:r w:rsidR="00E1385C" w:rsidRPr="00314E6A">
        <w:rPr>
          <w:rFonts w:cs="Arial"/>
        </w:rPr>
        <w:t xml:space="preserve"> of </w:t>
      </w:r>
      <w:r w:rsidR="00D60341" w:rsidRPr="00314E6A">
        <w:rPr>
          <w:rFonts w:cs="Arial"/>
        </w:rPr>
        <w:t>Your</w:t>
      </w:r>
      <w:r w:rsidR="00E1385C" w:rsidRPr="00314E6A">
        <w:rPr>
          <w:rFonts w:cs="Arial"/>
        </w:rPr>
        <w:t xml:space="preserve"> required contribution and will make arrangements to collect that contribution from </w:t>
      </w:r>
      <w:r w:rsidR="00EB2794" w:rsidRPr="00314E6A">
        <w:rPr>
          <w:rFonts w:cs="Arial"/>
        </w:rPr>
        <w:t>You</w:t>
      </w:r>
      <w:r w:rsidRPr="00314E6A">
        <w:rPr>
          <w:rFonts w:cs="Arial"/>
        </w:rPr>
        <w:t>.</w:t>
      </w:r>
      <w:r w:rsidR="00571C41" w:rsidRPr="00314E6A">
        <w:rPr>
          <w:b/>
          <w:bCs/>
        </w:rPr>
        <w:t>]</w:t>
      </w:r>
    </w:p>
    <w:p w14:paraId="6B1492A8" w14:textId="77777777" w:rsidR="00840757" w:rsidRPr="00314E6A" w:rsidRDefault="006578A6">
      <w:pPr>
        <w:rPr>
          <w:rFonts w:cs="Arial"/>
          <w:b/>
          <w:bCs/>
        </w:rPr>
      </w:pPr>
      <w:r w:rsidRPr="00314E6A">
        <w:rPr>
          <w:rFonts w:cs="Arial"/>
          <w:b/>
          <w:bCs/>
        </w:rPr>
        <w:t xml:space="preserve">The above items </w:t>
      </w:r>
      <w:r w:rsidR="00601EB8" w:rsidRPr="00314E6A">
        <w:rPr>
          <w:rFonts w:cs="Arial"/>
          <w:b/>
          <w:bCs/>
        </w:rPr>
        <w:t xml:space="preserve">provide a summary </w:t>
      </w:r>
      <w:r w:rsidRPr="00314E6A">
        <w:rPr>
          <w:rFonts w:cs="Arial"/>
          <w:b/>
          <w:bCs/>
        </w:rPr>
        <w:t xml:space="preserve">of </w:t>
      </w:r>
      <w:r w:rsidR="00D60341" w:rsidRPr="00314E6A">
        <w:rPr>
          <w:rFonts w:cs="Arial"/>
          <w:b/>
          <w:bCs/>
        </w:rPr>
        <w:t>Your</w:t>
      </w:r>
      <w:r w:rsidRPr="00314E6A">
        <w:rPr>
          <w:rFonts w:cs="Arial"/>
          <w:b/>
          <w:bCs/>
        </w:rPr>
        <w:t xml:space="preserve"> coverage. </w:t>
      </w:r>
      <w:r w:rsidR="00DE7BA2" w:rsidRPr="00314E6A">
        <w:rPr>
          <w:rFonts w:cs="Arial"/>
          <w:b/>
          <w:bCs/>
        </w:rPr>
        <w:t xml:space="preserve">These must be read in connection with </w:t>
      </w:r>
      <w:r w:rsidRPr="00314E6A">
        <w:rPr>
          <w:rFonts w:cs="Arial"/>
          <w:b/>
          <w:bCs/>
        </w:rPr>
        <w:t>this entire Group Insurance Certificate</w:t>
      </w:r>
      <w:r w:rsidR="00911EFE" w:rsidRPr="00314E6A">
        <w:rPr>
          <w:rFonts w:cs="Arial"/>
          <w:b/>
          <w:bCs/>
        </w:rPr>
        <w:t xml:space="preserve"> to understand the extent and limitations of </w:t>
      </w:r>
      <w:r w:rsidR="00D60341" w:rsidRPr="00314E6A">
        <w:rPr>
          <w:rFonts w:cs="Arial"/>
          <w:b/>
          <w:bCs/>
        </w:rPr>
        <w:t>Your</w:t>
      </w:r>
      <w:r w:rsidR="00911EFE" w:rsidRPr="00314E6A">
        <w:rPr>
          <w:rFonts w:cs="Arial"/>
          <w:b/>
          <w:bCs/>
        </w:rPr>
        <w:t xml:space="preserve"> coverage</w:t>
      </w:r>
      <w:r w:rsidR="000D4E6C" w:rsidRPr="00314E6A">
        <w:rPr>
          <w:rFonts w:cs="Arial"/>
          <w:b/>
          <w:bCs/>
        </w:rPr>
        <w:t>.</w:t>
      </w:r>
    </w:p>
    <w:p w14:paraId="14F7EABF" w14:textId="77777777" w:rsidR="00C14380" w:rsidRDefault="00C14380">
      <w:pPr>
        <w:rPr>
          <w:b/>
          <w:bCs/>
        </w:rPr>
      </w:pPr>
    </w:p>
    <w:p w14:paraId="05F560DB" w14:textId="2040102A" w:rsidR="00C14380" w:rsidRDefault="00C14380" w:rsidP="2B366E71">
      <w:pPr>
        <w:pStyle w:val="1Text"/>
        <w:tabs>
          <w:tab w:val="clear" w:pos="432"/>
          <w:tab w:val="clear" w:pos="864"/>
          <w:tab w:val="clear" w:pos="1296"/>
          <w:tab w:val="clear" w:pos="1728"/>
          <w:tab w:val="clear" w:pos="2160"/>
          <w:tab w:val="left" w:pos="2016"/>
        </w:tabs>
        <w:rPr>
          <w:b/>
          <w:bCs/>
          <w:sz w:val="24"/>
          <w:szCs w:val="24"/>
        </w:rPr>
      </w:pPr>
      <w:del w:id="28" w:author="Laura Hoogland" w:date="2026-01-22T14:57:00Z" w16du:dateUtc="2026-01-22T20:57:00Z">
        <w:r w:rsidRPr="00B46BF0">
          <w:rPr>
            <w:b/>
            <w:color w:val="FF0000"/>
            <w:sz w:val="28"/>
            <w:szCs w:val="28"/>
            <w:vertAlign w:val="superscript"/>
          </w:rPr>
          <w:delText>2</w:delText>
        </w:r>
        <w:r>
          <w:rPr>
            <w:b/>
            <w:color w:val="FF0000"/>
            <w:sz w:val="28"/>
            <w:szCs w:val="28"/>
            <w:vertAlign w:val="superscript"/>
          </w:rPr>
          <w:delText>0</w:delText>
        </w:r>
        <w:r w:rsidRPr="00B46BF0">
          <w:rPr>
            <w:b/>
            <w:sz w:val="24"/>
            <w:szCs w:val="24"/>
          </w:rPr>
          <w:delText>[</w:delText>
        </w:r>
        <w:r w:rsidRPr="00B46BF0">
          <w:rPr>
            <w:b/>
            <w:bCs/>
            <w:i/>
            <w:sz w:val="28"/>
            <w:szCs w:val="28"/>
          </w:rPr>
          <w:delText>IMPORTANT INFORMATION FOR RESIDENTS OF CERTAIN STATES:</w:delText>
        </w:r>
        <w:r w:rsidRPr="00296037">
          <w:delText xml:space="preserve">  </w:delText>
        </w:r>
        <w:r w:rsidRPr="00B46BF0">
          <w:rPr>
            <w:i/>
            <w:sz w:val="28"/>
            <w:szCs w:val="28"/>
          </w:rPr>
          <w:delText xml:space="preserve">You may have additional or different rights if you are a resident of certain States pursuant to the laws of such State. If you are a resident of one of these States, these rights apply to your coverage and are made a part of your Group Insurance Certificate. Please contact Prudential at </w:delText>
        </w:r>
        <w:r w:rsidR="00DA2DE9">
          <w:rPr>
            <w:i/>
            <w:sz w:val="28"/>
            <w:szCs w:val="28"/>
          </w:rPr>
          <w:delText>1-800-842-1718</w:delText>
        </w:r>
        <w:r w:rsidR="00DA2DE9" w:rsidRPr="00B46BF0">
          <w:rPr>
            <w:i/>
            <w:sz w:val="28"/>
            <w:szCs w:val="28"/>
          </w:rPr>
          <w:delText xml:space="preserve"> </w:delText>
        </w:r>
        <w:r w:rsidRPr="00B46BF0">
          <w:rPr>
            <w:i/>
            <w:sz w:val="28"/>
            <w:szCs w:val="28"/>
          </w:rPr>
          <w:delText xml:space="preserve">for more </w:delText>
        </w:r>
        <w:r>
          <w:rPr>
            <w:i/>
            <w:sz w:val="28"/>
            <w:szCs w:val="28"/>
          </w:rPr>
          <w:delText>information.</w:delText>
        </w:r>
        <w:r w:rsidRPr="00B46BF0">
          <w:rPr>
            <w:b/>
            <w:iCs/>
            <w:sz w:val="24"/>
            <w:szCs w:val="24"/>
          </w:rPr>
          <w:delText>]</w:delText>
        </w:r>
      </w:del>
    </w:p>
    <w:p w14:paraId="41C8F396" w14:textId="2E979312" w:rsidR="00C14380" w:rsidRDefault="00C14380">
      <w:pPr>
        <w:sectPr w:rsidR="00C14380" w:rsidSect="00671431">
          <w:headerReference w:type="default" r:id="rId22"/>
          <w:footerReference w:type="default" r:id="rId23"/>
          <w:pgSz w:w="12240" w:h="15840" w:code="1"/>
          <w:pgMar w:top="1440" w:right="1627" w:bottom="1800" w:left="1627" w:header="720" w:footer="720" w:gutter="0"/>
          <w:cols w:space="720"/>
        </w:sectPr>
      </w:pPr>
    </w:p>
    <w:p w14:paraId="22E0FC93" w14:textId="6768EAF0" w:rsidR="003E7BB0" w:rsidRPr="003E7BB0" w:rsidRDefault="003E7BB0" w:rsidP="003E7BB0">
      <w:pPr>
        <w:keepNext/>
        <w:keepLines/>
        <w:tabs>
          <w:tab w:val="left" w:pos="432"/>
          <w:tab w:val="left" w:pos="864"/>
          <w:tab w:val="left" w:pos="1152"/>
          <w:tab w:val="left" w:pos="1512"/>
          <w:tab w:val="left" w:pos="1872"/>
          <w:tab w:val="left" w:pos="2232"/>
        </w:tabs>
        <w:spacing w:before="151" w:after="199" w:line="288" w:lineRule="atLeast"/>
        <w:ind w:left="432" w:hanging="432"/>
        <w:rPr>
          <w:rFonts w:ascii="Book Antiqua" w:hAnsi="Book Antiqua"/>
          <w:b/>
          <w:sz w:val="36"/>
        </w:rPr>
      </w:pPr>
      <w:bookmarkStart w:id="31" w:name="Table_of_Contents"/>
      <w:bookmarkEnd w:id="31"/>
      <w:commentRangeStart w:id="32"/>
      <w:commentRangeStart w:id="33"/>
      <w:r w:rsidRPr="003E7BB0">
        <w:rPr>
          <w:rFonts w:ascii="Book Antiqua" w:hAnsi="Book Antiqua"/>
          <w:b/>
          <w:sz w:val="36"/>
        </w:rPr>
        <w:lastRenderedPageBreak/>
        <w:t>Table of Contents</w:t>
      </w:r>
      <w:commentRangeEnd w:id="32"/>
      <w:r w:rsidR="00595497" w:rsidRPr="003E7BB0">
        <w:rPr>
          <w:rStyle w:val="CommentReference"/>
          <w:rFonts w:ascii="Book Antiqua" w:hAnsi="Book Antiqua"/>
          <w:b/>
          <w:sz w:val="36"/>
          <w:szCs w:val="24"/>
        </w:rPr>
        <w:commentReference w:id="32"/>
      </w:r>
      <w:commentRangeEnd w:id="33"/>
      <w:r w:rsidR="00670D7E" w:rsidRPr="003E7BB0">
        <w:rPr>
          <w:rStyle w:val="CommentReference"/>
          <w:rFonts w:ascii="Book Antiqua" w:hAnsi="Book Antiqua"/>
          <w:b/>
          <w:sz w:val="36"/>
          <w:szCs w:val="24"/>
        </w:rPr>
        <w:commentReference w:id="33"/>
      </w:r>
    </w:p>
    <w:p w14:paraId="3BCE5B68" w14:textId="2CCA0CF5" w:rsidR="008E25F2" w:rsidRPr="003A60AB" w:rsidRDefault="00DE2BDF" w:rsidP="008E25F2">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bookmarkStart w:id="34" w:name="_Hlk509838412"/>
      <w:r w:rsidRPr="003A60AB">
        <w:rPr>
          <w:rFonts w:cs="Arial"/>
          <w:b/>
          <w:color w:val="FF0000"/>
          <w:vertAlign w:val="superscript"/>
        </w:rPr>
        <w:t>1</w:t>
      </w:r>
      <w:bookmarkEnd w:id="34"/>
      <w:r w:rsidR="00571C41" w:rsidRPr="003A60AB">
        <w:rPr>
          <w:rFonts w:cs="Arial"/>
          <w:b/>
        </w:rPr>
        <w:t>[</w:t>
      </w:r>
      <w:r w:rsidR="008E25F2" w:rsidRPr="003A60AB">
        <w:rPr>
          <w:rFonts w:cs="Arial"/>
        </w:rPr>
        <w:t>Certificate of Coverage</w:t>
      </w:r>
      <w:r w:rsidR="008E25F2" w:rsidRPr="003A60AB">
        <w:rPr>
          <w:rFonts w:cs="Arial"/>
        </w:rPr>
        <w:tab/>
      </w:r>
      <w:r w:rsidR="009B2F2A" w:rsidRPr="003A60AB">
        <w:rPr>
          <w:rFonts w:cs="Arial"/>
        </w:rPr>
        <w:t>X</w:t>
      </w:r>
      <w:r w:rsidR="00571C41" w:rsidRPr="003A60AB">
        <w:rPr>
          <w:rFonts w:cs="Arial"/>
          <w:b/>
          <w:bCs/>
        </w:rPr>
        <w:t>]</w:t>
      </w:r>
    </w:p>
    <w:p w14:paraId="114F16AE" w14:textId="41AF9B0F" w:rsidR="003E7BB0" w:rsidRPr="003A60AB" w:rsidRDefault="007163D8"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E7BB0" w:rsidRPr="003A60AB">
        <w:rPr>
          <w:rFonts w:cs="Arial"/>
        </w:rPr>
        <w:t>Benefit Highlights</w:t>
      </w:r>
      <w:r w:rsidR="00B0004A" w:rsidRPr="003A60AB">
        <w:rPr>
          <w:rFonts w:cs="Arial"/>
        </w:rPr>
        <w:t xml:space="preserve"> </w:t>
      </w:r>
      <w:r w:rsidR="00557AE3" w:rsidRPr="003A60AB">
        <w:rPr>
          <w:rFonts w:cs="Arial"/>
        </w:rPr>
        <w:t>–</w:t>
      </w:r>
      <w:r w:rsidR="00B0004A" w:rsidRPr="003A60AB">
        <w:rPr>
          <w:rFonts w:cs="Arial"/>
        </w:rPr>
        <w:t xml:space="preserve"> </w:t>
      </w:r>
      <w:r w:rsidR="00031EF3" w:rsidRPr="002830C0">
        <w:rPr>
          <w:rFonts w:cs="Arial"/>
          <w:b/>
          <w:color w:val="FF0000"/>
          <w:vertAlign w:val="superscript"/>
        </w:rPr>
        <w:t>CV1</w:t>
      </w:r>
      <w:r w:rsidR="00031EF3" w:rsidRPr="002830C0">
        <w:rPr>
          <w:rFonts w:cs="Arial"/>
          <w:b/>
          <w:bCs/>
        </w:rPr>
        <w:t>[</w:t>
      </w:r>
      <w:r w:rsidR="003E7BB0" w:rsidRPr="003A60AB">
        <w:rPr>
          <w:rFonts w:cs="Arial"/>
        </w:rPr>
        <w:t>Short Term</w:t>
      </w:r>
      <w:r w:rsidR="003A60AB" w:rsidRPr="002830C0">
        <w:rPr>
          <w:rFonts w:cs="Arial"/>
          <w:b/>
          <w:bCs/>
        </w:rPr>
        <w:t>]</w:t>
      </w:r>
      <w:r w:rsidR="003E7BB0" w:rsidRPr="003A60AB">
        <w:rPr>
          <w:rFonts w:cs="Arial"/>
        </w:rPr>
        <w:t xml:space="preserve"> Disability Plan</w:t>
      </w:r>
      <w:r w:rsidR="003E7BB0" w:rsidRPr="003A60AB">
        <w:rPr>
          <w:rFonts w:cs="Arial"/>
        </w:rPr>
        <w:tab/>
      </w:r>
      <w:r w:rsidR="009B2F2A" w:rsidRPr="003A60AB">
        <w:rPr>
          <w:rFonts w:cs="Arial"/>
        </w:rPr>
        <w:t>X</w:t>
      </w:r>
      <w:r w:rsidR="00571C41" w:rsidRPr="003A60AB">
        <w:rPr>
          <w:rFonts w:cs="Arial"/>
          <w:b/>
          <w:bCs/>
        </w:rPr>
        <w:t>]</w:t>
      </w:r>
    </w:p>
    <w:p w14:paraId="4D0389AE" w14:textId="08DC7927"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E7BB0" w:rsidRPr="003A60AB">
        <w:rPr>
          <w:rFonts w:cs="Arial"/>
        </w:rPr>
        <w:t>Benefit Highlights</w:t>
      </w:r>
      <w:r w:rsidR="00B0004A" w:rsidRPr="003A60AB">
        <w:rPr>
          <w:rFonts w:cs="Arial"/>
        </w:rPr>
        <w:t xml:space="preserve"> </w:t>
      </w:r>
      <w:r w:rsidR="00557AE3" w:rsidRPr="003A60AB">
        <w:rPr>
          <w:rFonts w:cs="Arial"/>
        </w:rPr>
        <w:t>–</w:t>
      </w:r>
      <w:r w:rsidR="00B0004A" w:rsidRPr="003A60AB">
        <w:rPr>
          <w:rFonts w:cs="Arial"/>
        </w:rPr>
        <w:t xml:space="preserve"> </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 Plan</w:t>
      </w:r>
      <w:r w:rsidR="003E7BB0" w:rsidRPr="003A60AB">
        <w:rPr>
          <w:rFonts w:cs="Arial"/>
        </w:rPr>
        <w:tab/>
      </w:r>
      <w:r w:rsidR="009B2F2A" w:rsidRPr="003A60AB">
        <w:rPr>
          <w:rFonts w:cs="Arial"/>
        </w:rPr>
        <w:t>X</w:t>
      </w:r>
      <w:r w:rsidR="00571C41" w:rsidRPr="003A60AB">
        <w:rPr>
          <w:rFonts w:cs="Arial"/>
          <w:b/>
          <w:bCs/>
        </w:rPr>
        <w:t>]</w:t>
      </w:r>
    </w:p>
    <w:p w14:paraId="7387DA13" w14:textId="181F4D09" w:rsidR="003E7BB0" w:rsidRPr="003A60AB" w:rsidRDefault="00916B60" w:rsidP="003E7BB0">
      <w:pPr>
        <w:keepNext/>
        <w:keepLines/>
        <w:tabs>
          <w:tab w:val="left" w:pos="432"/>
          <w:tab w:val="left" w:pos="864"/>
          <w:tab w:val="left" w:pos="1152"/>
          <w:tab w:val="left" w:pos="1512"/>
          <w:tab w:val="left" w:pos="1710"/>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E7BB0" w:rsidRPr="003A60AB">
        <w:rPr>
          <w:rFonts w:cs="Arial"/>
        </w:rPr>
        <w:t>General Provisions</w:t>
      </w:r>
      <w:r w:rsidR="003E7BB0" w:rsidRPr="003A60AB">
        <w:rPr>
          <w:rFonts w:cs="Arial"/>
        </w:rPr>
        <w:tab/>
      </w:r>
      <w:r w:rsidR="009B2F2A" w:rsidRPr="003A60AB">
        <w:rPr>
          <w:rFonts w:cs="Arial"/>
        </w:rPr>
        <w:t>X</w:t>
      </w:r>
      <w:r w:rsidR="00571C41" w:rsidRPr="003A60AB">
        <w:rPr>
          <w:rFonts w:cs="Arial"/>
          <w:b/>
          <w:bCs/>
        </w:rPr>
        <w:t>]</w:t>
      </w:r>
    </w:p>
    <w:p w14:paraId="337D1E5B" w14:textId="0253EEF2" w:rsidR="003E7BB0" w:rsidRPr="003A60AB" w:rsidRDefault="00916B60" w:rsidP="009E47FB">
      <w:pPr>
        <w:keepNext/>
        <w:keepLines/>
        <w:tabs>
          <w:tab w:val="left" w:pos="432"/>
          <w:tab w:val="left" w:pos="864"/>
          <w:tab w:val="left" w:pos="1152"/>
          <w:tab w:val="left" w:pos="1512"/>
          <w:tab w:val="left" w:pos="1710"/>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Short Term</w:t>
      </w:r>
      <w:r w:rsidR="003A60AB" w:rsidRPr="002830C0">
        <w:rPr>
          <w:rFonts w:cs="Arial"/>
          <w:b/>
          <w:bCs/>
        </w:rPr>
        <w:t>]</w:t>
      </w:r>
      <w:r w:rsidR="003E7BB0" w:rsidRPr="003A60AB">
        <w:rPr>
          <w:rFonts w:cs="Arial"/>
        </w:rPr>
        <w:t xml:space="preserve"> Disability Coverage</w:t>
      </w:r>
      <w:r w:rsidR="00B0004A" w:rsidRPr="003A60AB">
        <w:rPr>
          <w:rFonts w:cs="Arial"/>
        </w:rPr>
        <w:t xml:space="preserve"> </w:t>
      </w:r>
      <w:r w:rsidR="003E7BB0" w:rsidRPr="003A60AB">
        <w:rPr>
          <w:rFonts w:cs="Arial"/>
        </w:rPr>
        <w:t>-</w:t>
      </w:r>
      <w:r w:rsidR="00B0004A" w:rsidRPr="003A60AB">
        <w:rPr>
          <w:rFonts w:cs="Arial"/>
        </w:rPr>
        <w:t xml:space="preserve"> </w:t>
      </w:r>
      <w:r w:rsidR="003E7BB0" w:rsidRPr="003A60AB">
        <w:rPr>
          <w:rFonts w:cs="Arial"/>
        </w:rPr>
        <w:t>Benefit Information</w:t>
      </w:r>
      <w:r w:rsidR="003E7BB0" w:rsidRPr="003A60AB">
        <w:rPr>
          <w:rFonts w:cs="Arial"/>
        </w:rPr>
        <w:tab/>
      </w:r>
      <w:r w:rsidR="009B2F2A" w:rsidRPr="003A60AB">
        <w:rPr>
          <w:rFonts w:cs="Arial"/>
        </w:rPr>
        <w:t>X</w:t>
      </w:r>
      <w:r w:rsidR="00571C41" w:rsidRPr="003A60AB">
        <w:rPr>
          <w:rFonts w:cs="Arial"/>
          <w:b/>
          <w:bCs/>
        </w:rPr>
        <w:t>]</w:t>
      </w:r>
    </w:p>
    <w:p w14:paraId="2559F036" w14:textId="7F6B42D0"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Short Term</w:t>
      </w:r>
      <w:r w:rsidR="003A60AB" w:rsidRPr="002830C0">
        <w:rPr>
          <w:rFonts w:cs="Arial"/>
          <w:b/>
          <w:bCs/>
        </w:rPr>
        <w:t>]</w:t>
      </w:r>
      <w:r w:rsidR="003E7BB0" w:rsidRPr="003A60AB">
        <w:rPr>
          <w:rFonts w:cs="Arial"/>
        </w:rPr>
        <w:t xml:space="preserve"> Disability</w:t>
      </w:r>
      <w:r w:rsidR="00741A78" w:rsidRPr="003A60AB">
        <w:rPr>
          <w:rFonts w:cs="Arial"/>
        </w:rPr>
        <w:t xml:space="preserve"> Coverage</w:t>
      </w:r>
      <w:r w:rsidR="00B0004A" w:rsidRPr="003A60AB">
        <w:rPr>
          <w:rFonts w:cs="Arial"/>
        </w:rPr>
        <w:t xml:space="preserve"> </w:t>
      </w:r>
      <w:r w:rsidR="003E7BB0" w:rsidRPr="003A60AB">
        <w:rPr>
          <w:rFonts w:cs="Arial"/>
        </w:rPr>
        <w:t>-</w:t>
      </w:r>
      <w:r w:rsidR="00B0004A" w:rsidRPr="003A60AB">
        <w:rPr>
          <w:rFonts w:cs="Arial"/>
        </w:rPr>
        <w:t xml:space="preserve"> </w:t>
      </w:r>
      <w:r w:rsidR="003E7BB0" w:rsidRPr="003A60AB">
        <w:rPr>
          <w:rFonts w:cs="Arial"/>
        </w:rPr>
        <w:t>Other Benefit</w:t>
      </w:r>
      <w:r w:rsidR="00B0004A" w:rsidRPr="003A60AB">
        <w:rPr>
          <w:rFonts w:cs="Arial"/>
        </w:rPr>
        <w:t xml:space="preserve"> Features</w:t>
      </w:r>
      <w:r w:rsidR="003E7BB0" w:rsidRPr="003A60AB">
        <w:rPr>
          <w:rFonts w:cs="Arial"/>
        </w:rPr>
        <w:tab/>
      </w:r>
      <w:r w:rsidR="009B2F2A" w:rsidRPr="003A60AB">
        <w:rPr>
          <w:rFonts w:cs="Arial"/>
        </w:rPr>
        <w:t>X</w:t>
      </w:r>
      <w:r w:rsidR="00571C41" w:rsidRPr="003A60AB">
        <w:rPr>
          <w:rFonts w:cs="Arial"/>
          <w:b/>
          <w:bCs/>
        </w:rPr>
        <w:t>]</w:t>
      </w:r>
    </w:p>
    <w:p w14:paraId="09B2673F" w14:textId="35093393" w:rsidR="009B2F2A" w:rsidRPr="003A60AB" w:rsidRDefault="009B2F2A"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Pr="003A60AB">
        <w:rPr>
          <w:rFonts w:cs="Arial"/>
          <w:b/>
          <w:color w:val="FF0000"/>
          <w:vertAlign w:val="superscript"/>
        </w:rPr>
        <w:t>CV1</w:t>
      </w:r>
      <w:r w:rsidR="00571C41" w:rsidRPr="003A60AB">
        <w:rPr>
          <w:rFonts w:cs="Arial"/>
          <w:b/>
          <w:bCs/>
        </w:rPr>
        <w:t>[</w:t>
      </w:r>
      <w:r w:rsidRPr="003A60AB">
        <w:rPr>
          <w:rFonts w:cs="Arial"/>
        </w:rPr>
        <w:t>Short Term</w:t>
      </w:r>
      <w:r w:rsidR="003A60AB" w:rsidRPr="002830C0">
        <w:rPr>
          <w:rFonts w:cs="Arial"/>
          <w:b/>
          <w:bCs/>
        </w:rPr>
        <w:t>]</w:t>
      </w:r>
      <w:r w:rsidRPr="003A60AB">
        <w:rPr>
          <w:rFonts w:cs="Arial"/>
        </w:rPr>
        <w:t xml:space="preserve"> Disability Coverage – Rehabilitation Services</w:t>
      </w:r>
      <w:r w:rsidRPr="003A60AB">
        <w:rPr>
          <w:rFonts w:cs="Arial"/>
        </w:rPr>
        <w:tab/>
        <w:t>X</w:t>
      </w:r>
      <w:r w:rsidR="00571C41" w:rsidRPr="003A60AB">
        <w:rPr>
          <w:rFonts w:cs="Arial"/>
          <w:b/>
          <w:bCs/>
        </w:rPr>
        <w:t>]</w:t>
      </w:r>
    </w:p>
    <w:p w14:paraId="3895CA89" w14:textId="37FBFB1B" w:rsidR="00A55292" w:rsidRPr="003A60AB" w:rsidRDefault="00A55292" w:rsidP="00A55292">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Pr="003A60AB">
        <w:rPr>
          <w:rFonts w:cs="Arial"/>
          <w:b/>
          <w:color w:val="FF0000"/>
          <w:vertAlign w:val="superscript"/>
        </w:rPr>
        <w:t>CV1</w:t>
      </w:r>
      <w:r w:rsidR="00571C41" w:rsidRPr="003A60AB">
        <w:rPr>
          <w:rFonts w:cs="Arial"/>
          <w:b/>
          <w:bCs/>
        </w:rPr>
        <w:t>[</w:t>
      </w:r>
      <w:r w:rsidRPr="003A60AB">
        <w:rPr>
          <w:rFonts w:cs="Arial"/>
        </w:rPr>
        <w:t>Short Term</w:t>
      </w:r>
      <w:r w:rsidR="003A60AB" w:rsidRPr="002830C0">
        <w:rPr>
          <w:rFonts w:cs="Arial"/>
          <w:b/>
          <w:bCs/>
        </w:rPr>
        <w:t>]</w:t>
      </w:r>
      <w:r w:rsidR="008007DF" w:rsidRPr="003A60AB">
        <w:rPr>
          <w:rFonts w:cs="Arial"/>
          <w:b/>
          <w:bCs/>
        </w:rPr>
        <w:t xml:space="preserve"> </w:t>
      </w:r>
      <w:r w:rsidRPr="003A60AB">
        <w:rPr>
          <w:rFonts w:cs="Arial"/>
        </w:rPr>
        <w:t>Disability Coverage – Organ Donor</w:t>
      </w:r>
      <w:r w:rsidR="00D23F5E" w:rsidRPr="003A60AB">
        <w:rPr>
          <w:rFonts w:cs="Arial"/>
        </w:rPr>
        <w:t xml:space="preserve"> Benefit</w:t>
      </w:r>
      <w:r w:rsidRPr="003A60AB">
        <w:rPr>
          <w:rFonts w:cs="Arial"/>
        </w:rPr>
        <w:tab/>
      </w:r>
      <w:r w:rsidR="009B2F2A" w:rsidRPr="003A60AB">
        <w:rPr>
          <w:rFonts w:cs="Arial"/>
        </w:rPr>
        <w:t>X</w:t>
      </w:r>
      <w:r w:rsidR="00571C41" w:rsidRPr="003A60AB">
        <w:rPr>
          <w:rFonts w:cs="Arial"/>
          <w:b/>
          <w:bCs/>
        </w:rPr>
        <w:t>]</w:t>
      </w:r>
    </w:p>
    <w:p w14:paraId="3ACDD83F" w14:textId="2FD6CEA0" w:rsidR="008373A0" w:rsidRDefault="008373A0" w:rsidP="008373A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rPr>
      </w:pPr>
      <w:r w:rsidRPr="003A60AB">
        <w:rPr>
          <w:rFonts w:cs="Arial"/>
          <w:b/>
          <w:color w:val="FF0000"/>
          <w:vertAlign w:val="superscript"/>
        </w:rPr>
        <w:t>1</w:t>
      </w:r>
      <w:r w:rsidR="00571C41" w:rsidRPr="003A60AB">
        <w:rPr>
          <w:rFonts w:cs="Arial"/>
          <w:b/>
          <w:bCs/>
        </w:rPr>
        <w:t>[</w:t>
      </w:r>
      <w:r w:rsidRPr="003A60AB">
        <w:rPr>
          <w:rFonts w:cs="Arial"/>
          <w:b/>
          <w:color w:val="FF0000"/>
          <w:vertAlign w:val="superscript"/>
        </w:rPr>
        <w:t>CV1</w:t>
      </w:r>
      <w:r w:rsidR="00571C41" w:rsidRPr="003A60AB">
        <w:rPr>
          <w:rFonts w:cs="Arial"/>
          <w:b/>
          <w:bCs/>
        </w:rPr>
        <w:t>[</w:t>
      </w:r>
      <w:r w:rsidRPr="003A60AB">
        <w:rPr>
          <w:rFonts w:cs="Arial"/>
        </w:rPr>
        <w:t>Short Term</w:t>
      </w:r>
      <w:r w:rsidR="003A60AB" w:rsidRPr="002830C0">
        <w:rPr>
          <w:rFonts w:cs="Arial"/>
          <w:b/>
          <w:bCs/>
        </w:rPr>
        <w:t>]</w:t>
      </w:r>
      <w:r w:rsidRPr="003A60AB">
        <w:rPr>
          <w:rFonts w:cs="Arial"/>
        </w:rPr>
        <w:t xml:space="preserve"> Disability Coverage – </w:t>
      </w:r>
      <w:r w:rsidR="003D028F" w:rsidRPr="003A60AB">
        <w:rPr>
          <w:rFonts w:cs="Arial"/>
        </w:rPr>
        <w:t>Stay</w:t>
      </w:r>
      <w:r w:rsidRPr="003A60AB">
        <w:rPr>
          <w:rFonts w:cs="Arial"/>
        </w:rPr>
        <w:t xml:space="preserve"> at </w:t>
      </w:r>
      <w:r w:rsidR="00810175" w:rsidRPr="003A60AB">
        <w:rPr>
          <w:rFonts w:cs="Arial"/>
        </w:rPr>
        <w:t>W</w:t>
      </w:r>
      <w:r w:rsidRPr="003A60AB">
        <w:rPr>
          <w:rFonts w:cs="Arial"/>
        </w:rPr>
        <w:t>ork Benefit</w:t>
      </w:r>
      <w:r w:rsidRPr="003A60AB">
        <w:rPr>
          <w:rFonts w:cs="Arial"/>
        </w:rPr>
        <w:tab/>
      </w:r>
      <w:commentRangeStart w:id="35"/>
      <w:commentRangeStart w:id="36"/>
      <w:r w:rsidRPr="003A60AB">
        <w:rPr>
          <w:rFonts w:cs="Arial"/>
        </w:rPr>
        <w:t>X</w:t>
      </w:r>
      <w:r w:rsidR="00571C41" w:rsidRPr="003A60AB">
        <w:rPr>
          <w:rFonts w:cs="Arial"/>
          <w:b/>
          <w:bCs/>
        </w:rPr>
        <w:t>]</w:t>
      </w:r>
      <w:commentRangeEnd w:id="35"/>
      <w:r w:rsidR="00D30241">
        <w:rPr>
          <w:rStyle w:val="CommentReference"/>
          <w:rFonts w:cs="Arial"/>
          <w:b/>
          <w:bCs/>
          <w:sz w:val="24"/>
          <w:szCs w:val="24"/>
        </w:rPr>
        <w:commentReference w:id="35"/>
      </w:r>
      <w:commentRangeEnd w:id="36"/>
      <w:r w:rsidR="00125AC6">
        <w:rPr>
          <w:rStyle w:val="CommentReference"/>
          <w:rFonts w:cs="Arial"/>
          <w:b/>
          <w:bCs/>
          <w:sz w:val="24"/>
          <w:szCs w:val="24"/>
        </w:rPr>
        <w:commentReference w:id="36"/>
      </w:r>
    </w:p>
    <w:p w14:paraId="6EBD9A6F" w14:textId="10F8C2B9" w:rsidR="00293BC4" w:rsidRPr="003A60AB" w:rsidRDefault="009C0F51" w:rsidP="008373A0">
      <w:pPr>
        <w:keepNext/>
        <w:keepLines/>
        <w:tabs>
          <w:tab w:val="left" w:pos="432"/>
          <w:tab w:val="left" w:pos="864"/>
          <w:tab w:val="left" w:pos="1152"/>
          <w:tab w:val="left" w:pos="1512"/>
          <w:tab w:val="left" w:pos="1872"/>
          <w:tab w:val="right" w:leader="dot" w:pos="8460"/>
        </w:tabs>
        <w:spacing w:before="151" w:after="199" w:line="288" w:lineRule="atLeast"/>
        <w:ind w:left="432" w:hanging="432"/>
        <w:rPr>
          <w:ins w:id="37" w:author="Laura Hoogland" w:date="2026-01-22T14:57:00Z" w16du:dateUtc="2026-01-22T20:57:00Z"/>
          <w:rFonts w:cs="Arial"/>
        </w:rPr>
      </w:pPr>
      <w:ins w:id="38" w:author="Laura Hoogland" w:date="2026-01-22T14:57:00Z" w16du:dateUtc="2026-01-22T20:57:00Z">
        <w:r w:rsidRPr="003A60AB">
          <w:rPr>
            <w:rFonts w:cs="Arial"/>
            <w:b/>
            <w:color w:val="FF0000"/>
            <w:vertAlign w:val="superscript"/>
          </w:rPr>
          <w:t>1</w:t>
        </w:r>
        <w:r w:rsidRPr="003A60AB">
          <w:rPr>
            <w:rFonts w:cs="Arial"/>
            <w:b/>
            <w:bCs/>
          </w:rPr>
          <w:t>[</w:t>
        </w:r>
        <w:r w:rsidRPr="003A60AB">
          <w:rPr>
            <w:rFonts w:cs="Arial"/>
            <w:b/>
            <w:color w:val="FF0000"/>
            <w:vertAlign w:val="superscript"/>
          </w:rPr>
          <w:t>CV1</w:t>
        </w:r>
        <w:r w:rsidRPr="003A60AB">
          <w:rPr>
            <w:rFonts w:cs="Arial"/>
            <w:b/>
            <w:bCs/>
          </w:rPr>
          <w:t>[</w:t>
        </w:r>
        <w:r w:rsidR="00B55497">
          <w:rPr>
            <w:rFonts w:cs="Arial"/>
          </w:rPr>
          <w:t>Long</w:t>
        </w:r>
        <w:r w:rsidRPr="003A60AB">
          <w:rPr>
            <w:rFonts w:cs="Arial"/>
          </w:rPr>
          <w:t xml:space="preserve"> Term</w:t>
        </w:r>
        <w:r w:rsidRPr="002830C0">
          <w:rPr>
            <w:rFonts w:cs="Arial"/>
            <w:b/>
            <w:bCs/>
          </w:rPr>
          <w:t>]</w:t>
        </w:r>
        <w:r w:rsidRPr="003A60AB">
          <w:rPr>
            <w:rFonts w:cs="Arial"/>
          </w:rPr>
          <w:t xml:space="preserve"> Disability Coverage</w:t>
        </w:r>
        <w:r>
          <w:rPr>
            <w:rFonts w:cs="Arial"/>
          </w:rPr>
          <w:t xml:space="preserve"> – General Information</w:t>
        </w:r>
        <w:r>
          <w:rPr>
            <w:rFonts w:cs="Arial"/>
          </w:rPr>
          <w:tab/>
          <w:t>X</w:t>
        </w:r>
        <w:r w:rsidRPr="008A2A09">
          <w:rPr>
            <w:rFonts w:cs="Arial"/>
            <w:b/>
            <w:bCs/>
          </w:rPr>
          <w:t>]</w:t>
        </w:r>
      </w:ins>
    </w:p>
    <w:p w14:paraId="496AE0A8" w14:textId="5F20E81C"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 Coverage</w:t>
      </w:r>
      <w:r w:rsidR="00B0004A" w:rsidRPr="003A60AB">
        <w:rPr>
          <w:rFonts w:cs="Arial"/>
        </w:rPr>
        <w:t xml:space="preserve"> </w:t>
      </w:r>
      <w:r w:rsidR="003E7BB0" w:rsidRPr="003A60AB">
        <w:rPr>
          <w:rFonts w:cs="Arial"/>
        </w:rPr>
        <w:t>-</w:t>
      </w:r>
      <w:r w:rsidR="00B0004A" w:rsidRPr="003A60AB">
        <w:rPr>
          <w:rFonts w:cs="Arial"/>
        </w:rPr>
        <w:t xml:space="preserve"> </w:t>
      </w:r>
      <w:r w:rsidR="003E7BB0" w:rsidRPr="003A60AB">
        <w:rPr>
          <w:rFonts w:cs="Arial"/>
        </w:rPr>
        <w:t>Benefit Information</w:t>
      </w:r>
      <w:r w:rsidR="003E7BB0" w:rsidRPr="003A60AB">
        <w:rPr>
          <w:rFonts w:cs="Arial"/>
        </w:rPr>
        <w:tab/>
      </w:r>
      <w:r w:rsidR="009B2F2A" w:rsidRPr="003A60AB">
        <w:rPr>
          <w:rFonts w:cs="Arial"/>
        </w:rPr>
        <w:t>X</w:t>
      </w:r>
      <w:r w:rsidR="00571C41" w:rsidRPr="003A60AB">
        <w:rPr>
          <w:rFonts w:cs="Arial"/>
          <w:b/>
          <w:bCs/>
        </w:rPr>
        <w:t>]</w:t>
      </w:r>
    </w:p>
    <w:p w14:paraId="62020B07" w14:textId="178BD598" w:rsidR="00846076" w:rsidRPr="003A60AB" w:rsidRDefault="00846076" w:rsidP="00846076">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Pr="003A60AB">
        <w:rPr>
          <w:rFonts w:cs="Arial"/>
          <w:b/>
          <w:color w:val="FF0000"/>
          <w:vertAlign w:val="superscript"/>
        </w:rPr>
        <w:t>CV1</w:t>
      </w:r>
      <w:r w:rsidR="00571C41" w:rsidRPr="003A60AB">
        <w:rPr>
          <w:rFonts w:cs="Arial"/>
          <w:b/>
          <w:bCs/>
        </w:rPr>
        <w:t>[</w:t>
      </w:r>
      <w:r w:rsidRPr="003A60AB">
        <w:rPr>
          <w:rFonts w:cs="Arial"/>
        </w:rPr>
        <w:t>Long Term</w:t>
      </w:r>
      <w:r w:rsidR="003A60AB" w:rsidRPr="002830C0">
        <w:rPr>
          <w:rFonts w:cs="Arial"/>
          <w:b/>
          <w:bCs/>
        </w:rPr>
        <w:t>]</w:t>
      </w:r>
      <w:r w:rsidRPr="003A60AB">
        <w:rPr>
          <w:rFonts w:cs="Arial"/>
        </w:rPr>
        <w:t xml:space="preserve"> Disability Coverage – Business Overhead</w:t>
      </w:r>
      <w:r w:rsidR="00304DCB" w:rsidRPr="003A60AB">
        <w:rPr>
          <w:rFonts w:cs="Arial"/>
        </w:rPr>
        <w:t xml:space="preserve"> Expense Disability Coverage</w:t>
      </w:r>
      <w:r w:rsidRPr="003A60AB">
        <w:rPr>
          <w:rFonts w:cs="Arial"/>
        </w:rPr>
        <w:tab/>
        <w:t>X</w:t>
      </w:r>
      <w:r w:rsidR="00571C41" w:rsidRPr="003A60AB">
        <w:rPr>
          <w:rFonts w:cs="Arial"/>
          <w:b/>
          <w:bCs/>
        </w:rPr>
        <w:t>]</w:t>
      </w:r>
    </w:p>
    <w:p w14:paraId="336F285D" w14:textId="0954615D"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 Coverage</w:t>
      </w:r>
      <w:r w:rsidR="00B0004A" w:rsidRPr="003A60AB">
        <w:rPr>
          <w:rFonts w:cs="Arial"/>
        </w:rPr>
        <w:t xml:space="preserve"> </w:t>
      </w:r>
      <w:r w:rsidR="003E7BB0" w:rsidRPr="003A60AB">
        <w:rPr>
          <w:rFonts w:cs="Arial"/>
        </w:rPr>
        <w:t>-</w:t>
      </w:r>
      <w:r w:rsidR="00B0004A" w:rsidRPr="003A60AB">
        <w:rPr>
          <w:rFonts w:cs="Arial"/>
        </w:rPr>
        <w:t xml:space="preserve"> </w:t>
      </w:r>
      <w:r w:rsidR="00073D62" w:rsidRPr="003A60AB">
        <w:rPr>
          <w:rFonts w:cs="Arial"/>
        </w:rPr>
        <w:t xml:space="preserve">Catastrophic </w:t>
      </w:r>
      <w:r w:rsidR="003E7BB0" w:rsidRPr="003A60AB">
        <w:rPr>
          <w:rFonts w:cs="Arial"/>
        </w:rPr>
        <w:t>Disability Benefit</w:t>
      </w:r>
      <w:r w:rsidR="003E7BB0" w:rsidRPr="003A60AB">
        <w:rPr>
          <w:rFonts w:cs="Arial"/>
        </w:rPr>
        <w:tab/>
      </w:r>
      <w:r w:rsidR="009B2F2A" w:rsidRPr="003A60AB">
        <w:rPr>
          <w:rFonts w:cs="Arial"/>
        </w:rPr>
        <w:t>X</w:t>
      </w:r>
      <w:r w:rsidR="00571C41" w:rsidRPr="003A60AB">
        <w:rPr>
          <w:rFonts w:cs="Arial"/>
          <w:b/>
          <w:bCs/>
        </w:rPr>
        <w:t>]</w:t>
      </w:r>
    </w:p>
    <w:p w14:paraId="4A8551C1" w14:textId="14327343"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 Coverage</w:t>
      </w:r>
      <w:r w:rsidR="00B0004A" w:rsidRPr="003A60AB">
        <w:rPr>
          <w:rFonts w:cs="Arial"/>
        </w:rPr>
        <w:t xml:space="preserve"> </w:t>
      </w:r>
      <w:r w:rsidR="007C7093" w:rsidRPr="003A60AB">
        <w:rPr>
          <w:rFonts w:cs="Arial"/>
        </w:rPr>
        <w:t>–</w:t>
      </w:r>
      <w:r w:rsidR="00B0004A" w:rsidRPr="003A60AB">
        <w:rPr>
          <w:rFonts w:cs="Arial"/>
        </w:rPr>
        <w:t xml:space="preserve"> </w:t>
      </w:r>
      <w:r w:rsidR="00315A68" w:rsidRPr="003A60AB">
        <w:rPr>
          <w:rFonts w:cs="Arial"/>
          <w:b/>
          <w:bCs/>
          <w:color w:val="FF0000"/>
          <w:vertAlign w:val="superscript"/>
        </w:rPr>
        <w:t>CV7</w:t>
      </w:r>
      <w:r w:rsidR="00571C41" w:rsidRPr="003A60AB">
        <w:rPr>
          <w:rFonts w:cs="Arial"/>
          <w:b/>
          <w:bCs/>
        </w:rPr>
        <w:t>[</w:t>
      </w:r>
      <w:r w:rsidR="003E7BB0" w:rsidRPr="003A60AB">
        <w:rPr>
          <w:rFonts w:cs="Arial"/>
        </w:rPr>
        <w:t>Spouse</w:t>
      </w:r>
      <w:r w:rsidR="00571C41" w:rsidRPr="003A60AB">
        <w:rPr>
          <w:rFonts w:cs="Arial"/>
          <w:b/>
          <w:bCs/>
        </w:rPr>
        <w:t>]</w:t>
      </w:r>
      <w:r w:rsidR="003E7BB0" w:rsidRPr="003A60AB">
        <w:rPr>
          <w:rFonts w:cs="Arial"/>
        </w:rPr>
        <w:t xml:space="preserve"> </w:t>
      </w:r>
      <w:r w:rsidR="00073D62" w:rsidRPr="003A60AB">
        <w:rPr>
          <w:rFonts w:cs="Arial"/>
        </w:rPr>
        <w:t>Catastrophic</w:t>
      </w:r>
      <w:r w:rsidR="003E7BB0" w:rsidRPr="003A60AB">
        <w:rPr>
          <w:rFonts w:cs="Arial"/>
        </w:rPr>
        <w:t xml:space="preserve"> Disability Benefit</w:t>
      </w:r>
      <w:r w:rsidR="003E7BB0" w:rsidRPr="003A60AB">
        <w:rPr>
          <w:rFonts w:cs="Arial"/>
        </w:rPr>
        <w:tab/>
      </w:r>
      <w:r w:rsidR="009B2F2A" w:rsidRPr="003A60AB">
        <w:rPr>
          <w:rFonts w:cs="Arial"/>
        </w:rPr>
        <w:t>X</w:t>
      </w:r>
      <w:r w:rsidR="00571C41" w:rsidRPr="003A60AB">
        <w:rPr>
          <w:rFonts w:cs="Arial"/>
          <w:b/>
          <w:bCs/>
        </w:rPr>
        <w:t>]</w:t>
      </w:r>
    </w:p>
    <w:p w14:paraId="417639E2" w14:textId="3A6BBB35"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 Coverage</w:t>
      </w:r>
      <w:r w:rsidR="00B0004A" w:rsidRPr="003A60AB">
        <w:rPr>
          <w:rFonts w:cs="Arial"/>
        </w:rPr>
        <w:t xml:space="preserve"> </w:t>
      </w:r>
      <w:r w:rsidR="003E7BB0" w:rsidRPr="003A60AB">
        <w:rPr>
          <w:rFonts w:cs="Arial"/>
        </w:rPr>
        <w:t>-</w:t>
      </w:r>
      <w:r w:rsidR="00B0004A" w:rsidRPr="003A60AB">
        <w:rPr>
          <w:rFonts w:cs="Arial"/>
        </w:rPr>
        <w:t xml:space="preserve"> </w:t>
      </w:r>
      <w:r w:rsidR="003E7BB0" w:rsidRPr="003A60AB">
        <w:rPr>
          <w:rFonts w:cs="Arial"/>
        </w:rPr>
        <w:t>Critical Illness Benefit</w:t>
      </w:r>
      <w:r w:rsidR="003E7BB0" w:rsidRPr="003A60AB">
        <w:rPr>
          <w:rFonts w:cs="Arial"/>
        </w:rPr>
        <w:tab/>
      </w:r>
      <w:r w:rsidR="009B2F2A" w:rsidRPr="003A60AB">
        <w:rPr>
          <w:rFonts w:cs="Arial"/>
        </w:rPr>
        <w:t>X</w:t>
      </w:r>
      <w:r w:rsidR="00571C41" w:rsidRPr="003A60AB">
        <w:rPr>
          <w:rFonts w:cs="Arial"/>
          <w:b/>
          <w:bCs/>
        </w:rPr>
        <w:t>]</w:t>
      </w:r>
    </w:p>
    <w:p w14:paraId="73738262" w14:textId="363304A8"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 Coverage</w:t>
      </w:r>
      <w:r w:rsidR="00B0004A" w:rsidRPr="003A60AB">
        <w:rPr>
          <w:rFonts w:cs="Arial"/>
        </w:rPr>
        <w:t xml:space="preserve"> </w:t>
      </w:r>
      <w:r w:rsidR="003E7BB0" w:rsidRPr="003A60AB">
        <w:rPr>
          <w:rFonts w:cs="Arial"/>
        </w:rPr>
        <w:t>-</w:t>
      </w:r>
      <w:r w:rsidR="00B0004A" w:rsidRPr="003A60AB">
        <w:rPr>
          <w:rFonts w:cs="Arial"/>
        </w:rPr>
        <w:t xml:space="preserve"> C</w:t>
      </w:r>
      <w:r w:rsidR="003E7BB0" w:rsidRPr="003A60AB">
        <w:rPr>
          <w:rFonts w:cs="Arial"/>
        </w:rPr>
        <w:t>ritical Illness Benefit</w:t>
      </w:r>
      <w:r w:rsidR="003E7BB0" w:rsidRPr="003A60AB">
        <w:rPr>
          <w:rFonts w:cs="Arial"/>
        </w:rPr>
        <w:tab/>
      </w:r>
      <w:r w:rsidR="009B2F2A" w:rsidRPr="003A60AB">
        <w:rPr>
          <w:rFonts w:cs="Arial"/>
        </w:rPr>
        <w:t>X</w:t>
      </w:r>
      <w:r w:rsidR="00571C41" w:rsidRPr="003A60AB">
        <w:rPr>
          <w:rFonts w:cs="Arial"/>
          <w:b/>
          <w:bCs/>
        </w:rPr>
        <w:t>]</w:t>
      </w:r>
    </w:p>
    <w:p w14:paraId="529779FA" w14:textId="3364927A"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w:t>
      </w:r>
      <w:r w:rsidR="00D85CE7" w:rsidRPr="003A60AB">
        <w:rPr>
          <w:rFonts w:cs="Arial"/>
        </w:rPr>
        <w:t xml:space="preserve"> Coverage </w:t>
      </w:r>
      <w:r w:rsidR="003E7BB0" w:rsidRPr="003A60AB">
        <w:rPr>
          <w:rFonts w:cs="Arial"/>
        </w:rPr>
        <w:t>-</w:t>
      </w:r>
      <w:r w:rsidR="00D85CE7" w:rsidRPr="003A60AB">
        <w:rPr>
          <w:rFonts w:cs="Arial"/>
        </w:rPr>
        <w:t xml:space="preserve"> </w:t>
      </w:r>
      <w:r w:rsidR="003E7BB0" w:rsidRPr="003A60AB">
        <w:rPr>
          <w:rFonts w:cs="Arial"/>
        </w:rPr>
        <w:t>Other Benefit</w:t>
      </w:r>
      <w:r w:rsidR="00D85CE7" w:rsidRPr="003A60AB">
        <w:rPr>
          <w:rFonts w:cs="Arial"/>
        </w:rPr>
        <w:t xml:space="preserve"> Features</w:t>
      </w:r>
      <w:r w:rsidR="003E7BB0" w:rsidRPr="003A60AB">
        <w:rPr>
          <w:rFonts w:cs="Arial"/>
        </w:rPr>
        <w:tab/>
      </w:r>
      <w:r w:rsidR="009B2F2A" w:rsidRPr="003A60AB">
        <w:rPr>
          <w:rFonts w:cs="Arial"/>
        </w:rPr>
        <w:t>X</w:t>
      </w:r>
      <w:r w:rsidR="00571C41" w:rsidRPr="003A60AB">
        <w:rPr>
          <w:rFonts w:cs="Arial"/>
          <w:b/>
          <w:bCs/>
        </w:rPr>
        <w:t>]</w:t>
      </w:r>
    </w:p>
    <w:p w14:paraId="160FFCCD" w14:textId="251FAD87"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w:t>
      </w:r>
      <w:r w:rsidR="00D85CE7" w:rsidRPr="003A60AB">
        <w:rPr>
          <w:rFonts w:cs="Arial"/>
        </w:rPr>
        <w:t xml:space="preserve"> Coverage </w:t>
      </w:r>
      <w:r w:rsidR="003E7BB0" w:rsidRPr="003A60AB">
        <w:rPr>
          <w:rFonts w:cs="Arial"/>
        </w:rPr>
        <w:t>-</w:t>
      </w:r>
      <w:r w:rsidR="00D85CE7" w:rsidRPr="003A60AB">
        <w:rPr>
          <w:rFonts w:cs="Arial"/>
        </w:rPr>
        <w:t xml:space="preserve"> </w:t>
      </w:r>
      <w:r w:rsidR="003E7BB0" w:rsidRPr="003A60AB">
        <w:rPr>
          <w:rFonts w:cs="Arial"/>
        </w:rPr>
        <w:t>Other Services</w:t>
      </w:r>
      <w:r w:rsidR="003E7BB0" w:rsidRPr="003A60AB">
        <w:rPr>
          <w:rFonts w:cs="Arial"/>
        </w:rPr>
        <w:tab/>
      </w:r>
      <w:r w:rsidR="009B2F2A" w:rsidRPr="003A60AB">
        <w:rPr>
          <w:rFonts w:cs="Arial"/>
        </w:rPr>
        <w:t>X</w:t>
      </w:r>
      <w:r w:rsidR="00571C41" w:rsidRPr="003A60AB">
        <w:rPr>
          <w:rFonts w:cs="Arial"/>
          <w:b/>
          <w:bCs/>
        </w:rPr>
        <w:t>]</w:t>
      </w:r>
    </w:p>
    <w:p w14:paraId="3C5D3C46" w14:textId="04BF2A77" w:rsidR="003E7BB0" w:rsidRPr="003A60AB" w:rsidRDefault="00916B60"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003E7BB0" w:rsidRPr="003A60AB">
        <w:rPr>
          <w:rFonts w:cs="Arial"/>
        </w:rPr>
        <w:t>Long Term</w:t>
      </w:r>
      <w:r w:rsidR="003A60AB" w:rsidRPr="002830C0">
        <w:rPr>
          <w:rFonts w:cs="Arial"/>
          <w:b/>
          <w:bCs/>
        </w:rPr>
        <w:t>]</w:t>
      </w:r>
      <w:r w:rsidR="003E7BB0" w:rsidRPr="003A60AB">
        <w:rPr>
          <w:rFonts w:cs="Arial"/>
        </w:rPr>
        <w:t xml:space="preserve"> Disability</w:t>
      </w:r>
      <w:r w:rsidR="00D85CE7" w:rsidRPr="003A60AB">
        <w:rPr>
          <w:rFonts w:cs="Arial"/>
        </w:rPr>
        <w:t xml:space="preserve"> Coverage </w:t>
      </w:r>
      <w:r w:rsidR="003E7BB0" w:rsidRPr="003A60AB">
        <w:rPr>
          <w:rFonts w:cs="Arial"/>
        </w:rPr>
        <w:t>-</w:t>
      </w:r>
      <w:r w:rsidR="00D85CE7" w:rsidRPr="003A60AB">
        <w:rPr>
          <w:rFonts w:cs="Arial"/>
        </w:rPr>
        <w:t xml:space="preserve"> R</w:t>
      </w:r>
      <w:r w:rsidR="003E7BB0" w:rsidRPr="003A60AB">
        <w:rPr>
          <w:rFonts w:cs="Arial"/>
        </w:rPr>
        <w:t>ehabilitation Services</w:t>
      </w:r>
      <w:r w:rsidR="003E7BB0" w:rsidRPr="003A60AB">
        <w:rPr>
          <w:rFonts w:cs="Arial"/>
        </w:rPr>
        <w:tab/>
      </w:r>
      <w:r w:rsidR="009B2F2A" w:rsidRPr="003A60AB">
        <w:rPr>
          <w:rFonts w:cs="Arial"/>
        </w:rPr>
        <w:t>X</w:t>
      </w:r>
      <w:r w:rsidR="00571C41" w:rsidRPr="003A60AB">
        <w:rPr>
          <w:rFonts w:cs="Arial"/>
          <w:b/>
          <w:bCs/>
        </w:rPr>
        <w:t>]</w:t>
      </w:r>
    </w:p>
    <w:p w14:paraId="10800DA8" w14:textId="7C586D2D" w:rsidR="00974674" w:rsidRPr="003A60AB" w:rsidRDefault="00974674" w:rsidP="00974674">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Pr="003A60AB">
        <w:rPr>
          <w:rFonts w:cs="Arial"/>
        </w:rPr>
        <w:t>Long Term</w:t>
      </w:r>
      <w:r w:rsidR="003A60AB" w:rsidRPr="002830C0">
        <w:rPr>
          <w:rFonts w:cs="Arial"/>
          <w:b/>
          <w:bCs/>
        </w:rPr>
        <w:t>]</w:t>
      </w:r>
      <w:r w:rsidRPr="003A60AB">
        <w:rPr>
          <w:rFonts w:cs="Arial"/>
        </w:rPr>
        <w:t xml:space="preserve"> Disability Coverage </w:t>
      </w:r>
      <w:r w:rsidR="00595806" w:rsidRPr="003A60AB">
        <w:rPr>
          <w:rFonts w:cs="Arial"/>
        </w:rPr>
        <w:t>–</w:t>
      </w:r>
      <w:r w:rsidRPr="003A60AB">
        <w:rPr>
          <w:rFonts w:cs="Arial"/>
        </w:rPr>
        <w:t xml:space="preserve"> </w:t>
      </w:r>
      <w:r w:rsidR="00595806" w:rsidRPr="003A60AB">
        <w:rPr>
          <w:rFonts w:cs="Arial"/>
        </w:rPr>
        <w:t>Progressive Illness Benefit</w:t>
      </w:r>
      <w:r w:rsidRPr="003A60AB">
        <w:rPr>
          <w:rFonts w:cs="Arial"/>
        </w:rPr>
        <w:tab/>
      </w:r>
      <w:r w:rsidR="009B2F2A" w:rsidRPr="003A60AB">
        <w:rPr>
          <w:rFonts w:cs="Arial"/>
        </w:rPr>
        <w:t>X</w:t>
      </w:r>
      <w:r w:rsidR="00571C41" w:rsidRPr="003A60AB">
        <w:rPr>
          <w:rFonts w:cs="Arial"/>
          <w:b/>
          <w:bCs/>
        </w:rPr>
        <w:t>]</w:t>
      </w:r>
    </w:p>
    <w:p w14:paraId="123E29D6" w14:textId="7F36350A" w:rsidR="00D61CF5" w:rsidRPr="003A60AB" w:rsidRDefault="00D61CF5" w:rsidP="00D61CF5">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Pr="003A60AB">
        <w:rPr>
          <w:rFonts w:cs="Arial"/>
        </w:rPr>
        <w:t>Long Term</w:t>
      </w:r>
      <w:r w:rsidR="003A60AB" w:rsidRPr="002830C0">
        <w:rPr>
          <w:rFonts w:cs="Arial"/>
          <w:b/>
          <w:bCs/>
        </w:rPr>
        <w:t>]</w:t>
      </w:r>
      <w:r w:rsidRPr="003A60AB">
        <w:rPr>
          <w:rFonts w:cs="Arial"/>
        </w:rPr>
        <w:t xml:space="preserve"> Disability Coverage – </w:t>
      </w:r>
      <w:r w:rsidR="00F71F0E" w:rsidRPr="003A60AB">
        <w:rPr>
          <w:rFonts w:cs="Arial"/>
        </w:rPr>
        <w:t>Infectious and Contagious Disease</w:t>
      </w:r>
      <w:r w:rsidRPr="003A60AB">
        <w:rPr>
          <w:rFonts w:cs="Arial"/>
        </w:rPr>
        <w:tab/>
      </w:r>
      <w:r w:rsidR="009B2F2A" w:rsidRPr="003A60AB">
        <w:rPr>
          <w:rFonts w:cs="Arial"/>
        </w:rPr>
        <w:t>X</w:t>
      </w:r>
      <w:r w:rsidR="00571C41" w:rsidRPr="003A60AB">
        <w:rPr>
          <w:rFonts w:cs="Arial"/>
          <w:b/>
          <w:bCs/>
        </w:rPr>
        <w:t>]</w:t>
      </w:r>
    </w:p>
    <w:p w14:paraId="246ED128" w14:textId="6A532819" w:rsidR="004A2744" w:rsidRPr="003A60AB" w:rsidRDefault="004A2744" w:rsidP="004A2744">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Pr="003A60AB">
        <w:rPr>
          <w:rFonts w:cs="Arial"/>
        </w:rPr>
        <w:t>Long Term</w:t>
      </w:r>
      <w:r w:rsidR="003A60AB" w:rsidRPr="002830C0">
        <w:rPr>
          <w:rFonts w:cs="Arial"/>
          <w:b/>
          <w:bCs/>
        </w:rPr>
        <w:t>]</w:t>
      </w:r>
      <w:r w:rsidRPr="003A60AB">
        <w:rPr>
          <w:rFonts w:cs="Arial"/>
        </w:rPr>
        <w:t xml:space="preserve"> Disability Coverage – </w:t>
      </w:r>
      <w:r w:rsidR="00686CEE" w:rsidRPr="003A60AB">
        <w:rPr>
          <w:rFonts w:cs="Arial"/>
        </w:rPr>
        <w:t>Specific Indemnity Benefit</w:t>
      </w:r>
      <w:r w:rsidRPr="003A60AB">
        <w:rPr>
          <w:rFonts w:cs="Arial"/>
        </w:rPr>
        <w:tab/>
      </w:r>
      <w:r w:rsidR="009B2F2A" w:rsidRPr="003A60AB">
        <w:rPr>
          <w:rFonts w:cs="Arial"/>
        </w:rPr>
        <w:t>X</w:t>
      </w:r>
      <w:r w:rsidR="00571C41" w:rsidRPr="003A60AB">
        <w:rPr>
          <w:rFonts w:cs="Arial"/>
          <w:b/>
          <w:bCs/>
        </w:rPr>
        <w:t>]</w:t>
      </w:r>
    </w:p>
    <w:p w14:paraId="7F42700B" w14:textId="5834CD7B" w:rsidR="00C849FA" w:rsidRPr="003A60AB" w:rsidRDefault="00C849FA" w:rsidP="00C849FA">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3A60AB">
        <w:rPr>
          <w:rFonts w:cs="Arial"/>
          <w:b/>
          <w:color w:val="FF0000"/>
          <w:vertAlign w:val="superscript"/>
        </w:rPr>
        <w:t>1</w:t>
      </w:r>
      <w:r w:rsidR="00571C41" w:rsidRPr="003A60AB">
        <w:rPr>
          <w:rFonts w:cs="Arial"/>
          <w:b/>
          <w:bCs/>
        </w:rPr>
        <w:t>[</w:t>
      </w:r>
      <w:r w:rsidR="00310971" w:rsidRPr="003A60AB">
        <w:rPr>
          <w:rFonts w:cs="Arial"/>
          <w:b/>
          <w:color w:val="FF0000"/>
          <w:vertAlign w:val="superscript"/>
        </w:rPr>
        <w:t>CV1</w:t>
      </w:r>
      <w:r w:rsidR="00571C41" w:rsidRPr="003A60AB">
        <w:rPr>
          <w:rFonts w:cs="Arial"/>
          <w:b/>
          <w:bCs/>
        </w:rPr>
        <w:t>[</w:t>
      </w:r>
      <w:r w:rsidRPr="003A60AB">
        <w:rPr>
          <w:rFonts w:cs="Arial"/>
        </w:rPr>
        <w:t>Long Term</w:t>
      </w:r>
      <w:r w:rsidR="003A60AB" w:rsidRPr="002830C0">
        <w:rPr>
          <w:rFonts w:cs="Arial"/>
          <w:b/>
          <w:bCs/>
        </w:rPr>
        <w:t>]</w:t>
      </w:r>
      <w:r w:rsidRPr="003A60AB">
        <w:rPr>
          <w:rFonts w:cs="Arial"/>
        </w:rPr>
        <w:t xml:space="preserve"> Disability Coverage – Student Loan Benefit</w:t>
      </w:r>
      <w:r w:rsidRPr="003A60AB">
        <w:rPr>
          <w:rFonts w:cs="Arial"/>
        </w:rPr>
        <w:tab/>
      </w:r>
      <w:r w:rsidR="009B2F2A" w:rsidRPr="003A60AB">
        <w:rPr>
          <w:rFonts w:cs="Arial"/>
        </w:rPr>
        <w:t>X</w:t>
      </w:r>
      <w:r w:rsidR="00571C41" w:rsidRPr="003A60AB">
        <w:rPr>
          <w:rFonts w:cs="Arial"/>
          <w:b/>
          <w:bCs/>
        </w:rPr>
        <w:t>]</w:t>
      </w:r>
    </w:p>
    <w:p w14:paraId="5DD762A3" w14:textId="26CD0B58" w:rsidR="00DB55A7" w:rsidRPr="003A60AB" w:rsidRDefault="00031EF3" w:rsidP="00C849FA">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031EF3">
        <w:rPr>
          <w:rFonts w:cs="Arial"/>
          <w:b/>
          <w:color w:val="FF0000"/>
          <w:vertAlign w:val="superscript"/>
        </w:rPr>
        <w:t>1</w:t>
      </w:r>
      <w:r w:rsidRPr="00031EF3">
        <w:rPr>
          <w:rFonts w:cs="Arial"/>
          <w:b/>
          <w:bCs/>
        </w:rPr>
        <w:t>[</w:t>
      </w:r>
      <w:r w:rsidR="00DB55A7" w:rsidRPr="003A60AB">
        <w:rPr>
          <w:rFonts w:cs="Arial"/>
          <w:b/>
          <w:color w:val="FF0000"/>
          <w:vertAlign w:val="superscript"/>
        </w:rPr>
        <w:t>CV1</w:t>
      </w:r>
      <w:r w:rsidR="00571C41" w:rsidRPr="003A60AB">
        <w:rPr>
          <w:rFonts w:cs="Arial"/>
          <w:b/>
          <w:bCs/>
        </w:rPr>
        <w:t>[</w:t>
      </w:r>
      <w:r w:rsidR="00DB55A7" w:rsidRPr="003A60AB">
        <w:rPr>
          <w:rFonts w:cs="Arial"/>
        </w:rPr>
        <w:t>Long Term</w:t>
      </w:r>
      <w:r w:rsidR="003A60AB" w:rsidRPr="002830C0">
        <w:rPr>
          <w:rFonts w:cs="Arial"/>
          <w:b/>
          <w:bCs/>
        </w:rPr>
        <w:t>]</w:t>
      </w:r>
      <w:r w:rsidR="00DB55A7" w:rsidRPr="003A60AB">
        <w:rPr>
          <w:rFonts w:cs="Arial"/>
        </w:rPr>
        <w:t xml:space="preserve"> Disability Coverage – Business Protection </w:t>
      </w:r>
      <w:r w:rsidR="001F7894" w:rsidRPr="003A60AB">
        <w:rPr>
          <w:rFonts w:cs="Arial"/>
        </w:rPr>
        <w:t>Benefit</w:t>
      </w:r>
      <w:r w:rsidR="00DB55A7" w:rsidRPr="003A60AB">
        <w:rPr>
          <w:rFonts w:cs="Arial"/>
        </w:rPr>
        <w:tab/>
        <w:t>X</w:t>
      </w:r>
      <w:r w:rsidR="00571C41" w:rsidRPr="003A60AB">
        <w:rPr>
          <w:rFonts w:cs="Arial"/>
          <w:b/>
          <w:bCs/>
        </w:rPr>
        <w:t>]</w:t>
      </w:r>
    </w:p>
    <w:p w14:paraId="2E8C4737" w14:textId="5B26709B" w:rsidR="00E8589D" w:rsidRPr="003A60AB" w:rsidRDefault="00031EF3" w:rsidP="00C849FA">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031EF3">
        <w:rPr>
          <w:rFonts w:cs="Arial"/>
          <w:b/>
          <w:color w:val="FF0000"/>
          <w:vertAlign w:val="superscript"/>
        </w:rPr>
        <w:lastRenderedPageBreak/>
        <w:t>1</w:t>
      </w:r>
      <w:r w:rsidRPr="00031EF3">
        <w:rPr>
          <w:rFonts w:cs="Arial"/>
          <w:b/>
          <w:bCs/>
        </w:rPr>
        <w:t>[</w:t>
      </w:r>
      <w:r w:rsidR="004737DB" w:rsidRPr="003A60AB">
        <w:rPr>
          <w:rFonts w:cs="Arial"/>
          <w:b/>
          <w:color w:val="FF0000"/>
          <w:vertAlign w:val="superscript"/>
        </w:rPr>
        <w:t>CV1</w:t>
      </w:r>
      <w:r w:rsidR="00571C41" w:rsidRPr="003A60AB">
        <w:rPr>
          <w:rFonts w:cs="Arial"/>
          <w:b/>
          <w:bCs/>
        </w:rPr>
        <w:t>[</w:t>
      </w:r>
      <w:r w:rsidR="004737DB" w:rsidRPr="003A60AB">
        <w:rPr>
          <w:rFonts w:cs="Arial"/>
        </w:rPr>
        <w:t>Long Term</w:t>
      </w:r>
      <w:r w:rsidR="003A60AB" w:rsidRPr="002830C0">
        <w:rPr>
          <w:rFonts w:cs="Arial"/>
          <w:b/>
          <w:bCs/>
        </w:rPr>
        <w:t>]</w:t>
      </w:r>
      <w:r w:rsidR="004737DB" w:rsidRPr="003A60AB">
        <w:rPr>
          <w:rFonts w:cs="Arial"/>
        </w:rPr>
        <w:t xml:space="preserve"> Disability Coverage – Retro Disability Benefit</w:t>
      </w:r>
      <w:r w:rsidR="004737DB" w:rsidRPr="003A60AB">
        <w:rPr>
          <w:rFonts w:cs="Arial"/>
        </w:rPr>
        <w:tab/>
        <w:t>X</w:t>
      </w:r>
      <w:r w:rsidR="00571C41" w:rsidRPr="003A60AB">
        <w:rPr>
          <w:rFonts w:cs="Arial"/>
          <w:b/>
          <w:bCs/>
        </w:rPr>
        <w:t>]</w:t>
      </w:r>
    </w:p>
    <w:p w14:paraId="5694C2C0" w14:textId="394BA50D" w:rsidR="00E8589D" w:rsidRDefault="00031EF3" w:rsidP="00E8589D">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rPr>
      </w:pPr>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00E8589D" w:rsidRPr="003A60AB">
        <w:rPr>
          <w:rFonts w:cs="Arial"/>
        </w:rPr>
        <w:t>Long Term</w:t>
      </w:r>
      <w:r w:rsidRPr="002830C0">
        <w:rPr>
          <w:rFonts w:cs="Arial"/>
          <w:b/>
          <w:bCs/>
        </w:rPr>
        <w:t>]</w:t>
      </w:r>
      <w:r w:rsidR="00E8589D" w:rsidRPr="003A60AB">
        <w:rPr>
          <w:rFonts w:cs="Arial"/>
        </w:rPr>
        <w:t xml:space="preserve"> Disability Coverage – </w:t>
      </w:r>
      <w:r w:rsidR="003D028F" w:rsidRPr="003A60AB">
        <w:rPr>
          <w:rFonts w:cs="Arial"/>
        </w:rPr>
        <w:t>Stay</w:t>
      </w:r>
      <w:r w:rsidR="00E8589D" w:rsidRPr="003A60AB">
        <w:rPr>
          <w:rFonts w:cs="Arial"/>
        </w:rPr>
        <w:t xml:space="preserve"> </w:t>
      </w:r>
      <w:r w:rsidR="005522AB" w:rsidRPr="003A60AB">
        <w:rPr>
          <w:rFonts w:cs="Arial"/>
        </w:rPr>
        <w:t>at</w:t>
      </w:r>
      <w:r w:rsidR="00E8589D" w:rsidRPr="003A60AB">
        <w:rPr>
          <w:rFonts w:cs="Arial"/>
        </w:rPr>
        <w:t xml:space="preserve"> Work Benefit</w:t>
      </w:r>
      <w:r w:rsidR="00E8589D" w:rsidRPr="003A60AB">
        <w:rPr>
          <w:rFonts w:cs="Arial"/>
        </w:rPr>
        <w:tab/>
      </w:r>
      <w:commentRangeStart w:id="39"/>
      <w:commentRangeStart w:id="40"/>
      <w:r w:rsidR="00E8589D" w:rsidRPr="003A60AB">
        <w:rPr>
          <w:rFonts w:cs="Arial"/>
        </w:rPr>
        <w:t>X</w:t>
      </w:r>
      <w:commentRangeEnd w:id="39"/>
      <w:r w:rsidR="00B6749A" w:rsidRPr="003A60AB">
        <w:rPr>
          <w:rStyle w:val="CommentReference"/>
          <w:rFonts w:cs="Arial"/>
          <w:b/>
          <w:bCs/>
          <w:sz w:val="24"/>
          <w:szCs w:val="24"/>
        </w:rPr>
        <w:commentReference w:id="39"/>
      </w:r>
      <w:commentRangeEnd w:id="40"/>
      <w:r w:rsidR="00280760" w:rsidRPr="003A60AB">
        <w:rPr>
          <w:rStyle w:val="CommentReference"/>
          <w:rFonts w:cs="Arial"/>
          <w:b/>
          <w:bCs/>
          <w:sz w:val="24"/>
          <w:szCs w:val="24"/>
        </w:rPr>
        <w:commentReference w:id="40"/>
      </w:r>
      <w:r w:rsidR="00571C41" w:rsidRPr="003A60AB">
        <w:rPr>
          <w:rFonts w:cs="Arial"/>
          <w:b/>
          <w:bCs/>
        </w:rPr>
        <w:t>]</w:t>
      </w:r>
    </w:p>
    <w:p w14:paraId="583DCCF3" w14:textId="13634269" w:rsidR="009C0F51" w:rsidRPr="003A60AB" w:rsidRDefault="009C0F51" w:rsidP="00E8589D">
      <w:pPr>
        <w:keepNext/>
        <w:keepLines/>
        <w:tabs>
          <w:tab w:val="left" w:pos="432"/>
          <w:tab w:val="left" w:pos="864"/>
          <w:tab w:val="left" w:pos="1152"/>
          <w:tab w:val="left" w:pos="1512"/>
          <w:tab w:val="left" w:pos="1872"/>
          <w:tab w:val="right" w:leader="dot" w:pos="8460"/>
        </w:tabs>
        <w:spacing w:before="151" w:after="199" w:line="288" w:lineRule="atLeast"/>
        <w:ind w:left="432" w:hanging="432"/>
        <w:rPr>
          <w:ins w:id="41" w:author="Laura Hoogland" w:date="2026-01-22T14:57:00Z" w16du:dateUtc="2026-01-22T20:57:00Z"/>
          <w:rFonts w:cs="Arial"/>
          <w:b/>
          <w:bCs/>
        </w:rPr>
      </w:pPr>
      <w:ins w:id="42" w:author="Laura Hoogland" w:date="2026-01-22T14:57:00Z" w16du:dateUtc="2026-01-22T20:57:00Z">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Pr="003A60AB">
          <w:rPr>
            <w:rFonts w:cs="Arial"/>
          </w:rPr>
          <w:t>Long Term</w:t>
        </w:r>
        <w:r w:rsidRPr="002830C0">
          <w:rPr>
            <w:rFonts w:cs="Arial"/>
            <w:b/>
            <w:bCs/>
          </w:rPr>
          <w:t>]</w:t>
        </w:r>
        <w:r w:rsidRPr="003A60AB">
          <w:rPr>
            <w:rFonts w:cs="Arial"/>
          </w:rPr>
          <w:t xml:space="preserve"> Disability Coverage –</w:t>
        </w:r>
        <w:r w:rsidRPr="009B0742">
          <w:rPr>
            <w:rFonts w:cs="Arial"/>
          </w:rPr>
          <w:t>Extended Earnings Protection Benefit</w:t>
        </w:r>
        <w:r w:rsidRPr="009B0742">
          <w:rPr>
            <w:rFonts w:cs="Arial"/>
          </w:rPr>
          <w:tab/>
          <w:t>X</w:t>
        </w:r>
        <w:r w:rsidR="009B0742">
          <w:rPr>
            <w:rFonts w:cs="Arial"/>
            <w:b/>
            <w:bCs/>
          </w:rPr>
          <w:t>]</w:t>
        </w:r>
      </w:ins>
    </w:p>
    <w:p w14:paraId="67A737F0" w14:textId="620BF4D5" w:rsidR="00BF18E0" w:rsidRPr="003A60AB" w:rsidRDefault="00031EF3" w:rsidP="00BF18E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00BF18E0" w:rsidRPr="003A60AB">
        <w:rPr>
          <w:rFonts w:cs="Arial"/>
        </w:rPr>
        <w:t>Long Term</w:t>
      </w:r>
      <w:r w:rsidRPr="002830C0">
        <w:rPr>
          <w:rFonts w:cs="Arial"/>
          <w:b/>
          <w:bCs/>
        </w:rPr>
        <w:t>]</w:t>
      </w:r>
      <w:r w:rsidR="00BF18E0" w:rsidRPr="003A60AB">
        <w:rPr>
          <w:rFonts w:cs="Arial"/>
        </w:rPr>
        <w:t xml:space="preserve"> Disability Coverage – Cost of Living Adjustment Benefit Option</w:t>
      </w:r>
      <w:r w:rsidR="00BF18E0" w:rsidRPr="003A60AB">
        <w:rPr>
          <w:rFonts w:cs="Arial"/>
        </w:rPr>
        <w:tab/>
        <w:t>X</w:t>
      </w:r>
      <w:r w:rsidR="00571C41" w:rsidRPr="003A60AB">
        <w:rPr>
          <w:rFonts w:cs="Arial"/>
          <w:b/>
          <w:bCs/>
        </w:rPr>
        <w:t>]</w:t>
      </w:r>
    </w:p>
    <w:p w14:paraId="1F79596C" w14:textId="727AD0E3" w:rsidR="00BC1A22" w:rsidRPr="003A60AB" w:rsidRDefault="00031EF3" w:rsidP="00BC1A22">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00BC1A22" w:rsidRPr="003A60AB">
        <w:rPr>
          <w:rFonts w:cs="Arial"/>
        </w:rPr>
        <w:t>Long Term</w:t>
      </w:r>
      <w:r w:rsidR="00571C41" w:rsidRPr="003A60AB">
        <w:rPr>
          <w:rFonts w:cs="Arial"/>
          <w:b/>
          <w:bCs/>
        </w:rPr>
        <w:t>]</w:t>
      </w:r>
      <w:r w:rsidR="00BC1A22" w:rsidRPr="003A60AB">
        <w:rPr>
          <w:rFonts w:cs="Arial"/>
        </w:rPr>
        <w:t xml:space="preserve"> Disability Coverage – </w:t>
      </w:r>
      <w:r w:rsidR="007E6461" w:rsidRPr="003A60AB">
        <w:rPr>
          <w:rFonts w:cs="Arial"/>
        </w:rPr>
        <w:t>Extension of Bene</w:t>
      </w:r>
      <w:r w:rsidR="00BC1A22" w:rsidRPr="003A60AB">
        <w:rPr>
          <w:rFonts w:cs="Arial"/>
        </w:rPr>
        <w:t>fit</w:t>
      </w:r>
      <w:r w:rsidR="007E6461" w:rsidRPr="003A60AB">
        <w:rPr>
          <w:rFonts w:cs="Arial"/>
        </w:rPr>
        <w:t>s</w:t>
      </w:r>
      <w:r w:rsidR="00BC1A22" w:rsidRPr="003A60AB">
        <w:rPr>
          <w:rFonts w:cs="Arial"/>
        </w:rPr>
        <w:t xml:space="preserve"> Option</w:t>
      </w:r>
      <w:r w:rsidR="00BC1A22" w:rsidRPr="003A60AB">
        <w:rPr>
          <w:rFonts w:cs="Arial"/>
        </w:rPr>
        <w:tab/>
        <w:t>X</w:t>
      </w:r>
      <w:r w:rsidR="00571C41" w:rsidRPr="003A60AB">
        <w:rPr>
          <w:rFonts w:cs="Arial"/>
          <w:b/>
          <w:bCs/>
        </w:rPr>
        <w:t>]</w:t>
      </w:r>
    </w:p>
    <w:p w14:paraId="1D972C50" w14:textId="1D4C5D5E" w:rsidR="00DF1401" w:rsidRPr="003A60AB" w:rsidRDefault="00031EF3" w:rsidP="00334141">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00334141" w:rsidRPr="003A60AB">
        <w:rPr>
          <w:rFonts w:cs="Arial"/>
        </w:rPr>
        <w:t>Long Term</w:t>
      </w:r>
      <w:r w:rsidRPr="002830C0">
        <w:rPr>
          <w:rFonts w:cs="Arial"/>
          <w:b/>
          <w:bCs/>
        </w:rPr>
        <w:t>]</w:t>
      </w:r>
      <w:r w:rsidR="00334141" w:rsidRPr="003A60AB">
        <w:rPr>
          <w:rFonts w:cs="Arial"/>
        </w:rPr>
        <w:t xml:space="preserve"> Disability Coverage – Future Purchase Option</w:t>
      </w:r>
      <w:r w:rsidR="00334141" w:rsidRPr="003A60AB">
        <w:rPr>
          <w:rFonts w:cs="Arial"/>
        </w:rPr>
        <w:tab/>
        <w:t>X</w:t>
      </w:r>
      <w:r w:rsidR="00571C41" w:rsidRPr="003A60AB">
        <w:rPr>
          <w:rFonts w:cs="Arial"/>
          <w:b/>
          <w:bCs/>
        </w:rPr>
        <w:t>]</w:t>
      </w:r>
    </w:p>
    <w:p w14:paraId="4B8BC065" w14:textId="7BD624CE" w:rsidR="00DF1401" w:rsidRPr="003A60AB" w:rsidRDefault="00031EF3" w:rsidP="00DF1401">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00DF1401" w:rsidRPr="003A60AB">
        <w:rPr>
          <w:rFonts w:cs="Arial"/>
        </w:rPr>
        <w:t>Long Term</w:t>
      </w:r>
      <w:r w:rsidRPr="002830C0">
        <w:rPr>
          <w:rFonts w:cs="Arial"/>
          <w:b/>
          <w:bCs/>
        </w:rPr>
        <w:t>]</w:t>
      </w:r>
      <w:r w:rsidR="00DF1401" w:rsidRPr="003A60AB">
        <w:rPr>
          <w:rFonts w:cs="Arial"/>
        </w:rPr>
        <w:t xml:space="preserve"> Disability Coverage – Recovery </w:t>
      </w:r>
      <w:r w:rsidR="006712F7" w:rsidRPr="003A60AB">
        <w:rPr>
          <w:rFonts w:cs="Arial"/>
        </w:rPr>
        <w:t>Benefit</w:t>
      </w:r>
      <w:r w:rsidR="00DF1401" w:rsidRPr="003A60AB">
        <w:rPr>
          <w:rFonts w:cs="Arial"/>
        </w:rPr>
        <w:t xml:space="preserve"> Option</w:t>
      </w:r>
      <w:r w:rsidR="00DF1401" w:rsidRPr="003A60AB">
        <w:rPr>
          <w:rFonts w:cs="Arial"/>
        </w:rPr>
        <w:tab/>
        <w:t>X</w:t>
      </w:r>
      <w:r w:rsidR="00571C41" w:rsidRPr="003A60AB">
        <w:rPr>
          <w:rFonts w:cs="Arial"/>
          <w:b/>
          <w:bCs/>
        </w:rPr>
        <w:t>]</w:t>
      </w:r>
    </w:p>
    <w:p w14:paraId="08C09A2A" w14:textId="3028C655" w:rsidR="00F312FA" w:rsidRPr="003A60AB" w:rsidRDefault="00031EF3" w:rsidP="00F312FA">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00F312FA" w:rsidRPr="003A60AB">
        <w:rPr>
          <w:rFonts w:cs="Arial"/>
        </w:rPr>
        <w:t>Long Term</w:t>
      </w:r>
      <w:r w:rsidRPr="002830C0">
        <w:rPr>
          <w:rFonts w:cs="Arial"/>
          <w:b/>
          <w:bCs/>
        </w:rPr>
        <w:t>]</w:t>
      </w:r>
      <w:r w:rsidR="00F312FA" w:rsidRPr="003A60AB">
        <w:rPr>
          <w:rFonts w:cs="Arial"/>
        </w:rPr>
        <w:t xml:space="preserve"> Disability Coverage – Critical Illness Benefit Option</w:t>
      </w:r>
      <w:r w:rsidR="00F312FA" w:rsidRPr="003A60AB">
        <w:rPr>
          <w:rFonts w:cs="Arial"/>
        </w:rPr>
        <w:tab/>
        <w:t>X</w:t>
      </w:r>
      <w:r w:rsidR="00571C41" w:rsidRPr="003A60AB">
        <w:rPr>
          <w:rFonts w:cs="Arial"/>
          <w:b/>
          <w:bCs/>
        </w:rPr>
        <w:t>]</w:t>
      </w:r>
    </w:p>
    <w:p w14:paraId="659BA4E9" w14:textId="4784BB70" w:rsidR="00F312FA" w:rsidRPr="003A60AB" w:rsidRDefault="00031EF3" w:rsidP="00F312FA">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00F312FA" w:rsidRPr="003A60AB">
        <w:rPr>
          <w:rFonts w:cs="Arial"/>
        </w:rPr>
        <w:t>Long Term</w:t>
      </w:r>
      <w:r w:rsidRPr="002830C0">
        <w:rPr>
          <w:rFonts w:cs="Arial"/>
          <w:b/>
          <w:bCs/>
        </w:rPr>
        <w:t>]</w:t>
      </w:r>
      <w:r w:rsidR="00F312FA" w:rsidRPr="003A60AB">
        <w:rPr>
          <w:rFonts w:cs="Arial"/>
        </w:rPr>
        <w:t xml:space="preserve"> Disability Coverage – </w:t>
      </w:r>
      <w:r w:rsidR="004641B9" w:rsidRPr="003A60AB">
        <w:rPr>
          <w:rFonts w:cs="Arial"/>
        </w:rPr>
        <w:t>Catastrophic Disability Benefit Option</w:t>
      </w:r>
      <w:r w:rsidR="00F312FA" w:rsidRPr="003A60AB">
        <w:rPr>
          <w:rFonts w:cs="Arial"/>
        </w:rPr>
        <w:tab/>
        <w:t>X</w:t>
      </w:r>
      <w:r w:rsidR="00571C41" w:rsidRPr="003A60AB">
        <w:rPr>
          <w:rFonts w:cs="Arial"/>
          <w:b/>
          <w:bCs/>
        </w:rPr>
        <w:t>]</w:t>
      </w:r>
    </w:p>
    <w:p w14:paraId="7F9CF43D" w14:textId="1787A16A" w:rsidR="003E7BB0" w:rsidRPr="003A60AB" w:rsidRDefault="00031EF3" w:rsidP="003E7BB0">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rPr>
      </w:pPr>
      <w:r w:rsidRPr="002830C0">
        <w:rPr>
          <w:rFonts w:cs="Arial"/>
          <w:b/>
          <w:color w:val="FF0000"/>
          <w:vertAlign w:val="superscript"/>
        </w:rPr>
        <w:t>1</w:t>
      </w:r>
      <w:r w:rsidRPr="002830C0">
        <w:rPr>
          <w:rFonts w:cs="Arial"/>
          <w:b/>
          <w:bCs/>
        </w:rPr>
        <w:t>[</w:t>
      </w:r>
      <w:r w:rsidRPr="002830C0">
        <w:rPr>
          <w:rFonts w:cs="Arial"/>
          <w:b/>
          <w:color w:val="FF0000"/>
          <w:vertAlign w:val="superscript"/>
        </w:rPr>
        <w:t>CV1</w:t>
      </w:r>
      <w:r w:rsidRPr="002830C0">
        <w:rPr>
          <w:rFonts w:cs="Arial"/>
          <w:b/>
          <w:bCs/>
        </w:rPr>
        <w:t>[</w:t>
      </w:r>
      <w:r w:rsidR="003E7BB0" w:rsidRPr="003A60AB">
        <w:rPr>
          <w:rFonts w:cs="Arial"/>
        </w:rPr>
        <w:t xml:space="preserve">Short </w:t>
      </w:r>
      <w:r w:rsidR="00D85CE7" w:rsidRPr="003A60AB">
        <w:rPr>
          <w:rFonts w:cs="Arial"/>
        </w:rPr>
        <w:t xml:space="preserve">Term </w:t>
      </w:r>
      <w:r w:rsidR="003E7BB0" w:rsidRPr="003A60AB">
        <w:rPr>
          <w:rFonts w:cs="Arial"/>
        </w:rPr>
        <w:t>and Long Term</w:t>
      </w:r>
      <w:r w:rsidRPr="002830C0">
        <w:rPr>
          <w:rFonts w:cs="Arial"/>
          <w:b/>
          <w:bCs/>
        </w:rPr>
        <w:t>]</w:t>
      </w:r>
      <w:r w:rsidR="003E7BB0" w:rsidRPr="003A60AB">
        <w:rPr>
          <w:rFonts w:cs="Arial"/>
        </w:rPr>
        <w:t xml:space="preserve"> Disability</w:t>
      </w:r>
      <w:r w:rsidR="00D85CE7" w:rsidRPr="003A60AB">
        <w:rPr>
          <w:rFonts w:cs="Arial"/>
        </w:rPr>
        <w:t xml:space="preserve"> Coverage </w:t>
      </w:r>
      <w:r w:rsidR="003E7BB0" w:rsidRPr="003A60AB">
        <w:rPr>
          <w:rFonts w:cs="Arial"/>
        </w:rPr>
        <w:t>-</w:t>
      </w:r>
      <w:r w:rsidR="00D85CE7" w:rsidRPr="003A60AB">
        <w:rPr>
          <w:rFonts w:cs="Arial"/>
        </w:rPr>
        <w:t xml:space="preserve"> </w:t>
      </w:r>
      <w:r w:rsidR="003E7BB0" w:rsidRPr="003A60AB">
        <w:rPr>
          <w:rFonts w:cs="Arial"/>
        </w:rPr>
        <w:t>Claim Information</w:t>
      </w:r>
      <w:r w:rsidR="003E7BB0" w:rsidRPr="003A60AB">
        <w:rPr>
          <w:rFonts w:cs="Arial"/>
        </w:rPr>
        <w:tab/>
      </w:r>
      <w:r w:rsidR="009B2F2A" w:rsidRPr="003A60AB">
        <w:rPr>
          <w:rFonts w:cs="Arial"/>
        </w:rPr>
        <w:t>X</w:t>
      </w:r>
      <w:r w:rsidR="00571C41" w:rsidRPr="003A60AB">
        <w:rPr>
          <w:rFonts w:cs="Arial"/>
          <w:b/>
          <w:bCs/>
        </w:rPr>
        <w:t>]</w:t>
      </w:r>
    </w:p>
    <w:p w14:paraId="3BA64AC8" w14:textId="7D3C3154" w:rsidR="003E7BB0" w:rsidRDefault="00916B60" w:rsidP="003E7BB0">
      <w:pPr>
        <w:keepNext/>
        <w:keepLines/>
        <w:tabs>
          <w:tab w:val="left" w:pos="432"/>
          <w:tab w:val="right" w:leader="dot" w:pos="8460"/>
        </w:tabs>
        <w:spacing w:before="151" w:after="199" w:line="288" w:lineRule="atLeast"/>
        <w:ind w:left="432" w:hanging="432"/>
        <w:rPr>
          <w:rFonts w:cs="Arial"/>
          <w:b/>
          <w:bCs/>
        </w:rPr>
      </w:pPr>
      <w:r w:rsidRPr="003A60AB">
        <w:rPr>
          <w:rFonts w:cs="Arial"/>
          <w:b/>
          <w:color w:val="FF0000"/>
          <w:vertAlign w:val="superscript"/>
        </w:rPr>
        <w:t>1</w:t>
      </w:r>
      <w:r w:rsidR="00571C41" w:rsidRPr="003A60AB">
        <w:rPr>
          <w:rFonts w:cs="Arial"/>
          <w:b/>
          <w:bCs/>
        </w:rPr>
        <w:t>[</w:t>
      </w:r>
      <w:r w:rsidR="003E7BB0" w:rsidRPr="003A60AB">
        <w:rPr>
          <w:rFonts w:cs="Arial"/>
        </w:rPr>
        <w:t>Glossary</w:t>
      </w:r>
      <w:r w:rsidR="003E7BB0" w:rsidRPr="003A60AB">
        <w:rPr>
          <w:rFonts w:cs="Arial"/>
        </w:rPr>
        <w:tab/>
      </w:r>
      <w:r w:rsidR="009B2F2A" w:rsidRPr="003A60AB">
        <w:rPr>
          <w:rFonts w:cs="Arial"/>
        </w:rPr>
        <w:t>X</w:t>
      </w:r>
      <w:r w:rsidR="00571C41" w:rsidRPr="003A60AB">
        <w:rPr>
          <w:rFonts w:cs="Arial"/>
          <w:b/>
          <w:bCs/>
        </w:rPr>
        <w:t>]</w:t>
      </w:r>
    </w:p>
    <w:p w14:paraId="26404DD5" w14:textId="67969EB0" w:rsidR="001E515C" w:rsidRPr="00937E29" w:rsidRDefault="001E515C" w:rsidP="003E7BB0">
      <w:pPr>
        <w:keepNext/>
        <w:keepLines/>
        <w:tabs>
          <w:tab w:val="left" w:pos="432"/>
          <w:tab w:val="right" w:leader="dot" w:pos="8460"/>
        </w:tabs>
        <w:spacing w:before="151" w:after="199" w:line="288" w:lineRule="atLeast"/>
        <w:ind w:left="432" w:hanging="432"/>
        <w:rPr>
          <w:ins w:id="43" w:author="Laura Hoogland" w:date="2026-01-22T14:57:00Z" w16du:dateUtc="2026-01-22T20:57:00Z"/>
          <w:rFonts w:cs="Arial"/>
          <w:b/>
          <w:bCs/>
        </w:rPr>
      </w:pPr>
      <w:ins w:id="44" w:author="Laura Hoogland" w:date="2026-01-22T14:57:00Z" w16du:dateUtc="2026-01-22T20:57:00Z">
        <w:r w:rsidRPr="001E515C">
          <w:rPr>
            <w:rFonts w:cs="Arial"/>
            <w:b/>
            <w:bCs/>
          </w:rPr>
          <w:t>[Specifications Page [LONG TERM DISABILITY PLAN]</w:t>
        </w:r>
        <w:r>
          <w:rPr>
            <w:rFonts w:cs="Arial"/>
          </w:rPr>
          <w:tab/>
          <w:t>X</w:t>
        </w:r>
        <w:r>
          <w:rPr>
            <w:rFonts w:cs="Arial"/>
            <w:b/>
            <w:bCs/>
          </w:rPr>
          <w:t>]</w:t>
        </w:r>
      </w:ins>
    </w:p>
    <w:p w14:paraId="72A3D3EC" w14:textId="77777777" w:rsidR="003E7BB0" w:rsidRDefault="003E7BB0" w:rsidP="00E46667">
      <w:pPr>
        <w:pStyle w:val="Subtitle1"/>
        <w:tabs>
          <w:tab w:val="clear" w:pos="864"/>
          <w:tab w:val="clear" w:pos="1152"/>
          <w:tab w:val="clear" w:pos="1512"/>
          <w:tab w:val="clear" w:pos="1872"/>
          <w:tab w:val="clear" w:pos="2232"/>
          <w:tab w:val="right" w:leader="dot" w:pos="8460"/>
        </w:tabs>
        <w:rPr>
          <w:b w:val="0"/>
          <w:sz w:val="20"/>
        </w:rPr>
      </w:pPr>
    </w:p>
    <w:p w14:paraId="35E293ED" w14:textId="362386EE" w:rsidR="00A55292" w:rsidRDefault="00A55292" w:rsidP="00A55292">
      <w:pPr>
        <w:pStyle w:val="TitleD"/>
      </w:pPr>
    </w:p>
    <w:p w14:paraId="0D0B940D" w14:textId="2F95022F" w:rsidR="00E46667" w:rsidRDefault="00E46667" w:rsidP="00E46667">
      <w:pPr>
        <w:pStyle w:val="Subtitle1"/>
        <w:sectPr w:rsidR="00E46667" w:rsidSect="00671431">
          <w:headerReference w:type="default" r:id="rId24"/>
          <w:footerReference w:type="default" r:id="rId25"/>
          <w:pgSz w:w="12240" w:h="15840" w:code="1"/>
          <w:pgMar w:top="1440" w:right="1627" w:bottom="1800" w:left="1627" w:header="720" w:footer="720" w:gutter="0"/>
          <w:cols w:space="720"/>
        </w:sectPr>
      </w:pPr>
    </w:p>
    <w:p w14:paraId="07640858" w14:textId="77777777" w:rsidR="00E46667" w:rsidRDefault="00E46667" w:rsidP="00E46667">
      <w:pPr>
        <w:pStyle w:val="TitleD"/>
      </w:pPr>
      <w:bookmarkStart w:id="47" w:name="General_Provisions"/>
      <w:bookmarkEnd w:id="47"/>
      <w:r>
        <w:lastRenderedPageBreak/>
        <w:t>General Provisions</w:t>
      </w:r>
    </w:p>
    <w:p w14:paraId="37C64FD9" w14:textId="283F1967" w:rsidR="001D2DF8" w:rsidRDefault="001D2DF8" w:rsidP="001D2DF8">
      <w:pPr>
        <w:pStyle w:val="SubtitleD"/>
      </w:pPr>
      <w:r>
        <w:t xml:space="preserve">What </w:t>
      </w:r>
      <w:r w:rsidR="00663A13">
        <w:t>i</w:t>
      </w:r>
      <w:r>
        <w:t xml:space="preserve">s the </w:t>
      </w:r>
      <w:r w:rsidR="00800E0B">
        <w:t xml:space="preserve">Group Insurance </w:t>
      </w:r>
      <w:r>
        <w:t>Certificate?</w:t>
      </w:r>
    </w:p>
    <w:p w14:paraId="59E8A6F9" w14:textId="3C50DEEF" w:rsidR="001D2DF8" w:rsidRDefault="001D2DF8" w:rsidP="001D2DF8">
      <w:pPr>
        <w:pStyle w:val="2Text"/>
      </w:pPr>
      <w:r>
        <w:t xml:space="preserve">This </w:t>
      </w:r>
      <w:r w:rsidR="00800E0B">
        <w:t>Group Insurance C</w:t>
      </w:r>
      <w:r>
        <w:t xml:space="preserve">ertificate is a written document prepared by Prudential which tells </w:t>
      </w:r>
      <w:r w:rsidR="00831858">
        <w:t>You</w:t>
      </w:r>
      <w:r>
        <w:t>:</w:t>
      </w:r>
    </w:p>
    <w:p w14:paraId="2FCB41C7" w14:textId="1BA8B048" w:rsidR="001D2DF8" w:rsidRDefault="001D2DF8" w:rsidP="001D2DF8">
      <w:pPr>
        <w:pStyle w:val="BulletD"/>
      </w:pPr>
      <w:r>
        <w:t xml:space="preserve">the </w:t>
      </w:r>
      <w:r w:rsidR="175E45DA">
        <w:t>d</w:t>
      </w:r>
      <w:r w:rsidR="000DDFF7">
        <w:t>isability</w:t>
      </w:r>
      <w:r w:rsidR="00A54590">
        <w:t xml:space="preserve"> </w:t>
      </w:r>
      <w:r>
        <w:t xml:space="preserve">coverage </w:t>
      </w:r>
      <w:r w:rsidR="00665844">
        <w:t xml:space="preserve">for </w:t>
      </w:r>
      <w:r>
        <w:t xml:space="preserve">which </w:t>
      </w:r>
      <w:r w:rsidR="00831858">
        <w:t>You</w:t>
      </w:r>
      <w:r>
        <w:t xml:space="preserve"> may be </w:t>
      </w:r>
      <w:r w:rsidR="002D0DF3">
        <w:t>eligible</w:t>
      </w:r>
      <w:r>
        <w:t>;</w:t>
      </w:r>
    </w:p>
    <w:p w14:paraId="1073B47F" w14:textId="6C752910" w:rsidR="001D2DF8" w:rsidRDefault="001D2DF8" w:rsidP="001D2DF8">
      <w:pPr>
        <w:pStyle w:val="BulletD"/>
      </w:pPr>
      <w:r>
        <w:t xml:space="preserve">to whom Prudential will make a </w:t>
      </w:r>
      <w:r w:rsidR="008D5390">
        <w:t>benefit</w:t>
      </w:r>
      <w:r w:rsidR="00BD2D37">
        <w:t xml:space="preserve"> payment</w:t>
      </w:r>
      <w:r>
        <w:t>; and</w:t>
      </w:r>
    </w:p>
    <w:p w14:paraId="58D2704C" w14:textId="741A8C15" w:rsidR="001D2DF8" w:rsidRDefault="001D2DF8" w:rsidP="001D2DF8">
      <w:pPr>
        <w:pStyle w:val="BulletD"/>
      </w:pPr>
      <w:r>
        <w:t xml:space="preserve">the limitations, exclusions and requirements that apply within a </w:t>
      </w:r>
      <w:r w:rsidR="00985B0E">
        <w:t>Plan</w:t>
      </w:r>
      <w:r>
        <w:t>.</w:t>
      </w:r>
    </w:p>
    <w:p w14:paraId="75A1382F" w14:textId="36A24933" w:rsidR="001D2DF8" w:rsidRDefault="00ED5610" w:rsidP="001D2DF8">
      <w:pPr>
        <w:pStyle w:val="SubtitleD"/>
      </w:pPr>
      <w:r w:rsidRPr="00987A39">
        <w:rPr>
          <w:rFonts w:ascii="Arial" w:hAnsi="Arial" w:cs="Arial"/>
          <w:color w:val="FF0000"/>
          <w:vertAlign w:val="superscript"/>
        </w:rPr>
        <w:t>3</w:t>
      </w:r>
      <w:r w:rsidR="00571C41" w:rsidRPr="00866F0E">
        <w:rPr>
          <w:rFonts w:ascii="Arial" w:hAnsi="Arial" w:cs="Arial"/>
        </w:rPr>
        <w:t>[</w:t>
      </w:r>
      <w:r w:rsidR="001D2DF8">
        <w:t xml:space="preserve">When </w:t>
      </w:r>
      <w:r w:rsidR="00663A13">
        <w:t>a</w:t>
      </w:r>
      <w:r w:rsidR="001D2DF8">
        <w:t>re You Eligible for Coverage?</w:t>
      </w:r>
    </w:p>
    <w:p w14:paraId="69862243" w14:textId="180C0602" w:rsidR="001D2DF8" w:rsidRDefault="001D2DF8" w:rsidP="001D2DF8">
      <w:pPr>
        <w:pStyle w:val="2Text"/>
      </w:pPr>
      <w:r>
        <w:t xml:space="preserve">If </w:t>
      </w:r>
      <w:r w:rsidR="00831858">
        <w:t>You</w:t>
      </w:r>
      <w:r>
        <w:t xml:space="preserve"> are working for </w:t>
      </w:r>
      <w:r w:rsidR="0064476D"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in </w:t>
      </w:r>
      <w:r w:rsidRPr="00657DD3">
        <w:t xml:space="preserve">a </w:t>
      </w:r>
      <w:r w:rsidR="00C33508" w:rsidRPr="00B37216">
        <w:t>C</w:t>
      </w:r>
      <w:r w:rsidRPr="00B37216">
        <w:t xml:space="preserve">overed </w:t>
      </w:r>
      <w:r w:rsidR="00C33508" w:rsidRPr="00B37216">
        <w:t>C</w:t>
      </w:r>
      <w:r w:rsidRPr="00B37216">
        <w:t>lass</w:t>
      </w:r>
      <w:r w:rsidRPr="00657DD3">
        <w:t>,</w:t>
      </w:r>
      <w:r>
        <w:t xml:space="preserve"> the date </w:t>
      </w:r>
      <w:r w:rsidR="00831858">
        <w:t>You</w:t>
      </w:r>
      <w:r>
        <w:t xml:space="preserve"> are eligible for coverage is the </w:t>
      </w:r>
      <w:r w:rsidR="007932CE">
        <w:t xml:space="preserve">first date upon which </w:t>
      </w:r>
      <w:r w:rsidR="00EB2794">
        <w:t>You</w:t>
      </w:r>
      <w:r w:rsidR="007932CE">
        <w:t xml:space="preserve"> satisfy all of the following </w:t>
      </w:r>
      <w:r w:rsidR="00CD46E3">
        <w:t>cr</w:t>
      </w:r>
      <w:r w:rsidR="0056215A">
        <w:t>iteria</w:t>
      </w:r>
      <w:r>
        <w:t>:</w:t>
      </w:r>
      <w:r w:rsidR="00542A00" w:rsidRPr="00542A00">
        <w:rPr>
          <w:b/>
          <w:color w:val="FF0000"/>
          <w:sz w:val="24"/>
          <w:szCs w:val="24"/>
          <w:vertAlign w:val="superscript"/>
        </w:rPr>
        <w:t xml:space="preserve"> </w:t>
      </w:r>
      <w:r w:rsidR="00542A00" w:rsidRPr="00987A39">
        <w:rPr>
          <w:b/>
          <w:color w:val="FF0000"/>
          <w:sz w:val="24"/>
          <w:szCs w:val="24"/>
          <w:vertAlign w:val="superscript"/>
        </w:rPr>
        <w:t>3a</w:t>
      </w:r>
      <w:r w:rsidR="00542A00" w:rsidRPr="001935DA">
        <w:rPr>
          <w:b/>
          <w:sz w:val="24"/>
          <w:szCs w:val="24"/>
        </w:rPr>
        <w:t>[</w:t>
      </w:r>
    </w:p>
    <w:p w14:paraId="74C2880A" w14:textId="515C4A34" w:rsidR="00983C39" w:rsidRPr="00987A39" w:rsidRDefault="00831858" w:rsidP="001D2DF8">
      <w:pPr>
        <w:pStyle w:val="BulletD"/>
      </w:pPr>
      <w:r>
        <w:rPr>
          <w:bCs/>
        </w:rPr>
        <w:t>You</w:t>
      </w:r>
      <w:r w:rsidR="00D83270" w:rsidRPr="00987A39">
        <w:rPr>
          <w:bCs/>
        </w:rPr>
        <w:t xml:space="preserve"> are in a </w:t>
      </w:r>
      <w:r w:rsidR="00991310" w:rsidRPr="00987A39">
        <w:rPr>
          <w:bCs/>
        </w:rPr>
        <w:t>Covered Class;</w:t>
      </w:r>
      <w:r w:rsidR="008E5A67">
        <w:rPr>
          <w:bCs/>
        </w:rPr>
        <w:t xml:space="preserve"> and</w:t>
      </w:r>
    </w:p>
    <w:p w14:paraId="1C60336B" w14:textId="4EF7A109" w:rsidR="00991310" w:rsidRDefault="00FD2D37" w:rsidP="001D2DF8">
      <w:pPr>
        <w:pStyle w:val="BulletD"/>
      </w:pPr>
      <w:r>
        <w:t xml:space="preserve">You are </w:t>
      </w:r>
      <w:r w:rsidR="00666AFC">
        <w:t>underage</w:t>
      </w:r>
      <w:r>
        <w:t xml:space="preserve"> </w:t>
      </w:r>
      <w:r w:rsidR="00181A4E" w:rsidRPr="00987A39">
        <w:rPr>
          <w:b/>
          <w:color w:val="FF0000"/>
          <w:sz w:val="24"/>
          <w:szCs w:val="24"/>
          <w:vertAlign w:val="superscript"/>
        </w:rPr>
        <w:t>3</w:t>
      </w:r>
      <w:r w:rsidR="001B640D">
        <w:rPr>
          <w:b/>
          <w:color w:val="FF0000"/>
          <w:sz w:val="24"/>
          <w:szCs w:val="24"/>
          <w:vertAlign w:val="superscript"/>
        </w:rPr>
        <w:t>g</w:t>
      </w:r>
      <w:r w:rsidR="00181A4E" w:rsidRPr="001935DA">
        <w:rPr>
          <w:b/>
          <w:sz w:val="24"/>
          <w:szCs w:val="24"/>
        </w:rPr>
        <w:t>[</w:t>
      </w:r>
      <w:r w:rsidR="00181A4E">
        <w:rPr>
          <w:b/>
          <w:color w:val="FF0000"/>
          <w:sz w:val="24"/>
          <w:szCs w:val="24"/>
          <w:vertAlign w:val="superscript"/>
        </w:rPr>
        <w:t xml:space="preserve"> </w:t>
      </w:r>
      <w:r>
        <w:t xml:space="preserve">50 </w:t>
      </w:r>
      <w:r w:rsidR="00F83265">
        <w:t>– 75</w:t>
      </w:r>
      <w:r w:rsidR="00181A4E" w:rsidRPr="00571C41">
        <w:rPr>
          <w:b/>
          <w:bCs/>
          <w:sz w:val="24"/>
        </w:rPr>
        <w:t>]</w:t>
      </w:r>
      <w:r w:rsidR="00F83265">
        <w:t>;</w:t>
      </w:r>
      <w:r w:rsidR="008E5A67">
        <w:t xml:space="preserve"> and</w:t>
      </w:r>
    </w:p>
    <w:p w14:paraId="2DB4E282" w14:textId="4C5AA394" w:rsidR="00F83265" w:rsidRPr="00987A39" w:rsidRDefault="00F83265" w:rsidP="001D2DF8">
      <w:pPr>
        <w:pStyle w:val="BulletD"/>
      </w:pPr>
      <w:r>
        <w:t>You reside in the Unite</w:t>
      </w:r>
      <w:r w:rsidR="001D528E">
        <w:t>d</w:t>
      </w:r>
      <w:r>
        <w:t xml:space="preserve"> States;</w:t>
      </w:r>
      <w:r w:rsidR="008E5A67">
        <w:t xml:space="preserve"> and</w:t>
      </w:r>
    </w:p>
    <w:p w14:paraId="50DAA578" w14:textId="1DFBE3BF" w:rsidR="001D2DF8" w:rsidRDefault="00ED5610" w:rsidP="001D2DF8">
      <w:pPr>
        <w:pStyle w:val="BulletD"/>
      </w:pPr>
      <w:r>
        <w:rPr>
          <w:b/>
          <w:color w:val="FF0000"/>
          <w:sz w:val="24"/>
          <w:szCs w:val="24"/>
          <w:vertAlign w:val="superscript"/>
        </w:rPr>
        <w:t>3</w:t>
      </w:r>
      <w:r w:rsidR="00CE72EF">
        <w:rPr>
          <w:b/>
          <w:color w:val="FF0000"/>
          <w:sz w:val="24"/>
          <w:szCs w:val="24"/>
          <w:vertAlign w:val="superscript"/>
        </w:rPr>
        <w:t>b</w:t>
      </w:r>
      <w:r w:rsidR="00571C41" w:rsidRPr="001935DA">
        <w:rPr>
          <w:b/>
          <w:sz w:val="24"/>
          <w:szCs w:val="24"/>
        </w:rPr>
        <w:t>[</w:t>
      </w:r>
      <w:r w:rsidR="001D2DF8">
        <w:t xml:space="preserve">the </w:t>
      </w:r>
      <w:r w:rsidR="00985B0E">
        <w:t>Plan</w:t>
      </w:r>
      <w:r w:rsidR="001D2DF8">
        <w:t xml:space="preserve">’s </w:t>
      </w:r>
      <w:r w:rsidR="00F51CEA">
        <w:t>Program Date</w:t>
      </w:r>
      <w:r w:rsidR="00B60340">
        <w:t xml:space="preserve"> </w:t>
      </w:r>
      <w:r w:rsidR="00FB5635" w:rsidRPr="002E41CC">
        <w:rPr>
          <w:b/>
          <w:bCs/>
          <w:color w:val="FF0000"/>
          <w:sz w:val="24"/>
          <w:szCs w:val="24"/>
          <w:vertAlign w:val="superscript"/>
        </w:rPr>
        <w:t>CV</w:t>
      </w:r>
      <w:r w:rsidR="00FB5635">
        <w:rPr>
          <w:b/>
          <w:bCs/>
          <w:color w:val="FF0000"/>
          <w:sz w:val="24"/>
          <w:szCs w:val="24"/>
          <w:vertAlign w:val="superscript"/>
        </w:rPr>
        <w:t>9</w:t>
      </w:r>
      <w:r w:rsidR="00571C41" w:rsidRPr="00571C41">
        <w:rPr>
          <w:b/>
          <w:bCs/>
          <w:sz w:val="24"/>
        </w:rPr>
        <w:t>[</w:t>
      </w:r>
      <w:r w:rsidR="00B60340">
        <w:t>MONTH D</w:t>
      </w:r>
      <w:r w:rsidR="00DE233E">
        <w:t>D</w:t>
      </w:r>
      <w:r w:rsidR="00B60340">
        <w:t xml:space="preserve">, </w:t>
      </w:r>
      <w:r w:rsidR="00DE233E">
        <w:t>YYYY</w:t>
      </w:r>
      <w:r w:rsidR="00571C41" w:rsidRPr="00571C41">
        <w:rPr>
          <w:b/>
          <w:bCs/>
          <w:sz w:val="24"/>
        </w:rPr>
        <w:t>]</w:t>
      </w:r>
      <w:r w:rsidR="001D2DF8">
        <w:t>; and</w:t>
      </w:r>
      <w:r w:rsidR="00571C41" w:rsidRPr="00571C41">
        <w:rPr>
          <w:b/>
          <w:bCs/>
          <w:sz w:val="24"/>
        </w:rPr>
        <w:t>]</w:t>
      </w:r>
    </w:p>
    <w:p w14:paraId="4BB64652" w14:textId="7AAD49F6" w:rsidR="001D2DF8" w:rsidRDefault="00ED5610" w:rsidP="001D2DF8">
      <w:pPr>
        <w:pStyle w:val="BulletD"/>
      </w:pPr>
      <w:r>
        <w:rPr>
          <w:b/>
          <w:color w:val="FF0000"/>
          <w:sz w:val="24"/>
          <w:szCs w:val="24"/>
          <w:vertAlign w:val="superscript"/>
        </w:rPr>
        <w:t>3</w:t>
      </w:r>
      <w:r w:rsidR="00CE72EF">
        <w:rPr>
          <w:b/>
          <w:color w:val="FF0000"/>
          <w:sz w:val="24"/>
          <w:szCs w:val="24"/>
          <w:vertAlign w:val="superscript"/>
        </w:rPr>
        <w:t>b</w:t>
      </w:r>
      <w:r w:rsidR="00571C41" w:rsidRPr="001935DA">
        <w:rPr>
          <w:b/>
          <w:sz w:val="24"/>
          <w:szCs w:val="24"/>
        </w:rPr>
        <w:t>[</w:t>
      </w:r>
      <w:r w:rsidR="001D2DF8">
        <w:t xml:space="preserve">the day after </w:t>
      </w:r>
      <w:r w:rsidR="00831858">
        <w:t>You</w:t>
      </w:r>
      <w:r w:rsidR="001D2DF8">
        <w:t xml:space="preserve"> complete </w:t>
      </w:r>
      <w:r w:rsidR="00D60341">
        <w:t>Your</w:t>
      </w:r>
      <w:r w:rsidR="001D2DF8" w:rsidRPr="00657DD3">
        <w:t xml:space="preserve"> </w:t>
      </w:r>
      <w:r w:rsidR="00692F18" w:rsidRPr="00B37216">
        <w:t>E</w:t>
      </w:r>
      <w:r w:rsidR="001D2DF8" w:rsidRPr="00B37216">
        <w:t xml:space="preserve">mployment </w:t>
      </w:r>
      <w:r w:rsidR="00A40593" w:rsidRPr="00B37216">
        <w:t>W</w:t>
      </w:r>
      <w:r w:rsidR="001D2DF8" w:rsidRPr="00B37216">
        <w:t xml:space="preserve">aiting </w:t>
      </w:r>
      <w:r w:rsidR="00A40593" w:rsidRPr="00B37216">
        <w:t>P</w:t>
      </w:r>
      <w:r w:rsidR="001D2DF8" w:rsidRPr="00B37216">
        <w:t>eriod</w:t>
      </w:r>
      <w:r>
        <w:rPr>
          <w:b/>
          <w:i/>
        </w:rPr>
        <w:t xml:space="preserve"> </w:t>
      </w:r>
      <w:r w:rsidR="00571C41" w:rsidRPr="00571C41">
        <w:rPr>
          <w:b/>
          <w:bCs/>
          <w:sz w:val="24"/>
        </w:rPr>
        <w:t>]</w:t>
      </w:r>
      <w:r w:rsidR="001D2DF8">
        <w:t>.</w:t>
      </w:r>
      <w:r w:rsidR="00571C41" w:rsidRPr="00571C41">
        <w:rPr>
          <w:b/>
          <w:bCs/>
          <w:sz w:val="24"/>
        </w:rPr>
        <w:t>]</w:t>
      </w:r>
    </w:p>
    <w:p w14:paraId="034E737E" w14:textId="36382D6F" w:rsidR="001D2DF8" w:rsidRDefault="0040592B" w:rsidP="001D2DF8">
      <w:pPr>
        <w:pStyle w:val="2Text"/>
      </w:pPr>
      <w:r w:rsidRPr="00987A39">
        <w:rPr>
          <w:b/>
          <w:color w:val="FF0000"/>
          <w:sz w:val="24"/>
          <w:szCs w:val="24"/>
          <w:vertAlign w:val="superscript"/>
        </w:rPr>
        <w:t>3d</w:t>
      </w:r>
      <w:r w:rsidR="00571C41" w:rsidRPr="001935DA">
        <w:rPr>
          <w:b/>
          <w:sz w:val="24"/>
          <w:szCs w:val="24"/>
        </w:rPr>
        <w:t>[</w:t>
      </w:r>
      <w:r w:rsidR="001D2DF8">
        <w:t xml:space="preserve">You do not have to complete a new </w:t>
      </w:r>
      <w:r w:rsidR="003762D5">
        <w:t>Em</w:t>
      </w:r>
      <w:r w:rsidR="00F12E1F">
        <w:t>p</w:t>
      </w:r>
      <w:r w:rsidR="003762D5">
        <w:t xml:space="preserve">loyment Waiting Period </w:t>
      </w:r>
      <w:r w:rsidR="001D2DF8">
        <w:t>if:</w:t>
      </w:r>
      <w:r w:rsidR="00067416" w:rsidRPr="00067416">
        <w:rPr>
          <w:b/>
          <w:color w:val="FF0000"/>
          <w:sz w:val="24"/>
          <w:szCs w:val="24"/>
          <w:vertAlign w:val="superscript"/>
        </w:rPr>
        <w:t xml:space="preserve"> </w:t>
      </w:r>
      <w:r w:rsidR="00067416" w:rsidRPr="00987A39">
        <w:rPr>
          <w:b/>
          <w:color w:val="FF0000"/>
          <w:sz w:val="24"/>
          <w:szCs w:val="24"/>
          <w:vertAlign w:val="superscript"/>
        </w:rPr>
        <w:t>3a</w:t>
      </w:r>
      <w:r w:rsidR="00067416" w:rsidRPr="001935DA">
        <w:rPr>
          <w:b/>
          <w:sz w:val="24"/>
          <w:szCs w:val="24"/>
        </w:rPr>
        <w:t>[</w:t>
      </w:r>
    </w:p>
    <w:p w14:paraId="6243C4BD" w14:textId="3EC376CA" w:rsidR="001D2DF8" w:rsidRDefault="0040592B" w:rsidP="001D2DF8">
      <w:pPr>
        <w:pStyle w:val="BulletD"/>
      </w:pPr>
      <w:r w:rsidRPr="00987A39">
        <w:rPr>
          <w:b/>
          <w:color w:val="FF0000"/>
          <w:sz w:val="24"/>
          <w:szCs w:val="24"/>
          <w:vertAlign w:val="superscript"/>
        </w:rPr>
        <w:t>3c</w:t>
      </w:r>
      <w:r w:rsidR="00571C41" w:rsidRPr="00571C41">
        <w:rPr>
          <w:b/>
          <w:bCs/>
          <w:sz w:val="24"/>
          <w:szCs w:val="24"/>
        </w:rPr>
        <w:t>[</w:t>
      </w:r>
      <w:r w:rsidR="00ED5610">
        <w:rPr>
          <w:b/>
          <w:color w:val="FF0000"/>
          <w:sz w:val="24"/>
          <w:szCs w:val="24"/>
          <w:vertAlign w:val="superscript"/>
        </w:rPr>
        <w:t>3</w:t>
      </w:r>
      <w:r w:rsidR="00CE72EF">
        <w:rPr>
          <w:b/>
          <w:color w:val="FF0000"/>
          <w:sz w:val="24"/>
          <w:szCs w:val="24"/>
          <w:vertAlign w:val="superscript"/>
        </w:rPr>
        <w:t>b</w:t>
      </w:r>
      <w:r w:rsidR="00571C41" w:rsidRPr="00571C41">
        <w:rPr>
          <w:b/>
          <w:bCs/>
          <w:sz w:val="24"/>
        </w:rPr>
        <w:t>[</w:t>
      </w:r>
      <w:r w:rsidR="00D60341">
        <w:t>Your</w:t>
      </w:r>
      <w:r w:rsidR="001D2DF8">
        <w:t xml:space="preserve"> insurance ends because </w:t>
      </w:r>
      <w:r w:rsidR="00831858">
        <w:t>You</w:t>
      </w:r>
      <w:r w:rsidR="001D2DF8">
        <w:t xml:space="preserve"> stop working for </w:t>
      </w:r>
      <w:r w:rsidR="0064476D" w:rsidRPr="002E41CC">
        <w:rPr>
          <w:b/>
          <w:bCs/>
          <w:color w:val="FF0000"/>
          <w:sz w:val="24"/>
          <w:szCs w:val="24"/>
          <w:vertAlign w:val="superscript"/>
        </w:rPr>
        <w:t>CV2</w:t>
      </w:r>
      <w:r w:rsidR="00571C41" w:rsidRPr="00571C41">
        <w:rPr>
          <w:b/>
          <w:bCs/>
          <w:sz w:val="24"/>
        </w:rPr>
        <w:t>[</w:t>
      </w:r>
      <w:r w:rsidR="00D60341">
        <w:t>Your</w:t>
      </w:r>
      <w:r w:rsidR="001D2DF8">
        <w:t xml:space="preserve"> Employer</w:t>
      </w:r>
      <w:r w:rsidR="00571C41" w:rsidRPr="00571C41">
        <w:rPr>
          <w:b/>
          <w:bCs/>
          <w:sz w:val="24"/>
        </w:rPr>
        <w:t>]</w:t>
      </w:r>
      <w:r w:rsidR="001D2DF8">
        <w:t xml:space="preserve"> for any reason; and</w:t>
      </w:r>
      <w:r w:rsidR="00571C41" w:rsidRPr="00571C41">
        <w:rPr>
          <w:b/>
          <w:bCs/>
          <w:sz w:val="24"/>
        </w:rPr>
        <w:t>]</w:t>
      </w:r>
    </w:p>
    <w:p w14:paraId="406621D4" w14:textId="4FA74267" w:rsidR="001D2DF8" w:rsidRDefault="00ED5610" w:rsidP="001D2DF8">
      <w:pPr>
        <w:pStyle w:val="BulletD"/>
      </w:pPr>
      <w:r>
        <w:rPr>
          <w:b/>
          <w:color w:val="FF0000"/>
          <w:sz w:val="24"/>
          <w:szCs w:val="24"/>
          <w:vertAlign w:val="superscript"/>
        </w:rPr>
        <w:t>3</w:t>
      </w:r>
      <w:r w:rsidR="00CE72EF">
        <w:rPr>
          <w:b/>
          <w:color w:val="FF0000"/>
          <w:sz w:val="24"/>
          <w:szCs w:val="24"/>
          <w:vertAlign w:val="superscript"/>
        </w:rPr>
        <w:t>b</w:t>
      </w:r>
      <w:r w:rsidR="00571C41" w:rsidRPr="00571C41">
        <w:rPr>
          <w:b/>
          <w:bCs/>
          <w:sz w:val="24"/>
        </w:rPr>
        <w:t>[</w:t>
      </w:r>
      <w:r w:rsidR="00831858">
        <w:t>You</w:t>
      </w:r>
      <w:r w:rsidR="001D2DF8">
        <w:t xml:space="preserve"> resume working for </w:t>
      </w:r>
      <w:r w:rsidR="0064476D" w:rsidRPr="002E41CC">
        <w:rPr>
          <w:b/>
          <w:bCs/>
          <w:color w:val="FF0000"/>
          <w:sz w:val="24"/>
          <w:szCs w:val="24"/>
          <w:vertAlign w:val="superscript"/>
        </w:rPr>
        <w:t>CV2</w:t>
      </w:r>
      <w:r w:rsidR="00571C41" w:rsidRPr="00571C41">
        <w:rPr>
          <w:b/>
          <w:bCs/>
          <w:sz w:val="24"/>
        </w:rPr>
        <w:t>[</w:t>
      </w:r>
      <w:r w:rsidR="00D60341">
        <w:t>Your</w:t>
      </w:r>
      <w:r w:rsidR="001D2DF8">
        <w:t xml:space="preserve"> Employer</w:t>
      </w:r>
      <w:r w:rsidR="00571C41" w:rsidRPr="00571C41">
        <w:rPr>
          <w:b/>
          <w:bCs/>
          <w:sz w:val="24"/>
        </w:rPr>
        <w:t>]</w:t>
      </w:r>
      <w:r w:rsidR="001D2DF8">
        <w:t xml:space="preserve"> in a </w:t>
      </w:r>
      <w:r w:rsidR="001868E9">
        <w:t>Covered Class</w:t>
      </w:r>
      <w:r w:rsidR="001D2DF8">
        <w:t xml:space="preserve"> within </w:t>
      </w:r>
      <w:r w:rsidR="00A0046D">
        <w:rPr>
          <w:b/>
          <w:color w:val="FF0000"/>
          <w:sz w:val="24"/>
          <w:szCs w:val="24"/>
          <w:vertAlign w:val="superscript"/>
        </w:rPr>
        <w:t>3</w:t>
      </w:r>
      <w:r w:rsidR="001B640D">
        <w:rPr>
          <w:b/>
          <w:color w:val="FF0000"/>
          <w:sz w:val="24"/>
          <w:szCs w:val="24"/>
          <w:vertAlign w:val="superscript"/>
        </w:rPr>
        <w:t>f</w:t>
      </w:r>
      <w:r w:rsidR="00A0046D" w:rsidRPr="00571C41">
        <w:rPr>
          <w:b/>
          <w:bCs/>
          <w:sz w:val="24"/>
        </w:rPr>
        <w:t>[</w:t>
      </w:r>
      <w:r w:rsidR="008231AF">
        <w:t>3-12</w:t>
      </w:r>
      <w:r w:rsidR="001D2DF8">
        <w:t xml:space="preserve"> months</w:t>
      </w:r>
      <w:r w:rsidR="00571C41" w:rsidRPr="00571C41">
        <w:rPr>
          <w:b/>
          <w:bCs/>
          <w:sz w:val="24"/>
        </w:rPr>
        <w:t>]</w:t>
      </w:r>
      <w:r w:rsidR="001D2DF8">
        <w:t xml:space="preserve"> after </w:t>
      </w:r>
      <w:r w:rsidR="00D60341">
        <w:t>Your</w:t>
      </w:r>
      <w:r w:rsidR="001D2DF8">
        <w:t xml:space="preserve"> insurance ended.</w:t>
      </w:r>
      <w:r w:rsidR="00571C41" w:rsidRPr="00571C41">
        <w:rPr>
          <w:b/>
          <w:bCs/>
          <w:sz w:val="24"/>
        </w:rPr>
        <w:t>]</w:t>
      </w:r>
      <w:r>
        <w:t xml:space="preserve"> </w:t>
      </w:r>
      <w:r w:rsidR="00571C41" w:rsidRPr="00571C41">
        <w:rPr>
          <w:b/>
          <w:bCs/>
          <w:sz w:val="24"/>
        </w:rPr>
        <w:t>]</w:t>
      </w:r>
      <w:r w:rsidR="00CE72EF">
        <w:t xml:space="preserve"> </w:t>
      </w:r>
      <w:r w:rsidR="00571C41" w:rsidRPr="00571C41">
        <w:rPr>
          <w:b/>
          <w:bCs/>
          <w:sz w:val="24"/>
        </w:rPr>
        <w:t>]</w:t>
      </w:r>
    </w:p>
    <w:p w14:paraId="1355D476" w14:textId="0BEFF388" w:rsidR="0083091E" w:rsidRPr="00992859" w:rsidRDefault="00EA2BD8" w:rsidP="001D2DF8">
      <w:pPr>
        <w:pStyle w:val="2Text"/>
      </w:pPr>
      <w:r w:rsidRPr="00987A39">
        <w:rPr>
          <w:b/>
          <w:bCs/>
          <w:color w:val="FF0000"/>
          <w:sz w:val="24"/>
          <w:szCs w:val="24"/>
          <w:vertAlign w:val="superscript"/>
        </w:rPr>
        <w:t>3</w:t>
      </w:r>
      <w:r w:rsidR="001B640D">
        <w:rPr>
          <w:b/>
          <w:bCs/>
          <w:color w:val="FF0000"/>
          <w:sz w:val="24"/>
          <w:szCs w:val="24"/>
          <w:vertAlign w:val="superscript"/>
        </w:rPr>
        <w:t>e</w:t>
      </w:r>
      <w:r w:rsidR="00571C41" w:rsidRPr="00571C41">
        <w:rPr>
          <w:b/>
          <w:bCs/>
          <w:sz w:val="24"/>
        </w:rPr>
        <w:t>[</w:t>
      </w:r>
      <w:r w:rsidR="00C718E0">
        <w:t xml:space="preserve">You are also eligible for insurance </w:t>
      </w:r>
      <w:r w:rsidR="00264C11">
        <w:t>during</w:t>
      </w:r>
      <w:r w:rsidR="00C718E0">
        <w:t xml:space="preserve"> any enrollment period or as a result of a </w:t>
      </w:r>
      <w:r w:rsidR="007441AA">
        <w:t>Life Event</w:t>
      </w:r>
      <w:r w:rsidR="00C718E0">
        <w:t xml:space="preserve">, provided </w:t>
      </w:r>
      <w:r w:rsidR="00831858">
        <w:t>You</w:t>
      </w:r>
      <w:r w:rsidR="00C718E0">
        <w:t xml:space="preserve"> </w:t>
      </w:r>
      <w:r w:rsidR="00072AA8">
        <w:t>demonstrate</w:t>
      </w:r>
      <w:r w:rsidR="00BE433C">
        <w:t xml:space="preserve"> </w:t>
      </w:r>
      <w:r w:rsidR="00072AA8">
        <w:t xml:space="preserve">satisfactory to Prudential that </w:t>
      </w:r>
      <w:r w:rsidR="00831858">
        <w:t>You</w:t>
      </w:r>
      <w:r w:rsidR="00072AA8">
        <w:t xml:space="preserve"> </w:t>
      </w:r>
      <w:r w:rsidR="00013FB0">
        <w:t>meet the other conditions of coverage</w:t>
      </w:r>
      <w:r w:rsidR="0003014C">
        <w:t>.</w:t>
      </w:r>
      <w:r w:rsidR="00571C41" w:rsidRPr="00571C41">
        <w:rPr>
          <w:b/>
          <w:bCs/>
          <w:sz w:val="24"/>
        </w:rPr>
        <w:t>]</w:t>
      </w:r>
      <w:r w:rsidR="00567991">
        <w:t xml:space="preserve"> </w:t>
      </w:r>
      <w:r w:rsidR="00F05DC5" w:rsidRPr="00571C41">
        <w:rPr>
          <w:b/>
          <w:bCs/>
          <w:sz w:val="24"/>
        </w:rPr>
        <w:t>]</w:t>
      </w:r>
    </w:p>
    <w:p w14:paraId="3EF2CB41" w14:textId="0F5E72E3" w:rsidR="001D2DF8" w:rsidRDefault="001D2DF8" w:rsidP="001D2DF8">
      <w:pPr>
        <w:pStyle w:val="SubtitleD"/>
      </w:pPr>
      <w:r>
        <w:t xml:space="preserve">When Does </w:t>
      </w:r>
      <w:r w:rsidR="00D60341">
        <w:t>Your</w:t>
      </w:r>
      <w:r>
        <w:t xml:space="preserve"> Coverage Begin?</w:t>
      </w:r>
    </w:p>
    <w:p w14:paraId="43A9A0F3" w14:textId="4B9AFC98" w:rsidR="001D2DF8" w:rsidRDefault="000238A7" w:rsidP="001D2DF8">
      <w:pPr>
        <w:pStyle w:val="2Text"/>
      </w:pPr>
      <w:r w:rsidRPr="00DB5840">
        <w:rPr>
          <w:b/>
          <w:color w:val="FF0000"/>
          <w:sz w:val="24"/>
          <w:szCs w:val="24"/>
          <w:vertAlign w:val="superscript"/>
        </w:rPr>
        <w:t>4</w:t>
      </w:r>
      <w:r w:rsidR="00571C41" w:rsidRPr="00571C41">
        <w:rPr>
          <w:b/>
          <w:bCs/>
          <w:sz w:val="24"/>
        </w:rPr>
        <w:t>[</w:t>
      </w:r>
      <w:r w:rsidR="001D2DF8">
        <w:t xml:space="preserve">When </w:t>
      </w:r>
      <w:r w:rsidR="0064476D" w:rsidRPr="002E41CC">
        <w:rPr>
          <w:b/>
          <w:bCs/>
          <w:color w:val="FF0000"/>
          <w:sz w:val="24"/>
          <w:szCs w:val="24"/>
          <w:vertAlign w:val="superscript"/>
        </w:rPr>
        <w:t>CV2</w:t>
      </w:r>
      <w:r w:rsidR="00571C41" w:rsidRPr="00571C41">
        <w:rPr>
          <w:b/>
          <w:bCs/>
          <w:sz w:val="24"/>
        </w:rPr>
        <w:t>[</w:t>
      </w:r>
      <w:r w:rsidR="00D60341">
        <w:t>Your</w:t>
      </w:r>
      <w:r w:rsidR="001D2DF8">
        <w:t xml:space="preserve"> Employer</w:t>
      </w:r>
      <w:r w:rsidR="00571C41" w:rsidRPr="00571C41">
        <w:rPr>
          <w:b/>
          <w:bCs/>
          <w:sz w:val="24"/>
        </w:rPr>
        <w:t>]</w:t>
      </w:r>
      <w:r w:rsidR="001D2DF8">
        <w:t xml:space="preserve"> pays the entire cost of </w:t>
      </w:r>
      <w:r w:rsidR="00D60341">
        <w:t>Your</w:t>
      </w:r>
      <w:r w:rsidR="001D2DF8">
        <w:t xml:space="preserve"> coverage under a </w:t>
      </w:r>
      <w:r w:rsidR="00985B0E">
        <w:t>Plan</w:t>
      </w:r>
      <w:r w:rsidR="001D2DF8">
        <w:t xml:space="preserve">, </w:t>
      </w:r>
      <w:r w:rsidR="00831858">
        <w:t>You</w:t>
      </w:r>
      <w:r w:rsidR="001D2DF8">
        <w:t xml:space="preserve"> will be covered at 12:01 a.m</w:t>
      </w:r>
      <w:commentRangeStart w:id="48"/>
      <w:commentRangeStart w:id="49"/>
      <w:r w:rsidR="001D2DF8">
        <w:t xml:space="preserve">. </w:t>
      </w:r>
      <w:ins w:id="50" w:author="Laura Hoogland" w:date="2026-01-22T14:57:00Z" w16du:dateUtc="2026-01-22T20:57:00Z">
        <w:r w:rsidR="009F4DEA">
          <w:t xml:space="preserve">standard time where you reside </w:t>
        </w:r>
        <w:commentRangeEnd w:id="48"/>
        <w:r w:rsidR="00AD5674">
          <w:rPr>
            <w:rStyle w:val="CommentReference"/>
            <w:sz w:val="20"/>
            <w:szCs w:val="20"/>
          </w:rPr>
          <w:commentReference w:id="48"/>
        </w:r>
        <w:commentRangeEnd w:id="49"/>
        <w:r w:rsidR="000B65B8">
          <w:rPr>
            <w:rStyle w:val="CommentReference"/>
            <w:sz w:val="20"/>
            <w:szCs w:val="20"/>
          </w:rPr>
          <w:commentReference w:id="49"/>
        </w:r>
      </w:ins>
      <w:r w:rsidR="001D2DF8">
        <w:t xml:space="preserve">on the </w:t>
      </w:r>
      <w:r w:rsidR="003A710C">
        <w:rPr>
          <w:b/>
          <w:color w:val="FF0000"/>
          <w:sz w:val="24"/>
          <w:szCs w:val="24"/>
          <w:vertAlign w:val="superscript"/>
        </w:rPr>
        <w:t>4</w:t>
      </w:r>
      <w:r w:rsidR="001B640D">
        <w:rPr>
          <w:b/>
          <w:color w:val="FF0000"/>
          <w:sz w:val="24"/>
          <w:szCs w:val="24"/>
          <w:vertAlign w:val="superscript"/>
        </w:rPr>
        <w:t>f</w:t>
      </w:r>
      <w:r w:rsidR="003A710C" w:rsidRPr="00571C41">
        <w:rPr>
          <w:b/>
          <w:bCs/>
          <w:sz w:val="24"/>
        </w:rPr>
        <w:t>[</w:t>
      </w:r>
      <w:r w:rsidR="00D82432">
        <w:t xml:space="preserve">first date upon which </w:t>
      </w:r>
      <w:r w:rsidR="00EB2794">
        <w:t>You</w:t>
      </w:r>
      <w:r w:rsidR="00D82432">
        <w:t xml:space="preserve"> meet all of the following criteria</w:t>
      </w:r>
      <w:r w:rsidR="00E435E8" w:rsidRPr="00571C41">
        <w:rPr>
          <w:b/>
          <w:bCs/>
          <w:sz w:val="24"/>
        </w:rPr>
        <w:t>]</w:t>
      </w:r>
      <w:r w:rsidR="005C6596">
        <w:t xml:space="preserve"> </w:t>
      </w:r>
      <w:r w:rsidR="005C6596" w:rsidRPr="00987A39">
        <w:rPr>
          <w:b/>
          <w:color w:val="FF0000"/>
          <w:sz w:val="24"/>
          <w:szCs w:val="24"/>
          <w:vertAlign w:val="superscript"/>
        </w:rPr>
        <w:t>4a</w:t>
      </w:r>
      <w:r w:rsidR="00571C41" w:rsidRPr="001935DA">
        <w:rPr>
          <w:b/>
          <w:sz w:val="24"/>
          <w:szCs w:val="24"/>
        </w:rPr>
        <w:t>[</w:t>
      </w:r>
      <w:r w:rsidR="001D2DF8">
        <w:t>:</w:t>
      </w:r>
    </w:p>
    <w:p w14:paraId="293220D0" w14:textId="7589C507" w:rsidR="000A5069" w:rsidRDefault="00831858" w:rsidP="001D2DF8">
      <w:pPr>
        <w:pStyle w:val="BulletD"/>
      </w:pPr>
      <w:r>
        <w:t>You</w:t>
      </w:r>
      <w:r w:rsidR="000A5069">
        <w:t xml:space="preserve"> have enrolled for coverage;</w:t>
      </w:r>
      <w:r w:rsidR="00E7393D">
        <w:t xml:space="preserve"> and</w:t>
      </w:r>
    </w:p>
    <w:p w14:paraId="7D2256E4" w14:textId="70086D49" w:rsidR="0074342C" w:rsidRDefault="00831858" w:rsidP="001D2DF8">
      <w:pPr>
        <w:pStyle w:val="BulletD"/>
      </w:pPr>
      <w:r>
        <w:t>You</w:t>
      </w:r>
      <w:r w:rsidR="0074342C">
        <w:t xml:space="preserve"> have met the </w:t>
      </w:r>
      <w:r w:rsidR="004D2BFF">
        <w:t xml:space="preserve">Evidence </w:t>
      </w:r>
      <w:r w:rsidR="005A0FB7">
        <w:t>of</w:t>
      </w:r>
      <w:r w:rsidR="003B6D9C">
        <w:t xml:space="preserve"> </w:t>
      </w:r>
      <w:r w:rsidR="004D2BFF">
        <w:t>Insurability requireme</w:t>
      </w:r>
      <w:r w:rsidR="00C7237D">
        <w:t>nt;</w:t>
      </w:r>
      <w:r w:rsidR="00E7393D">
        <w:t xml:space="preserve"> and</w:t>
      </w:r>
    </w:p>
    <w:p w14:paraId="28EA7EEA" w14:textId="048D348B" w:rsidR="00C7237D" w:rsidRDefault="00831858" w:rsidP="001D2DF8">
      <w:pPr>
        <w:pStyle w:val="BulletD"/>
      </w:pPr>
      <w:r>
        <w:lastRenderedPageBreak/>
        <w:t>You</w:t>
      </w:r>
      <w:r w:rsidR="00C7237D">
        <w:t xml:space="preserve"> have </w:t>
      </w:r>
      <w:r w:rsidR="00200A1B">
        <w:t>submitted the first premium</w:t>
      </w:r>
      <w:r w:rsidR="009E7786">
        <w:t xml:space="preserve"> </w:t>
      </w:r>
      <w:r w:rsidR="00E905EC">
        <w:t>contribution</w:t>
      </w:r>
      <w:r w:rsidR="00200A1B">
        <w:t>;</w:t>
      </w:r>
      <w:r w:rsidR="00E7393D">
        <w:t xml:space="preserve"> and</w:t>
      </w:r>
    </w:p>
    <w:p w14:paraId="126C6BBD" w14:textId="012A0033" w:rsidR="001D2DF8" w:rsidRDefault="00831858" w:rsidP="001D2DF8">
      <w:pPr>
        <w:pStyle w:val="BulletD"/>
      </w:pPr>
      <w:r>
        <w:t>You</w:t>
      </w:r>
      <w:r w:rsidR="001D2DF8">
        <w:t xml:space="preserve"> are eligible for coverage</w:t>
      </w:r>
      <w:r w:rsidR="002E17E3" w:rsidRPr="00571C41">
        <w:rPr>
          <w:b/>
          <w:bCs/>
          <w:sz w:val="24"/>
        </w:rPr>
        <w:t>]</w:t>
      </w:r>
      <w:r w:rsidR="00086E04">
        <w:t xml:space="preserve"> </w:t>
      </w:r>
      <w:r w:rsidR="00086E04" w:rsidRPr="00DB5840">
        <w:rPr>
          <w:b/>
          <w:color w:val="FF0000"/>
          <w:sz w:val="24"/>
          <w:szCs w:val="24"/>
          <w:vertAlign w:val="superscript"/>
        </w:rPr>
        <w:t>4</w:t>
      </w:r>
      <w:r w:rsidR="00086E04">
        <w:rPr>
          <w:b/>
          <w:color w:val="FF0000"/>
          <w:sz w:val="24"/>
          <w:szCs w:val="24"/>
          <w:vertAlign w:val="superscript"/>
        </w:rPr>
        <w:t>c</w:t>
      </w:r>
      <w:r w:rsidR="00571C41" w:rsidRPr="00571C41">
        <w:rPr>
          <w:b/>
          <w:bCs/>
          <w:sz w:val="24"/>
        </w:rPr>
        <w:t>[</w:t>
      </w:r>
      <w:r w:rsidR="001D2DF8">
        <w:t>; and</w:t>
      </w:r>
    </w:p>
    <w:p w14:paraId="4FDFAFC8" w14:textId="63B47437" w:rsidR="001D2DF8" w:rsidRDefault="00831858" w:rsidP="001D2DF8">
      <w:pPr>
        <w:pStyle w:val="BulletD"/>
      </w:pPr>
      <w:r>
        <w:t>You</w:t>
      </w:r>
      <w:r w:rsidR="001D2DF8">
        <w:t xml:space="preserve"> are </w:t>
      </w:r>
      <w:r w:rsidR="001868E9" w:rsidRPr="00785F6D">
        <w:t xml:space="preserve">Actively </w:t>
      </w:r>
      <w:r w:rsidR="005522AB">
        <w:t>at</w:t>
      </w:r>
      <w:r w:rsidR="001868E9" w:rsidRPr="00785F6D">
        <w:t xml:space="preserve"> Work</w:t>
      </w:r>
      <w:r w:rsidR="001D2DF8">
        <w:t xml:space="preserve">. If </w:t>
      </w:r>
      <w:r>
        <w:t>You</w:t>
      </w:r>
      <w:r w:rsidR="001D2DF8">
        <w:t xml:space="preserve"> are not </w:t>
      </w:r>
      <w:r w:rsidR="001868E9" w:rsidRPr="00785F6D">
        <w:t xml:space="preserve">Actively </w:t>
      </w:r>
      <w:r w:rsidR="005522AB">
        <w:t>at</w:t>
      </w:r>
      <w:r w:rsidR="001868E9" w:rsidRPr="00785F6D">
        <w:t xml:space="preserve"> Work</w:t>
      </w:r>
      <w:r w:rsidR="001D2DF8" w:rsidRPr="00987A39">
        <w:rPr>
          <w:b/>
          <w:bCs/>
          <w:i/>
          <w:iCs/>
        </w:rPr>
        <w:t xml:space="preserve"> </w:t>
      </w:r>
      <w:r w:rsidR="001D2DF8">
        <w:t xml:space="preserve">on the date </w:t>
      </w:r>
      <w:r w:rsidR="00D60341">
        <w:t>Your</w:t>
      </w:r>
      <w:r w:rsidR="001D2DF8">
        <w:t xml:space="preserve"> coverage would normally begin, it will begin on the date </w:t>
      </w:r>
      <w:r>
        <w:t>You</w:t>
      </w:r>
      <w:r w:rsidR="001D2DF8">
        <w:t xml:space="preserve"> return to</w:t>
      </w:r>
      <w:r w:rsidR="005961BD">
        <w:t xml:space="preserve"> being</w:t>
      </w:r>
      <w:r w:rsidR="001D2DF8">
        <w:t xml:space="preserve"> </w:t>
      </w:r>
      <w:r w:rsidR="001868E9" w:rsidRPr="00785F6D">
        <w:t xml:space="preserve">Actively </w:t>
      </w:r>
      <w:r w:rsidR="005522AB">
        <w:t>at</w:t>
      </w:r>
      <w:r w:rsidR="001868E9" w:rsidRPr="00785F6D">
        <w:t xml:space="preserve"> Work</w:t>
      </w:r>
      <w:r w:rsidR="001D2DF8">
        <w:t>.</w:t>
      </w:r>
      <w:r w:rsidR="00571C41" w:rsidRPr="00571C41">
        <w:rPr>
          <w:b/>
          <w:bCs/>
          <w:sz w:val="24"/>
        </w:rPr>
        <w:t>]</w:t>
      </w:r>
    </w:p>
    <w:p w14:paraId="1B6E1C0F" w14:textId="54B8D734" w:rsidR="001D2DF8" w:rsidRDefault="00E65119" w:rsidP="001D2DF8">
      <w:pPr>
        <w:pStyle w:val="2Text"/>
      </w:pPr>
      <w:r>
        <w:rPr>
          <w:b/>
          <w:bCs/>
          <w:color w:val="FF0000"/>
          <w:sz w:val="24"/>
          <w:szCs w:val="24"/>
          <w:vertAlign w:val="superscript"/>
        </w:rPr>
        <w:t>2</w:t>
      </w:r>
      <w:r w:rsidR="008232AA">
        <w:rPr>
          <w:b/>
          <w:bCs/>
          <w:color w:val="FF0000"/>
          <w:sz w:val="24"/>
          <w:szCs w:val="24"/>
          <w:vertAlign w:val="superscript"/>
        </w:rPr>
        <w:t>a</w:t>
      </w:r>
      <w:r w:rsidR="00E43550" w:rsidRPr="00571C41">
        <w:rPr>
          <w:b/>
          <w:bCs/>
          <w:sz w:val="24"/>
        </w:rPr>
        <w:t>[</w:t>
      </w:r>
      <w:r w:rsidR="001D2DF8">
        <w:t xml:space="preserve">When </w:t>
      </w:r>
      <w:r w:rsidR="00831858">
        <w:t>You</w:t>
      </w:r>
      <w:r w:rsidR="001D2DF8">
        <w:t xml:space="preserve"> and </w:t>
      </w:r>
      <w:r w:rsidR="0064476D" w:rsidRPr="002E41CC">
        <w:rPr>
          <w:b/>
          <w:bCs/>
          <w:color w:val="FF0000"/>
          <w:sz w:val="24"/>
          <w:szCs w:val="24"/>
          <w:vertAlign w:val="superscript"/>
        </w:rPr>
        <w:t>CV2</w:t>
      </w:r>
      <w:r w:rsidR="00571C41" w:rsidRPr="001935DA">
        <w:rPr>
          <w:b/>
          <w:sz w:val="24"/>
        </w:rPr>
        <w:t>[</w:t>
      </w:r>
      <w:r w:rsidR="00D60341">
        <w:t>Your</w:t>
      </w:r>
      <w:r w:rsidR="001D2DF8">
        <w:t xml:space="preserve"> Employer</w:t>
      </w:r>
      <w:r w:rsidR="00571C41" w:rsidRPr="70DA9DEC">
        <w:rPr>
          <w:b/>
          <w:bCs/>
          <w:sz w:val="24"/>
          <w:szCs w:val="24"/>
        </w:rPr>
        <w:t>]</w:t>
      </w:r>
      <w:r w:rsidR="00865E95">
        <w:t xml:space="preserve"> </w:t>
      </w:r>
      <w:r w:rsidR="001D2DF8">
        <w:t xml:space="preserve">share the cost of </w:t>
      </w:r>
      <w:r w:rsidR="00D60341">
        <w:t>Your</w:t>
      </w:r>
      <w:r w:rsidR="001D2DF8">
        <w:t xml:space="preserve"> coverage under a </w:t>
      </w:r>
      <w:r w:rsidR="00985B0E">
        <w:t>Plan</w:t>
      </w:r>
      <w:r w:rsidR="001D2DF8">
        <w:t xml:space="preserve">, </w:t>
      </w:r>
      <w:r w:rsidR="00831858">
        <w:t>You</w:t>
      </w:r>
      <w:r w:rsidR="001D2DF8">
        <w:t xml:space="preserve"> will </w:t>
      </w:r>
      <w:commentRangeStart w:id="51"/>
      <w:commentRangeStart w:id="52"/>
      <w:r w:rsidR="001D2DF8">
        <w:t xml:space="preserve">be covered at 12:01 a.m. </w:t>
      </w:r>
      <w:ins w:id="53" w:author="Laura Hoogland" w:date="2026-01-22T14:57:00Z" w16du:dateUtc="2026-01-22T20:57:00Z">
        <w:r w:rsidR="00021341">
          <w:t xml:space="preserve">standard time </w:t>
        </w:r>
        <w:r w:rsidR="00F755FD">
          <w:t xml:space="preserve">where You reside </w:t>
        </w:r>
      </w:ins>
      <w:r w:rsidR="001D2DF8">
        <w:t>on the latest of</w:t>
      </w:r>
      <w:r w:rsidR="005C6596">
        <w:t xml:space="preserve"> </w:t>
      </w:r>
      <w:r w:rsidR="00873563" w:rsidRPr="00571C41">
        <w:rPr>
          <w:b/>
          <w:bCs/>
          <w:sz w:val="24"/>
        </w:rPr>
        <w:t>]</w:t>
      </w:r>
      <w:r w:rsidR="0021385F" w:rsidRPr="00DB5840">
        <w:rPr>
          <w:b/>
          <w:color w:val="FF0000"/>
          <w:sz w:val="24"/>
          <w:szCs w:val="24"/>
          <w:vertAlign w:val="superscript"/>
        </w:rPr>
        <w:t>4a</w:t>
      </w:r>
      <w:del w:id="54" w:author="Laura Hoogland" w:date="2026-01-22T14:57:00Z" w16du:dateUtc="2026-01-22T20:57:00Z">
        <w:r w:rsidR="008A4360">
          <w:rPr>
            <w:b/>
            <w:color w:val="FF0000"/>
            <w:sz w:val="24"/>
            <w:szCs w:val="24"/>
            <w:vertAlign w:val="superscript"/>
          </w:rPr>
          <w:delText>, 4b</w:delText>
        </w:r>
        <w:r w:rsidR="00571C41" w:rsidRPr="001935DA">
          <w:rPr>
            <w:b/>
            <w:sz w:val="24"/>
          </w:rPr>
          <w:delText>[</w:delText>
        </w:r>
        <w:r w:rsidR="001D2DF8">
          <w:delText>:</w:delText>
        </w:r>
      </w:del>
      <w:ins w:id="55" w:author="Laura Hoogland" w:date="2026-01-22T14:57:00Z" w16du:dateUtc="2026-01-22T20:57:00Z">
        <w:r w:rsidR="00D42071" w:rsidDel="00D42071">
          <w:rPr>
            <w:b/>
            <w:color w:val="FF0000"/>
            <w:sz w:val="24"/>
            <w:szCs w:val="24"/>
            <w:vertAlign w:val="superscript"/>
          </w:rPr>
          <w:t xml:space="preserve"> </w:t>
        </w:r>
        <w:r w:rsidR="00571C41" w:rsidRPr="001935DA">
          <w:rPr>
            <w:b/>
            <w:sz w:val="24"/>
          </w:rPr>
          <w:t>[</w:t>
        </w:r>
        <w:r w:rsidR="001D2DF8">
          <w:t>:</w:t>
        </w:r>
        <w:commentRangeEnd w:id="51"/>
        <w:r w:rsidR="00F755FD">
          <w:rPr>
            <w:rStyle w:val="CommentReference"/>
            <w:sz w:val="20"/>
            <w:szCs w:val="20"/>
          </w:rPr>
          <w:commentReference w:id="51"/>
        </w:r>
        <w:commentRangeEnd w:id="52"/>
        <w:r w:rsidR="00A26753">
          <w:rPr>
            <w:rStyle w:val="CommentReference"/>
            <w:sz w:val="20"/>
            <w:szCs w:val="20"/>
          </w:rPr>
          <w:commentReference w:id="52"/>
        </w:r>
      </w:ins>
    </w:p>
    <w:p w14:paraId="746BBE4C" w14:textId="75C6B43A" w:rsidR="001D2DF8" w:rsidRDefault="001D2DF8" w:rsidP="001D2DF8">
      <w:pPr>
        <w:pStyle w:val="BulletD"/>
      </w:pPr>
      <w:r>
        <w:t xml:space="preserve">the date </w:t>
      </w:r>
      <w:r w:rsidR="00831858">
        <w:t>You</w:t>
      </w:r>
      <w:r>
        <w:t xml:space="preserve"> are eligible for coverage, if </w:t>
      </w:r>
      <w:r w:rsidR="00831858">
        <w:t>You</w:t>
      </w:r>
      <w:r>
        <w:t xml:space="preserve"> enroll for it on or before that date;</w:t>
      </w:r>
      <w:r w:rsidR="00207D95">
        <w:t xml:space="preserve"> or</w:t>
      </w:r>
    </w:p>
    <w:p w14:paraId="725F228E" w14:textId="4FCAF7F4" w:rsidR="001D2DF8" w:rsidRDefault="001D2DF8" w:rsidP="001D2DF8">
      <w:pPr>
        <w:pStyle w:val="BulletD"/>
      </w:pPr>
      <w:r>
        <w:t xml:space="preserve">the date </w:t>
      </w:r>
      <w:r w:rsidR="00831858">
        <w:t>You</w:t>
      </w:r>
      <w:r>
        <w:t xml:space="preserve"> enroll for coverage, if </w:t>
      </w:r>
      <w:r w:rsidR="00831858">
        <w:t>You</w:t>
      </w:r>
      <w:r>
        <w:t xml:space="preserve"> enroll for it within </w:t>
      </w:r>
      <w:r w:rsidR="00E62DAD" w:rsidRPr="00987A39">
        <w:rPr>
          <w:b/>
          <w:color w:val="FF0000"/>
          <w:sz w:val="24"/>
          <w:vertAlign w:val="superscript"/>
        </w:rPr>
        <w:t>9a</w:t>
      </w:r>
      <w:r w:rsidR="00571C41" w:rsidRPr="00571C41">
        <w:rPr>
          <w:b/>
          <w:bCs/>
          <w:sz w:val="24"/>
        </w:rPr>
        <w:t>[</w:t>
      </w:r>
      <w:r w:rsidR="00145294">
        <w:t xml:space="preserve">30 </w:t>
      </w:r>
      <w:r w:rsidR="00E62DAD">
        <w:t>– 120</w:t>
      </w:r>
      <w:r>
        <w:t xml:space="preserve"> days</w:t>
      </w:r>
      <w:r w:rsidR="00571C41" w:rsidRPr="00571C41">
        <w:rPr>
          <w:b/>
          <w:bCs/>
          <w:sz w:val="24"/>
        </w:rPr>
        <w:t>]</w:t>
      </w:r>
      <w:r>
        <w:t xml:space="preserve"> after the date </w:t>
      </w:r>
      <w:r w:rsidR="00831858">
        <w:t>You</w:t>
      </w:r>
      <w:r>
        <w:t xml:space="preserve"> are eligible for coverage;</w:t>
      </w:r>
      <w:r w:rsidR="00207D95">
        <w:t xml:space="preserve"> or</w:t>
      </w:r>
    </w:p>
    <w:p w14:paraId="697827FF" w14:textId="349FB312" w:rsidR="001D2DF8" w:rsidRDefault="001D2DF8" w:rsidP="001D2DF8">
      <w:pPr>
        <w:pStyle w:val="BulletD"/>
      </w:pPr>
      <w:r>
        <w:t xml:space="preserve">the date designated by </w:t>
      </w:r>
      <w:r w:rsidR="0064476D" w:rsidRPr="002E41CC">
        <w:rPr>
          <w:b/>
          <w:bCs/>
          <w:color w:val="FF0000"/>
          <w:sz w:val="24"/>
          <w:szCs w:val="24"/>
          <w:vertAlign w:val="superscript"/>
        </w:rPr>
        <w:t>CV2</w:t>
      </w:r>
      <w:r w:rsidR="00571C41" w:rsidRPr="00571C41">
        <w:rPr>
          <w:b/>
          <w:bCs/>
          <w:sz w:val="24"/>
        </w:rPr>
        <w:t>[</w:t>
      </w:r>
      <w:r>
        <w:t xml:space="preserve">the </w:t>
      </w:r>
      <w:r w:rsidR="00AE3017">
        <w:t>Employer</w:t>
      </w:r>
      <w:r w:rsidR="00571C41" w:rsidRPr="00571C41">
        <w:rPr>
          <w:b/>
          <w:bCs/>
          <w:sz w:val="24"/>
        </w:rPr>
        <w:t>]</w:t>
      </w:r>
      <w:r>
        <w:t xml:space="preserve">, </w:t>
      </w:r>
      <w:r w:rsidR="00CA0448" w:rsidRPr="00DB5840">
        <w:rPr>
          <w:b/>
          <w:color w:val="FF0000"/>
          <w:sz w:val="24"/>
          <w:szCs w:val="24"/>
          <w:vertAlign w:val="superscript"/>
        </w:rPr>
        <w:t>4</w:t>
      </w:r>
      <w:r w:rsidR="001B640D">
        <w:rPr>
          <w:b/>
          <w:color w:val="FF0000"/>
          <w:sz w:val="24"/>
          <w:szCs w:val="24"/>
          <w:vertAlign w:val="superscript"/>
        </w:rPr>
        <w:t>d</w:t>
      </w:r>
      <w:r w:rsidR="00571C41" w:rsidRPr="00571C41">
        <w:rPr>
          <w:b/>
          <w:bCs/>
          <w:sz w:val="24"/>
        </w:rPr>
        <w:t>[</w:t>
      </w:r>
      <w:r>
        <w:t xml:space="preserve">if </w:t>
      </w:r>
      <w:r w:rsidR="00831858">
        <w:t>You</w:t>
      </w:r>
      <w:r>
        <w:t xml:space="preserve"> enroll during the </w:t>
      </w:r>
      <w:r w:rsidR="00B40709" w:rsidRPr="00987A39">
        <w:t>A</w:t>
      </w:r>
      <w:r w:rsidRPr="00987A39">
        <w:t xml:space="preserve">nnual </w:t>
      </w:r>
      <w:r w:rsidR="00B40709" w:rsidRPr="00987A39">
        <w:t>E</w:t>
      </w:r>
      <w:r w:rsidRPr="00987A39">
        <w:t xml:space="preserve">nrollment </w:t>
      </w:r>
      <w:r w:rsidR="00B40709" w:rsidRPr="00987A39">
        <w:t>P</w:t>
      </w:r>
      <w:r w:rsidRPr="00987A39">
        <w:t>eriod</w:t>
      </w:r>
      <w:r w:rsidR="00571C41" w:rsidRPr="00571C41">
        <w:rPr>
          <w:b/>
          <w:bCs/>
          <w:sz w:val="24"/>
        </w:rPr>
        <w:t>]</w:t>
      </w:r>
      <w:r w:rsidRPr="00B37216">
        <w:t>;</w:t>
      </w:r>
      <w:r w:rsidR="00207D95">
        <w:rPr>
          <w:bCs/>
          <w:iCs/>
        </w:rPr>
        <w:t xml:space="preserve"> or</w:t>
      </w:r>
    </w:p>
    <w:p w14:paraId="4C301436" w14:textId="435EF099" w:rsidR="001D2DF8" w:rsidRDefault="00C86C47" w:rsidP="001D2DF8">
      <w:pPr>
        <w:pStyle w:val="BulletD"/>
      </w:pPr>
      <w:r w:rsidRPr="00DB5840">
        <w:rPr>
          <w:b/>
          <w:color w:val="FF0000"/>
          <w:sz w:val="24"/>
          <w:szCs w:val="24"/>
          <w:vertAlign w:val="superscript"/>
        </w:rPr>
        <w:t>4</w:t>
      </w:r>
      <w:r w:rsidR="001B640D">
        <w:rPr>
          <w:b/>
          <w:color w:val="FF0000"/>
          <w:sz w:val="24"/>
          <w:szCs w:val="24"/>
          <w:vertAlign w:val="superscript"/>
        </w:rPr>
        <w:t>e</w:t>
      </w:r>
      <w:r w:rsidR="00571C41" w:rsidRPr="001935DA">
        <w:rPr>
          <w:b/>
          <w:sz w:val="24"/>
          <w:szCs w:val="24"/>
        </w:rPr>
        <w:t>[</w:t>
      </w:r>
      <w:r w:rsidR="001D2DF8">
        <w:t xml:space="preserve">the date Prudential approves </w:t>
      </w:r>
      <w:r w:rsidR="00D60341">
        <w:t>Your</w:t>
      </w:r>
      <w:r w:rsidR="001D2DF8">
        <w:t xml:space="preserve"> </w:t>
      </w:r>
      <w:r w:rsidR="00542973" w:rsidRPr="002E41CC">
        <w:rPr>
          <w:b/>
          <w:bCs/>
          <w:color w:val="FF0000"/>
          <w:sz w:val="24"/>
          <w:szCs w:val="24"/>
          <w:vertAlign w:val="superscript"/>
        </w:rPr>
        <w:t>CV</w:t>
      </w:r>
      <w:r w:rsidR="00542973">
        <w:rPr>
          <w:b/>
          <w:bCs/>
          <w:color w:val="FF0000"/>
          <w:sz w:val="24"/>
          <w:szCs w:val="24"/>
          <w:vertAlign w:val="superscript"/>
        </w:rPr>
        <w:t>8</w:t>
      </w:r>
      <w:r w:rsidR="00542973" w:rsidRPr="00571C41">
        <w:rPr>
          <w:b/>
          <w:bCs/>
          <w:sz w:val="24"/>
        </w:rPr>
        <w:t>[</w:t>
      </w:r>
      <w:r w:rsidR="001D2DF8">
        <w:t>application</w:t>
      </w:r>
      <w:r w:rsidR="00542973" w:rsidRPr="00987A39">
        <w:rPr>
          <w:b/>
          <w:bCs/>
          <w:sz w:val="24"/>
          <w:szCs w:val="24"/>
        </w:rPr>
        <w:t>]</w:t>
      </w:r>
      <w:r w:rsidR="001D2DF8">
        <w:t xml:space="preserve">, if </w:t>
      </w:r>
      <w:r w:rsidR="00FB16CB" w:rsidRPr="00987A39">
        <w:t>E</w:t>
      </w:r>
      <w:r w:rsidR="001D2DF8" w:rsidRPr="00987A39">
        <w:t xml:space="preserve">vidence </w:t>
      </w:r>
      <w:r w:rsidR="003B6D9C">
        <w:t>o</w:t>
      </w:r>
      <w:r w:rsidR="003B6D9C" w:rsidRPr="00987A39">
        <w:t xml:space="preserve">f </w:t>
      </w:r>
      <w:r w:rsidR="00FB16CB" w:rsidRPr="00987A39">
        <w:t>I</w:t>
      </w:r>
      <w:r w:rsidR="001D2DF8" w:rsidRPr="00987A39">
        <w:t>nsurability</w:t>
      </w:r>
      <w:r w:rsidR="001D2DF8">
        <w:t xml:space="preserve"> is required</w:t>
      </w:r>
      <w:r w:rsidR="00571C41" w:rsidRPr="00571C41">
        <w:rPr>
          <w:b/>
          <w:bCs/>
          <w:sz w:val="24"/>
        </w:rPr>
        <w:t>]</w:t>
      </w:r>
      <w:r w:rsidR="0099366F">
        <w:t xml:space="preserve"> </w:t>
      </w:r>
      <w:r w:rsidR="0099366F" w:rsidRPr="00DB5840">
        <w:rPr>
          <w:b/>
          <w:color w:val="FF0000"/>
          <w:sz w:val="24"/>
          <w:szCs w:val="24"/>
          <w:vertAlign w:val="superscript"/>
        </w:rPr>
        <w:t>4</w:t>
      </w:r>
      <w:r w:rsidR="0099366F">
        <w:rPr>
          <w:b/>
          <w:color w:val="FF0000"/>
          <w:sz w:val="24"/>
          <w:szCs w:val="24"/>
          <w:vertAlign w:val="superscript"/>
        </w:rPr>
        <w:t>c</w:t>
      </w:r>
      <w:r w:rsidR="00571C41" w:rsidRPr="001935DA">
        <w:rPr>
          <w:b/>
          <w:sz w:val="24"/>
          <w:szCs w:val="24"/>
        </w:rPr>
        <w:t>[</w:t>
      </w:r>
      <w:r w:rsidR="001D2DF8">
        <w:t>; or</w:t>
      </w:r>
    </w:p>
    <w:p w14:paraId="65690F30" w14:textId="2607E59F" w:rsidR="001D2DF8" w:rsidRDefault="001D2DF8" w:rsidP="001D2DF8">
      <w:pPr>
        <w:pStyle w:val="BulletD"/>
      </w:pPr>
      <w:r>
        <w:t xml:space="preserve">the date </w:t>
      </w:r>
      <w:r w:rsidR="00831858">
        <w:t>You</w:t>
      </w:r>
      <w:r>
        <w:t xml:space="preserve"> are </w:t>
      </w:r>
      <w:r w:rsidR="001868E9" w:rsidRPr="00A859F0">
        <w:t xml:space="preserve">Actively </w:t>
      </w:r>
      <w:r w:rsidR="005522AB">
        <w:t>at</w:t>
      </w:r>
      <w:r w:rsidR="001868E9" w:rsidRPr="00A859F0">
        <w:t xml:space="preserve"> Work</w:t>
      </w:r>
      <w:r>
        <w:t xml:space="preserve">. If </w:t>
      </w:r>
      <w:r w:rsidR="00831858">
        <w:t>You</w:t>
      </w:r>
      <w:r>
        <w:t xml:space="preserve"> are not </w:t>
      </w:r>
      <w:r w:rsidR="001868E9" w:rsidRPr="00A859F0">
        <w:t xml:space="preserve">Actively </w:t>
      </w:r>
      <w:r w:rsidR="005522AB">
        <w:t>at</w:t>
      </w:r>
      <w:r w:rsidR="001868E9" w:rsidRPr="00A859F0">
        <w:t xml:space="preserve"> Work</w:t>
      </w:r>
      <w:r w:rsidRPr="00987A39">
        <w:rPr>
          <w:b/>
          <w:bCs/>
          <w:i/>
          <w:iCs/>
        </w:rPr>
        <w:t xml:space="preserve"> </w:t>
      </w:r>
      <w:r>
        <w:t xml:space="preserve">on the date </w:t>
      </w:r>
      <w:r w:rsidR="00D60341">
        <w:t>Your</w:t>
      </w:r>
      <w:r>
        <w:t xml:space="preserve"> coverage would normally begin, it will begin on the date </w:t>
      </w:r>
      <w:r w:rsidR="00831858">
        <w:t>You</w:t>
      </w:r>
      <w:r>
        <w:t xml:space="preserve"> return to</w:t>
      </w:r>
      <w:r w:rsidR="00AA3311">
        <w:t xml:space="preserve"> being</w:t>
      </w:r>
      <w:r>
        <w:t xml:space="preserve"> </w:t>
      </w:r>
      <w:r w:rsidR="001868E9" w:rsidRPr="00A859F0">
        <w:t xml:space="preserve">Actively </w:t>
      </w:r>
      <w:r w:rsidR="005522AB">
        <w:t>at</w:t>
      </w:r>
      <w:r w:rsidR="001868E9" w:rsidRPr="00A859F0">
        <w:t xml:space="preserve"> Work</w:t>
      </w:r>
      <w:r w:rsidR="00571C41" w:rsidRPr="00571C41">
        <w:rPr>
          <w:b/>
          <w:bCs/>
          <w:sz w:val="24"/>
        </w:rPr>
        <w:t>]</w:t>
      </w:r>
      <w:r>
        <w:t>.</w:t>
      </w:r>
      <w:r w:rsidR="00571C41" w:rsidRPr="00571C41">
        <w:rPr>
          <w:b/>
          <w:bCs/>
          <w:sz w:val="24"/>
        </w:rPr>
        <w:t>]</w:t>
      </w:r>
    </w:p>
    <w:p w14:paraId="2F162800" w14:textId="7C072968" w:rsidR="001D2DF8" w:rsidRDefault="00666BAA" w:rsidP="001D2DF8">
      <w:pPr>
        <w:pStyle w:val="2Text"/>
      </w:pPr>
      <w:r w:rsidRPr="00DB5840">
        <w:rPr>
          <w:b/>
          <w:color w:val="FF0000"/>
          <w:sz w:val="24"/>
          <w:szCs w:val="24"/>
          <w:vertAlign w:val="superscript"/>
        </w:rPr>
        <w:t>4</w:t>
      </w:r>
      <w:r w:rsidR="001B640D">
        <w:rPr>
          <w:b/>
          <w:color w:val="FF0000"/>
          <w:sz w:val="24"/>
          <w:szCs w:val="24"/>
          <w:vertAlign w:val="superscript"/>
        </w:rPr>
        <w:t>e</w:t>
      </w:r>
      <w:r w:rsidRPr="001935DA">
        <w:rPr>
          <w:b/>
          <w:sz w:val="24"/>
          <w:szCs w:val="24"/>
        </w:rPr>
        <w:t>[</w:t>
      </w:r>
      <w:r>
        <w:rPr>
          <w:b/>
          <w:bCs/>
          <w:sz w:val="24"/>
        </w:rPr>
        <w:t xml:space="preserve"> </w:t>
      </w:r>
      <w:r w:rsidR="00DF7552" w:rsidRPr="002E41CC">
        <w:rPr>
          <w:b/>
          <w:bCs/>
          <w:color w:val="FF0000"/>
          <w:sz w:val="24"/>
          <w:szCs w:val="24"/>
          <w:vertAlign w:val="superscript"/>
        </w:rPr>
        <w:t>CV2</w:t>
      </w:r>
      <w:r w:rsidR="00571C41" w:rsidRPr="00571C41">
        <w:rPr>
          <w:b/>
          <w:bCs/>
          <w:sz w:val="24"/>
        </w:rPr>
        <w:t>[</w:t>
      </w:r>
      <w:r w:rsidR="001D2DF8">
        <w:t>The Contract Holder</w:t>
      </w:r>
      <w:r w:rsidR="00571C41" w:rsidRPr="00571C41">
        <w:rPr>
          <w:b/>
          <w:bCs/>
          <w:sz w:val="24"/>
        </w:rPr>
        <w:t>]</w:t>
      </w:r>
      <w:r w:rsidR="001D2DF8">
        <w:t xml:space="preserve"> may not waive an </w:t>
      </w:r>
      <w:r w:rsidR="00215E95">
        <w:t xml:space="preserve">Evidence </w:t>
      </w:r>
      <w:r w:rsidR="005A0FB7">
        <w:t>o</w:t>
      </w:r>
      <w:r w:rsidR="003B6D9C">
        <w:t xml:space="preserve">f </w:t>
      </w:r>
      <w:r w:rsidR="00215E95">
        <w:t>Insurability</w:t>
      </w:r>
      <w:r w:rsidR="001D2DF8">
        <w:t xml:space="preserve"> requirement for any reason.</w:t>
      </w:r>
      <w:r w:rsidRPr="00571C41">
        <w:rPr>
          <w:b/>
          <w:bCs/>
          <w:sz w:val="24"/>
        </w:rPr>
        <w:t>]</w:t>
      </w:r>
    </w:p>
    <w:p w14:paraId="0628B441" w14:textId="743AEB6E" w:rsidR="001D2DF8" w:rsidRDefault="00256527" w:rsidP="001D2DF8">
      <w:pPr>
        <w:pStyle w:val="2Text"/>
      </w:pPr>
      <w:r w:rsidRPr="00987A39">
        <w:rPr>
          <w:b/>
          <w:color w:val="FF0000"/>
          <w:sz w:val="24"/>
          <w:vertAlign w:val="superscript"/>
        </w:rPr>
        <w:t>5</w:t>
      </w:r>
      <w:r w:rsidR="00571C41" w:rsidRPr="00571C41">
        <w:rPr>
          <w:b/>
          <w:bCs/>
          <w:sz w:val="24"/>
        </w:rPr>
        <w:t>[</w:t>
      </w:r>
      <w:r>
        <w:t>Prudential receiving the required premium</w:t>
      </w:r>
      <w:r w:rsidR="009E7786">
        <w:t xml:space="preserve"> contribution</w:t>
      </w:r>
      <w:r>
        <w:t xml:space="preserve">s from the </w:t>
      </w:r>
      <w:r w:rsidRPr="00683444">
        <w:t xml:space="preserve">Contract Holder </w:t>
      </w:r>
      <w:r>
        <w:t>does not guarantee insurance coverage.</w:t>
      </w:r>
      <w:r w:rsidR="00571C41" w:rsidRPr="00571C41">
        <w:rPr>
          <w:b/>
          <w:bCs/>
          <w:sz w:val="24"/>
        </w:rPr>
        <w:t>]]</w:t>
      </w:r>
    </w:p>
    <w:p w14:paraId="3FC42C0A" w14:textId="760B462B" w:rsidR="001D2DF8" w:rsidRDefault="006F6B7E" w:rsidP="001D2DF8">
      <w:pPr>
        <w:pStyle w:val="SubtitleD"/>
      </w:pPr>
      <w:r w:rsidRPr="00866F0E">
        <w:rPr>
          <w:rFonts w:ascii="Arial" w:hAnsi="Arial" w:cs="Arial"/>
          <w:color w:val="FF0000"/>
          <w:vertAlign w:val="superscript"/>
        </w:rPr>
        <w:t>5</w:t>
      </w:r>
      <w:r w:rsidR="00571C41" w:rsidRPr="00866F0E">
        <w:rPr>
          <w:rFonts w:ascii="Arial" w:hAnsi="Arial" w:cs="Arial"/>
        </w:rPr>
        <w:t>[</w:t>
      </w:r>
      <w:r w:rsidR="001D2DF8">
        <w:t xml:space="preserve">When </w:t>
      </w:r>
      <w:r w:rsidR="008E299C">
        <w:t>i</w:t>
      </w:r>
      <w:r w:rsidR="001D2DF8">
        <w:t xml:space="preserve">s Evidence </w:t>
      </w:r>
      <w:r w:rsidR="003B6D9C">
        <w:t xml:space="preserve">of </w:t>
      </w:r>
      <w:r w:rsidR="001D2DF8">
        <w:t>Insurability Required?</w:t>
      </w:r>
    </w:p>
    <w:p w14:paraId="12C5C74E" w14:textId="709FD733" w:rsidR="001D2DF8" w:rsidRDefault="001D2DF8" w:rsidP="001D2DF8">
      <w:pPr>
        <w:pStyle w:val="2Text"/>
      </w:pPr>
      <w:r>
        <w:t xml:space="preserve">In any of these situations, </w:t>
      </w:r>
      <w:r w:rsidR="00831858">
        <w:t>You</w:t>
      </w:r>
      <w:r>
        <w:t xml:space="preserve"> must give </w:t>
      </w:r>
      <w:r w:rsidR="001C45E4">
        <w:t>Evidence</w:t>
      </w:r>
      <w:r w:rsidR="00215E95">
        <w:t xml:space="preserve"> </w:t>
      </w:r>
      <w:r w:rsidR="00B05D0B">
        <w:t>o</w:t>
      </w:r>
      <w:r w:rsidR="00215E95">
        <w:t>f Insurability</w:t>
      </w:r>
      <w:r>
        <w:t xml:space="preserve">, provided at </w:t>
      </w:r>
      <w:r w:rsidR="00D60341">
        <w:t>Your</w:t>
      </w:r>
      <w:r>
        <w:t xml:space="preserve"> expense. This requirement will be met when Prudential decides the evidence is satisfactory.</w:t>
      </w:r>
    </w:p>
    <w:p w14:paraId="0C3295C5" w14:textId="320AD96F" w:rsidR="001D2DF8" w:rsidRDefault="00E65119" w:rsidP="003237F2">
      <w:pPr>
        <w:pStyle w:val="BulletD"/>
        <w:tabs>
          <w:tab w:val="clear" w:pos="1296"/>
          <w:tab w:val="clear" w:pos="1728"/>
          <w:tab w:val="clear" w:pos="2160"/>
        </w:tabs>
      </w:pPr>
      <w:r>
        <w:rPr>
          <w:b/>
          <w:bCs/>
          <w:color w:val="FF0000"/>
          <w:sz w:val="24"/>
          <w:szCs w:val="24"/>
          <w:vertAlign w:val="superscript"/>
        </w:rPr>
        <w:t>2</w:t>
      </w:r>
      <w:r w:rsidR="008232AA">
        <w:rPr>
          <w:b/>
          <w:bCs/>
          <w:color w:val="FF0000"/>
          <w:sz w:val="24"/>
          <w:szCs w:val="24"/>
          <w:vertAlign w:val="superscript"/>
        </w:rPr>
        <w:t>a</w:t>
      </w:r>
      <w:r w:rsidR="00571C41" w:rsidRPr="00571C41">
        <w:rPr>
          <w:b/>
          <w:bCs/>
          <w:sz w:val="24"/>
        </w:rPr>
        <w:t>[</w:t>
      </w:r>
      <w:r w:rsidR="001D2DF8">
        <w:t xml:space="preserve">When </w:t>
      </w:r>
      <w:r w:rsidR="00831858">
        <w:t>You</w:t>
      </w:r>
      <w:r w:rsidR="001D2DF8">
        <w:t xml:space="preserve"> and </w:t>
      </w:r>
      <w:r w:rsidR="0064476D" w:rsidRPr="002E41CC">
        <w:rPr>
          <w:b/>
          <w:bCs/>
          <w:color w:val="FF0000"/>
          <w:sz w:val="24"/>
          <w:szCs w:val="24"/>
          <w:vertAlign w:val="superscript"/>
        </w:rPr>
        <w:t>CV2</w:t>
      </w:r>
      <w:r w:rsidR="00571C41" w:rsidRPr="00571C41">
        <w:rPr>
          <w:b/>
          <w:bCs/>
          <w:sz w:val="24"/>
        </w:rPr>
        <w:t>[</w:t>
      </w:r>
      <w:r w:rsidR="00D60341">
        <w:t>Your</w:t>
      </w:r>
      <w:r w:rsidR="001D2DF8">
        <w:t xml:space="preserve"> Employer</w:t>
      </w:r>
      <w:r w:rsidR="00571C41" w:rsidRPr="00571C41">
        <w:rPr>
          <w:b/>
          <w:bCs/>
          <w:sz w:val="24"/>
        </w:rPr>
        <w:t>]</w:t>
      </w:r>
      <w:r w:rsidR="001D2DF8">
        <w:t xml:space="preserve"> share the cost of </w:t>
      </w:r>
      <w:r w:rsidR="00D60341">
        <w:t>Your</w:t>
      </w:r>
      <w:r w:rsidR="001D2DF8">
        <w:t xml:space="preserve"> coverage under a </w:t>
      </w:r>
      <w:r w:rsidR="00985B0E">
        <w:t>Plan</w:t>
      </w:r>
      <w:r w:rsidR="001D2DF8">
        <w:t xml:space="preserve">, </w:t>
      </w:r>
      <w:r w:rsidR="00831858">
        <w:t>You</w:t>
      </w:r>
      <w:r w:rsidR="001D2DF8">
        <w:t xml:space="preserve"> enroll for coverage more than </w:t>
      </w:r>
      <w:r w:rsidR="00E936F1" w:rsidRPr="00176E29">
        <w:rPr>
          <w:b/>
          <w:color w:val="FF0000"/>
          <w:sz w:val="24"/>
          <w:vertAlign w:val="superscript"/>
        </w:rPr>
        <w:t>9a</w:t>
      </w:r>
      <w:r w:rsidR="00571C41" w:rsidRPr="00571C41">
        <w:rPr>
          <w:b/>
          <w:bCs/>
          <w:sz w:val="24"/>
        </w:rPr>
        <w:t>[</w:t>
      </w:r>
      <w:r w:rsidR="001D2DF8">
        <w:t>3</w:t>
      </w:r>
      <w:r w:rsidR="00B94E82">
        <w:t>0 – 120</w:t>
      </w:r>
      <w:r w:rsidR="001D2DF8">
        <w:t xml:space="preserve"> days</w:t>
      </w:r>
      <w:r w:rsidR="00571C41" w:rsidRPr="00571C41">
        <w:rPr>
          <w:b/>
          <w:bCs/>
          <w:sz w:val="24"/>
        </w:rPr>
        <w:t>]</w:t>
      </w:r>
      <w:r w:rsidR="001D2DF8">
        <w:t xml:space="preserve"> after the date </w:t>
      </w:r>
      <w:r w:rsidR="00831858">
        <w:t>You</w:t>
      </w:r>
      <w:r w:rsidR="001D2DF8">
        <w:t xml:space="preserve"> are eligible for it.</w:t>
      </w:r>
      <w:r w:rsidR="00571C41" w:rsidRPr="00571C41">
        <w:rPr>
          <w:b/>
          <w:bCs/>
          <w:sz w:val="24"/>
        </w:rPr>
        <w:t>]</w:t>
      </w:r>
    </w:p>
    <w:p w14:paraId="35542AF4" w14:textId="255B0564" w:rsidR="001D2DF8" w:rsidRPr="00B37216" w:rsidRDefault="00B50A29" w:rsidP="003237F2">
      <w:pPr>
        <w:pStyle w:val="BulletD"/>
        <w:tabs>
          <w:tab w:val="clear" w:pos="1296"/>
          <w:tab w:val="clear" w:pos="1728"/>
          <w:tab w:val="clear" w:pos="2160"/>
        </w:tabs>
        <w:rPr>
          <w:b/>
          <w:sz w:val="24"/>
          <w:szCs w:val="24"/>
        </w:rPr>
      </w:pPr>
      <w:r>
        <w:rPr>
          <w:b/>
          <w:bCs/>
          <w:color w:val="FF0000"/>
          <w:sz w:val="24"/>
          <w:szCs w:val="24"/>
          <w:vertAlign w:val="superscript"/>
        </w:rPr>
        <w:t>5b</w:t>
      </w:r>
      <w:r w:rsidR="00571C41" w:rsidRPr="61D413E2">
        <w:rPr>
          <w:b/>
          <w:sz w:val="24"/>
          <w:szCs w:val="24"/>
        </w:rPr>
        <w:t>[</w:t>
      </w:r>
      <w:r w:rsidR="001D2DF8">
        <w:t xml:space="preserve">You elect an increase in </w:t>
      </w:r>
      <w:r w:rsidR="00D60341">
        <w:t>Your</w:t>
      </w:r>
      <w:r w:rsidR="001D2DF8">
        <w:t xml:space="preserve"> coverage by enrolling in another</w:t>
      </w:r>
      <w:r w:rsidR="00B26632">
        <w:t xml:space="preserve"> Plan </w:t>
      </w:r>
      <w:r w:rsidR="001D2DF8">
        <w:t xml:space="preserve">option more than </w:t>
      </w:r>
      <w:r w:rsidR="414F50D1" w:rsidRPr="61D413E2">
        <w:rPr>
          <w:b/>
          <w:bCs/>
          <w:color w:val="FF0000"/>
          <w:sz w:val="24"/>
          <w:szCs w:val="24"/>
          <w:vertAlign w:val="superscript"/>
        </w:rPr>
        <w:t>9a</w:t>
      </w:r>
      <w:r w:rsidR="414F50D1" w:rsidRPr="61D413E2">
        <w:rPr>
          <w:b/>
          <w:bCs/>
          <w:sz w:val="24"/>
          <w:szCs w:val="24"/>
        </w:rPr>
        <w:t>[</w:t>
      </w:r>
      <w:r w:rsidR="414F50D1">
        <w:t>30 – 120 days</w:t>
      </w:r>
      <w:r w:rsidR="414F50D1" w:rsidRPr="61D413E2">
        <w:rPr>
          <w:b/>
          <w:bCs/>
          <w:sz w:val="24"/>
          <w:szCs w:val="24"/>
        </w:rPr>
        <w:t>]</w:t>
      </w:r>
      <w:r w:rsidR="001D2DF8">
        <w:t xml:space="preserve"> days after </w:t>
      </w:r>
      <w:r w:rsidR="00831858">
        <w:t>You</w:t>
      </w:r>
      <w:r w:rsidR="001D2DF8">
        <w:t xml:space="preserve"> are eligible for that</w:t>
      </w:r>
      <w:r w:rsidR="00B26632">
        <w:t xml:space="preserve"> Plan </w:t>
      </w:r>
      <w:r w:rsidR="001D2DF8">
        <w:t>option.</w:t>
      </w:r>
      <w:r w:rsidR="00571C41" w:rsidRPr="61D413E2">
        <w:rPr>
          <w:b/>
          <w:sz w:val="24"/>
          <w:szCs w:val="24"/>
        </w:rPr>
        <w:t>]</w:t>
      </w:r>
    </w:p>
    <w:p w14:paraId="6541E82B" w14:textId="740C3092" w:rsidR="000C6A73" w:rsidRPr="00B37216" w:rsidRDefault="000C6A73" w:rsidP="003237F2">
      <w:pPr>
        <w:pStyle w:val="BulletD"/>
        <w:tabs>
          <w:tab w:val="clear" w:pos="1296"/>
          <w:tab w:val="clear" w:pos="1728"/>
          <w:tab w:val="clear" w:pos="2160"/>
        </w:tabs>
      </w:pPr>
      <w:r w:rsidRPr="00B37216">
        <w:t>You enroll for coverage for the first time.</w:t>
      </w:r>
    </w:p>
    <w:p w14:paraId="66F0C0F4" w14:textId="25A41639" w:rsidR="000C6A73" w:rsidRDefault="000C6A73" w:rsidP="003237F2">
      <w:pPr>
        <w:pStyle w:val="BulletD"/>
        <w:tabs>
          <w:tab w:val="clear" w:pos="1296"/>
          <w:tab w:val="clear" w:pos="1728"/>
          <w:tab w:val="clear" w:pos="2160"/>
        </w:tabs>
      </w:pPr>
      <w:r w:rsidRPr="00B37216">
        <w:t xml:space="preserve">You enroll for an increase in </w:t>
      </w:r>
      <w:r w:rsidR="00D60341">
        <w:t>Your</w:t>
      </w:r>
      <w:r w:rsidRPr="00B37216">
        <w:t xml:space="preserve"> coverage.</w:t>
      </w:r>
    </w:p>
    <w:p w14:paraId="49F0C866" w14:textId="283FD596" w:rsidR="001D2DF8" w:rsidRDefault="001D2DF8" w:rsidP="003237F2">
      <w:pPr>
        <w:pStyle w:val="BulletD"/>
        <w:tabs>
          <w:tab w:val="clear" w:pos="1296"/>
          <w:tab w:val="clear" w:pos="1728"/>
          <w:tab w:val="clear" w:pos="2160"/>
        </w:tabs>
      </w:pPr>
      <w:r>
        <w:t xml:space="preserve">You re-enroll for coverage after </w:t>
      </w:r>
      <w:r w:rsidR="00831858">
        <w:t>You</w:t>
      </w:r>
      <w:r>
        <w:t xml:space="preserve"> voluntarily cancelled it.</w:t>
      </w:r>
    </w:p>
    <w:p w14:paraId="22ED9CF7" w14:textId="5875D725" w:rsidR="003B5EA0" w:rsidRDefault="003B5EA0" w:rsidP="003237F2">
      <w:pPr>
        <w:pStyle w:val="BulletD"/>
        <w:tabs>
          <w:tab w:val="clear" w:pos="1296"/>
          <w:tab w:val="clear" w:pos="1728"/>
          <w:tab w:val="clear" w:pos="2160"/>
        </w:tabs>
      </w:pPr>
      <w:r>
        <w:t xml:space="preserve">You re-enroll for coverage after </w:t>
      </w:r>
      <w:r w:rsidR="00D60341">
        <w:t>Your</w:t>
      </w:r>
      <w:r>
        <w:t xml:space="preserve"> coverage ends for any reason.</w:t>
      </w:r>
    </w:p>
    <w:p w14:paraId="600962DE" w14:textId="33F19410" w:rsidR="001D2DF8" w:rsidRDefault="001D2DF8" w:rsidP="003237F2">
      <w:pPr>
        <w:pStyle w:val="BulletD"/>
        <w:tabs>
          <w:tab w:val="clear" w:pos="1296"/>
          <w:tab w:val="clear" w:pos="1728"/>
          <w:tab w:val="clear" w:pos="2160"/>
        </w:tabs>
      </w:pPr>
      <w:r>
        <w:t xml:space="preserve">You enroll after any coverage ends because </w:t>
      </w:r>
      <w:r w:rsidR="00831858">
        <w:t>You</w:t>
      </w:r>
      <w:r>
        <w:t xml:space="preserve"> did not pay a required contribution.</w:t>
      </w:r>
    </w:p>
    <w:p w14:paraId="5255605B" w14:textId="66EC8838" w:rsidR="001D2DF8" w:rsidRDefault="001D2DF8" w:rsidP="003237F2">
      <w:pPr>
        <w:pStyle w:val="BulletD"/>
        <w:tabs>
          <w:tab w:val="clear" w:pos="1296"/>
          <w:tab w:val="clear" w:pos="1728"/>
          <w:tab w:val="clear" w:pos="2160"/>
        </w:tabs>
      </w:pPr>
      <w:r>
        <w:lastRenderedPageBreak/>
        <w:t>You have not met a previous evidence requirement to become covered under any</w:t>
      </w:r>
      <w:r w:rsidR="00B26632">
        <w:t xml:space="preserve"> Plan </w:t>
      </w:r>
      <w:r w:rsidR="0064476D" w:rsidRPr="002E41CC">
        <w:rPr>
          <w:b/>
          <w:bCs/>
          <w:color w:val="FF0000"/>
          <w:sz w:val="24"/>
          <w:szCs w:val="24"/>
          <w:vertAlign w:val="superscript"/>
        </w:rPr>
        <w:t>CV2</w:t>
      </w:r>
      <w:r w:rsidR="00571C41" w:rsidRPr="001935DA">
        <w:rPr>
          <w:b/>
          <w:sz w:val="24"/>
          <w:szCs w:val="24"/>
        </w:rPr>
        <w:t>[</w:t>
      </w:r>
      <w:r>
        <w:t>the Employer</w:t>
      </w:r>
      <w:r w:rsidR="00571C41" w:rsidRPr="00571C41">
        <w:rPr>
          <w:b/>
          <w:bCs/>
          <w:sz w:val="24"/>
        </w:rPr>
        <w:t>]</w:t>
      </w:r>
      <w:r>
        <w:t xml:space="preserve"> has with Prudential.</w:t>
      </w:r>
    </w:p>
    <w:p w14:paraId="7C97E535" w14:textId="058D97AB" w:rsidR="00F92147" w:rsidRDefault="00D80CB0" w:rsidP="001253F3">
      <w:pPr>
        <w:pStyle w:val="BulletD"/>
        <w:tabs>
          <w:tab w:val="clear" w:pos="1296"/>
          <w:tab w:val="clear" w:pos="1728"/>
          <w:tab w:val="clear" w:pos="2160"/>
        </w:tabs>
      </w:pPr>
      <w:r>
        <w:t xml:space="preserve">You enroll for coverage more than </w:t>
      </w:r>
      <w:r w:rsidR="00E936F1" w:rsidRPr="00176E29">
        <w:rPr>
          <w:b/>
          <w:color w:val="FF0000"/>
          <w:sz w:val="24"/>
          <w:vertAlign w:val="superscript"/>
        </w:rPr>
        <w:t>9a</w:t>
      </w:r>
      <w:r w:rsidR="00571C41" w:rsidRPr="00571C41">
        <w:rPr>
          <w:b/>
          <w:bCs/>
          <w:sz w:val="24"/>
        </w:rPr>
        <w:t>[</w:t>
      </w:r>
      <w:r w:rsidR="00D91E5A">
        <w:t>30 – 120 days</w:t>
      </w:r>
      <w:r w:rsidR="00EE1181" w:rsidRPr="00571C41">
        <w:rPr>
          <w:b/>
          <w:bCs/>
          <w:sz w:val="24"/>
        </w:rPr>
        <w:t>]</w:t>
      </w:r>
      <w:r w:rsidR="00D91E5A">
        <w:t xml:space="preserve"> after a </w:t>
      </w:r>
      <w:r w:rsidR="00D91E5A" w:rsidRPr="00B37216">
        <w:t>Life Event</w:t>
      </w:r>
      <w:r w:rsidR="00D91E5A">
        <w:t>.</w:t>
      </w:r>
    </w:p>
    <w:p w14:paraId="129E5610" w14:textId="337BF29D" w:rsidR="001D2DF8" w:rsidRDefault="007248ED" w:rsidP="001253F3">
      <w:pPr>
        <w:pStyle w:val="BulletD"/>
        <w:tabs>
          <w:tab w:val="clear" w:pos="1296"/>
          <w:tab w:val="clear" w:pos="1728"/>
          <w:tab w:val="clear" w:pos="2160"/>
        </w:tabs>
      </w:pPr>
      <w:r>
        <w:rPr>
          <w:b/>
          <w:bCs/>
          <w:color w:val="FF0000"/>
          <w:sz w:val="24"/>
          <w:szCs w:val="24"/>
          <w:vertAlign w:val="superscript"/>
        </w:rPr>
        <w:t>5</w:t>
      </w:r>
      <w:r w:rsidR="00457890">
        <w:rPr>
          <w:b/>
          <w:bCs/>
          <w:color w:val="FF0000"/>
          <w:sz w:val="24"/>
          <w:szCs w:val="24"/>
          <w:vertAlign w:val="superscript"/>
        </w:rPr>
        <w:t>c</w:t>
      </w:r>
      <w:r w:rsidR="00571C41" w:rsidRPr="00571C41">
        <w:rPr>
          <w:b/>
          <w:bCs/>
          <w:sz w:val="24"/>
        </w:rPr>
        <w:t>[</w:t>
      </w:r>
      <w:r w:rsidR="001D2DF8">
        <w:t xml:space="preserve">You enroll for an amount of coverage that is over the </w:t>
      </w:r>
      <w:r w:rsidR="00CB692F" w:rsidRPr="00B37216">
        <w:rPr>
          <w:bCs/>
          <w:iCs/>
        </w:rPr>
        <w:t>N</w:t>
      </w:r>
      <w:r w:rsidR="001D2DF8" w:rsidRPr="00B37216">
        <w:rPr>
          <w:bCs/>
          <w:iCs/>
        </w:rPr>
        <w:t>on-</w:t>
      </w:r>
      <w:r w:rsidR="00CB692F" w:rsidRPr="00B37216">
        <w:rPr>
          <w:bCs/>
          <w:iCs/>
        </w:rPr>
        <w:t>M</w:t>
      </w:r>
      <w:r w:rsidR="001D2DF8" w:rsidRPr="00B37216">
        <w:rPr>
          <w:bCs/>
          <w:iCs/>
        </w:rPr>
        <w:t xml:space="preserve">edical </w:t>
      </w:r>
      <w:r w:rsidR="00CB692F" w:rsidRPr="00B37216">
        <w:rPr>
          <w:bCs/>
          <w:iCs/>
        </w:rPr>
        <w:t>L</w:t>
      </w:r>
      <w:r w:rsidR="001D2DF8" w:rsidRPr="00B37216">
        <w:rPr>
          <w:bCs/>
          <w:iCs/>
        </w:rPr>
        <w:t>imit</w:t>
      </w:r>
      <w:r w:rsidR="001D2DF8">
        <w:t>.</w:t>
      </w:r>
    </w:p>
    <w:p w14:paraId="7A479826" w14:textId="56058E8F" w:rsidR="001D2DF8" w:rsidRDefault="00D60341" w:rsidP="001D2DF8">
      <w:pPr>
        <w:pStyle w:val="2Text"/>
      </w:pPr>
      <w:r>
        <w:t>Your</w:t>
      </w:r>
      <w:r w:rsidR="001D2DF8">
        <w:t xml:space="preserve"> </w:t>
      </w:r>
      <w:r w:rsidR="0055603C">
        <w:t>N</w:t>
      </w:r>
      <w:r w:rsidR="001D2DF8">
        <w:t>on-</w:t>
      </w:r>
      <w:r w:rsidR="0055603C">
        <w:t>M</w:t>
      </w:r>
      <w:r w:rsidR="001D2DF8">
        <w:t xml:space="preserve">edical </w:t>
      </w:r>
      <w:r w:rsidR="0055603C">
        <w:t>L</w:t>
      </w:r>
      <w:r w:rsidR="001D2DF8">
        <w:t xml:space="preserve">imit is </w:t>
      </w:r>
      <w:r w:rsidR="00671651">
        <w:rPr>
          <w:b/>
          <w:bCs/>
          <w:color w:val="FF0000"/>
          <w:sz w:val="24"/>
          <w:szCs w:val="24"/>
          <w:vertAlign w:val="superscript"/>
        </w:rPr>
        <w:t>5d</w:t>
      </w:r>
      <w:r w:rsidR="00571C41" w:rsidRPr="00571C41">
        <w:rPr>
          <w:b/>
          <w:bCs/>
          <w:sz w:val="24"/>
        </w:rPr>
        <w:t>[</w:t>
      </w:r>
      <w:r w:rsidR="001D2DF8">
        <w:t>$0 to unlimited</w:t>
      </w:r>
      <w:r w:rsidR="00571C41" w:rsidRPr="00571C41">
        <w:rPr>
          <w:b/>
          <w:bCs/>
          <w:sz w:val="24"/>
        </w:rPr>
        <w:t>]</w:t>
      </w:r>
      <w:r w:rsidR="001D2DF8">
        <w:t>.</w:t>
      </w:r>
    </w:p>
    <w:p w14:paraId="43C99157" w14:textId="77777777" w:rsidR="001D2DF8" w:rsidRDefault="001D2DF8" w:rsidP="001D2DF8">
      <w:pPr>
        <w:pStyle w:val="2Text"/>
      </w:pPr>
      <w:r>
        <w:t>This limit applies:</w:t>
      </w:r>
    </w:p>
    <w:p w14:paraId="7D7B270B" w14:textId="212B9FEC" w:rsidR="001D2DF8" w:rsidRDefault="001D2DF8" w:rsidP="003237F2">
      <w:pPr>
        <w:pStyle w:val="BulletD"/>
        <w:tabs>
          <w:tab w:val="clear" w:pos="1296"/>
          <w:tab w:val="clear" w:pos="1728"/>
          <w:tab w:val="clear" w:pos="2160"/>
        </w:tabs>
      </w:pPr>
      <w:r>
        <w:t xml:space="preserve">when </w:t>
      </w:r>
      <w:r w:rsidR="00831858">
        <w:t>You</w:t>
      </w:r>
      <w:r>
        <w:t xml:space="preserve"> first become covered;</w:t>
      </w:r>
    </w:p>
    <w:p w14:paraId="00BE326D" w14:textId="7D455ACB" w:rsidR="001D2DF8" w:rsidRDefault="001D2DF8" w:rsidP="003237F2">
      <w:pPr>
        <w:pStyle w:val="BulletD"/>
        <w:tabs>
          <w:tab w:val="clear" w:pos="1296"/>
          <w:tab w:val="clear" w:pos="1728"/>
          <w:tab w:val="clear" w:pos="2160"/>
        </w:tabs>
      </w:pPr>
      <w:r>
        <w:t xml:space="preserve">when </w:t>
      </w:r>
      <w:r w:rsidR="00831858">
        <w:t>You</w:t>
      </w:r>
      <w:r>
        <w:t xml:space="preserve"> request an increase in </w:t>
      </w:r>
      <w:r w:rsidR="00D60341">
        <w:t>Your</w:t>
      </w:r>
      <w:r>
        <w:t xml:space="preserve"> amount of coverage;</w:t>
      </w:r>
    </w:p>
    <w:p w14:paraId="54D435E2" w14:textId="68B9128F" w:rsidR="001D2DF8" w:rsidRDefault="001D2DF8" w:rsidP="003237F2">
      <w:pPr>
        <w:pStyle w:val="BulletD"/>
        <w:tabs>
          <w:tab w:val="clear" w:pos="1296"/>
          <w:tab w:val="clear" w:pos="1728"/>
          <w:tab w:val="clear" w:pos="2160"/>
        </w:tabs>
      </w:pPr>
      <w:r>
        <w:t xml:space="preserve">when </w:t>
      </w:r>
      <w:r w:rsidR="00D60341">
        <w:t>Your</w:t>
      </w:r>
      <w:r>
        <w:t xml:space="preserve"> class changes;</w:t>
      </w:r>
    </w:p>
    <w:p w14:paraId="3C76F384" w14:textId="1F09D8AF" w:rsidR="001D2DF8" w:rsidRDefault="001D2DF8" w:rsidP="003237F2">
      <w:pPr>
        <w:pStyle w:val="BulletD"/>
        <w:tabs>
          <w:tab w:val="clear" w:pos="1296"/>
          <w:tab w:val="clear" w:pos="1728"/>
          <w:tab w:val="clear" w:pos="2160"/>
        </w:tabs>
      </w:pPr>
      <w:r>
        <w:t xml:space="preserve">if the amount of coverage for </w:t>
      </w:r>
      <w:r w:rsidR="00D60341">
        <w:t>Your</w:t>
      </w:r>
      <w:r>
        <w:t xml:space="preserve"> class is changed by an amendment to the Group Contract; or</w:t>
      </w:r>
    </w:p>
    <w:p w14:paraId="38D0D0B6" w14:textId="57CA7828" w:rsidR="001D2DF8" w:rsidRDefault="001D2DF8" w:rsidP="003237F2">
      <w:pPr>
        <w:pStyle w:val="BulletD"/>
        <w:tabs>
          <w:tab w:val="clear" w:pos="1296"/>
          <w:tab w:val="clear" w:pos="1728"/>
          <w:tab w:val="clear" w:pos="2160"/>
        </w:tabs>
      </w:pPr>
      <w:r>
        <w:t xml:space="preserve">if </w:t>
      </w:r>
      <w:r w:rsidR="00831858">
        <w:t>You</w:t>
      </w:r>
      <w:r>
        <w:t xml:space="preserve"> are covered for an amount over the </w:t>
      </w:r>
      <w:r w:rsidR="0055603C">
        <w:t>N</w:t>
      </w:r>
      <w:r>
        <w:t>on-</w:t>
      </w:r>
      <w:r w:rsidR="0055603C">
        <w:t>M</w:t>
      </w:r>
      <w:r>
        <w:t xml:space="preserve">edical </w:t>
      </w:r>
      <w:r w:rsidR="0055603C">
        <w:t>Li</w:t>
      </w:r>
      <w:r>
        <w:t xml:space="preserve">mit, for any increase in </w:t>
      </w:r>
      <w:r w:rsidR="00D60341">
        <w:t>Your</w:t>
      </w:r>
      <w:r>
        <w:t xml:space="preserve"> amount of coverage.</w:t>
      </w:r>
      <w:r w:rsidR="00571C41" w:rsidRPr="00571C41">
        <w:rPr>
          <w:b/>
          <w:bCs/>
          <w:sz w:val="24"/>
        </w:rPr>
        <w:t>]</w:t>
      </w:r>
    </w:p>
    <w:p w14:paraId="34C8493F" w14:textId="261020E4" w:rsidR="001D2DF8" w:rsidRDefault="001D2DF8" w:rsidP="001D2DF8">
      <w:pPr>
        <w:pStyle w:val="2Text"/>
      </w:pPr>
      <w:r>
        <w:t xml:space="preserve">An </w:t>
      </w:r>
      <w:r w:rsidR="00215E95">
        <w:t xml:space="preserve">Evidence </w:t>
      </w:r>
      <w:r w:rsidR="003B6D9C">
        <w:t xml:space="preserve">of </w:t>
      </w:r>
      <w:r w:rsidR="00215E95">
        <w:t>Insurability</w:t>
      </w:r>
      <w:r>
        <w:t xml:space="preserve"> form can be obtained from </w:t>
      </w:r>
      <w:r w:rsidR="0064476D"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w:t>
      </w:r>
      <w:r w:rsidR="00571C41" w:rsidRPr="00571C41">
        <w:rPr>
          <w:b/>
          <w:bCs/>
          <w:sz w:val="24"/>
        </w:rPr>
        <w:t>]</w:t>
      </w:r>
    </w:p>
    <w:p w14:paraId="4B010B41" w14:textId="1AEEE16A" w:rsidR="001D2DF8" w:rsidRDefault="00C647C6" w:rsidP="001D2DF8">
      <w:pPr>
        <w:pStyle w:val="SubtitleD"/>
      </w:pPr>
      <w:r w:rsidRPr="00987A39">
        <w:rPr>
          <w:rFonts w:ascii="Arial" w:hAnsi="Arial" w:cs="Arial"/>
          <w:color w:val="FF0000"/>
          <w:vertAlign w:val="superscript"/>
        </w:rPr>
        <w:t>6</w:t>
      </w:r>
      <w:r w:rsidR="00571C41" w:rsidRPr="001935DA">
        <w:rPr>
          <w:rFonts w:ascii="Arial" w:hAnsi="Arial" w:cs="Arial"/>
        </w:rPr>
        <w:t>[</w:t>
      </w:r>
      <w:r w:rsidR="001D2DF8">
        <w:t xml:space="preserve">How Do You Enroll </w:t>
      </w:r>
      <w:r w:rsidR="00935972">
        <w:t>f</w:t>
      </w:r>
      <w:r w:rsidR="001D2DF8">
        <w:t>or Coverage?</w:t>
      </w:r>
    </w:p>
    <w:p w14:paraId="7C6AD2A8" w14:textId="142A5AEA" w:rsidR="001D2DF8" w:rsidRDefault="001D2DF8" w:rsidP="001D2DF8">
      <w:pPr>
        <w:pStyle w:val="2Text"/>
      </w:pPr>
      <w:r>
        <w:t xml:space="preserve">You must enroll </w:t>
      </w:r>
      <w:r w:rsidR="008709EF">
        <w:t xml:space="preserve">in </w:t>
      </w:r>
      <w:r>
        <w:t>a form</w:t>
      </w:r>
      <w:r w:rsidR="008709EF">
        <w:t>at</w:t>
      </w:r>
      <w:r>
        <w:t xml:space="preserve"> approved by Prudential and agree to pay the required contributions.</w:t>
      </w:r>
      <w:r w:rsidR="00571C41" w:rsidRPr="00571C41">
        <w:rPr>
          <w:b/>
          <w:bCs/>
          <w:sz w:val="24"/>
        </w:rPr>
        <w:t>]</w:t>
      </w:r>
    </w:p>
    <w:p w14:paraId="4F5A9FEF" w14:textId="164C9D78" w:rsidR="003B243E" w:rsidRDefault="004548D8" w:rsidP="003B243E">
      <w:pPr>
        <w:pStyle w:val="SubtitleD"/>
      </w:pPr>
      <w:r w:rsidRPr="00EA52CB">
        <w:rPr>
          <w:rFonts w:ascii="Arial" w:hAnsi="Arial" w:cs="Arial"/>
          <w:color w:val="FF0000"/>
          <w:szCs w:val="24"/>
          <w:vertAlign w:val="superscript"/>
        </w:rPr>
        <w:t>6a</w:t>
      </w:r>
      <w:r w:rsidR="00571C41" w:rsidRPr="00EA52CB">
        <w:rPr>
          <w:rFonts w:ascii="Arial" w:hAnsi="Arial" w:cs="Arial"/>
          <w:szCs w:val="24"/>
        </w:rPr>
        <w:t>[</w:t>
      </w:r>
      <w:r w:rsidR="003B243E">
        <w:t xml:space="preserve">What </w:t>
      </w:r>
      <w:r w:rsidR="00935972">
        <w:t>i</w:t>
      </w:r>
      <w:r w:rsidR="003B243E">
        <w:t>s the Maximum Monthly Benefit Amount That You May Enroll For?</w:t>
      </w:r>
    </w:p>
    <w:p w14:paraId="62B66139" w14:textId="37F77F72" w:rsidR="003B243E" w:rsidRDefault="003B243E" w:rsidP="003B243E">
      <w:pPr>
        <w:pStyle w:val="2Text"/>
      </w:pPr>
      <w:r>
        <w:t xml:space="preserve">You may enroll for any </w:t>
      </w:r>
      <w:r w:rsidR="005977E8">
        <w:t>Monthly Benefit</w:t>
      </w:r>
      <w:r>
        <w:t xml:space="preserve"> amount up to the lesser of</w:t>
      </w:r>
      <w:r w:rsidR="00523542">
        <w:t xml:space="preserve"> </w:t>
      </w:r>
      <w:r w:rsidR="0040680B">
        <w:rPr>
          <w:b/>
          <w:bCs/>
          <w:color w:val="FF0000"/>
          <w:sz w:val="24"/>
          <w:szCs w:val="24"/>
          <w:vertAlign w:val="superscript"/>
        </w:rPr>
        <w:t>14b</w:t>
      </w:r>
      <w:r w:rsidR="00571C41" w:rsidRPr="00571C41">
        <w:rPr>
          <w:b/>
          <w:bCs/>
          <w:sz w:val="24"/>
        </w:rPr>
        <w:t>[</w:t>
      </w:r>
      <w:r>
        <w:t>:</w:t>
      </w:r>
    </w:p>
    <w:p w14:paraId="09BCB9E7" w14:textId="67D672A9" w:rsidR="003B243E" w:rsidRDefault="001A7A55" w:rsidP="00B37216">
      <w:pPr>
        <w:pStyle w:val="BulletD"/>
      </w:pPr>
      <w:r w:rsidRPr="00987A39">
        <w:rPr>
          <w:b/>
          <w:bCs/>
          <w:color w:val="FF0000"/>
          <w:sz w:val="24"/>
          <w:szCs w:val="24"/>
          <w:vertAlign w:val="superscript"/>
        </w:rPr>
        <w:t>6b</w:t>
      </w:r>
      <w:r w:rsidR="00571C41" w:rsidRPr="00571C41">
        <w:rPr>
          <w:b/>
          <w:bCs/>
          <w:sz w:val="24"/>
        </w:rPr>
        <w:t>[</w:t>
      </w:r>
      <w:r w:rsidR="00DB6633">
        <w:t>1</w:t>
      </w:r>
      <w:r w:rsidR="003B243E">
        <w:t>0% - 80%</w:t>
      </w:r>
      <w:r w:rsidR="00571C41" w:rsidRPr="00571C41">
        <w:rPr>
          <w:b/>
          <w:bCs/>
          <w:sz w:val="24"/>
        </w:rPr>
        <w:t>]</w:t>
      </w:r>
      <w:r w:rsidR="003B243E">
        <w:t xml:space="preserve"> of </w:t>
      </w:r>
      <w:r w:rsidR="00D60341">
        <w:t>Your</w:t>
      </w:r>
      <w:r w:rsidR="003B243E">
        <w:t xml:space="preserve"> </w:t>
      </w:r>
      <w:r w:rsidR="002D3CF6" w:rsidRPr="00B37216">
        <w:t>M</w:t>
      </w:r>
      <w:r w:rsidR="003B243E" w:rsidRPr="00B37216">
        <w:t>onthly</w:t>
      </w:r>
      <w:r w:rsidR="007806F3" w:rsidRPr="00B37216">
        <w:t xml:space="preserve"> Earnings </w:t>
      </w:r>
      <w:r w:rsidR="003B243E" w:rsidRPr="00B37216">
        <w:t>at</w:t>
      </w:r>
      <w:r w:rsidR="007806F3" w:rsidRPr="00B37216">
        <w:t xml:space="preserve"> </w:t>
      </w:r>
      <w:r w:rsidR="008A3C1A">
        <w:t>E</w:t>
      </w:r>
      <w:r w:rsidR="007806F3" w:rsidRPr="00B37216">
        <w:t>nrollment</w:t>
      </w:r>
      <w:r w:rsidR="003B243E">
        <w:t>; and</w:t>
      </w:r>
    </w:p>
    <w:p w14:paraId="28347F81" w14:textId="000BF462" w:rsidR="003B243E" w:rsidRDefault="003B243E" w:rsidP="00B37216">
      <w:pPr>
        <w:pStyle w:val="BulletD"/>
      </w:pPr>
      <w:r>
        <w:t>the</w:t>
      </w:r>
      <w:r w:rsidR="00B26632">
        <w:t xml:space="preserve"> Plan </w:t>
      </w:r>
      <w:r>
        <w:t xml:space="preserve">Benefit Maximum for </w:t>
      </w:r>
      <w:r w:rsidR="00D60341">
        <w:t>Your</w:t>
      </w:r>
      <w:r>
        <w:t xml:space="preserve"> age on the date </w:t>
      </w:r>
      <w:r w:rsidR="00831858">
        <w:t>You</w:t>
      </w:r>
      <w:r>
        <w:t xml:space="preserve"> enroll for this coverage.</w:t>
      </w:r>
      <w:r w:rsidR="00571C41" w:rsidRPr="00571C41">
        <w:rPr>
          <w:b/>
          <w:bCs/>
          <w:sz w:val="24"/>
        </w:rPr>
        <w:t>]</w:t>
      </w:r>
    </w:p>
    <w:p w14:paraId="010C2E44" w14:textId="7DA00D01" w:rsidR="003B243E" w:rsidRDefault="00D60341" w:rsidP="003B243E">
      <w:pPr>
        <w:pStyle w:val="2Text"/>
      </w:pPr>
      <w:r>
        <w:t>Your</w:t>
      </w:r>
      <w:r w:rsidR="00B26632">
        <w:t xml:space="preserve"> Plan </w:t>
      </w:r>
      <w:r w:rsidR="003B243E">
        <w:t>Benefit Maximum is</w:t>
      </w:r>
      <w:r w:rsidR="0040680B">
        <w:t xml:space="preserve"> </w:t>
      </w:r>
      <w:r w:rsidR="0040680B">
        <w:rPr>
          <w:b/>
          <w:bCs/>
          <w:color w:val="FF0000"/>
          <w:sz w:val="24"/>
          <w:szCs w:val="24"/>
          <w:vertAlign w:val="superscript"/>
        </w:rPr>
        <w:t>14b</w:t>
      </w:r>
      <w:r w:rsidR="00571C41" w:rsidRPr="001935DA">
        <w:rPr>
          <w:b/>
          <w:sz w:val="24"/>
          <w:szCs w:val="24"/>
        </w:rPr>
        <w:t>[</w:t>
      </w:r>
      <w:r w:rsidR="003B243E">
        <w:t>:</w:t>
      </w:r>
    </w:p>
    <w:p w14:paraId="4B57953C" w14:textId="0F4EFBF8" w:rsidR="003B243E" w:rsidRDefault="001A7A55" w:rsidP="00250B5E">
      <w:pPr>
        <w:pStyle w:val="BulletD"/>
        <w:numPr>
          <w:ilvl w:val="0"/>
          <w:numId w:val="8"/>
        </w:numPr>
        <w:tabs>
          <w:tab w:val="clear" w:pos="792"/>
        </w:tabs>
        <w:ind w:left="864" w:hanging="432"/>
      </w:pPr>
      <w:r w:rsidRPr="006262AF">
        <w:rPr>
          <w:b/>
          <w:bCs/>
          <w:color w:val="FF0000"/>
          <w:sz w:val="24"/>
          <w:szCs w:val="24"/>
          <w:vertAlign w:val="superscript"/>
        </w:rPr>
        <w:t>6b</w:t>
      </w:r>
      <w:r w:rsidR="00571C41" w:rsidRPr="00571C41">
        <w:rPr>
          <w:b/>
          <w:bCs/>
          <w:sz w:val="24"/>
        </w:rPr>
        <w:t>[</w:t>
      </w:r>
      <w:r w:rsidR="003B243E">
        <w:t>$100 - unlimited</w:t>
      </w:r>
      <w:r w:rsidR="00571C41" w:rsidRPr="00571C41">
        <w:rPr>
          <w:b/>
          <w:bCs/>
          <w:sz w:val="24"/>
        </w:rPr>
        <w:t>]</w:t>
      </w:r>
      <w:r w:rsidR="003B243E">
        <w:t xml:space="preserve">, if </w:t>
      </w:r>
      <w:r w:rsidR="00831858">
        <w:t>You</w:t>
      </w:r>
      <w:r w:rsidR="003B243E">
        <w:t xml:space="preserve"> enroll when </w:t>
      </w:r>
      <w:r w:rsidR="00831858">
        <w:t>You</w:t>
      </w:r>
      <w:r w:rsidR="003B243E">
        <w:t xml:space="preserve"> are less than age </w:t>
      </w:r>
      <w:r w:rsidRPr="006262AF">
        <w:rPr>
          <w:b/>
          <w:bCs/>
          <w:color w:val="FF0000"/>
          <w:sz w:val="24"/>
          <w:szCs w:val="24"/>
          <w:vertAlign w:val="superscript"/>
        </w:rPr>
        <w:t>6b</w:t>
      </w:r>
      <w:r w:rsidR="00571C41" w:rsidRPr="00571C41">
        <w:rPr>
          <w:b/>
          <w:bCs/>
          <w:sz w:val="24"/>
        </w:rPr>
        <w:t>[</w:t>
      </w:r>
      <w:r w:rsidR="003B243E">
        <w:t>45 – 70</w:t>
      </w:r>
      <w:r w:rsidR="00571C41" w:rsidRPr="00571C41">
        <w:rPr>
          <w:b/>
          <w:bCs/>
          <w:sz w:val="24"/>
        </w:rPr>
        <w:t>]</w:t>
      </w:r>
      <w:r w:rsidR="003B243E">
        <w:t>;</w:t>
      </w:r>
    </w:p>
    <w:p w14:paraId="7A04F0EB" w14:textId="3E345AE2" w:rsidR="003B243E" w:rsidRDefault="001A7A55" w:rsidP="00250B5E">
      <w:pPr>
        <w:pStyle w:val="BulletD"/>
        <w:numPr>
          <w:ilvl w:val="0"/>
          <w:numId w:val="8"/>
        </w:numPr>
        <w:tabs>
          <w:tab w:val="clear" w:pos="792"/>
        </w:tabs>
        <w:ind w:left="864" w:hanging="432"/>
      </w:pPr>
      <w:r w:rsidRPr="006262AF">
        <w:rPr>
          <w:b/>
          <w:bCs/>
          <w:color w:val="FF0000"/>
          <w:sz w:val="24"/>
          <w:szCs w:val="24"/>
          <w:vertAlign w:val="superscript"/>
        </w:rPr>
        <w:t>6b</w:t>
      </w:r>
      <w:r w:rsidR="00571C41" w:rsidRPr="00571C41">
        <w:rPr>
          <w:b/>
          <w:bCs/>
          <w:sz w:val="24"/>
        </w:rPr>
        <w:t>[</w:t>
      </w:r>
      <w:r w:rsidR="003B243E">
        <w:t>$100 - unlimited</w:t>
      </w:r>
      <w:r w:rsidR="00571C41" w:rsidRPr="00571C41">
        <w:rPr>
          <w:b/>
          <w:bCs/>
          <w:sz w:val="24"/>
        </w:rPr>
        <w:t>]</w:t>
      </w:r>
      <w:r w:rsidR="003B243E">
        <w:t xml:space="preserve">, if </w:t>
      </w:r>
      <w:r w:rsidR="00831858">
        <w:t>You</w:t>
      </w:r>
      <w:r w:rsidR="003B243E">
        <w:t xml:space="preserve"> enroll when </w:t>
      </w:r>
      <w:r w:rsidR="00831858">
        <w:t>You</w:t>
      </w:r>
      <w:r w:rsidR="003B243E">
        <w:t xml:space="preserve"> are age </w:t>
      </w:r>
      <w:r w:rsidRPr="006262AF">
        <w:rPr>
          <w:b/>
          <w:bCs/>
          <w:color w:val="FF0000"/>
          <w:sz w:val="24"/>
          <w:szCs w:val="24"/>
          <w:vertAlign w:val="superscript"/>
        </w:rPr>
        <w:t>6b</w:t>
      </w:r>
      <w:r w:rsidR="00571C41" w:rsidRPr="00571C41">
        <w:rPr>
          <w:b/>
          <w:bCs/>
          <w:sz w:val="24"/>
        </w:rPr>
        <w:t>[</w:t>
      </w:r>
      <w:r w:rsidR="003B243E">
        <w:t>45 – 70</w:t>
      </w:r>
      <w:r w:rsidR="00571C41" w:rsidRPr="00571C41">
        <w:rPr>
          <w:b/>
          <w:bCs/>
          <w:sz w:val="24"/>
        </w:rPr>
        <w:t>]</w:t>
      </w:r>
      <w:r>
        <w:t xml:space="preserve"> </w:t>
      </w:r>
      <w:r w:rsidR="003B243E">
        <w:t xml:space="preserve">or over, but less than age </w:t>
      </w:r>
      <w:r w:rsidR="00EF1585" w:rsidRPr="006262AF">
        <w:rPr>
          <w:b/>
          <w:bCs/>
          <w:color w:val="FF0000"/>
          <w:sz w:val="24"/>
          <w:szCs w:val="24"/>
          <w:vertAlign w:val="superscript"/>
        </w:rPr>
        <w:t>6b</w:t>
      </w:r>
      <w:r w:rsidR="00571C41" w:rsidRPr="00571C41">
        <w:rPr>
          <w:b/>
          <w:bCs/>
          <w:sz w:val="24"/>
        </w:rPr>
        <w:t>[</w:t>
      </w:r>
      <w:r w:rsidR="003B243E">
        <w:t>45 – 70</w:t>
      </w:r>
      <w:r w:rsidR="00571C41" w:rsidRPr="00571C41">
        <w:rPr>
          <w:b/>
          <w:bCs/>
          <w:sz w:val="24"/>
        </w:rPr>
        <w:t>]</w:t>
      </w:r>
      <w:r w:rsidR="003B243E">
        <w:t>;</w:t>
      </w:r>
    </w:p>
    <w:p w14:paraId="2A9B4FAC" w14:textId="512BB02D" w:rsidR="003B243E" w:rsidRDefault="001A7A55" w:rsidP="00250B5E">
      <w:pPr>
        <w:pStyle w:val="BulletD"/>
        <w:numPr>
          <w:ilvl w:val="0"/>
          <w:numId w:val="8"/>
        </w:numPr>
        <w:tabs>
          <w:tab w:val="clear" w:pos="792"/>
        </w:tabs>
        <w:ind w:left="864" w:hanging="432"/>
      </w:pPr>
      <w:r w:rsidRPr="006262AF">
        <w:rPr>
          <w:b/>
          <w:bCs/>
          <w:color w:val="FF0000"/>
          <w:sz w:val="24"/>
          <w:szCs w:val="24"/>
          <w:vertAlign w:val="superscript"/>
        </w:rPr>
        <w:t>6b</w:t>
      </w:r>
      <w:r w:rsidR="00571C41" w:rsidRPr="00571C41">
        <w:rPr>
          <w:b/>
          <w:bCs/>
          <w:sz w:val="24"/>
        </w:rPr>
        <w:t>[</w:t>
      </w:r>
      <w:r w:rsidR="003B243E">
        <w:t>$100 - unlimited</w:t>
      </w:r>
      <w:r w:rsidR="00571C41" w:rsidRPr="00571C41">
        <w:rPr>
          <w:b/>
          <w:bCs/>
          <w:sz w:val="24"/>
        </w:rPr>
        <w:t>]</w:t>
      </w:r>
      <w:r w:rsidR="003B243E">
        <w:t xml:space="preserve">, if </w:t>
      </w:r>
      <w:r w:rsidR="00831858">
        <w:t>You</w:t>
      </w:r>
      <w:r w:rsidR="003B243E">
        <w:t xml:space="preserve"> enroll when </w:t>
      </w:r>
      <w:r w:rsidR="00831858">
        <w:t>You</w:t>
      </w:r>
      <w:r w:rsidR="003B243E">
        <w:t xml:space="preserve"> are age </w:t>
      </w:r>
      <w:r w:rsidRPr="006262AF">
        <w:rPr>
          <w:b/>
          <w:bCs/>
          <w:color w:val="FF0000"/>
          <w:sz w:val="24"/>
          <w:szCs w:val="24"/>
          <w:vertAlign w:val="superscript"/>
        </w:rPr>
        <w:t>6b</w:t>
      </w:r>
      <w:r w:rsidR="00571C41" w:rsidRPr="00571C41">
        <w:rPr>
          <w:b/>
          <w:bCs/>
          <w:sz w:val="24"/>
        </w:rPr>
        <w:t>[</w:t>
      </w:r>
      <w:r w:rsidR="003B243E">
        <w:t>45 – 70</w:t>
      </w:r>
      <w:r w:rsidR="00571C41" w:rsidRPr="00571C41">
        <w:rPr>
          <w:b/>
          <w:bCs/>
          <w:sz w:val="24"/>
        </w:rPr>
        <w:t>]</w:t>
      </w:r>
      <w:r w:rsidR="003B243E">
        <w:t xml:space="preserve"> or over, but less than age </w:t>
      </w:r>
      <w:r w:rsidRPr="006262AF">
        <w:rPr>
          <w:b/>
          <w:bCs/>
          <w:color w:val="FF0000"/>
          <w:sz w:val="24"/>
          <w:szCs w:val="24"/>
          <w:vertAlign w:val="superscript"/>
        </w:rPr>
        <w:t>6b</w:t>
      </w:r>
      <w:r w:rsidR="00571C41" w:rsidRPr="00571C41">
        <w:rPr>
          <w:b/>
          <w:bCs/>
          <w:sz w:val="24"/>
        </w:rPr>
        <w:t>[</w:t>
      </w:r>
      <w:r w:rsidR="003B243E">
        <w:t>45 – 70</w:t>
      </w:r>
      <w:r w:rsidR="00571C41" w:rsidRPr="00571C41">
        <w:rPr>
          <w:b/>
          <w:bCs/>
          <w:sz w:val="24"/>
        </w:rPr>
        <w:t>]</w:t>
      </w:r>
      <w:r w:rsidR="003B243E">
        <w:t>;</w:t>
      </w:r>
    </w:p>
    <w:p w14:paraId="234C4D55" w14:textId="6E46270B" w:rsidR="003B243E" w:rsidRDefault="001A7A55" w:rsidP="00250B5E">
      <w:pPr>
        <w:pStyle w:val="BulletD"/>
        <w:numPr>
          <w:ilvl w:val="0"/>
          <w:numId w:val="8"/>
        </w:numPr>
        <w:tabs>
          <w:tab w:val="clear" w:pos="792"/>
        </w:tabs>
        <w:ind w:left="864" w:hanging="432"/>
      </w:pPr>
      <w:r w:rsidRPr="006262AF">
        <w:rPr>
          <w:b/>
          <w:bCs/>
          <w:color w:val="FF0000"/>
          <w:sz w:val="24"/>
          <w:szCs w:val="24"/>
          <w:vertAlign w:val="superscript"/>
        </w:rPr>
        <w:t>6b</w:t>
      </w:r>
      <w:r w:rsidR="00571C41" w:rsidRPr="00571C41">
        <w:rPr>
          <w:b/>
          <w:bCs/>
          <w:sz w:val="24"/>
        </w:rPr>
        <w:t>[</w:t>
      </w:r>
      <w:r w:rsidR="003B243E">
        <w:t>$100 - unlimited</w:t>
      </w:r>
      <w:r w:rsidR="00571C41" w:rsidRPr="00571C41">
        <w:rPr>
          <w:b/>
          <w:bCs/>
          <w:sz w:val="24"/>
        </w:rPr>
        <w:t>]</w:t>
      </w:r>
      <w:r w:rsidR="003B243E">
        <w:t xml:space="preserve">, if </w:t>
      </w:r>
      <w:r w:rsidR="00831858">
        <w:t>You</w:t>
      </w:r>
      <w:r w:rsidR="003B243E">
        <w:t xml:space="preserve"> enroll when </w:t>
      </w:r>
      <w:r w:rsidR="00831858">
        <w:t>You</w:t>
      </w:r>
      <w:r w:rsidR="003B243E">
        <w:t xml:space="preserve"> are age </w:t>
      </w:r>
      <w:r w:rsidRPr="006262AF">
        <w:rPr>
          <w:b/>
          <w:bCs/>
          <w:color w:val="FF0000"/>
          <w:sz w:val="24"/>
          <w:szCs w:val="24"/>
          <w:vertAlign w:val="superscript"/>
        </w:rPr>
        <w:t>6b</w:t>
      </w:r>
      <w:r w:rsidR="00571C41" w:rsidRPr="00571C41">
        <w:rPr>
          <w:b/>
          <w:bCs/>
          <w:sz w:val="24"/>
        </w:rPr>
        <w:t>[</w:t>
      </w:r>
      <w:r w:rsidR="003B243E">
        <w:t>45 – 70</w:t>
      </w:r>
      <w:r w:rsidR="00571C41" w:rsidRPr="00571C41">
        <w:rPr>
          <w:b/>
          <w:bCs/>
          <w:sz w:val="24"/>
        </w:rPr>
        <w:t>]</w:t>
      </w:r>
      <w:r w:rsidR="003B243E">
        <w:t xml:space="preserve"> or over.</w:t>
      </w:r>
      <w:r w:rsidR="00571C41" w:rsidRPr="00571C41">
        <w:rPr>
          <w:b/>
          <w:bCs/>
          <w:sz w:val="24"/>
        </w:rPr>
        <w:t>]</w:t>
      </w:r>
    </w:p>
    <w:p w14:paraId="3A3228CA" w14:textId="263767C3" w:rsidR="003B243E" w:rsidRDefault="00C31053" w:rsidP="003B243E">
      <w:pPr>
        <w:pStyle w:val="2Text"/>
        <w:rPr>
          <w:sz w:val="28"/>
          <w:szCs w:val="28"/>
        </w:rPr>
      </w:pPr>
      <w:r>
        <w:rPr>
          <w:b/>
          <w:bCs/>
          <w:color w:val="FF0000"/>
          <w:sz w:val="24"/>
          <w:szCs w:val="24"/>
          <w:vertAlign w:val="superscript"/>
        </w:rPr>
        <w:t>13c</w:t>
      </w:r>
      <w:r w:rsidR="00AE334D" w:rsidRPr="00571C41">
        <w:rPr>
          <w:b/>
          <w:bCs/>
          <w:sz w:val="24"/>
        </w:rPr>
        <w:t>[</w:t>
      </w:r>
      <w:r w:rsidR="003B243E">
        <w:t xml:space="preserve">See </w:t>
      </w:r>
      <w:r w:rsidR="00D60341">
        <w:t>Your</w:t>
      </w:r>
      <w:r w:rsidR="003B243E">
        <w:t xml:space="preserve"> </w:t>
      </w:r>
      <w:r w:rsidR="00F71951">
        <w:t>Specifications Page</w:t>
      </w:r>
      <w:r w:rsidR="003B243E">
        <w:t xml:space="preserve"> for the </w:t>
      </w:r>
      <w:r w:rsidR="005977E8">
        <w:t>Monthly Benefit</w:t>
      </w:r>
      <w:r w:rsidR="003B243E">
        <w:t xml:space="preserve"> amount approved by Prudential and for which </w:t>
      </w:r>
      <w:r w:rsidR="00831858">
        <w:t>You</w:t>
      </w:r>
      <w:r w:rsidR="003B243E">
        <w:t xml:space="preserve"> are insured under this </w:t>
      </w:r>
      <w:r w:rsidR="004B7887">
        <w:t>Plan</w:t>
      </w:r>
      <w:r w:rsidR="003B243E">
        <w:t>.</w:t>
      </w:r>
      <w:r w:rsidR="00AE334D" w:rsidRPr="00571C41">
        <w:rPr>
          <w:b/>
          <w:bCs/>
          <w:sz w:val="24"/>
        </w:rPr>
        <w:t>]</w:t>
      </w:r>
      <w:r w:rsidR="00571C41" w:rsidRPr="00571C41">
        <w:rPr>
          <w:b/>
          <w:bCs/>
          <w:sz w:val="24"/>
          <w:szCs w:val="28"/>
        </w:rPr>
        <w:t>]</w:t>
      </w:r>
    </w:p>
    <w:p w14:paraId="2CBF6B48" w14:textId="19D82204" w:rsidR="008769FD" w:rsidRDefault="003332F4" w:rsidP="008769FD">
      <w:pPr>
        <w:pStyle w:val="SubtitleD"/>
      </w:pPr>
      <w:r w:rsidRPr="00EA52CB">
        <w:rPr>
          <w:rFonts w:ascii="Arial" w:hAnsi="Arial" w:cs="Arial"/>
          <w:color w:val="FF0000"/>
          <w:szCs w:val="24"/>
          <w:vertAlign w:val="superscript"/>
        </w:rPr>
        <w:lastRenderedPageBreak/>
        <w:t>6a</w:t>
      </w:r>
      <w:r w:rsidR="00571C41" w:rsidRPr="00EA52CB">
        <w:rPr>
          <w:rFonts w:ascii="Arial" w:hAnsi="Arial" w:cs="Arial"/>
          <w:szCs w:val="24"/>
        </w:rPr>
        <w:t>[</w:t>
      </w:r>
      <w:r w:rsidR="008769FD">
        <w:t xml:space="preserve">How Do You Pay For </w:t>
      </w:r>
      <w:r w:rsidR="00D60341">
        <w:t>Your</w:t>
      </w:r>
      <w:r w:rsidR="008769FD">
        <w:t xml:space="preserve"> Coverage?</w:t>
      </w:r>
    </w:p>
    <w:p w14:paraId="46836972" w14:textId="2256276B" w:rsidR="008769FD" w:rsidRDefault="00AD7D29" w:rsidP="008769FD">
      <w:pPr>
        <w:pStyle w:val="2Text"/>
      </w:pPr>
      <w:r>
        <w:rPr>
          <w:b/>
          <w:bCs/>
          <w:color w:val="FF0000"/>
          <w:sz w:val="24"/>
          <w:szCs w:val="24"/>
          <w:vertAlign w:val="superscript"/>
        </w:rPr>
        <w:t>CV2</w:t>
      </w:r>
      <w:r w:rsidR="00571C41" w:rsidRPr="00571C41">
        <w:rPr>
          <w:b/>
          <w:bCs/>
          <w:sz w:val="24"/>
        </w:rPr>
        <w:t>[</w:t>
      </w:r>
      <w:r w:rsidR="008769FD">
        <w:t>The Contract Holder</w:t>
      </w:r>
      <w:r w:rsidR="00571C41" w:rsidRPr="00571C41">
        <w:rPr>
          <w:b/>
          <w:bCs/>
          <w:sz w:val="24"/>
        </w:rPr>
        <w:t>]</w:t>
      </w:r>
      <w:r>
        <w:t xml:space="preserve"> </w:t>
      </w:r>
      <w:r w:rsidR="008769FD">
        <w:t xml:space="preserve">will send </w:t>
      </w:r>
      <w:r w:rsidR="00831858">
        <w:t>You</w:t>
      </w:r>
      <w:r w:rsidR="008769FD">
        <w:t xml:space="preserve"> a bill for the premium </w:t>
      </w:r>
      <w:r w:rsidR="009E7786">
        <w:t xml:space="preserve">contribution </w:t>
      </w:r>
      <w:r w:rsidR="008769FD">
        <w:t xml:space="preserve">amount </w:t>
      </w:r>
      <w:r w:rsidR="00831858">
        <w:t>You</w:t>
      </w:r>
      <w:r w:rsidR="008769FD">
        <w:t xml:space="preserve"> owe.</w:t>
      </w:r>
    </w:p>
    <w:p w14:paraId="3A710E69" w14:textId="47C0A7C5" w:rsidR="008769FD" w:rsidRDefault="008769FD" w:rsidP="008769FD">
      <w:pPr>
        <w:pStyle w:val="SubtitleD"/>
      </w:pPr>
      <w:r>
        <w:t>When Are Premium</w:t>
      </w:r>
      <w:r w:rsidR="00EB761D">
        <w:t xml:space="preserve"> Contributions</w:t>
      </w:r>
      <w:r>
        <w:t xml:space="preserve"> Due?</w:t>
      </w:r>
    </w:p>
    <w:p w14:paraId="1E429D60" w14:textId="558390E7" w:rsidR="008769FD" w:rsidRDefault="008769FD" w:rsidP="008769FD">
      <w:pPr>
        <w:pStyle w:val="2Text"/>
        <w:rPr>
          <w:b/>
          <w:sz w:val="24"/>
          <w:szCs w:val="24"/>
        </w:rPr>
      </w:pPr>
      <w:r>
        <w:t>Premium</w:t>
      </w:r>
      <w:r w:rsidR="00EE5555">
        <w:t xml:space="preserve"> contribution</w:t>
      </w:r>
      <w:r>
        <w:t>s are due in advance, on the Premium Payment Date. The Premium Payment Date for the first premium</w:t>
      </w:r>
      <w:r w:rsidR="00C71C44">
        <w:t xml:space="preserve"> contribution</w:t>
      </w:r>
      <w:r>
        <w:t xml:space="preserve"> is on the Effective Date of </w:t>
      </w:r>
      <w:r w:rsidR="003762D5">
        <w:t>coverage</w:t>
      </w:r>
      <w:r>
        <w:t xml:space="preserve">. </w:t>
      </w:r>
      <w:r w:rsidR="00FE7011">
        <w:rPr>
          <w:b/>
          <w:bCs/>
          <w:color w:val="FF0000"/>
          <w:sz w:val="24"/>
          <w:szCs w:val="24"/>
          <w:vertAlign w:val="superscript"/>
        </w:rPr>
        <w:t>13c</w:t>
      </w:r>
      <w:r w:rsidR="00571C41" w:rsidRPr="77129E79">
        <w:rPr>
          <w:b/>
          <w:sz w:val="24"/>
          <w:szCs w:val="24"/>
        </w:rPr>
        <w:t>[</w:t>
      </w:r>
      <w:r>
        <w:t xml:space="preserve">After that, Premium Payment Dates are the dates as shown in the </w:t>
      </w:r>
      <w:r w:rsidR="00F71951">
        <w:t>Specifications Page</w:t>
      </w:r>
      <w:r>
        <w:t>.</w:t>
      </w:r>
      <w:r w:rsidR="00571C41" w:rsidRPr="77129E79">
        <w:rPr>
          <w:b/>
          <w:sz w:val="24"/>
          <w:szCs w:val="24"/>
        </w:rPr>
        <w:t>]</w:t>
      </w:r>
    </w:p>
    <w:p w14:paraId="7C9C2D6F" w14:textId="118007FE" w:rsidR="008769FD" w:rsidRDefault="008769FD" w:rsidP="008769FD">
      <w:pPr>
        <w:pStyle w:val="2Text"/>
      </w:pPr>
      <w:r>
        <w:t xml:space="preserve">You are entitled to a period of </w:t>
      </w:r>
      <w:r w:rsidR="00D66224">
        <w:rPr>
          <w:b/>
          <w:bCs/>
          <w:color w:val="FF0000"/>
          <w:sz w:val="24"/>
          <w:szCs w:val="24"/>
          <w:vertAlign w:val="superscript"/>
        </w:rPr>
        <w:t>6b</w:t>
      </w:r>
      <w:r w:rsidR="00571C41" w:rsidRPr="3680D4AB">
        <w:rPr>
          <w:b/>
          <w:sz w:val="24"/>
          <w:szCs w:val="24"/>
        </w:rPr>
        <w:t>[</w:t>
      </w:r>
      <w:r>
        <w:t>31 – 120 days</w:t>
      </w:r>
      <w:r w:rsidR="00571C41" w:rsidRPr="3680D4AB">
        <w:rPr>
          <w:b/>
          <w:sz w:val="24"/>
          <w:szCs w:val="24"/>
        </w:rPr>
        <w:t>]</w:t>
      </w:r>
      <w:r>
        <w:t xml:space="preserve"> for the payment of any premium </w:t>
      </w:r>
      <w:r w:rsidR="009C374E" w:rsidRPr="009C374E">
        <w:t xml:space="preserve">contribution </w:t>
      </w:r>
      <w:r>
        <w:t xml:space="preserve">due </w:t>
      </w:r>
      <w:r w:rsidR="00FE7011">
        <w:rPr>
          <w:b/>
          <w:bCs/>
          <w:color w:val="FF0000"/>
          <w:sz w:val="24"/>
          <w:szCs w:val="24"/>
          <w:vertAlign w:val="superscript"/>
        </w:rPr>
        <w:t>13c</w:t>
      </w:r>
      <w:r w:rsidR="00571C41" w:rsidRPr="3680D4AB">
        <w:rPr>
          <w:b/>
          <w:sz w:val="24"/>
          <w:szCs w:val="24"/>
        </w:rPr>
        <w:t>[</w:t>
      </w:r>
      <w:r>
        <w:t>except the first</w:t>
      </w:r>
      <w:r w:rsidR="000949BF">
        <w:t xml:space="preserve"> period</w:t>
      </w:r>
      <w:r w:rsidR="00571C41" w:rsidRPr="3680D4AB">
        <w:rPr>
          <w:b/>
          <w:sz w:val="24"/>
          <w:szCs w:val="24"/>
        </w:rPr>
        <w:t>]</w:t>
      </w:r>
      <w:r>
        <w:t xml:space="preserve">. This period is known as the grace period. If </w:t>
      </w:r>
      <w:r w:rsidR="00831858">
        <w:t>You</w:t>
      </w:r>
      <w:r>
        <w:t xml:space="preserve"> do not pay any premium </w:t>
      </w:r>
      <w:r w:rsidR="00073135">
        <w:t xml:space="preserve">contribution </w:t>
      </w:r>
      <w:r>
        <w:t xml:space="preserve">by the end of the grace period, </w:t>
      </w:r>
      <w:r w:rsidR="00D60341">
        <w:t>Your</w:t>
      </w:r>
      <w:r>
        <w:t xml:space="preserve"> coverage under the Group Contract will end when the grace period ends. You are liable to pay premium</w:t>
      </w:r>
      <w:r w:rsidR="00073135">
        <w:t xml:space="preserve"> contribution</w:t>
      </w:r>
      <w:r>
        <w:t xml:space="preserve">s to Prudential for the time </w:t>
      </w:r>
      <w:r w:rsidR="00D60341">
        <w:t>Your</w:t>
      </w:r>
      <w:r>
        <w:t xml:space="preserve"> coverage is in force.</w:t>
      </w:r>
    </w:p>
    <w:p w14:paraId="0E87F90F" w14:textId="77777777" w:rsidR="008769FD" w:rsidRDefault="008769FD" w:rsidP="008769FD">
      <w:pPr>
        <w:pStyle w:val="SubtitleD"/>
      </w:pPr>
      <w:r>
        <w:t>How Much Is The Premium?</w:t>
      </w:r>
    </w:p>
    <w:p w14:paraId="0ADE96D9" w14:textId="375AEA3C" w:rsidR="008769FD" w:rsidRDefault="00D60341" w:rsidP="008769FD">
      <w:pPr>
        <w:pStyle w:val="2Text"/>
        <w:rPr>
          <w:sz w:val="28"/>
          <w:szCs w:val="28"/>
        </w:rPr>
      </w:pPr>
      <w:r>
        <w:t>Your</w:t>
      </w:r>
      <w:r w:rsidR="008769FD">
        <w:t xml:space="preserve"> initial premium</w:t>
      </w:r>
      <w:r w:rsidR="00073135" w:rsidRPr="00073135">
        <w:t xml:space="preserve"> </w:t>
      </w:r>
      <w:r w:rsidR="00073135">
        <w:t>contribution</w:t>
      </w:r>
      <w:r w:rsidR="008769FD">
        <w:t xml:space="preserve"> amount is </w:t>
      </w:r>
      <w:r w:rsidR="00117B43">
        <w:rPr>
          <w:b/>
          <w:bCs/>
          <w:color w:val="FF0000"/>
          <w:sz w:val="24"/>
          <w:szCs w:val="24"/>
          <w:vertAlign w:val="superscript"/>
        </w:rPr>
        <w:t>6</w:t>
      </w:r>
      <w:r w:rsidR="004519A3">
        <w:rPr>
          <w:b/>
          <w:bCs/>
          <w:color w:val="FF0000"/>
          <w:sz w:val="24"/>
          <w:szCs w:val="24"/>
          <w:vertAlign w:val="superscript"/>
        </w:rPr>
        <w:t>c</w:t>
      </w:r>
      <w:r w:rsidR="00571C41" w:rsidRPr="00571C41">
        <w:rPr>
          <w:b/>
          <w:bCs/>
          <w:sz w:val="24"/>
        </w:rPr>
        <w:t>[</w:t>
      </w:r>
      <w:r w:rsidR="00117B43">
        <w:t>$</w:t>
      </w:r>
      <w:r w:rsidR="00A95221">
        <w:t xml:space="preserve"> </w:t>
      </w:r>
      <w:r w:rsidR="00117B43">
        <w:t>x.xx</w:t>
      </w:r>
      <w:r w:rsidR="00A95221">
        <w:t xml:space="preserve"> or</w:t>
      </w:r>
      <w:r w:rsidR="00117B43">
        <w:t xml:space="preserve"> </w:t>
      </w:r>
      <w:r w:rsidR="008769FD">
        <w:t xml:space="preserve">shown in the </w:t>
      </w:r>
      <w:r w:rsidR="00F71951">
        <w:t>Specifications Page</w:t>
      </w:r>
      <w:r w:rsidR="00571C41" w:rsidRPr="00571C41">
        <w:rPr>
          <w:b/>
          <w:bCs/>
          <w:sz w:val="24"/>
        </w:rPr>
        <w:t>]</w:t>
      </w:r>
      <w:r w:rsidR="008769FD">
        <w:t>.</w:t>
      </w:r>
      <w:r w:rsidR="00571C41" w:rsidRPr="00571C41">
        <w:rPr>
          <w:b/>
          <w:bCs/>
          <w:sz w:val="24"/>
          <w:szCs w:val="28"/>
        </w:rPr>
        <w:t>]</w:t>
      </w:r>
    </w:p>
    <w:p w14:paraId="25925FB1" w14:textId="2AF7ECDF" w:rsidR="00750320" w:rsidRDefault="00750320" w:rsidP="00750320">
      <w:pPr>
        <w:pStyle w:val="SubtitleD"/>
      </w:pPr>
      <w:r w:rsidRPr="006262AF">
        <w:rPr>
          <w:rFonts w:ascii="Arial" w:hAnsi="Arial" w:cs="Arial"/>
          <w:color w:val="FF0000"/>
          <w:vertAlign w:val="superscript"/>
        </w:rPr>
        <w:t>13</w:t>
      </w:r>
      <w:r w:rsidR="00571C41" w:rsidRPr="00EA52CB">
        <w:rPr>
          <w:rFonts w:ascii="Arial" w:hAnsi="Arial" w:cs="Arial"/>
        </w:rPr>
        <w:t>[</w:t>
      </w:r>
      <w:r>
        <w:t xml:space="preserve">When Will </w:t>
      </w:r>
      <w:r w:rsidR="00D60341">
        <w:t>Your</w:t>
      </w:r>
      <w:r>
        <w:t xml:space="preserve"> Premium </w:t>
      </w:r>
      <w:r w:rsidR="00877931">
        <w:t xml:space="preserve">Contribution </w:t>
      </w:r>
      <w:r>
        <w:t>Be Waived?</w:t>
      </w:r>
    </w:p>
    <w:p w14:paraId="7B6DCD8F" w14:textId="18EF4BBD" w:rsidR="00750320" w:rsidRDefault="00750320" w:rsidP="00750320">
      <w:pPr>
        <w:pStyle w:val="2Text"/>
      </w:pPr>
      <w:r>
        <w:t>No premium</w:t>
      </w:r>
      <w:r w:rsidR="00877931">
        <w:t xml:space="preserve"> contribution</w:t>
      </w:r>
      <w:r>
        <w:t xml:space="preserve">s are required for </w:t>
      </w:r>
      <w:r w:rsidR="00D60341">
        <w:t>Your</w:t>
      </w:r>
      <w:r>
        <w:t xml:space="preserve"> </w:t>
      </w:r>
      <w:r w:rsidR="0097096B" w:rsidRPr="2A8354F2">
        <w:rPr>
          <w:b/>
          <w:color w:val="FF0000"/>
          <w:sz w:val="24"/>
          <w:szCs w:val="24"/>
          <w:vertAlign w:val="superscript"/>
        </w:rPr>
        <w:t>13e</w:t>
      </w:r>
      <w:r w:rsidR="00945D46" w:rsidRPr="2A8354F2">
        <w:rPr>
          <w:b/>
          <w:color w:val="FF0000"/>
          <w:sz w:val="24"/>
          <w:szCs w:val="24"/>
          <w:vertAlign w:val="superscript"/>
        </w:rPr>
        <w:t xml:space="preserve">, </w:t>
      </w:r>
      <w:r w:rsidRPr="006262AF">
        <w:rPr>
          <w:b/>
          <w:color w:val="FF0000"/>
          <w:sz w:val="24"/>
          <w:szCs w:val="24"/>
          <w:vertAlign w:val="superscript"/>
        </w:rPr>
        <w:t>CV1</w:t>
      </w:r>
      <w:r w:rsidR="00571C41" w:rsidRPr="2A8354F2">
        <w:rPr>
          <w:b/>
          <w:sz w:val="24"/>
          <w:szCs w:val="24"/>
        </w:rPr>
        <w:t>[</w:t>
      </w:r>
      <w:r w:rsidR="001E49CE">
        <w:t>short</w:t>
      </w:r>
      <w:r w:rsidR="00F01939">
        <w:t xml:space="preserve"> </w:t>
      </w:r>
      <w:r w:rsidR="00C51719">
        <w:t>t</w:t>
      </w:r>
      <w:r>
        <w:t xml:space="preserve">erm and </w:t>
      </w:r>
      <w:r w:rsidR="00C51719">
        <w:t>l</w:t>
      </w:r>
      <w:r>
        <w:t xml:space="preserve">ong </w:t>
      </w:r>
      <w:r w:rsidR="00C51719">
        <w:t>t</w:t>
      </w:r>
      <w:r>
        <w:t>erm</w:t>
      </w:r>
      <w:r w:rsidR="00571C41" w:rsidRPr="2A8354F2">
        <w:rPr>
          <w:b/>
          <w:sz w:val="24"/>
          <w:szCs w:val="24"/>
        </w:rPr>
        <w:t>]</w:t>
      </w:r>
      <w:r>
        <w:t xml:space="preserve"> </w:t>
      </w:r>
      <w:r w:rsidR="004B7887">
        <w:t>d</w:t>
      </w:r>
      <w:r>
        <w:t xml:space="preserve">isability coverage while </w:t>
      </w:r>
      <w:r w:rsidR="00831858">
        <w:t>You</w:t>
      </w:r>
      <w:r>
        <w:t xml:space="preserve"> are receiving </w:t>
      </w:r>
      <w:r w:rsidR="00F924ED">
        <w:t>d</w:t>
      </w:r>
      <w:r w:rsidR="00FF5545" w:rsidRPr="00683444">
        <w:t>isability</w:t>
      </w:r>
      <w:r>
        <w:t xml:space="preserve"> benefits under the terms of this</w:t>
      </w:r>
      <w:r w:rsidR="00B26632">
        <w:t xml:space="preserve"> Plan </w:t>
      </w:r>
      <w:r>
        <w:t>if:</w:t>
      </w:r>
    </w:p>
    <w:p w14:paraId="3E73D2FF" w14:textId="3C0CBFF1" w:rsidR="00750320" w:rsidRDefault="00D60341" w:rsidP="00250B5E">
      <w:pPr>
        <w:pStyle w:val="BulletD"/>
        <w:numPr>
          <w:ilvl w:val="0"/>
          <w:numId w:val="8"/>
        </w:numPr>
        <w:tabs>
          <w:tab w:val="clear" w:pos="792"/>
        </w:tabs>
        <w:ind w:left="864" w:hanging="432"/>
      </w:pPr>
      <w:r>
        <w:t>Your</w:t>
      </w:r>
      <w:r w:rsidR="00750320">
        <w:t xml:space="preserve"> </w:t>
      </w:r>
      <w:r w:rsidR="00FF5545" w:rsidRPr="00683444">
        <w:t>Disability</w:t>
      </w:r>
      <w:r w:rsidR="00750320">
        <w:t xml:space="preserve"> began before age </w:t>
      </w:r>
      <w:r w:rsidR="00750320" w:rsidRPr="00B4750C">
        <w:rPr>
          <w:b/>
          <w:color w:val="FF0000"/>
          <w:sz w:val="24"/>
          <w:vertAlign w:val="superscript"/>
        </w:rPr>
        <w:t>13a</w:t>
      </w:r>
      <w:r w:rsidR="00571C41" w:rsidRPr="00571C41">
        <w:rPr>
          <w:b/>
          <w:bCs/>
          <w:sz w:val="24"/>
        </w:rPr>
        <w:t>[</w:t>
      </w:r>
      <w:r w:rsidR="00750320">
        <w:t>45 – 99</w:t>
      </w:r>
      <w:r w:rsidR="00571C41" w:rsidRPr="00571C41">
        <w:rPr>
          <w:b/>
          <w:bCs/>
          <w:sz w:val="24"/>
        </w:rPr>
        <w:t>]</w:t>
      </w:r>
      <w:r w:rsidR="00750320">
        <w:t>;</w:t>
      </w:r>
    </w:p>
    <w:p w14:paraId="7C7257C6" w14:textId="79688934" w:rsidR="00750320" w:rsidRDefault="00D60341" w:rsidP="00250B5E">
      <w:pPr>
        <w:pStyle w:val="BulletD"/>
        <w:numPr>
          <w:ilvl w:val="0"/>
          <w:numId w:val="8"/>
        </w:numPr>
        <w:tabs>
          <w:tab w:val="clear" w:pos="792"/>
        </w:tabs>
        <w:ind w:left="864" w:hanging="432"/>
      </w:pPr>
      <w:r>
        <w:t>Your</w:t>
      </w:r>
      <w:r w:rsidR="00750320">
        <w:t xml:space="preserve"> </w:t>
      </w:r>
      <w:r w:rsidR="00FF5545" w:rsidRPr="00683444">
        <w:t>Disability</w:t>
      </w:r>
      <w:r w:rsidR="00750320">
        <w:t xml:space="preserve"> has continued for </w:t>
      </w:r>
      <w:r w:rsidR="00750320" w:rsidRPr="006262AF">
        <w:rPr>
          <w:b/>
          <w:color w:val="FF0000"/>
          <w:sz w:val="24"/>
          <w:vertAlign w:val="superscript"/>
        </w:rPr>
        <w:t>13</w:t>
      </w:r>
      <w:r w:rsidR="00750320" w:rsidRPr="00176847">
        <w:rPr>
          <w:b/>
          <w:color w:val="FF0000"/>
          <w:sz w:val="24"/>
          <w:vertAlign w:val="superscript"/>
        </w:rPr>
        <w:t>b</w:t>
      </w:r>
      <w:r w:rsidR="00571C41" w:rsidRPr="00571C41">
        <w:rPr>
          <w:b/>
          <w:bCs/>
          <w:sz w:val="24"/>
        </w:rPr>
        <w:t>[</w:t>
      </w:r>
      <w:r w:rsidR="00750320">
        <w:t>0 – 24 consecutive months</w:t>
      </w:r>
      <w:r w:rsidR="00571C41" w:rsidRPr="00571C41">
        <w:rPr>
          <w:b/>
          <w:bCs/>
          <w:sz w:val="24"/>
        </w:rPr>
        <w:t>]</w:t>
      </w:r>
      <w:r w:rsidR="00750320">
        <w:t xml:space="preserve">; </w:t>
      </w:r>
      <w:r w:rsidR="00252BB3" w:rsidRPr="006262AF">
        <w:rPr>
          <w:b/>
          <w:color w:val="FF0000"/>
          <w:sz w:val="24"/>
          <w:vertAlign w:val="superscript"/>
        </w:rPr>
        <w:t>13</w:t>
      </w:r>
      <w:r w:rsidR="00252BB3">
        <w:rPr>
          <w:b/>
          <w:color w:val="FF0000"/>
          <w:sz w:val="24"/>
          <w:vertAlign w:val="superscript"/>
        </w:rPr>
        <w:t>f</w:t>
      </w:r>
      <w:r w:rsidR="00252BB3" w:rsidRPr="00571C41">
        <w:rPr>
          <w:b/>
          <w:bCs/>
          <w:sz w:val="24"/>
        </w:rPr>
        <w:t>[</w:t>
      </w:r>
      <w:r w:rsidR="00252BB3">
        <w:t>and, or</w:t>
      </w:r>
      <w:r w:rsidR="00252BB3" w:rsidRPr="00571C41">
        <w:rPr>
          <w:b/>
          <w:bCs/>
          <w:sz w:val="24"/>
        </w:rPr>
        <w:t>]</w:t>
      </w:r>
      <w:r w:rsidR="00750320" w:rsidRPr="00176847">
        <w:rPr>
          <w:b/>
          <w:color w:val="FF0000"/>
          <w:sz w:val="24"/>
          <w:vertAlign w:val="superscript"/>
        </w:rPr>
        <w:t>13c</w:t>
      </w:r>
      <w:r w:rsidR="00571C41" w:rsidRPr="00571C41">
        <w:rPr>
          <w:b/>
          <w:bCs/>
          <w:sz w:val="24"/>
        </w:rPr>
        <w:t>[</w:t>
      </w:r>
      <w:r w:rsidR="00750320">
        <w:t xml:space="preserve"> the </w:t>
      </w:r>
      <w:r w:rsidR="00DB3F54" w:rsidRPr="00987A39">
        <w:t>Elimination Period</w:t>
      </w:r>
      <w:r w:rsidR="00750320">
        <w:t xml:space="preserve"> has been met</w:t>
      </w:r>
      <w:r w:rsidR="00612E9A" w:rsidRPr="00B4750C">
        <w:rPr>
          <w:b/>
          <w:color w:val="FF0000"/>
          <w:sz w:val="24"/>
          <w:vertAlign w:val="superscript"/>
        </w:rPr>
        <w:t>13</w:t>
      </w:r>
      <w:r w:rsidR="00612E9A">
        <w:rPr>
          <w:b/>
          <w:color w:val="FF0000"/>
          <w:sz w:val="24"/>
          <w:vertAlign w:val="superscript"/>
        </w:rPr>
        <w:t>c</w:t>
      </w:r>
      <w:r w:rsidR="00612E9A" w:rsidRPr="00571C41">
        <w:rPr>
          <w:b/>
          <w:bCs/>
          <w:sz w:val="24"/>
        </w:rPr>
        <w:t>[</w:t>
      </w:r>
      <w:r w:rsidR="00750320">
        <w:t>, whichever is later;</w:t>
      </w:r>
      <w:r w:rsidR="00571C41" w:rsidRPr="00571C41">
        <w:rPr>
          <w:b/>
          <w:bCs/>
          <w:sz w:val="24"/>
        </w:rPr>
        <w:t>]</w:t>
      </w:r>
      <w:r w:rsidR="00750320">
        <w:t xml:space="preserve"> </w:t>
      </w:r>
      <w:r w:rsidR="00182973" w:rsidRPr="006262AF">
        <w:rPr>
          <w:b/>
          <w:color w:val="FF0000"/>
          <w:sz w:val="24"/>
          <w:vertAlign w:val="superscript"/>
        </w:rPr>
        <w:t>13</w:t>
      </w:r>
      <w:r w:rsidR="00182973">
        <w:rPr>
          <w:b/>
          <w:color w:val="FF0000"/>
          <w:sz w:val="24"/>
          <w:vertAlign w:val="superscript"/>
        </w:rPr>
        <w:t>f</w:t>
      </w:r>
      <w:r w:rsidR="00571C41" w:rsidRPr="00571C41">
        <w:rPr>
          <w:b/>
          <w:bCs/>
          <w:sz w:val="24"/>
        </w:rPr>
        <w:t>[</w:t>
      </w:r>
      <w:r w:rsidR="00750320">
        <w:t>and, or</w:t>
      </w:r>
      <w:r w:rsidR="00571C41" w:rsidRPr="00571C41">
        <w:rPr>
          <w:b/>
          <w:bCs/>
          <w:sz w:val="24"/>
        </w:rPr>
        <w:t>]</w:t>
      </w:r>
    </w:p>
    <w:p w14:paraId="499E50A6" w14:textId="6D243035" w:rsidR="00750320" w:rsidRDefault="00831858" w:rsidP="00250B5E">
      <w:pPr>
        <w:pStyle w:val="BulletD"/>
        <w:numPr>
          <w:ilvl w:val="0"/>
          <w:numId w:val="8"/>
        </w:numPr>
        <w:tabs>
          <w:tab w:val="clear" w:pos="792"/>
        </w:tabs>
        <w:ind w:left="864" w:hanging="432"/>
      </w:pPr>
      <w:r>
        <w:t>You</w:t>
      </w:r>
      <w:r w:rsidR="00750320">
        <w:t xml:space="preserve"> are not working at any job.</w:t>
      </w:r>
    </w:p>
    <w:p w14:paraId="5988C4BF" w14:textId="41E46AAB" w:rsidR="00750320" w:rsidRDefault="00750320" w:rsidP="00750320">
      <w:pPr>
        <w:pStyle w:val="BulletD"/>
        <w:numPr>
          <w:ilvl w:val="0"/>
          <w:numId w:val="0"/>
        </w:numPr>
        <w:ind w:left="432"/>
      </w:pPr>
      <w:r w:rsidRPr="00B4750C">
        <w:rPr>
          <w:b/>
          <w:color w:val="FF0000"/>
          <w:sz w:val="24"/>
          <w:vertAlign w:val="superscript"/>
        </w:rPr>
        <w:t>13</w:t>
      </w:r>
      <w:r>
        <w:rPr>
          <w:b/>
          <w:color w:val="FF0000"/>
          <w:sz w:val="24"/>
          <w:vertAlign w:val="superscript"/>
        </w:rPr>
        <w:t>d</w:t>
      </w:r>
      <w:r w:rsidR="00571C41" w:rsidRPr="00571C41">
        <w:rPr>
          <w:b/>
          <w:bCs/>
          <w:sz w:val="24"/>
        </w:rPr>
        <w:t>[</w:t>
      </w:r>
      <w:r>
        <w:t xml:space="preserve">This requirement will apply beginning the first of the month following the date </w:t>
      </w:r>
      <w:r w:rsidR="00831858">
        <w:t>You</w:t>
      </w:r>
      <w:r>
        <w:t xml:space="preserve"> are </w:t>
      </w:r>
      <w:r w:rsidR="00FF5545">
        <w:t>Disabled</w:t>
      </w:r>
      <w:r>
        <w:t>.</w:t>
      </w:r>
      <w:r w:rsidR="00571C41" w:rsidRPr="00571C41">
        <w:rPr>
          <w:b/>
          <w:bCs/>
          <w:sz w:val="24"/>
        </w:rPr>
        <w:t>]</w:t>
      </w:r>
      <w:r>
        <w:t xml:space="preserve"> </w:t>
      </w:r>
    </w:p>
    <w:p w14:paraId="6EF0C86C" w14:textId="2A4905CA" w:rsidR="00750320" w:rsidRDefault="00750320" w:rsidP="00750320">
      <w:pPr>
        <w:pStyle w:val="BulletD"/>
        <w:numPr>
          <w:ilvl w:val="0"/>
          <w:numId w:val="0"/>
        </w:numPr>
        <w:ind w:left="432"/>
        <w:rPr>
          <w:b/>
          <w:sz w:val="24"/>
          <w:szCs w:val="24"/>
        </w:rPr>
      </w:pPr>
      <w:r>
        <w:t xml:space="preserve">The waiver will continue as long as </w:t>
      </w:r>
      <w:r w:rsidR="00F553A4">
        <w:t>d</w:t>
      </w:r>
      <w:r w:rsidR="00FF5545" w:rsidRPr="00683444">
        <w:t>isability</w:t>
      </w:r>
      <w:r>
        <w:t xml:space="preserve"> benefits are payable under this Plan. If the</w:t>
      </w:r>
      <w:r w:rsidR="00B26632">
        <w:t xml:space="preserve"> Plan </w:t>
      </w:r>
      <w:r>
        <w:t xml:space="preserve">is in force when </w:t>
      </w:r>
      <w:r w:rsidR="00D60341">
        <w:t>Your</w:t>
      </w:r>
      <w:r>
        <w:t xml:space="preserve"> </w:t>
      </w:r>
      <w:r w:rsidR="00FF5545" w:rsidRPr="00683444">
        <w:t>Disability</w:t>
      </w:r>
      <w:r>
        <w:t xml:space="preserve"> ends, </w:t>
      </w:r>
      <w:r w:rsidR="00831858">
        <w:t>You</w:t>
      </w:r>
      <w:r>
        <w:t xml:space="preserve"> will remain </w:t>
      </w:r>
      <w:r w:rsidR="00B77EEE">
        <w:t>i</w:t>
      </w:r>
      <w:r>
        <w:t xml:space="preserve">nsured if </w:t>
      </w:r>
      <w:r w:rsidR="00831858">
        <w:t>You</w:t>
      </w:r>
      <w:r>
        <w:t xml:space="preserve"> return to being </w:t>
      </w:r>
      <w:r w:rsidR="001868E9">
        <w:t xml:space="preserve">Actively </w:t>
      </w:r>
      <w:r w:rsidR="005522AB">
        <w:t>at</w:t>
      </w:r>
      <w:r w:rsidR="001868E9">
        <w:t xml:space="preserve"> Work</w:t>
      </w:r>
      <w:r>
        <w:t xml:space="preserve"> in a </w:t>
      </w:r>
      <w:r w:rsidRPr="00683444">
        <w:t xml:space="preserve">Covered Class </w:t>
      </w:r>
      <w:r>
        <w:t xml:space="preserve">and premium </w:t>
      </w:r>
      <w:r w:rsidR="00E13E3E">
        <w:t xml:space="preserve">contribution </w:t>
      </w:r>
      <w:r>
        <w:t>under the</w:t>
      </w:r>
      <w:r w:rsidR="00B26632">
        <w:t xml:space="preserve"> Plan </w:t>
      </w:r>
      <w:r w:rsidRPr="45EF4224">
        <w:rPr>
          <w:b/>
          <w:color w:val="FF0000"/>
          <w:sz w:val="24"/>
          <w:szCs w:val="24"/>
          <w:vertAlign w:val="superscript"/>
        </w:rPr>
        <w:t>13d</w:t>
      </w:r>
      <w:r w:rsidR="00571C41" w:rsidRPr="45EF4224">
        <w:rPr>
          <w:b/>
          <w:sz w:val="24"/>
          <w:szCs w:val="24"/>
        </w:rPr>
        <w:t>[</w:t>
      </w:r>
      <w:r>
        <w:t xml:space="preserve">are made on the first of the month following the date </w:t>
      </w:r>
      <w:r w:rsidR="00831858">
        <w:t>You</w:t>
      </w:r>
      <w:r>
        <w:t xml:space="preserve"> are no longer </w:t>
      </w:r>
      <w:r w:rsidR="00FF5545">
        <w:t>Disabled</w:t>
      </w:r>
      <w:r w:rsidR="002C76C7">
        <w:t>.</w:t>
      </w:r>
      <w:r w:rsidR="00571C41" w:rsidRPr="45EF4224">
        <w:rPr>
          <w:b/>
          <w:sz w:val="24"/>
          <w:szCs w:val="24"/>
        </w:rPr>
        <w:t>]]</w:t>
      </w:r>
    </w:p>
    <w:p w14:paraId="69326C34" w14:textId="31E1A96A" w:rsidR="00C52E27" w:rsidRDefault="00C52E27" w:rsidP="00C52E27">
      <w:pPr>
        <w:pStyle w:val="SubtitleD"/>
      </w:pPr>
      <w:r w:rsidRPr="006262AF">
        <w:rPr>
          <w:rFonts w:ascii="Arial" w:hAnsi="Arial" w:cs="Arial"/>
          <w:color w:val="FF0000"/>
          <w:vertAlign w:val="superscript"/>
        </w:rPr>
        <w:t>15</w:t>
      </w:r>
      <w:r w:rsidR="00571C41" w:rsidRPr="001935DA">
        <w:rPr>
          <w:rFonts w:ascii="Arial" w:hAnsi="Arial" w:cs="Arial"/>
        </w:rPr>
        <w:t>[</w:t>
      </w:r>
      <w:r>
        <w:t xml:space="preserve">When Will We Adjust </w:t>
      </w:r>
      <w:r w:rsidR="00D60341">
        <w:t>Your</w:t>
      </w:r>
      <w:r>
        <w:t xml:space="preserve"> Premium </w:t>
      </w:r>
      <w:r w:rsidR="00283126">
        <w:t xml:space="preserve">Contribution </w:t>
      </w:r>
      <w:r>
        <w:t>Amount?</w:t>
      </w:r>
    </w:p>
    <w:p w14:paraId="4E6DEE97" w14:textId="67EBBEA5" w:rsidR="00C52E27" w:rsidRDefault="00C52E27" w:rsidP="00C52E27">
      <w:pPr>
        <w:pStyle w:val="2Text"/>
      </w:pPr>
      <w:r>
        <w:t>If an age</w:t>
      </w:r>
      <w:r w:rsidR="00392BA2">
        <w:t xml:space="preserve"> or class of risk</w:t>
      </w:r>
      <w:r>
        <w:t xml:space="preserve"> is used to determine the premium</w:t>
      </w:r>
      <w:r w:rsidR="00283126">
        <w:t xml:space="preserve"> contribution</w:t>
      </w:r>
      <w:r>
        <w:t xml:space="preserve"> for </w:t>
      </w:r>
      <w:r w:rsidR="00D60341">
        <w:t>Your</w:t>
      </w:r>
      <w:r>
        <w:t xml:space="preserve"> coverage, and the age</w:t>
      </w:r>
      <w:r w:rsidR="00392BA2">
        <w:t xml:space="preserve"> or class of risk</w:t>
      </w:r>
      <w:r>
        <w:t xml:space="preserve"> is found to be in error, </w:t>
      </w:r>
      <w:r w:rsidR="003B254A">
        <w:t>We</w:t>
      </w:r>
      <w:r>
        <w:t xml:space="preserve"> will adjust the premium</w:t>
      </w:r>
      <w:r w:rsidR="00BD7EBB" w:rsidRPr="00BD7EBB">
        <w:t xml:space="preserve"> </w:t>
      </w:r>
      <w:r w:rsidR="00BD7EBB">
        <w:t>contribution</w:t>
      </w:r>
      <w:r>
        <w:t xml:space="preserve"> to reflect the correct age</w:t>
      </w:r>
      <w:r w:rsidR="00327D73">
        <w:t xml:space="preserve"> or class of risk</w:t>
      </w:r>
      <w:r>
        <w:t xml:space="preserve">. Any difference between the premium </w:t>
      </w:r>
      <w:r w:rsidR="00BD7EBB">
        <w:t xml:space="preserve">contribution </w:t>
      </w:r>
      <w:r>
        <w:t xml:space="preserve">paid and the premium </w:t>
      </w:r>
      <w:r w:rsidR="00253989">
        <w:t xml:space="preserve">contribution </w:t>
      </w:r>
      <w:r>
        <w:t>required on the basis of the correct attained age</w:t>
      </w:r>
      <w:r w:rsidR="00A17BE3">
        <w:t xml:space="preserve"> or class of risk</w:t>
      </w:r>
      <w:r>
        <w:t xml:space="preserve"> will be paid</w:t>
      </w:r>
      <w:r w:rsidR="006B3428">
        <w:t>,</w:t>
      </w:r>
      <w:r>
        <w:t xml:space="preserve"> as follows: </w:t>
      </w:r>
    </w:p>
    <w:p w14:paraId="6A66FFAE" w14:textId="0FFE2C31" w:rsidR="00C52E27" w:rsidRDefault="00C52E27" w:rsidP="00B37216">
      <w:pPr>
        <w:pStyle w:val="BulletD"/>
      </w:pPr>
      <w:r>
        <w:t>If the adjustment results in an increased premium</w:t>
      </w:r>
      <w:r w:rsidR="00253989" w:rsidRPr="00253989">
        <w:t xml:space="preserve"> </w:t>
      </w:r>
      <w:r w:rsidR="00253989">
        <w:t>contribution</w:t>
      </w:r>
      <w:r>
        <w:t xml:space="preserve">, the difference will be paid by </w:t>
      </w:r>
      <w:r w:rsidRPr="006262AF">
        <w:rPr>
          <w:b/>
          <w:color w:val="FF0000"/>
          <w:sz w:val="24"/>
          <w:vertAlign w:val="superscript"/>
        </w:rPr>
        <w:t>CV2</w:t>
      </w:r>
      <w:r>
        <w:rPr>
          <w:b/>
          <w:color w:val="FF0000"/>
          <w:sz w:val="24"/>
          <w:vertAlign w:val="superscript"/>
        </w:rPr>
        <w:t>, 15a</w:t>
      </w:r>
      <w:r w:rsidR="00571C41" w:rsidRPr="00571C41">
        <w:rPr>
          <w:b/>
          <w:bCs/>
          <w:sz w:val="24"/>
        </w:rPr>
        <w:t>[</w:t>
      </w:r>
      <w:r>
        <w:t>the Contract Holder</w:t>
      </w:r>
      <w:r w:rsidR="00571C41" w:rsidRPr="00571C41">
        <w:rPr>
          <w:b/>
          <w:bCs/>
          <w:sz w:val="24"/>
        </w:rPr>
        <w:t>]</w:t>
      </w:r>
      <w:r>
        <w:t xml:space="preserve"> when notified by Prudential.</w:t>
      </w:r>
    </w:p>
    <w:p w14:paraId="71DCB632" w14:textId="19060756" w:rsidR="00F037F8" w:rsidRDefault="00C52E27" w:rsidP="00B37216">
      <w:pPr>
        <w:pStyle w:val="BulletD"/>
      </w:pPr>
      <w:r>
        <w:lastRenderedPageBreak/>
        <w:t>If the adjustment results in a decreased premium</w:t>
      </w:r>
      <w:r w:rsidR="00253989" w:rsidRPr="00253989">
        <w:t xml:space="preserve"> </w:t>
      </w:r>
      <w:r w:rsidR="00253989">
        <w:t>contribution</w:t>
      </w:r>
      <w:r>
        <w:t>, the difference will be refunded by Prudential.</w:t>
      </w:r>
    </w:p>
    <w:p w14:paraId="162BACC4" w14:textId="76BE3D3D" w:rsidR="00C52E27" w:rsidRDefault="00C52E27" w:rsidP="00987A39">
      <w:pPr>
        <w:pStyle w:val="Indent2"/>
        <w:ind w:left="432" w:firstLine="0"/>
      </w:pPr>
      <w:r>
        <w:t>If the change in age</w:t>
      </w:r>
      <w:r w:rsidR="00382870">
        <w:t xml:space="preserve"> or class of risk</w:t>
      </w:r>
      <w:r>
        <w:t xml:space="preserve"> affects the amount of </w:t>
      </w:r>
      <w:r w:rsidR="00D60341">
        <w:t>Your</w:t>
      </w:r>
      <w:r>
        <w:t xml:space="preserve"> coverage, </w:t>
      </w:r>
      <w:r w:rsidR="003B254A">
        <w:t>We</w:t>
      </w:r>
      <w:r>
        <w:t xml:space="preserve"> will change the amount on the basis of the correct age</w:t>
      </w:r>
      <w:r w:rsidR="002629B8">
        <w:t xml:space="preserve"> or class of risk</w:t>
      </w:r>
      <w:r>
        <w:t xml:space="preserve">. Any premium </w:t>
      </w:r>
      <w:r w:rsidR="00253989">
        <w:t xml:space="preserve">contribution </w:t>
      </w:r>
      <w:r>
        <w:t>adjustment will take this into account.</w:t>
      </w:r>
    </w:p>
    <w:p w14:paraId="248FA7A2" w14:textId="3C24A04C" w:rsidR="00C52E27" w:rsidRPr="00B61F29" w:rsidRDefault="00D713A8" w:rsidP="00C52E27">
      <w:pPr>
        <w:pStyle w:val="2Text"/>
      </w:pPr>
      <w:r>
        <w:t xml:space="preserve">We will adjust </w:t>
      </w:r>
      <w:r w:rsidR="00D60341">
        <w:t>Your</w:t>
      </w:r>
      <w:r>
        <w:t xml:space="preserve"> premium contribution amount i</w:t>
      </w:r>
      <w:r w:rsidR="005578A9">
        <w:t xml:space="preserve">f </w:t>
      </w:r>
      <w:r w:rsidR="00831858">
        <w:t>You</w:t>
      </w:r>
      <w:r w:rsidR="005578A9">
        <w:t xml:space="preserve"> request a coverage change</w:t>
      </w:r>
      <w:r w:rsidR="0028609B">
        <w:t xml:space="preserve"> and</w:t>
      </w:r>
      <w:r w:rsidR="007F0A8B">
        <w:t xml:space="preserve"> </w:t>
      </w:r>
      <w:r w:rsidR="00D60341">
        <w:t>Your</w:t>
      </w:r>
      <w:r w:rsidR="005578A9">
        <w:t xml:space="preserve"> p</w:t>
      </w:r>
      <w:r w:rsidR="00C52E27" w:rsidRPr="00B61F29">
        <w:t>remium</w:t>
      </w:r>
      <w:r w:rsidR="00B344C1" w:rsidRPr="00B344C1">
        <w:t xml:space="preserve"> </w:t>
      </w:r>
      <w:r w:rsidR="00B344C1">
        <w:t>contribution</w:t>
      </w:r>
      <w:r w:rsidR="00C52E27" w:rsidRPr="00B61F29">
        <w:t>s</w:t>
      </w:r>
      <w:r w:rsidR="0028609B">
        <w:t xml:space="preserve"> are affected</w:t>
      </w:r>
      <w:r w:rsidR="002415CF">
        <w:t xml:space="preserve">. The adjustment </w:t>
      </w:r>
      <w:r w:rsidR="005B1894">
        <w:t>may occur</w:t>
      </w:r>
      <w:r w:rsidR="00C52E27" w:rsidRPr="00B61F29">
        <w:t xml:space="preserve"> on any </w:t>
      </w:r>
      <w:r w:rsidR="00C52E27">
        <w:t>p</w:t>
      </w:r>
      <w:r w:rsidR="00C52E27" w:rsidRPr="00B61F29">
        <w:t xml:space="preserve">remium </w:t>
      </w:r>
      <w:r w:rsidR="00B344C1">
        <w:t xml:space="preserve">contribution </w:t>
      </w:r>
      <w:r w:rsidR="00C52E27">
        <w:t>d</w:t>
      </w:r>
      <w:r w:rsidR="00C52E27" w:rsidRPr="00B61F29">
        <w:t xml:space="preserve">ue </w:t>
      </w:r>
      <w:r w:rsidR="00C52E27">
        <w:t>d</w:t>
      </w:r>
      <w:r w:rsidR="00C52E27" w:rsidRPr="00B61F29">
        <w:t xml:space="preserve">ate following </w:t>
      </w:r>
      <w:r w:rsidR="00D60341">
        <w:t>Your</w:t>
      </w:r>
      <w:r w:rsidR="00C52E27" w:rsidRPr="00B61F29">
        <w:t xml:space="preserve"> request for and Prudential’s approval of a coverage change. </w:t>
      </w:r>
    </w:p>
    <w:p w14:paraId="03A9DC6E" w14:textId="300F689D" w:rsidR="002B051C" w:rsidRDefault="00D5054D" w:rsidP="00C52E27">
      <w:pPr>
        <w:pStyle w:val="2Text"/>
      </w:pPr>
      <w:r>
        <w:t xml:space="preserve">We will adjust </w:t>
      </w:r>
      <w:r w:rsidR="00D60341">
        <w:t>Your</w:t>
      </w:r>
      <w:r>
        <w:t xml:space="preserve"> premium contribution amount when </w:t>
      </w:r>
      <w:r w:rsidR="00831858">
        <w:t>You</w:t>
      </w:r>
      <w:r w:rsidR="007F0A8B">
        <w:t xml:space="preserve"> move to a higher attained age or </w:t>
      </w:r>
      <w:r w:rsidR="0027643E">
        <w:t>r</w:t>
      </w:r>
      <w:r w:rsidR="007F0A8B">
        <w:t>i</w:t>
      </w:r>
      <w:r w:rsidR="000434ED">
        <w:t>s</w:t>
      </w:r>
      <w:r w:rsidR="007F0A8B">
        <w:t>k adjustment</w:t>
      </w:r>
      <w:r>
        <w:t xml:space="preserve"> bracket. </w:t>
      </w:r>
      <w:r w:rsidR="00D60341">
        <w:t>Your</w:t>
      </w:r>
      <w:r w:rsidR="007F0A8B">
        <w:t xml:space="preserve"> p</w:t>
      </w:r>
      <w:r w:rsidR="00C52E27" w:rsidRPr="00B61F29">
        <w:t>remium</w:t>
      </w:r>
      <w:r w:rsidR="00B344C1" w:rsidRPr="00B344C1">
        <w:t xml:space="preserve"> </w:t>
      </w:r>
      <w:r w:rsidR="00B344C1">
        <w:t>contribution</w:t>
      </w:r>
      <w:r w:rsidR="00C52E27" w:rsidRPr="00B61F29">
        <w:t xml:space="preserve">s will increase on the </w:t>
      </w:r>
      <w:r w:rsidR="00C52E27">
        <w:t>p</w:t>
      </w:r>
      <w:r w:rsidR="00C52E27" w:rsidRPr="00B61F29">
        <w:t xml:space="preserve">remium </w:t>
      </w:r>
      <w:r w:rsidR="00BD7EBB">
        <w:t xml:space="preserve">contribution </w:t>
      </w:r>
      <w:r w:rsidR="00C52E27">
        <w:t>d</w:t>
      </w:r>
      <w:r w:rsidR="00C52E27" w:rsidRPr="00B61F29">
        <w:t xml:space="preserve">ue </w:t>
      </w:r>
      <w:r w:rsidR="00C52E27">
        <w:t>d</w:t>
      </w:r>
      <w:r w:rsidR="00C52E27" w:rsidRPr="00B61F29">
        <w:t xml:space="preserve">ate occurring on or next following the date </w:t>
      </w:r>
      <w:r w:rsidR="005F3E7A">
        <w:t xml:space="preserve">after </w:t>
      </w:r>
      <w:r w:rsidR="00831858">
        <w:t>You</w:t>
      </w:r>
      <w:r w:rsidR="00C52E27" w:rsidRPr="00B61F29">
        <w:t xml:space="preserve"> move to a higher attained age</w:t>
      </w:r>
      <w:r w:rsidR="00113479">
        <w:t xml:space="preserve"> or class of risk </w:t>
      </w:r>
      <w:r w:rsidR="00A8582B">
        <w:t>adjustment</w:t>
      </w:r>
      <w:r w:rsidR="00C52E27" w:rsidRPr="00B61F29">
        <w:t xml:space="preserve"> premium</w:t>
      </w:r>
      <w:r w:rsidR="002A6F17" w:rsidRPr="002A6F17">
        <w:t xml:space="preserve"> </w:t>
      </w:r>
      <w:r w:rsidR="002A6F17">
        <w:t>contribution</w:t>
      </w:r>
      <w:r w:rsidR="00C52E27" w:rsidRPr="00B61F29">
        <w:t xml:space="preserve"> band if premium</w:t>
      </w:r>
      <w:r w:rsidR="002A6F17" w:rsidRPr="002A6F17">
        <w:t xml:space="preserve"> </w:t>
      </w:r>
      <w:r w:rsidR="002A6F17">
        <w:t>contribution</w:t>
      </w:r>
      <w:r w:rsidR="00C52E27" w:rsidRPr="00B61F29">
        <w:t>s are determined on an attained age</w:t>
      </w:r>
      <w:r w:rsidR="00B86303">
        <w:t xml:space="preserve"> or class of risk</w:t>
      </w:r>
      <w:r w:rsidR="00C52E27" w:rsidRPr="00B61F29">
        <w:t xml:space="preserve"> basis.</w:t>
      </w:r>
    </w:p>
    <w:p w14:paraId="361EAFD1" w14:textId="17179698" w:rsidR="00C52E27" w:rsidRDefault="00D02DC9" w:rsidP="00C52E27">
      <w:pPr>
        <w:pStyle w:val="2Text"/>
      </w:pPr>
      <w:r w:rsidRPr="0034626D">
        <w:t xml:space="preserve">The amount and effective date of </w:t>
      </w:r>
      <w:r w:rsidR="00D60341">
        <w:t>Your</w:t>
      </w:r>
      <w:r w:rsidRPr="0034626D">
        <w:t xml:space="preserve"> new </w:t>
      </w:r>
      <w:r w:rsidR="00D75873" w:rsidRPr="00987A39">
        <w:t>premium</w:t>
      </w:r>
      <w:r w:rsidRPr="0034626D">
        <w:t xml:space="preserve"> amount will be determined</w:t>
      </w:r>
      <w:r w:rsidR="00873D62" w:rsidRPr="00987A39">
        <w:t xml:space="preserve"> by Prudential. </w:t>
      </w:r>
      <w:r w:rsidR="009537DC" w:rsidRPr="00987A39">
        <w:t xml:space="preserve">This will include any </w:t>
      </w:r>
      <w:r w:rsidR="00DD090D" w:rsidRPr="00987A39">
        <w:t>back premiums for differences since the effective date</w:t>
      </w:r>
      <w:r w:rsidR="0034626D" w:rsidRPr="0034626D">
        <w:t>.</w:t>
      </w:r>
      <w:r w:rsidR="00571C41" w:rsidRPr="00571C41">
        <w:rPr>
          <w:b/>
          <w:bCs/>
          <w:sz w:val="24"/>
        </w:rPr>
        <w:t>]</w:t>
      </w:r>
    </w:p>
    <w:p w14:paraId="461ECF0C" w14:textId="7792FDA3" w:rsidR="001642DB" w:rsidRDefault="00A30EB6" w:rsidP="001642DB">
      <w:pPr>
        <w:pStyle w:val="SubtitleD"/>
      </w:pPr>
      <w:r w:rsidRPr="00B37216">
        <w:rPr>
          <w:rFonts w:ascii="Arial" w:hAnsi="Arial" w:cs="Arial"/>
          <w:color w:val="FF0000"/>
          <w:vertAlign w:val="superscript"/>
        </w:rPr>
        <w:t>15</w:t>
      </w:r>
      <w:r w:rsidR="00571C41" w:rsidRPr="005B7746">
        <w:rPr>
          <w:rFonts w:ascii="Arial" w:hAnsi="Arial" w:cs="Arial"/>
        </w:rPr>
        <w:t>[</w:t>
      </w:r>
      <w:r w:rsidR="001642DB">
        <w:t xml:space="preserve">When Will We Change </w:t>
      </w:r>
      <w:r w:rsidR="00D60341">
        <w:t>Your</w:t>
      </w:r>
      <w:r w:rsidR="001642DB">
        <w:t xml:space="preserve"> Premium Rates?</w:t>
      </w:r>
    </w:p>
    <w:p w14:paraId="26F9D202" w14:textId="08D24FD9" w:rsidR="001642DB" w:rsidRDefault="001642DB" w:rsidP="001642DB">
      <w:pPr>
        <w:pStyle w:val="2Text"/>
      </w:pPr>
      <w:r>
        <w:t xml:space="preserve">We reserve the right to change the premium </w:t>
      </w:r>
      <w:r w:rsidR="00AE7439">
        <w:t xml:space="preserve">contribution </w:t>
      </w:r>
      <w:r>
        <w:t xml:space="preserve">rates for </w:t>
      </w:r>
      <w:r w:rsidR="00D60341">
        <w:t>Your</w:t>
      </w:r>
      <w:r>
        <w:t xml:space="preserve"> </w:t>
      </w:r>
      <w:r w:rsidRPr="00683444">
        <w:t xml:space="preserve">Covered Class </w:t>
      </w:r>
      <w:r>
        <w:t xml:space="preserve">at any time for reasons which affect the risk which </w:t>
      </w:r>
      <w:r w:rsidR="003B254A">
        <w:t>We</w:t>
      </w:r>
      <w:r>
        <w:t xml:space="preserve"> have assumed. If </w:t>
      </w:r>
      <w:r w:rsidR="003B254A">
        <w:t>We</w:t>
      </w:r>
      <w:r>
        <w:t xml:space="preserve"> decide to change the premium</w:t>
      </w:r>
      <w:r w:rsidR="00AE7439" w:rsidRPr="00AE7439">
        <w:t xml:space="preserve"> </w:t>
      </w:r>
      <w:r w:rsidR="00AE7439">
        <w:t>contribution</w:t>
      </w:r>
      <w:r>
        <w:t xml:space="preserve"> rates for </w:t>
      </w:r>
      <w:r w:rsidR="00D60341">
        <w:t>Your</w:t>
      </w:r>
      <w:r>
        <w:t xml:space="preserve"> Covered Class, </w:t>
      </w:r>
      <w:r w:rsidR="003B254A">
        <w:t>We</w:t>
      </w:r>
      <w:r>
        <w:t xml:space="preserve"> will notify </w:t>
      </w:r>
      <w:r w:rsidR="00831858">
        <w:t>You</w:t>
      </w:r>
      <w:r>
        <w:t xml:space="preserve"> in writing at least 31 days before the premium</w:t>
      </w:r>
      <w:r w:rsidR="00AE7439" w:rsidRPr="00AE7439">
        <w:t xml:space="preserve"> </w:t>
      </w:r>
      <w:r w:rsidR="00AE7439">
        <w:t>contribution</w:t>
      </w:r>
      <w:r>
        <w:t xml:space="preserve"> is changed.</w:t>
      </w:r>
      <w:r w:rsidR="00571C41" w:rsidRPr="00571C41">
        <w:rPr>
          <w:b/>
          <w:bCs/>
          <w:sz w:val="24"/>
        </w:rPr>
        <w:t>]</w:t>
      </w:r>
    </w:p>
    <w:p w14:paraId="44FC6CAD" w14:textId="6BD502B0" w:rsidR="001D2DF8" w:rsidRDefault="004E56C8" w:rsidP="001D2DF8">
      <w:pPr>
        <w:pStyle w:val="SubtitleD"/>
      </w:pPr>
      <w:r w:rsidRPr="00987A39">
        <w:rPr>
          <w:rFonts w:ascii="Arial" w:hAnsi="Arial" w:cs="Arial"/>
          <w:color w:val="FF0000"/>
          <w:vertAlign w:val="superscript"/>
        </w:rPr>
        <w:t>7</w:t>
      </w:r>
      <w:r w:rsidR="00571C41" w:rsidRPr="005B7746">
        <w:rPr>
          <w:rFonts w:ascii="Arial" w:hAnsi="Arial" w:cs="Arial"/>
        </w:rPr>
        <w:t>[</w:t>
      </w:r>
      <w:r w:rsidR="001D2DF8">
        <w:t xml:space="preserve">When May You Elect to Change </w:t>
      </w:r>
      <w:r w:rsidR="00D60341">
        <w:t>Your</w:t>
      </w:r>
      <w:r w:rsidR="001D2DF8">
        <w:t xml:space="preserve"> Coverage?</w:t>
      </w:r>
    </w:p>
    <w:p w14:paraId="5EA83614" w14:textId="08951CBA" w:rsidR="005F2023" w:rsidRDefault="001D2DF8" w:rsidP="001D2DF8">
      <w:pPr>
        <w:pStyle w:val="2Text"/>
      </w:pPr>
      <w:r>
        <w:t xml:space="preserve">Once </w:t>
      </w:r>
      <w:r w:rsidR="00D60341">
        <w:t>Your</w:t>
      </w:r>
      <w:r>
        <w:t xml:space="preserve"> coverage begins, </w:t>
      </w:r>
      <w:r w:rsidR="00831858">
        <w:t>You</w:t>
      </w:r>
      <w:r>
        <w:t xml:space="preserve"> may elect to change </w:t>
      </w:r>
      <w:r w:rsidR="00D60341">
        <w:t>Your</w:t>
      </w:r>
      <w:r>
        <w:t xml:space="preserve"> coverage at any time</w:t>
      </w:r>
      <w:r w:rsidR="0025349F">
        <w:t xml:space="preserve"> </w:t>
      </w:r>
      <w:r w:rsidR="00131B5E" w:rsidRPr="00987A39">
        <w:rPr>
          <w:b/>
          <w:bCs/>
          <w:color w:val="FF0000"/>
          <w:sz w:val="24"/>
          <w:szCs w:val="24"/>
          <w:vertAlign w:val="superscript"/>
        </w:rPr>
        <w:t>7a</w:t>
      </w:r>
      <w:r w:rsidR="00571C41" w:rsidRPr="00571C41">
        <w:rPr>
          <w:b/>
          <w:bCs/>
          <w:sz w:val="24"/>
        </w:rPr>
        <w:t>[</w:t>
      </w:r>
      <w:r w:rsidR="00CA52D3">
        <w:t>(1)</w:t>
      </w:r>
      <w:r w:rsidR="00173B7B">
        <w:t xml:space="preserve"> within </w:t>
      </w:r>
      <w:r w:rsidR="005B0740" w:rsidRPr="00987A39">
        <w:rPr>
          <w:b/>
          <w:bCs/>
          <w:color w:val="FF0000"/>
          <w:sz w:val="24"/>
          <w:szCs w:val="24"/>
          <w:vertAlign w:val="superscript"/>
        </w:rPr>
        <w:t>9a</w:t>
      </w:r>
      <w:r w:rsidR="00571C41" w:rsidRPr="001935DA">
        <w:rPr>
          <w:b/>
          <w:sz w:val="24"/>
          <w:szCs w:val="24"/>
        </w:rPr>
        <w:t>[</w:t>
      </w:r>
      <w:r w:rsidR="00173B7B">
        <w:t>30 – 120 days</w:t>
      </w:r>
      <w:r w:rsidR="00571C41" w:rsidRPr="00571C41">
        <w:rPr>
          <w:b/>
          <w:bCs/>
          <w:sz w:val="24"/>
        </w:rPr>
        <w:t>]</w:t>
      </w:r>
      <w:r w:rsidR="009800BE">
        <w:t xml:space="preserve"> after the date </w:t>
      </w:r>
      <w:r w:rsidR="00831858">
        <w:t>You</w:t>
      </w:r>
      <w:r w:rsidR="009800BE">
        <w:t xml:space="preserve"> are eligible for it, (2) within </w:t>
      </w:r>
      <w:r w:rsidR="008C59DA" w:rsidRPr="00176E29">
        <w:rPr>
          <w:b/>
          <w:bCs/>
          <w:color w:val="FF0000"/>
          <w:sz w:val="24"/>
          <w:szCs w:val="24"/>
          <w:vertAlign w:val="superscript"/>
        </w:rPr>
        <w:t>9a</w:t>
      </w:r>
      <w:r w:rsidR="00571C41" w:rsidRPr="00571C41">
        <w:rPr>
          <w:b/>
          <w:bCs/>
          <w:sz w:val="24"/>
        </w:rPr>
        <w:t>[</w:t>
      </w:r>
      <w:r w:rsidR="00497C68">
        <w:t>30 to 120 days</w:t>
      </w:r>
      <w:r w:rsidR="00571C41" w:rsidRPr="00571C41">
        <w:rPr>
          <w:b/>
          <w:bCs/>
          <w:sz w:val="24"/>
        </w:rPr>
        <w:t>]</w:t>
      </w:r>
      <w:r w:rsidR="00497C68">
        <w:t xml:space="preserve"> of a </w:t>
      </w:r>
      <w:r w:rsidR="00497C68" w:rsidRPr="00683444">
        <w:t>Life Event</w:t>
      </w:r>
      <w:r w:rsidR="001757E7">
        <w:t xml:space="preserve"> </w:t>
      </w:r>
      <w:r w:rsidR="000034EC" w:rsidRPr="00987A39">
        <w:rPr>
          <w:b/>
          <w:bCs/>
          <w:color w:val="FF0000"/>
          <w:sz w:val="24"/>
          <w:szCs w:val="24"/>
          <w:vertAlign w:val="superscript"/>
        </w:rPr>
        <w:t>7b</w:t>
      </w:r>
      <w:r w:rsidR="00571C41" w:rsidRPr="00571C41">
        <w:rPr>
          <w:b/>
          <w:bCs/>
          <w:sz w:val="24"/>
        </w:rPr>
        <w:t>[</w:t>
      </w:r>
      <w:r w:rsidR="001757E7">
        <w:t>w</w:t>
      </w:r>
      <w:r w:rsidR="00ED4874">
        <w:t xml:space="preserve">ithout </w:t>
      </w:r>
      <w:r w:rsidR="00215E95">
        <w:t xml:space="preserve">Evidence </w:t>
      </w:r>
      <w:r w:rsidR="00031816">
        <w:t xml:space="preserve">of </w:t>
      </w:r>
      <w:r w:rsidR="00215E95">
        <w:t>Insurability</w:t>
      </w:r>
      <w:r w:rsidR="00571C41" w:rsidRPr="00571C41">
        <w:rPr>
          <w:b/>
          <w:bCs/>
          <w:sz w:val="24"/>
        </w:rPr>
        <w:t>]</w:t>
      </w:r>
      <w:r w:rsidR="00497C68">
        <w:t xml:space="preserve">, or (3) during the </w:t>
      </w:r>
      <w:r w:rsidR="00497C68" w:rsidRPr="00683444">
        <w:t>Annual Enrollment Period</w:t>
      </w:r>
      <w:r w:rsidR="00497C68">
        <w:t xml:space="preserve"> </w:t>
      </w:r>
      <w:r w:rsidR="000034EC" w:rsidRPr="00176E29">
        <w:rPr>
          <w:b/>
          <w:bCs/>
          <w:color w:val="FF0000"/>
          <w:sz w:val="24"/>
          <w:szCs w:val="24"/>
          <w:vertAlign w:val="superscript"/>
        </w:rPr>
        <w:t>7b</w:t>
      </w:r>
      <w:r w:rsidR="00571C41" w:rsidRPr="00571C41">
        <w:rPr>
          <w:b/>
          <w:bCs/>
          <w:sz w:val="24"/>
        </w:rPr>
        <w:t>[</w:t>
      </w:r>
      <w:r w:rsidR="00497C68">
        <w:t xml:space="preserve">without </w:t>
      </w:r>
      <w:r w:rsidR="00215E95">
        <w:t xml:space="preserve">Evidence </w:t>
      </w:r>
      <w:r w:rsidR="00031816">
        <w:t xml:space="preserve">of </w:t>
      </w:r>
      <w:r w:rsidR="00215E95">
        <w:t>Insurability</w:t>
      </w:r>
      <w:r w:rsidR="00571C41" w:rsidRPr="00571C41">
        <w:rPr>
          <w:b/>
          <w:bCs/>
          <w:sz w:val="24"/>
        </w:rPr>
        <w:t>]]</w:t>
      </w:r>
      <w:r>
        <w:t xml:space="preserve">. You must elect to change </w:t>
      </w:r>
      <w:r w:rsidR="00D60341">
        <w:t>Your</w:t>
      </w:r>
      <w:r>
        <w:t xml:space="preserve"> coverage </w:t>
      </w:r>
      <w:r w:rsidR="00142A52">
        <w:t>in</w:t>
      </w:r>
      <w:r>
        <w:t xml:space="preserve"> a form</w:t>
      </w:r>
      <w:r w:rsidR="00142A52">
        <w:t>at</w:t>
      </w:r>
      <w:r>
        <w:t xml:space="preserve"> approved by Prudential and agree to pay the required contributions.</w:t>
      </w:r>
      <w:r w:rsidR="008B1977">
        <w:t xml:space="preserve"> </w:t>
      </w:r>
      <w:r w:rsidR="00F412E9" w:rsidRPr="00987A39">
        <w:rPr>
          <w:b/>
          <w:bCs/>
          <w:color w:val="FF0000"/>
          <w:sz w:val="24"/>
          <w:szCs w:val="24"/>
          <w:vertAlign w:val="superscript"/>
        </w:rPr>
        <w:t>CV2</w:t>
      </w:r>
      <w:r w:rsidR="00571C41" w:rsidRPr="00571C41">
        <w:rPr>
          <w:b/>
          <w:bCs/>
          <w:sz w:val="24"/>
        </w:rPr>
        <w:t>[</w:t>
      </w:r>
      <w:r w:rsidR="00D60341">
        <w:t>Your</w:t>
      </w:r>
      <w:r w:rsidR="00F412E9">
        <w:t xml:space="preserve"> Employer</w:t>
      </w:r>
      <w:r w:rsidR="00571C41" w:rsidRPr="00571C41">
        <w:rPr>
          <w:b/>
          <w:bCs/>
          <w:sz w:val="24"/>
        </w:rPr>
        <w:t>]</w:t>
      </w:r>
      <w:r w:rsidR="008B1977">
        <w:t xml:space="preserve"> will tell </w:t>
      </w:r>
      <w:r w:rsidR="00831858">
        <w:t>You</w:t>
      </w:r>
      <w:r w:rsidR="008B1977">
        <w:t xml:space="preserve"> whether contributions are required and the amount of any contribution when </w:t>
      </w:r>
      <w:r w:rsidR="00831858">
        <w:t>You</w:t>
      </w:r>
      <w:r w:rsidR="008B1977">
        <w:t xml:space="preserve"> </w:t>
      </w:r>
      <w:r w:rsidR="00E73708">
        <w:t xml:space="preserve">change </w:t>
      </w:r>
      <w:r w:rsidR="00D60341">
        <w:t>Your</w:t>
      </w:r>
      <w:r w:rsidR="00E73708">
        <w:t xml:space="preserve"> coverage.</w:t>
      </w:r>
    </w:p>
    <w:p w14:paraId="642DD978" w14:textId="64023939" w:rsidR="001D2DF8" w:rsidRDefault="00DE792C" w:rsidP="0053342D">
      <w:pPr>
        <w:pStyle w:val="2Text"/>
      </w:pPr>
      <w:r w:rsidRPr="00987A39">
        <w:rPr>
          <w:b/>
          <w:bCs/>
          <w:color w:val="FF0000"/>
          <w:sz w:val="24"/>
          <w:szCs w:val="24"/>
          <w:vertAlign w:val="superscript"/>
        </w:rPr>
        <w:t>7d</w:t>
      </w:r>
      <w:r w:rsidR="00571C41" w:rsidRPr="00571C41">
        <w:rPr>
          <w:b/>
          <w:bCs/>
          <w:sz w:val="24"/>
        </w:rPr>
        <w:t>[</w:t>
      </w:r>
      <w:r w:rsidR="00B17D61">
        <w:t xml:space="preserve">Changes </w:t>
      </w:r>
      <w:r w:rsidR="00AC59C4">
        <w:t xml:space="preserve">made by </w:t>
      </w:r>
      <w:r w:rsidR="00831858">
        <w:t>You</w:t>
      </w:r>
      <w:r w:rsidR="00AC59C4">
        <w:t>, may need to be approved by Prudential</w:t>
      </w:r>
      <w:r w:rsidR="004E1D05">
        <w:t xml:space="preserve"> in </w:t>
      </w:r>
      <w:r>
        <w:t>writing</w:t>
      </w:r>
      <w:r w:rsidR="00AC59C4">
        <w:t xml:space="preserve">. Once </w:t>
      </w:r>
      <w:r w:rsidR="00831858">
        <w:t>You</w:t>
      </w:r>
      <w:r w:rsidR="00AC59C4">
        <w:t xml:space="preserve"> make a change of </w:t>
      </w:r>
      <w:r w:rsidR="00DF0FF0">
        <w:t>coverage</w:t>
      </w:r>
      <w:r w:rsidR="00AC59C4">
        <w:t>,</w:t>
      </w:r>
      <w:r w:rsidR="0052085F">
        <w:t xml:space="preserve"> </w:t>
      </w:r>
      <w:r w:rsidR="00831858">
        <w:t>You</w:t>
      </w:r>
      <w:r w:rsidR="0052085F">
        <w:t xml:space="preserve"> will receive a confirmation of coverage reflecting the change, if approved by Prudential. </w:t>
      </w:r>
      <w:r w:rsidR="00B8522E">
        <w:t xml:space="preserve">Changes </w:t>
      </w:r>
      <w:r w:rsidR="00831858">
        <w:t>You</w:t>
      </w:r>
      <w:r w:rsidR="00B8522E">
        <w:t xml:space="preserve"> make to </w:t>
      </w:r>
      <w:r w:rsidR="00D60341">
        <w:t>Your</w:t>
      </w:r>
      <w:r w:rsidR="00B8522E">
        <w:t xml:space="preserve"> coverage will begin at </w:t>
      </w:r>
      <w:commentRangeStart w:id="56"/>
      <w:commentRangeStart w:id="57"/>
      <w:r w:rsidR="00B8522E">
        <w:t xml:space="preserve">12:01 a.m. </w:t>
      </w:r>
      <w:ins w:id="58" w:author="Laura Hoogland" w:date="2026-01-22T14:57:00Z" w16du:dateUtc="2026-01-22T20:57:00Z">
        <w:r w:rsidR="00B07AC3">
          <w:t xml:space="preserve">standard time where you reside </w:t>
        </w:r>
      </w:ins>
      <w:r w:rsidR="00B8522E">
        <w:t xml:space="preserve">on the date shown on </w:t>
      </w:r>
      <w:r w:rsidR="00D60341">
        <w:t>Your</w:t>
      </w:r>
      <w:r w:rsidR="00B8522E">
        <w:t xml:space="preserve"> confirmation of coverage. </w:t>
      </w:r>
      <w:commentRangeEnd w:id="56"/>
      <w:r w:rsidR="00B07AC3">
        <w:rPr>
          <w:rStyle w:val="CommentReference"/>
          <w:sz w:val="20"/>
          <w:szCs w:val="20"/>
        </w:rPr>
        <w:commentReference w:id="56"/>
      </w:r>
      <w:commentRangeEnd w:id="57"/>
      <w:r w:rsidR="00A26753">
        <w:rPr>
          <w:rStyle w:val="CommentReference"/>
          <w:sz w:val="20"/>
          <w:szCs w:val="20"/>
        </w:rPr>
        <w:commentReference w:id="57"/>
      </w:r>
      <w:r w:rsidR="00B8522E">
        <w:t xml:space="preserve">However, if </w:t>
      </w:r>
      <w:r w:rsidR="00831858">
        <w:t>You</w:t>
      </w:r>
      <w:r w:rsidR="00B8522E">
        <w:t xml:space="preserve"> are absent from work due to </w:t>
      </w:r>
      <w:r w:rsidR="00482FCA">
        <w:t>I</w:t>
      </w:r>
      <w:r w:rsidR="00B8522E">
        <w:t xml:space="preserve">njury, </w:t>
      </w:r>
      <w:r w:rsidR="00482FCA">
        <w:t>S</w:t>
      </w:r>
      <w:r w:rsidR="00B8522E">
        <w:t xml:space="preserve">ickness, or </w:t>
      </w:r>
      <w:r w:rsidR="009054B1">
        <w:t>T</w:t>
      </w:r>
      <w:r w:rsidR="00B8522E">
        <w:t xml:space="preserve">emporary </w:t>
      </w:r>
      <w:r w:rsidR="009054B1">
        <w:t>L</w:t>
      </w:r>
      <w:r w:rsidR="00B8522E">
        <w:t xml:space="preserve">ayoff or </w:t>
      </w:r>
      <w:r w:rsidR="009054B1">
        <w:t>L</w:t>
      </w:r>
      <w:r w:rsidR="00B8522E">
        <w:t xml:space="preserve">eave </w:t>
      </w:r>
      <w:r w:rsidR="00F541D5">
        <w:t xml:space="preserve">of </w:t>
      </w:r>
      <w:r w:rsidR="009054B1">
        <w:t>A</w:t>
      </w:r>
      <w:r w:rsidR="00B8522E">
        <w:t xml:space="preserve">bsence on the date </w:t>
      </w:r>
      <w:r w:rsidR="00D60341">
        <w:t>Your</w:t>
      </w:r>
      <w:r w:rsidR="00B8522E">
        <w:t xml:space="preserve"> change in coverage would normally begin, </w:t>
      </w:r>
      <w:r w:rsidR="00D60341">
        <w:t>Your</w:t>
      </w:r>
      <w:r w:rsidR="00B8522E">
        <w:t xml:space="preserve"> change in coverage will begin on the date </w:t>
      </w:r>
      <w:r w:rsidR="00831858">
        <w:t>You</w:t>
      </w:r>
      <w:r w:rsidR="00DC5EF0">
        <w:t xml:space="preserve"> are</w:t>
      </w:r>
      <w:r w:rsidR="00AF74AC">
        <w:t xml:space="preserve"> A</w:t>
      </w:r>
      <w:r w:rsidR="003E0C22">
        <w:t xml:space="preserve">ctively </w:t>
      </w:r>
      <w:r w:rsidR="005522AB">
        <w:t>at</w:t>
      </w:r>
      <w:r w:rsidR="00AF74AC">
        <w:t xml:space="preserve"> W</w:t>
      </w:r>
      <w:r w:rsidR="003E0C22">
        <w:t>ork</w:t>
      </w:r>
      <w:r w:rsidR="00B8522E">
        <w:t>.</w:t>
      </w:r>
      <w:r w:rsidR="00571C41" w:rsidRPr="00571C41">
        <w:rPr>
          <w:b/>
          <w:bCs/>
          <w:sz w:val="24"/>
        </w:rPr>
        <w:t>]]</w:t>
      </w:r>
    </w:p>
    <w:p w14:paraId="04B71016" w14:textId="691EA637" w:rsidR="00C30414" w:rsidRDefault="00EA4D05" w:rsidP="00C30414">
      <w:pPr>
        <w:pStyle w:val="SubtitleD"/>
      </w:pPr>
      <w:r w:rsidRPr="00987A39">
        <w:rPr>
          <w:rFonts w:ascii="Arial" w:hAnsi="Arial" w:cs="Arial"/>
          <w:color w:val="FF0000"/>
          <w:vertAlign w:val="superscript"/>
        </w:rPr>
        <w:t>7</w:t>
      </w:r>
      <w:r w:rsidR="00893AC2">
        <w:rPr>
          <w:rFonts w:ascii="Arial" w:hAnsi="Arial" w:cs="Arial"/>
          <w:color w:val="FF0000"/>
          <w:vertAlign w:val="superscript"/>
        </w:rPr>
        <w:t>c</w:t>
      </w:r>
      <w:r w:rsidR="00571C41" w:rsidRPr="00571C41">
        <w:rPr>
          <w:bCs/>
        </w:rPr>
        <w:t>[</w:t>
      </w:r>
      <w:r w:rsidR="00344366">
        <w:t>Can I</w:t>
      </w:r>
      <w:r w:rsidR="00C30414">
        <w:t xml:space="preserve"> Elect to Change </w:t>
      </w:r>
      <w:r w:rsidR="00344366">
        <w:t>My</w:t>
      </w:r>
      <w:r w:rsidR="00C30414">
        <w:t xml:space="preserve"> Coverage</w:t>
      </w:r>
      <w:r w:rsidR="008A2995">
        <w:t xml:space="preserve"> during the </w:t>
      </w:r>
      <w:r w:rsidR="00363ECB" w:rsidRPr="00B37216">
        <w:rPr>
          <w:rFonts w:ascii="Arial" w:hAnsi="Arial" w:cs="Arial"/>
          <w:bCs/>
          <w:color w:val="FF0000"/>
          <w:szCs w:val="24"/>
          <w:vertAlign w:val="superscript"/>
        </w:rPr>
        <w:t>CV9</w:t>
      </w:r>
      <w:r w:rsidR="00571C41" w:rsidRPr="00571C41">
        <w:rPr>
          <w:bCs/>
        </w:rPr>
        <w:t>[</w:t>
      </w:r>
      <w:r w:rsidR="00F175E7">
        <w:t>YEAR</w:t>
      </w:r>
      <w:r w:rsidR="00571C41" w:rsidRPr="00571C41">
        <w:rPr>
          <w:bCs/>
        </w:rPr>
        <w:t>]</w:t>
      </w:r>
      <w:r w:rsidR="008A2995">
        <w:t xml:space="preserve"> Enrollment Period</w:t>
      </w:r>
      <w:r w:rsidR="00C30414">
        <w:t>?</w:t>
      </w:r>
    </w:p>
    <w:p w14:paraId="072F203C" w14:textId="7F867483" w:rsidR="00753881" w:rsidRDefault="00EC6748" w:rsidP="00C30414">
      <w:pPr>
        <w:pStyle w:val="2Text"/>
      </w:pPr>
      <w:r>
        <w:t xml:space="preserve">If </w:t>
      </w:r>
      <w:r w:rsidR="00831858">
        <w:t>You</w:t>
      </w:r>
      <w:r>
        <w:t xml:space="preserve"> meet one of the conditions below, </w:t>
      </w:r>
      <w:r w:rsidR="00831858">
        <w:t>You</w:t>
      </w:r>
      <w:r>
        <w:t xml:space="preserve"> may elect to enroll for or increase </w:t>
      </w:r>
      <w:r w:rsidR="00D60341">
        <w:t>Your</w:t>
      </w:r>
      <w:r>
        <w:t xml:space="preserve"> </w:t>
      </w:r>
      <w:r w:rsidR="00EB3FA3" w:rsidRPr="00B4750C">
        <w:rPr>
          <w:b/>
          <w:color w:val="FF0000"/>
          <w:sz w:val="24"/>
          <w:vertAlign w:val="superscript"/>
        </w:rPr>
        <w:t>13</w:t>
      </w:r>
      <w:r w:rsidR="00EB3FA3">
        <w:rPr>
          <w:b/>
          <w:color w:val="FF0000"/>
          <w:sz w:val="24"/>
          <w:vertAlign w:val="superscript"/>
        </w:rPr>
        <w:t>e</w:t>
      </w:r>
      <w:r w:rsidR="00571C41" w:rsidRPr="00571C41">
        <w:rPr>
          <w:b/>
          <w:bCs/>
          <w:sz w:val="24"/>
        </w:rPr>
        <w:t>[</w:t>
      </w:r>
      <w:r w:rsidR="00081686">
        <w:t>s</w:t>
      </w:r>
      <w:r>
        <w:t xml:space="preserve">hort and </w:t>
      </w:r>
      <w:r w:rsidR="00081686">
        <w:t>l</w:t>
      </w:r>
      <w:r>
        <w:t>ong term</w:t>
      </w:r>
      <w:r w:rsidR="00571C41" w:rsidRPr="00571C41">
        <w:rPr>
          <w:b/>
          <w:bCs/>
          <w:sz w:val="24"/>
        </w:rPr>
        <w:t>]</w:t>
      </w:r>
      <w:r>
        <w:t xml:space="preserve"> </w:t>
      </w:r>
      <w:r w:rsidR="00081686">
        <w:t>d</w:t>
      </w:r>
      <w:r>
        <w:t xml:space="preserve">isability </w:t>
      </w:r>
      <w:r w:rsidR="0024773F">
        <w:t>c</w:t>
      </w:r>
      <w:r>
        <w:t>overage</w:t>
      </w:r>
      <w:r w:rsidR="00240B8F">
        <w:t xml:space="preserve"> during the </w:t>
      </w:r>
      <w:r w:rsidR="001D4A22" w:rsidRPr="00176E29">
        <w:rPr>
          <w:b/>
          <w:bCs/>
          <w:color w:val="FF0000"/>
          <w:sz w:val="24"/>
          <w:szCs w:val="24"/>
          <w:vertAlign w:val="superscript"/>
        </w:rPr>
        <w:t>C</w:t>
      </w:r>
      <w:r w:rsidR="001D4A22">
        <w:rPr>
          <w:b/>
          <w:bCs/>
          <w:color w:val="FF0000"/>
          <w:sz w:val="24"/>
          <w:szCs w:val="24"/>
          <w:vertAlign w:val="superscript"/>
        </w:rPr>
        <w:t>V9</w:t>
      </w:r>
      <w:r w:rsidR="001D4A22" w:rsidRPr="00571C41">
        <w:rPr>
          <w:b/>
          <w:bCs/>
          <w:sz w:val="24"/>
        </w:rPr>
        <w:t>[</w:t>
      </w:r>
      <w:r w:rsidR="00240B8F">
        <w:t>YEAR</w:t>
      </w:r>
      <w:r w:rsidR="00571C41" w:rsidRPr="00571C41">
        <w:rPr>
          <w:b/>
          <w:bCs/>
          <w:sz w:val="24"/>
        </w:rPr>
        <w:t>]</w:t>
      </w:r>
      <w:r w:rsidR="00240B8F">
        <w:t xml:space="preserve"> Enrollment Period. </w:t>
      </w:r>
      <w:r w:rsidR="00C30414">
        <w:t xml:space="preserve">You must elect to change </w:t>
      </w:r>
      <w:r w:rsidR="00D60341">
        <w:t>Your</w:t>
      </w:r>
      <w:r w:rsidR="00C30414">
        <w:t xml:space="preserve"> coverage in a format approved by Prudential and agree to pay the required </w:t>
      </w:r>
      <w:r w:rsidR="00C30414">
        <w:lastRenderedPageBreak/>
        <w:t>contributions.</w:t>
      </w:r>
      <w:r w:rsidR="00735FFE">
        <w:t xml:space="preserve"> </w:t>
      </w:r>
      <w:r w:rsidR="00D60341">
        <w:t>Your</w:t>
      </w:r>
      <w:r w:rsidR="00735FFE">
        <w:t xml:space="preserve"> ability to enroll</w:t>
      </w:r>
      <w:r w:rsidR="0024773F">
        <w:t xml:space="preserve"> for or increase the </w:t>
      </w:r>
      <w:r w:rsidR="00311717" w:rsidRPr="00B4750C">
        <w:rPr>
          <w:b/>
          <w:color w:val="FF0000"/>
          <w:sz w:val="24"/>
          <w:vertAlign w:val="superscript"/>
        </w:rPr>
        <w:t>13</w:t>
      </w:r>
      <w:r w:rsidR="00311717">
        <w:rPr>
          <w:b/>
          <w:color w:val="FF0000"/>
          <w:sz w:val="24"/>
          <w:vertAlign w:val="superscript"/>
        </w:rPr>
        <w:t>e</w:t>
      </w:r>
      <w:r w:rsidR="00945D46">
        <w:rPr>
          <w:b/>
          <w:color w:val="FF0000"/>
          <w:sz w:val="24"/>
          <w:vertAlign w:val="superscript"/>
        </w:rPr>
        <w:t xml:space="preserve">, </w:t>
      </w:r>
      <w:r w:rsidR="006B3043" w:rsidRPr="00176E29">
        <w:rPr>
          <w:b/>
          <w:bCs/>
          <w:color w:val="FF0000"/>
          <w:sz w:val="24"/>
          <w:szCs w:val="24"/>
          <w:vertAlign w:val="superscript"/>
        </w:rPr>
        <w:t>C</w:t>
      </w:r>
      <w:r w:rsidR="006B3043">
        <w:rPr>
          <w:b/>
          <w:bCs/>
          <w:color w:val="FF0000"/>
          <w:sz w:val="24"/>
          <w:szCs w:val="24"/>
          <w:vertAlign w:val="superscript"/>
        </w:rPr>
        <w:t>V1</w:t>
      </w:r>
      <w:r w:rsidR="00571C41" w:rsidRPr="00571C41">
        <w:rPr>
          <w:b/>
          <w:bCs/>
          <w:sz w:val="24"/>
        </w:rPr>
        <w:t>[</w:t>
      </w:r>
      <w:r w:rsidR="00C51719">
        <w:t>s</w:t>
      </w:r>
      <w:r w:rsidR="0024773F">
        <w:t xml:space="preserve">hort </w:t>
      </w:r>
      <w:r w:rsidR="00C51719">
        <w:t>t</w:t>
      </w:r>
      <w:r w:rsidR="0024773F">
        <w:t xml:space="preserve">erm and </w:t>
      </w:r>
      <w:r w:rsidR="00C51719">
        <w:t>l</w:t>
      </w:r>
      <w:r w:rsidR="0024773F">
        <w:t xml:space="preserve">ong </w:t>
      </w:r>
      <w:r w:rsidR="00C51719">
        <w:t>t</w:t>
      </w:r>
      <w:r w:rsidR="0024773F">
        <w:t>erm</w:t>
      </w:r>
      <w:r w:rsidR="00571C41" w:rsidRPr="00571C41">
        <w:rPr>
          <w:b/>
          <w:bCs/>
          <w:sz w:val="24"/>
        </w:rPr>
        <w:t>]</w:t>
      </w:r>
      <w:r w:rsidR="0024773F">
        <w:t xml:space="preserve"> </w:t>
      </w:r>
      <w:r w:rsidR="004B7887">
        <w:t>d</w:t>
      </w:r>
      <w:r w:rsidR="0024773F">
        <w:t>isability coverage</w:t>
      </w:r>
      <w:r w:rsidR="000240DB">
        <w:t xml:space="preserve"> is subject to the remainder of this provision and the </w:t>
      </w:r>
      <w:r w:rsidR="006F3506">
        <w:t>Plan</w:t>
      </w:r>
      <w:r w:rsidR="000240DB">
        <w:t>.</w:t>
      </w:r>
    </w:p>
    <w:p w14:paraId="0A32223B" w14:textId="24780766" w:rsidR="0022134A" w:rsidRDefault="005C529A" w:rsidP="00C30414">
      <w:pPr>
        <w:pStyle w:val="2Text"/>
      </w:pPr>
      <w:r w:rsidRPr="00176E29">
        <w:rPr>
          <w:b/>
          <w:bCs/>
          <w:color w:val="FF0000"/>
          <w:sz w:val="24"/>
          <w:szCs w:val="24"/>
          <w:vertAlign w:val="superscript"/>
        </w:rPr>
        <w:t>C</w:t>
      </w:r>
      <w:r>
        <w:rPr>
          <w:b/>
          <w:bCs/>
          <w:color w:val="FF0000"/>
          <w:sz w:val="24"/>
          <w:szCs w:val="24"/>
          <w:vertAlign w:val="superscript"/>
        </w:rPr>
        <w:t>V9</w:t>
      </w:r>
      <w:r w:rsidRPr="00571C41">
        <w:rPr>
          <w:b/>
          <w:bCs/>
          <w:sz w:val="24"/>
        </w:rPr>
        <w:t>[</w:t>
      </w:r>
      <w:r w:rsidR="001C18A8">
        <w:t>YEAR</w:t>
      </w:r>
      <w:r w:rsidR="00571C41" w:rsidRPr="00571C41">
        <w:rPr>
          <w:b/>
          <w:bCs/>
          <w:sz w:val="24"/>
        </w:rPr>
        <w:t>]</w:t>
      </w:r>
      <w:r w:rsidR="001C18A8">
        <w:t xml:space="preserve"> Enrollment Period refers to the period between </w:t>
      </w:r>
      <w:r w:rsidRPr="00176E29">
        <w:rPr>
          <w:b/>
          <w:bCs/>
          <w:color w:val="FF0000"/>
          <w:sz w:val="24"/>
          <w:szCs w:val="24"/>
          <w:vertAlign w:val="superscript"/>
        </w:rPr>
        <w:t>C</w:t>
      </w:r>
      <w:r>
        <w:rPr>
          <w:b/>
          <w:bCs/>
          <w:color w:val="FF0000"/>
          <w:sz w:val="24"/>
          <w:szCs w:val="24"/>
          <w:vertAlign w:val="superscript"/>
        </w:rPr>
        <w:t>V9</w:t>
      </w:r>
      <w:r w:rsidRPr="00571C41">
        <w:rPr>
          <w:b/>
          <w:bCs/>
          <w:sz w:val="24"/>
        </w:rPr>
        <w:t>[</w:t>
      </w:r>
      <w:r w:rsidR="00C65FA9">
        <w:t>MONTH DAY, YEAR</w:t>
      </w:r>
      <w:r w:rsidR="00571C41" w:rsidRPr="00571C41">
        <w:rPr>
          <w:b/>
          <w:bCs/>
          <w:sz w:val="24"/>
        </w:rPr>
        <w:t>]</w:t>
      </w:r>
      <w:r w:rsidR="00897FE3">
        <w:t xml:space="preserve"> </w:t>
      </w:r>
      <w:r w:rsidR="001C18A8">
        <w:t>and</w:t>
      </w:r>
      <w:r w:rsidR="00BE2CBB">
        <w:t xml:space="preserve"> </w:t>
      </w:r>
      <w:r w:rsidRPr="00176E29">
        <w:rPr>
          <w:b/>
          <w:bCs/>
          <w:color w:val="FF0000"/>
          <w:sz w:val="24"/>
          <w:szCs w:val="24"/>
          <w:vertAlign w:val="superscript"/>
        </w:rPr>
        <w:t>C</w:t>
      </w:r>
      <w:r>
        <w:rPr>
          <w:b/>
          <w:bCs/>
          <w:color w:val="FF0000"/>
          <w:sz w:val="24"/>
          <w:szCs w:val="24"/>
          <w:vertAlign w:val="superscript"/>
        </w:rPr>
        <w:t>V9</w:t>
      </w:r>
      <w:r w:rsidRPr="00571C41">
        <w:rPr>
          <w:b/>
          <w:bCs/>
          <w:sz w:val="24"/>
        </w:rPr>
        <w:t>[</w:t>
      </w:r>
      <w:r w:rsidR="00C65FA9">
        <w:t>MONTH DAY, YEAR</w:t>
      </w:r>
      <w:r w:rsidR="00571C41" w:rsidRPr="00571C41">
        <w:rPr>
          <w:b/>
          <w:bCs/>
          <w:sz w:val="24"/>
        </w:rPr>
        <w:t>]</w:t>
      </w:r>
      <w:r w:rsidR="00BE2CBB">
        <w:t xml:space="preserve"> during which </w:t>
      </w:r>
      <w:r w:rsidR="00831858">
        <w:t>You</w:t>
      </w:r>
      <w:r w:rsidR="00BE2CBB">
        <w:t xml:space="preserve"> can enroll for or increase </w:t>
      </w:r>
      <w:r w:rsidR="00D60341">
        <w:t>Your</w:t>
      </w:r>
      <w:r w:rsidR="00BE2CBB">
        <w:t xml:space="preserve"> </w:t>
      </w:r>
      <w:r w:rsidR="00311717" w:rsidRPr="00B4750C">
        <w:rPr>
          <w:b/>
          <w:color w:val="FF0000"/>
          <w:sz w:val="24"/>
          <w:vertAlign w:val="superscript"/>
        </w:rPr>
        <w:t>13</w:t>
      </w:r>
      <w:r w:rsidR="00311717">
        <w:rPr>
          <w:b/>
          <w:color w:val="FF0000"/>
          <w:sz w:val="24"/>
          <w:vertAlign w:val="superscript"/>
        </w:rPr>
        <w:t>e</w:t>
      </w:r>
      <w:r w:rsidR="00945D46">
        <w:rPr>
          <w:b/>
          <w:color w:val="FF0000"/>
          <w:sz w:val="24"/>
          <w:vertAlign w:val="superscript"/>
        </w:rPr>
        <w:t xml:space="preserve">, </w:t>
      </w:r>
      <w:r w:rsidR="006B3043" w:rsidRPr="00176E29">
        <w:rPr>
          <w:b/>
          <w:bCs/>
          <w:color w:val="FF0000"/>
          <w:sz w:val="24"/>
          <w:szCs w:val="24"/>
          <w:vertAlign w:val="superscript"/>
        </w:rPr>
        <w:t>CV</w:t>
      </w:r>
      <w:r w:rsidR="006B3043">
        <w:rPr>
          <w:b/>
          <w:bCs/>
          <w:color w:val="FF0000"/>
          <w:sz w:val="24"/>
          <w:szCs w:val="24"/>
          <w:vertAlign w:val="superscript"/>
        </w:rPr>
        <w:t>1</w:t>
      </w:r>
      <w:r w:rsidR="00571C41" w:rsidRPr="00571C41">
        <w:rPr>
          <w:b/>
          <w:bCs/>
          <w:sz w:val="24"/>
        </w:rPr>
        <w:t>[</w:t>
      </w:r>
      <w:r w:rsidR="00C51719">
        <w:t>s</w:t>
      </w:r>
      <w:r w:rsidR="00BE2CBB">
        <w:t xml:space="preserve">hort </w:t>
      </w:r>
      <w:r w:rsidR="00C51719">
        <w:t>t</w:t>
      </w:r>
      <w:r w:rsidR="00BE2CBB">
        <w:t xml:space="preserve">erm and </w:t>
      </w:r>
      <w:r w:rsidR="00C51719">
        <w:t>l</w:t>
      </w:r>
      <w:r w:rsidR="00BE2CBB">
        <w:t xml:space="preserve">ong </w:t>
      </w:r>
      <w:r w:rsidR="00C51719">
        <w:t>t</w:t>
      </w:r>
      <w:r w:rsidR="00BE2CBB">
        <w:t>erm</w:t>
      </w:r>
      <w:r w:rsidR="00571C41" w:rsidRPr="00571C41">
        <w:rPr>
          <w:b/>
          <w:bCs/>
          <w:sz w:val="24"/>
        </w:rPr>
        <w:t>]</w:t>
      </w:r>
      <w:r w:rsidR="00BE2CBB">
        <w:t xml:space="preserve"> </w:t>
      </w:r>
      <w:r w:rsidR="004B7887">
        <w:t>d</w:t>
      </w:r>
      <w:r w:rsidR="00BE2CBB">
        <w:t>isability coverage</w:t>
      </w:r>
      <w:r w:rsidR="0022134A">
        <w:t xml:space="preserve"> under this Plan.</w:t>
      </w:r>
    </w:p>
    <w:p w14:paraId="780E59C4" w14:textId="1F9CC81B" w:rsidR="0022134A" w:rsidRDefault="00703992" w:rsidP="00C30414">
      <w:pPr>
        <w:pStyle w:val="2Text"/>
      </w:pPr>
      <w:r>
        <w:rPr>
          <w:b/>
          <w:color w:val="FF0000"/>
          <w:sz w:val="24"/>
          <w:szCs w:val="24"/>
          <w:vertAlign w:val="superscript"/>
        </w:rPr>
        <w:t>7e</w:t>
      </w:r>
      <w:r w:rsidR="00FF4657" w:rsidRPr="00571C41">
        <w:rPr>
          <w:b/>
          <w:bCs/>
          <w:sz w:val="24"/>
        </w:rPr>
        <w:t>[</w:t>
      </w:r>
      <w:r w:rsidR="0022134A">
        <w:t>Conditions:</w:t>
      </w:r>
    </w:p>
    <w:p w14:paraId="4E63EAC7" w14:textId="77777777" w:rsidR="0022134A" w:rsidRDefault="0022134A" w:rsidP="00C30414">
      <w:pPr>
        <w:pStyle w:val="2Text"/>
      </w:pPr>
      <w:r>
        <w:t>The conditions referred to above are:</w:t>
      </w:r>
    </w:p>
    <w:p w14:paraId="762D51E4" w14:textId="363F8D95" w:rsidR="0070479B" w:rsidRDefault="0070479B" w:rsidP="00B37216">
      <w:pPr>
        <w:pStyle w:val="BulletD"/>
      </w:pPr>
      <w:r>
        <w:t xml:space="preserve">You are enrolled for </w:t>
      </w:r>
      <w:r w:rsidR="00311717" w:rsidRPr="00B4750C">
        <w:rPr>
          <w:b/>
          <w:color w:val="FF0000"/>
          <w:sz w:val="24"/>
          <w:vertAlign w:val="superscript"/>
        </w:rPr>
        <w:t>13</w:t>
      </w:r>
      <w:r w:rsidR="00311717">
        <w:rPr>
          <w:b/>
          <w:color w:val="FF0000"/>
          <w:sz w:val="24"/>
          <w:vertAlign w:val="superscript"/>
        </w:rPr>
        <w:t>e</w:t>
      </w:r>
      <w:r w:rsidR="00945D46">
        <w:rPr>
          <w:b/>
          <w:color w:val="FF0000"/>
          <w:sz w:val="24"/>
          <w:vertAlign w:val="superscript"/>
        </w:rPr>
        <w:t xml:space="preserve">, </w:t>
      </w:r>
      <w:r w:rsidR="006B3043" w:rsidRPr="00176E29">
        <w:rPr>
          <w:b/>
          <w:bCs/>
          <w:color w:val="FF0000"/>
          <w:sz w:val="24"/>
          <w:szCs w:val="24"/>
          <w:vertAlign w:val="superscript"/>
        </w:rPr>
        <w:t>CV</w:t>
      </w:r>
      <w:r w:rsidR="006B3043">
        <w:rPr>
          <w:b/>
          <w:bCs/>
          <w:color w:val="FF0000"/>
          <w:sz w:val="24"/>
          <w:szCs w:val="24"/>
          <w:vertAlign w:val="superscript"/>
        </w:rPr>
        <w:t>1</w:t>
      </w:r>
      <w:r w:rsidR="00571C41" w:rsidRPr="00571C41">
        <w:rPr>
          <w:b/>
          <w:bCs/>
          <w:sz w:val="24"/>
        </w:rPr>
        <w:t>[</w:t>
      </w:r>
      <w:r w:rsidR="00C51719">
        <w:t>s</w:t>
      </w:r>
      <w:r>
        <w:t xml:space="preserve">hort </w:t>
      </w:r>
      <w:r w:rsidR="00C51719">
        <w:t>t</w:t>
      </w:r>
      <w:r>
        <w:t xml:space="preserve">erm and </w:t>
      </w:r>
      <w:r w:rsidR="00C51719">
        <w:t>l</w:t>
      </w:r>
      <w:r>
        <w:t xml:space="preserve">ong </w:t>
      </w:r>
      <w:r w:rsidR="00C51719">
        <w:t>t</w:t>
      </w:r>
      <w:r>
        <w:t>erm</w:t>
      </w:r>
      <w:r w:rsidR="00571C41" w:rsidRPr="00571C41">
        <w:rPr>
          <w:b/>
          <w:bCs/>
          <w:sz w:val="24"/>
        </w:rPr>
        <w:t>]</w:t>
      </w:r>
      <w:r>
        <w:t xml:space="preserve"> </w:t>
      </w:r>
      <w:r w:rsidR="004B7887">
        <w:t>d</w:t>
      </w:r>
      <w:r>
        <w:t>isability coverage and have not previously been declined group insurance coverage by Prudential; or</w:t>
      </w:r>
    </w:p>
    <w:p w14:paraId="7DF0BFE1" w14:textId="03044641" w:rsidR="00C30414" w:rsidRDefault="0070479B" w:rsidP="00B37216">
      <w:pPr>
        <w:pStyle w:val="BulletD"/>
      </w:pPr>
      <w:r>
        <w:t xml:space="preserve">You did not enroll for </w:t>
      </w:r>
      <w:r w:rsidR="00311717" w:rsidRPr="00B4750C">
        <w:rPr>
          <w:b/>
          <w:color w:val="FF0000"/>
          <w:sz w:val="24"/>
          <w:vertAlign w:val="superscript"/>
        </w:rPr>
        <w:t>13</w:t>
      </w:r>
      <w:r w:rsidR="00311717">
        <w:rPr>
          <w:b/>
          <w:color w:val="FF0000"/>
          <w:sz w:val="24"/>
          <w:vertAlign w:val="superscript"/>
        </w:rPr>
        <w:t>e</w:t>
      </w:r>
      <w:r w:rsidR="00945D46">
        <w:rPr>
          <w:b/>
          <w:color w:val="FF0000"/>
          <w:sz w:val="24"/>
          <w:vertAlign w:val="superscript"/>
        </w:rPr>
        <w:t xml:space="preserve">, </w:t>
      </w:r>
      <w:r w:rsidR="006B3043" w:rsidRPr="00176E29">
        <w:rPr>
          <w:b/>
          <w:bCs/>
          <w:color w:val="FF0000"/>
          <w:sz w:val="24"/>
          <w:szCs w:val="24"/>
          <w:vertAlign w:val="superscript"/>
        </w:rPr>
        <w:t>CV</w:t>
      </w:r>
      <w:r w:rsidR="006B3043">
        <w:rPr>
          <w:b/>
          <w:bCs/>
          <w:color w:val="FF0000"/>
          <w:sz w:val="24"/>
          <w:szCs w:val="24"/>
          <w:vertAlign w:val="superscript"/>
        </w:rPr>
        <w:t>1</w:t>
      </w:r>
      <w:r w:rsidR="00571C41" w:rsidRPr="00571C41">
        <w:rPr>
          <w:b/>
          <w:bCs/>
          <w:sz w:val="24"/>
        </w:rPr>
        <w:t>[</w:t>
      </w:r>
      <w:r w:rsidR="00C51719">
        <w:t>s</w:t>
      </w:r>
      <w:r w:rsidR="0093636A">
        <w:t xml:space="preserve">hort </w:t>
      </w:r>
      <w:r w:rsidR="00C51719">
        <w:t>t</w:t>
      </w:r>
      <w:r w:rsidR="0093636A">
        <w:t xml:space="preserve">erm and </w:t>
      </w:r>
      <w:r w:rsidR="00C51719">
        <w:t>l</w:t>
      </w:r>
      <w:r w:rsidR="0093636A">
        <w:t xml:space="preserve">ong </w:t>
      </w:r>
      <w:r w:rsidR="00C51719">
        <w:t>t</w:t>
      </w:r>
      <w:r w:rsidR="0093636A">
        <w:t>erm</w:t>
      </w:r>
      <w:r w:rsidR="00571C41" w:rsidRPr="00571C41">
        <w:rPr>
          <w:b/>
          <w:bCs/>
          <w:sz w:val="24"/>
        </w:rPr>
        <w:t>]</w:t>
      </w:r>
      <w:r w:rsidR="0093636A">
        <w:t xml:space="preserve"> </w:t>
      </w:r>
      <w:r w:rsidR="004B7887">
        <w:t>d</w:t>
      </w:r>
      <w:r w:rsidR="0093636A">
        <w:t xml:space="preserve">isability </w:t>
      </w:r>
      <w:r w:rsidR="00DF7ACC">
        <w:t>coverage</w:t>
      </w:r>
      <w:r w:rsidR="0093636A">
        <w:t xml:space="preserve"> when </w:t>
      </w:r>
      <w:r w:rsidR="00831858">
        <w:t>You</w:t>
      </w:r>
      <w:r w:rsidR="0093636A">
        <w:t xml:space="preserve"> were first eligible for that </w:t>
      </w:r>
      <w:r w:rsidR="003762D5">
        <w:t>coverage</w:t>
      </w:r>
      <w:r w:rsidR="0093636A">
        <w:t xml:space="preserve"> and have not previously been declined group insurance coverage by Prudential</w:t>
      </w:r>
      <w:r w:rsidR="00DF7ACC">
        <w:t>.</w:t>
      </w:r>
      <w:r w:rsidR="00571C41" w:rsidRPr="00571C41">
        <w:rPr>
          <w:b/>
          <w:bCs/>
          <w:sz w:val="24"/>
        </w:rPr>
        <w:t>]</w:t>
      </w:r>
      <w:r w:rsidR="00FF4657" w:rsidRPr="00571C41">
        <w:rPr>
          <w:b/>
          <w:bCs/>
          <w:sz w:val="24"/>
        </w:rPr>
        <w:t>]</w:t>
      </w:r>
    </w:p>
    <w:p w14:paraId="56880DFF" w14:textId="0DD0A61F" w:rsidR="001D2DF8" w:rsidRDefault="001D2DF8" w:rsidP="001D2DF8">
      <w:pPr>
        <w:pStyle w:val="SubtitleD"/>
      </w:pPr>
      <w:r>
        <w:t xml:space="preserve">When Will Changes to </w:t>
      </w:r>
      <w:r w:rsidR="00D60341">
        <w:t>Your</w:t>
      </w:r>
      <w:r>
        <w:t xml:space="preserve"> Coverage Take Effect?</w:t>
      </w:r>
    </w:p>
    <w:p w14:paraId="088BAE7E" w14:textId="4DF76C09" w:rsidR="001D2DF8" w:rsidRDefault="001D2DF8" w:rsidP="001D2DF8">
      <w:pPr>
        <w:pStyle w:val="2Text"/>
      </w:pPr>
      <w:r>
        <w:t xml:space="preserve">Once </w:t>
      </w:r>
      <w:r w:rsidR="00D60341">
        <w:t>Your</w:t>
      </w:r>
      <w:r>
        <w:t xml:space="preserve"> coverage begins, any increased or additional coverage</w:t>
      </w:r>
      <w:r w:rsidR="00023B64">
        <w:t xml:space="preserve"> </w:t>
      </w:r>
      <w:r w:rsidR="00631870">
        <w:rPr>
          <w:b/>
          <w:color w:val="FF0000"/>
          <w:sz w:val="24"/>
          <w:vertAlign w:val="superscript"/>
        </w:rPr>
        <w:t>3e</w:t>
      </w:r>
      <w:r w:rsidR="00571C41" w:rsidRPr="00571C41">
        <w:rPr>
          <w:b/>
          <w:bCs/>
          <w:sz w:val="24"/>
        </w:rPr>
        <w:t>[</w:t>
      </w:r>
      <w:r w:rsidR="00023B64">
        <w:t xml:space="preserve">for reasons other than a </w:t>
      </w:r>
      <w:r w:rsidR="00871D22" w:rsidRPr="00B37216">
        <w:t>Life Event</w:t>
      </w:r>
      <w:r w:rsidR="00571C41" w:rsidRPr="00571C41">
        <w:rPr>
          <w:b/>
          <w:bCs/>
          <w:sz w:val="24"/>
        </w:rPr>
        <w:t>]</w:t>
      </w:r>
      <w:r>
        <w:t xml:space="preserve"> will take effect </w:t>
      </w:r>
      <w:r w:rsidR="007D3E5D" w:rsidRPr="001C5317">
        <w:rPr>
          <w:b/>
          <w:color w:val="FF0000"/>
          <w:sz w:val="24"/>
          <w:szCs w:val="24"/>
          <w:vertAlign w:val="superscript"/>
        </w:rPr>
        <w:t>8</w:t>
      </w:r>
      <w:r w:rsidR="007D3E5D">
        <w:rPr>
          <w:b/>
          <w:color w:val="FF0000"/>
          <w:sz w:val="24"/>
          <w:szCs w:val="24"/>
          <w:vertAlign w:val="superscript"/>
        </w:rPr>
        <w:t>a</w:t>
      </w:r>
      <w:r w:rsidR="00571C41" w:rsidRPr="00571C41">
        <w:rPr>
          <w:b/>
          <w:bCs/>
          <w:sz w:val="24"/>
        </w:rPr>
        <w:t>[</w:t>
      </w:r>
      <w:r>
        <w:t>on the latest of</w:t>
      </w:r>
      <w:r w:rsidR="00571C41" w:rsidRPr="00571C41">
        <w:rPr>
          <w:b/>
          <w:bCs/>
          <w:sz w:val="24"/>
        </w:rPr>
        <w:t>]</w:t>
      </w:r>
      <w:r>
        <w:t>:</w:t>
      </w:r>
    </w:p>
    <w:p w14:paraId="1DACE880" w14:textId="6454C15B" w:rsidR="001D2DF8" w:rsidRDefault="00C35BEE" w:rsidP="00B37216">
      <w:pPr>
        <w:pStyle w:val="BulletD"/>
      </w:pPr>
      <w:r w:rsidRPr="00987A39">
        <w:rPr>
          <w:b/>
          <w:color w:val="FF0000"/>
          <w:sz w:val="24"/>
          <w:szCs w:val="24"/>
          <w:vertAlign w:val="superscript"/>
        </w:rPr>
        <w:t>8</w:t>
      </w:r>
      <w:r w:rsidR="00571C41" w:rsidRPr="00571C41">
        <w:rPr>
          <w:b/>
          <w:bCs/>
          <w:sz w:val="24"/>
        </w:rPr>
        <w:t>[</w:t>
      </w:r>
      <w:r w:rsidR="00A97533">
        <w:t xml:space="preserve"> </w:t>
      </w:r>
      <w:r w:rsidR="00A97533" w:rsidRPr="001C5317">
        <w:rPr>
          <w:b/>
          <w:color w:val="FF0000"/>
          <w:sz w:val="24"/>
          <w:szCs w:val="24"/>
          <w:vertAlign w:val="superscript"/>
        </w:rPr>
        <w:t>8</w:t>
      </w:r>
      <w:r w:rsidR="00A97533">
        <w:rPr>
          <w:b/>
          <w:color w:val="FF0000"/>
          <w:sz w:val="24"/>
          <w:szCs w:val="24"/>
          <w:vertAlign w:val="superscript"/>
        </w:rPr>
        <w:t>a</w:t>
      </w:r>
      <w:r w:rsidR="00571C41" w:rsidRPr="00571C41">
        <w:rPr>
          <w:b/>
          <w:bCs/>
          <w:sz w:val="24"/>
        </w:rPr>
        <w:t>[</w:t>
      </w:r>
      <w:r w:rsidR="001D2DF8">
        <w:t>the effective date of the change</w:t>
      </w:r>
      <w:r w:rsidR="003F6E65">
        <w:t>, as determined by Prudential</w:t>
      </w:r>
      <w:r w:rsidR="001D2DF8">
        <w:t>,</w:t>
      </w:r>
      <w:r w:rsidR="00571C41" w:rsidRPr="00571C41">
        <w:rPr>
          <w:b/>
          <w:bCs/>
          <w:sz w:val="24"/>
        </w:rPr>
        <w:t>]</w:t>
      </w:r>
      <w:r w:rsidR="001D2DF8">
        <w:t xml:space="preserve"> if </w:t>
      </w:r>
      <w:r w:rsidR="00831858">
        <w:t>You</w:t>
      </w:r>
      <w:r w:rsidR="001D2DF8">
        <w:t xml:space="preserve"> are:</w:t>
      </w:r>
    </w:p>
    <w:p w14:paraId="422152A0" w14:textId="1EBD8BE6" w:rsidR="001D2DF8" w:rsidRDefault="00414CB6" w:rsidP="00250B5E">
      <w:pPr>
        <w:pStyle w:val="BulletD"/>
        <w:numPr>
          <w:ilvl w:val="0"/>
          <w:numId w:val="20"/>
        </w:numPr>
        <w:ind w:left="1296"/>
      </w:pPr>
      <w:r w:rsidRPr="00987A39">
        <w:t xml:space="preserve">Actively </w:t>
      </w:r>
      <w:r w:rsidR="005522AB">
        <w:t>at</w:t>
      </w:r>
      <w:r w:rsidRPr="00987A39">
        <w:t xml:space="preserve"> Work</w:t>
      </w:r>
      <w:r w:rsidR="001D2DF8">
        <w:t>;</w:t>
      </w:r>
    </w:p>
    <w:p w14:paraId="60AF31E7" w14:textId="0DD2ECF3" w:rsidR="001D2DF8" w:rsidRDefault="001D2DF8" w:rsidP="00250B5E">
      <w:pPr>
        <w:pStyle w:val="BulletD"/>
        <w:numPr>
          <w:ilvl w:val="0"/>
          <w:numId w:val="20"/>
        </w:numPr>
        <w:ind w:left="1296"/>
      </w:pPr>
      <w:r>
        <w:t xml:space="preserve">on a </w:t>
      </w:r>
      <w:r w:rsidR="00F0438E">
        <w:t>T</w:t>
      </w:r>
      <w:r>
        <w:t xml:space="preserve">emporary </w:t>
      </w:r>
      <w:r w:rsidR="00F0438E">
        <w:t>L</w:t>
      </w:r>
      <w:r>
        <w:t>ayoff;</w:t>
      </w:r>
    </w:p>
    <w:p w14:paraId="0114A024" w14:textId="438520C2" w:rsidR="001D2DF8" w:rsidRDefault="001D2DF8" w:rsidP="00250B5E">
      <w:pPr>
        <w:pStyle w:val="BulletD"/>
        <w:numPr>
          <w:ilvl w:val="0"/>
          <w:numId w:val="20"/>
        </w:numPr>
        <w:ind w:left="1296"/>
      </w:pPr>
      <w:r>
        <w:t xml:space="preserve">on </w:t>
      </w:r>
      <w:r w:rsidR="00F0438E">
        <w:t>L</w:t>
      </w:r>
      <w:r>
        <w:t xml:space="preserve">eave </w:t>
      </w:r>
      <w:r w:rsidR="00F541D5">
        <w:t xml:space="preserve">of </w:t>
      </w:r>
      <w:r w:rsidR="00F0438E">
        <w:t>A</w:t>
      </w:r>
      <w:r>
        <w:t xml:space="preserve">bsence; or </w:t>
      </w:r>
    </w:p>
    <w:p w14:paraId="518F1939" w14:textId="6CBEC0AF" w:rsidR="001D2DF8" w:rsidRDefault="001D2DF8" w:rsidP="00250B5E">
      <w:pPr>
        <w:pStyle w:val="BulletD"/>
        <w:numPr>
          <w:ilvl w:val="0"/>
          <w:numId w:val="20"/>
        </w:numPr>
        <w:ind w:left="1296"/>
      </w:pPr>
      <w:r>
        <w:t xml:space="preserve">working </w:t>
      </w:r>
      <w:r w:rsidR="00CF2554" w:rsidRPr="00657DD3">
        <w:rPr>
          <w:bCs/>
        </w:rPr>
        <w:t>Reduced Hours</w:t>
      </w:r>
      <w:r>
        <w:t xml:space="preserve">, for reasons other than </w:t>
      </w:r>
      <w:r w:rsidR="00FF5545">
        <w:t>Disability</w:t>
      </w:r>
      <w:r>
        <w:t>.</w:t>
      </w:r>
    </w:p>
    <w:p w14:paraId="61BA1FD7" w14:textId="676CF3A7" w:rsidR="001D2DF8" w:rsidRDefault="00607292" w:rsidP="00B37216">
      <w:pPr>
        <w:pStyle w:val="BulletD"/>
      </w:pPr>
      <w:r w:rsidRPr="001C5317">
        <w:rPr>
          <w:b/>
          <w:color w:val="FF0000"/>
          <w:sz w:val="24"/>
          <w:szCs w:val="24"/>
          <w:vertAlign w:val="superscript"/>
        </w:rPr>
        <w:t>8</w:t>
      </w:r>
      <w:r>
        <w:rPr>
          <w:b/>
          <w:color w:val="FF0000"/>
          <w:sz w:val="24"/>
          <w:szCs w:val="24"/>
          <w:vertAlign w:val="superscript"/>
        </w:rPr>
        <w:t>a</w:t>
      </w:r>
      <w:r w:rsidR="00571C41" w:rsidRPr="00571C41">
        <w:rPr>
          <w:b/>
          <w:bCs/>
          <w:sz w:val="24"/>
        </w:rPr>
        <w:t>[</w:t>
      </w:r>
      <w:r>
        <w:t>the first of the month following</w:t>
      </w:r>
      <w:r w:rsidR="00571C41" w:rsidRPr="00571C41">
        <w:rPr>
          <w:b/>
          <w:bCs/>
          <w:sz w:val="24"/>
        </w:rPr>
        <w:t>]</w:t>
      </w:r>
      <w:r>
        <w:t xml:space="preserve"> </w:t>
      </w:r>
      <w:r w:rsidR="001D2DF8">
        <w:t xml:space="preserve">the date Prudential approves </w:t>
      </w:r>
      <w:r w:rsidR="00D60341">
        <w:t>Your</w:t>
      </w:r>
      <w:r w:rsidR="006513B5">
        <w:t xml:space="preserve"> written</w:t>
      </w:r>
      <w:r w:rsidR="001D2DF8">
        <w:t xml:space="preserve"> </w:t>
      </w:r>
      <w:r w:rsidR="00542973">
        <w:rPr>
          <w:b/>
          <w:bCs/>
          <w:color w:val="FF0000"/>
          <w:sz w:val="24"/>
          <w:szCs w:val="24"/>
          <w:vertAlign w:val="superscript"/>
        </w:rPr>
        <w:t>CV8</w:t>
      </w:r>
      <w:r w:rsidR="00F70CD0" w:rsidRPr="00571C41">
        <w:rPr>
          <w:b/>
          <w:bCs/>
          <w:sz w:val="24"/>
        </w:rPr>
        <w:t>[</w:t>
      </w:r>
      <w:r w:rsidR="001D2DF8">
        <w:t>application</w:t>
      </w:r>
      <w:r w:rsidR="00F70CD0" w:rsidRPr="00571C41">
        <w:rPr>
          <w:b/>
          <w:bCs/>
          <w:sz w:val="24"/>
        </w:rPr>
        <w:t>]</w:t>
      </w:r>
      <w:r w:rsidR="001D2DF8">
        <w:t xml:space="preserve">, if </w:t>
      </w:r>
      <w:r w:rsidR="00215E95">
        <w:t xml:space="preserve">Evidence </w:t>
      </w:r>
      <w:r w:rsidR="00F541D5">
        <w:t xml:space="preserve">of </w:t>
      </w:r>
      <w:r w:rsidR="00215E95">
        <w:t>Insurability</w:t>
      </w:r>
      <w:r w:rsidR="001D2DF8">
        <w:t xml:space="preserve"> is required;</w:t>
      </w:r>
      <w:r w:rsidR="00204DB5" w:rsidRPr="001935DA">
        <w:rPr>
          <w:b/>
          <w:sz w:val="24"/>
        </w:rPr>
        <w:t>[</w:t>
      </w:r>
      <w:r w:rsidR="001D2DF8">
        <w:t>or</w:t>
      </w:r>
      <w:r w:rsidR="00571C41" w:rsidRPr="00571C41">
        <w:rPr>
          <w:b/>
          <w:bCs/>
          <w:sz w:val="24"/>
        </w:rPr>
        <w:t>]</w:t>
      </w:r>
    </w:p>
    <w:p w14:paraId="76865605" w14:textId="0EC1649F" w:rsidR="001D2DF8" w:rsidRDefault="00607292" w:rsidP="00B37216">
      <w:pPr>
        <w:pStyle w:val="BulletD"/>
      </w:pPr>
      <w:r w:rsidRPr="001C5317">
        <w:rPr>
          <w:b/>
          <w:color w:val="FF0000"/>
          <w:sz w:val="24"/>
          <w:szCs w:val="24"/>
          <w:vertAlign w:val="superscript"/>
        </w:rPr>
        <w:t>8</w:t>
      </w:r>
      <w:r>
        <w:rPr>
          <w:b/>
          <w:color w:val="FF0000"/>
          <w:sz w:val="24"/>
          <w:szCs w:val="24"/>
          <w:vertAlign w:val="superscript"/>
        </w:rPr>
        <w:t>a</w:t>
      </w:r>
      <w:r w:rsidR="00571C41" w:rsidRPr="00571C41">
        <w:rPr>
          <w:b/>
          <w:bCs/>
          <w:sz w:val="24"/>
        </w:rPr>
        <w:t>[</w:t>
      </w:r>
      <w:r>
        <w:t>the first of the month following</w:t>
      </w:r>
      <w:r w:rsidR="00571C41" w:rsidRPr="00571C41">
        <w:rPr>
          <w:b/>
          <w:bCs/>
          <w:sz w:val="24"/>
        </w:rPr>
        <w:t>]</w:t>
      </w:r>
      <w:r>
        <w:t xml:space="preserve"> </w:t>
      </w:r>
      <w:r w:rsidR="001D2DF8">
        <w:t xml:space="preserve">the date </w:t>
      </w:r>
      <w:r w:rsidR="00831858">
        <w:t>You</w:t>
      </w:r>
      <w:r w:rsidR="001D2DF8">
        <w:t xml:space="preserve"> return to </w:t>
      </w:r>
      <w:r w:rsidR="00D04A7B">
        <w:t xml:space="preserve">being </w:t>
      </w:r>
      <w:r w:rsidR="00414CB6" w:rsidRPr="00987A39">
        <w:t xml:space="preserve">Actively </w:t>
      </w:r>
      <w:r w:rsidR="005522AB">
        <w:t>at</w:t>
      </w:r>
      <w:r w:rsidR="00414CB6" w:rsidRPr="00987A39">
        <w:t xml:space="preserve"> Work</w:t>
      </w:r>
      <w:r w:rsidR="001D2DF8">
        <w:t>.</w:t>
      </w:r>
    </w:p>
    <w:p w14:paraId="6D34C4A8" w14:textId="44824B15" w:rsidR="001E28A2" w:rsidRDefault="008106CF" w:rsidP="00B37216">
      <w:pPr>
        <w:pStyle w:val="BulletD"/>
      </w:pPr>
      <w:r w:rsidRPr="00987A39">
        <w:rPr>
          <w:b/>
          <w:color w:val="FF0000"/>
          <w:sz w:val="24"/>
          <w:vertAlign w:val="superscript"/>
        </w:rPr>
        <w:t>8b</w:t>
      </w:r>
      <w:r w:rsidR="00571C41" w:rsidRPr="00571C41">
        <w:rPr>
          <w:b/>
          <w:bCs/>
          <w:sz w:val="24"/>
        </w:rPr>
        <w:t>[</w:t>
      </w:r>
      <w:r w:rsidRPr="001C5317">
        <w:rPr>
          <w:b/>
          <w:color w:val="FF0000"/>
          <w:sz w:val="24"/>
          <w:szCs w:val="24"/>
          <w:vertAlign w:val="superscript"/>
        </w:rPr>
        <w:t>8</w:t>
      </w:r>
      <w:r>
        <w:rPr>
          <w:b/>
          <w:color w:val="FF0000"/>
          <w:sz w:val="24"/>
          <w:szCs w:val="24"/>
          <w:vertAlign w:val="superscript"/>
        </w:rPr>
        <w:t>a</w:t>
      </w:r>
      <w:r w:rsidR="00571C41" w:rsidRPr="00571C41">
        <w:rPr>
          <w:b/>
          <w:bCs/>
          <w:sz w:val="24"/>
        </w:rPr>
        <w:t>[</w:t>
      </w:r>
      <w:r w:rsidR="00763072">
        <w:t>the first of the month following</w:t>
      </w:r>
      <w:r w:rsidR="00571C41" w:rsidRPr="00571C41">
        <w:rPr>
          <w:b/>
          <w:bCs/>
          <w:sz w:val="24"/>
        </w:rPr>
        <w:t>]</w:t>
      </w:r>
      <w:r w:rsidR="00763072">
        <w:t xml:space="preserve"> the date </w:t>
      </w:r>
      <w:r w:rsidR="00831858">
        <w:t>You</w:t>
      </w:r>
      <w:r w:rsidR="00763072">
        <w:t xml:space="preserve"> transfer to a different </w:t>
      </w:r>
      <w:r w:rsidR="001868E9" w:rsidRPr="00AC7F76">
        <w:t>Covered Class</w:t>
      </w:r>
      <w:r w:rsidR="00763072" w:rsidRPr="00AC7F76">
        <w:t xml:space="preserve"> </w:t>
      </w:r>
      <w:r w:rsidR="00763072">
        <w:t xml:space="preserve">of eligible </w:t>
      </w:r>
      <w:r w:rsidR="00F22FDA">
        <w:rPr>
          <w:b/>
          <w:color w:val="FF0000"/>
          <w:sz w:val="24"/>
          <w:szCs w:val="24"/>
          <w:vertAlign w:val="superscript"/>
        </w:rPr>
        <w:t>CV6</w:t>
      </w:r>
      <w:r w:rsidR="00571C41" w:rsidRPr="00571C41">
        <w:rPr>
          <w:b/>
          <w:bCs/>
          <w:sz w:val="24"/>
        </w:rPr>
        <w:t>[</w:t>
      </w:r>
      <w:r w:rsidR="00763072">
        <w:t>Employees</w:t>
      </w:r>
      <w:r w:rsidR="00571C41" w:rsidRPr="00571C41">
        <w:rPr>
          <w:b/>
          <w:bCs/>
          <w:sz w:val="24"/>
        </w:rPr>
        <w:t>]</w:t>
      </w:r>
      <w:r w:rsidR="00233FA3">
        <w:t>;</w:t>
      </w:r>
    </w:p>
    <w:p w14:paraId="0544928A" w14:textId="62F009C8" w:rsidR="006F0C1B" w:rsidRDefault="00A3354C" w:rsidP="00B37216">
      <w:pPr>
        <w:pStyle w:val="BulletD"/>
        <w:rPr>
          <w:szCs w:val="16"/>
        </w:rPr>
      </w:pPr>
      <w:r>
        <w:rPr>
          <w:szCs w:val="16"/>
        </w:rPr>
        <w:t>the date</w:t>
      </w:r>
      <w:r w:rsidR="00F22439">
        <w:rPr>
          <w:szCs w:val="16"/>
        </w:rPr>
        <w:t xml:space="preserve"> Prudential</w:t>
      </w:r>
      <w:r w:rsidR="001912E4">
        <w:rPr>
          <w:szCs w:val="16"/>
        </w:rPr>
        <w:t xml:space="preserve"> approves </w:t>
      </w:r>
      <w:r w:rsidR="00D60341">
        <w:rPr>
          <w:szCs w:val="16"/>
        </w:rPr>
        <w:t>Your</w:t>
      </w:r>
      <w:r w:rsidR="001912E4">
        <w:rPr>
          <w:szCs w:val="16"/>
        </w:rPr>
        <w:t xml:space="preserve"> request including the </w:t>
      </w:r>
      <w:r w:rsidR="00215E95">
        <w:rPr>
          <w:szCs w:val="16"/>
        </w:rPr>
        <w:t xml:space="preserve">Evidence </w:t>
      </w:r>
      <w:r w:rsidR="00B43D91">
        <w:rPr>
          <w:szCs w:val="16"/>
        </w:rPr>
        <w:t xml:space="preserve">of </w:t>
      </w:r>
      <w:r w:rsidR="00215E95">
        <w:rPr>
          <w:szCs w:val="16"/>
        </w:rPr>
        <w:t>Insurability</w:t>
      </w:r>
      <w:r w:rsidR="00A5441D">
        <w:rPr>
          <w:szCs w:val="16"/>
        </w:rPr>
        <w:t>;</w:t>
      </w:r>
    </w:p>
    <w:p w14:paraId="4FB88A03" w14:textId="1A6A2697" w:rsidR="009E50B9" w:rsidRPr="00BB5DFC" w:rsidRDefault="009E50B9" w:rsidP="00B37216">
      <w:pPr>
        <w:pStyle w:val="BulletD"/>
        <w:rPr>
          <w:szCs w:val="16"/>
        </w:rPr>
      </w:pPr>
      <w:r>
        <w:rPr>
          <w:szCs w:val="16"/>
        </w:rPr>
        <w:t xml:space="preserve">the date </w:t>
      </w:r>
      <w:r w:rsidR="00831858">
        <w:rPr>
          <w:szCs w:val="16"/>
        </w:rPr>
        <w:t>You</w:t>
      </w:r>
      <w:r>
        <w:rPr>
          <w:szCs w:val="16"/>
        </w:rPr>
        <w:t xml:space="preserve"> return to </w:t>
      </w:r>
      <w:r w:rsidR="003144A8">
        <w:rPr>
          <w:szCs w:val="16"/>
        </w:rPr>
        <w:t>being</w:t>
      </w:r>
      <w:r w:rsidR="0099624B">
        <w:rPr>
          <w:szCs w:val="16"/>
        </w:rPr>
        <w:t xml:space="preserve"> A</w:t>
      </w:r>
      <w:r w:rsidR="003144A8">
        <w:rPr>
          <w:szCs w:val="16"/>
        </w:rPr>
        <w:t xml:space="preserve">ctively </w:t>
      </w:r>
      <w:r w:rsidR="005522AB">
        <w:rPr>
          <w:szCs w:val="16"/>
        </w:rPr>
        <w:t>at</w:t>
      </w:r>
      <w:r w:rsidR="003144A8">
        <w:rPr>
          <w:szCs w:val="16"/>
        </w:rPr>
        <w:t xml:space="preserve"> </w:t>
      </w:r>
      <w:r w:rsidR="0099624B">
        <w:rPr>
          <w:szCs w:val="16"/>
        </w:rPr>
        <w:t>W</w:t>
      </w:r>
      <w:r w:rsidR="003144A8">
        <w:rPr>
          <w:szCs w:val="16"/>
        </w:rPr>
        <w:t>ork</w:t>
      </w:r>
      <w:r w:rsidR="00083451">
        <w:rPr>
          <w:szCs w:val="16"/>
        </w:rPr>
        <w:t xml:space="preserve">, if </w:t>
      </w:r>
      <w:r w:rsidR="00831858">
        <w:rPr>
          <w:szCs w:val="16"/>
        </w:rPr>
        <w:t>You</w:t>
      </w:r>
      <w:r w:rsidR="00A9442A">
        <w:rPr>
          <w:szCs w:val="16"/>
        </w:rPr>
        <w:t xml:space="preserve"> are not Actively </w:t>
      </w:r>
      <w:r w:rsidR="005522AB">
        <w:rPr>
          <w:szCs w:val="16"/>
        </w:rPr>
        <w:t>at</w:t>
      </w:r>
      <w:r w:rsidR="00A9442A">
        <w:rPr>
          <w:szCs w:val="16"/>
        </w:rPr>
        <w:t xml:space="preserve"> </w:t>
      </w:r>
      <w:r w:rsidR="000E4038">
        <w:rPr>
          <w:szCs w:val="16"/>
        </w:rPr>
        <w:t>W</w:t>
      </w:r>
      <w:r w:rsidR="00A9442A">
        <w:rPr>
          <w:szCs w:val="16"/>
        </w:rPr>
        <w:t>ork</w:t>
      </w:r>
      <w:r w:rsidR="00A31D3A">
        <w:rPr>
          <w:szCs w:val="16"/>
        </w:rPr>
        <w:t xml:space="preserve"> due to </w:t>
      </w:r>
      <w:r w:rsidR="000D064D">
        <w:rPr>
          <w:szCs w:val="16"/>
        </w:rPr>
        <w:t>Injury</w:t>
      </w:r>
      <w:r w:rsidR="00A31D3A">
        <w:rPr>
          <w:szCs w:val="16"/>
        </w:rPr>
        <w:t xml:space="preserve"> or </w:t>
      </w:r>
      <w:r w:rsidR="008E098C">
        <w:rPr>
          <w:szCs w:val="16"/>
        </w:rPr>
        <w:t>Sickness</w:t>
      </w:r>
      <w:r w:rsidR="00A31D3A">
        <w:rPr>
          <w:szCs w:val="16"/>
        </w:rPr>
        <w:t>; and</w:t>
      </w:r>
    </w:p>
    <w:p w14:paraId="38C88E13" w14:textId="1EB38CF1" w:rsidR="00F22FDA" w:rsidRPr="00987A39" w:rsidRDefault="00DE3725" w:rsidP="00B37216">
      <w:pPr>
        <w:pStyle w:val="BulletD"/>
      </w:pPr>
      <w:r w:rsidRPr="00C74811">
        <w:t xml:space="preserve">the date </w:t>
      </w:r>
      <w:r w:rsidR="003D2BBB" w:rsidRPr="00C74811">
        <w:t xml:space="preserve">specified </w:t>
      </w:r>
      <w:r w:rsidR="00332EF4">
        <w:t xml:space="preserve">by </w:t>
      </w:r>
      <w:r w:rsidR="00034473" w:rsidRPr="00987A39">
        <w:rPr>
          <w:b/>
          <w:bCs/>
          <w:color w:val="FF0000"/>
          <w:sz w:val="24"/>
          <w:szCs w:val="24"/>
          <w:vertAlign w:val="superscript"/>
        </w:rPr>
        <w:t>CV2</w:t>
      </w:r>
      <w:r w:rsidR="00571C41" w:rsidRPr="00571C41">
        <w:rPr>
          <w:b/>
          <w:bCs/>
          <w:sz w:val="24"/>
        </w:rPr>
        <w:t>[</w:t>
      </w:r>
      <w:r w:rsidR="00D60341">
        <w:t>Your</w:t>
      </w:r>
      <w:r w:rsidR="00034473">
        <w:t xml:space="preserve"> Employer</w:t>
      </w:r>
      <w:r w:rsidR="00571C41" w:rsidRPr="00571C41">
        <w:rPr>
          <w:b/>
          <w:bCs/>
          <w:sz w:val="24"/>
        </w:rPr>
        <w:t>]</w:t>
      </w:r>
      <w:r w:rsidR="00034473">
        <w:t xml:space="preserve"> </w:t>
      </w:r>
      <w:r w:rsidR="003D2BBB" w:rsidRPr="00C74811">
        <w:t xml:space="preserve">during </w:t>
      </w:r>
      <w:r w:rsidR="00D60341">
        <w:t>Your</w:t>
      </w:r>
      <w:r w:rsidR="003D2BBB" w:rsidRPr="00C74811">
        <w:t xml:space="preserve"> </w:t>
      </w:r>
      <w:r w:rsidR="003D2BBB" w:rsidRPr="002D53F9">
        <w:t>Annual Enrollment Period</w:t>
      </w:r>
      <w:r w:rsidR="003D2BBB" w:rsidRPr="00C74811">
        <w:t>.</w:t>
      </w:r>
      <w:r w:rsidR="00452CFB" w:rsidRPr="00571C41">
        <w:rPr>
          <w:b/>
          <w:bCs/>
          <w:sz w:val="24"/>
        </w:rPr>
        <w:t>]</w:t>
      </w:r>
    </w:p>
    <w:p w14:paraId="0D65C150" w14:textId="04F8DD75" w:rsidR="001D2DF8" w:rsidRDefault="001D2DF8" w:rsidP="001D2DF8">
      <w:pPr>
        <w:pStyle w:val="2Text"/>
      </w:pPr>
      <w:r>
        <w:t xml:space="preserve">An increase in </w:t>
      </w:r>
      <w:r w:rsidR="00D60341">
        <w:t>Your</w:t>
      </w:r>
      <w:r>
        <w:t xml:space="preserve"> </w:t>
      </w:r>
      <w:r w:rsidR="00311717" w:rsidRPr="00B4750C">
        <w:rPr>
          <w:b/>
          <w:color w:val="FF0000"/>
          <w:sz w:val="24"/>
          <w:vertAlign w:val="superscript"/>
        </w:rPr>
        <w:t>13</w:t>
      </w:r>
      <w:r w:rsidR="00311717">
        <w:rPr>
          <w:b/>
          <w:color w:val="FF0000"/>
          <w:sz w:val="24"/>
          <w:vertAlign w:val="superscript"/>
        </w:rPr>
        <w:t>e</w:t>
      </w:r>
      <w:r w:rsidR="00B73626">
        <w:rPr>
          <w:b/>
          <w:color w:val="FF0000"/>
          <w:sz w:val="24"/>
          <w:vertAlign w:val="superscript"/>
        </w:rPr>
        <w:t xml:space="preserve">, </w:t>
      </w:r>
      <w:r w:rsidR="00310971" w:rsidRPr="00310971">
        <w:rPr>
          <w:rFonts w:cs="Arial"/>
          <w:b/>
          <w:color w:val="FF0000"/>
          <w:sz w:val="24"/>
          <w:szCs w:val="24"/>
          <w:vertAlign w:val="superscript"/>
        </w:rPr>
        <w:t>CV1</w:t>
      </w:r>
      <w:r w:rsidR="00571C41" w:rsidRPr="00571C41">
        <w:rPr>
          <w:b/>
          <w:bCs/>
          <w:sz w:val="24"/>
        </w:rPr>
        <w:t>[</w:t>
      </w:r>
      <w:r w:rsidR="008C56C2" w:rsidRPr="00B37216">
        <w:t>short term and</w:t>
      </w:r>
      <w:r w:rsidR="008C56C2">
        <w:rPr>
          <w:b/>
          <w:bCs/>
          <w:sz w:val="24"/>
        </w:rPr>
        <w:t xml:space="preserve"> </w:t>
      </w:r>
      <w:r>
        <w:t>long term</w:t>
      </w:r>
      <w:r w:rsidR="00571C41" w:rsidRPr="00571C41">
        <w:rPr>
          <w:b/>
          <w:bCs/>
          <w:sz w:val="24"/>
        </w:rPr>
        <w:t>]</w:t>
      </w:r>
      <w:r>
        <w:t xml:space="preserve"> disability coverage may be subject to a </w:t>
      </w:r>
      <w:r w:rsidR="008254E8">
        <w:t>Pre-Existing</w:t>
      </w:r>
      <w:r w:rsidR="00B64CA7">
        <w:t xml:space="preserve"> Condition </w:t>
      </w:r>
      <w:r>
        <w:t xml:space="preserve">limitation as described in the </w:t>
      </w:r>
      <w:r w:rsidR="00985B0E">
        <w:t>Plan</w:t>
      </w:r>
      <w:r>
        <w:t xml:space="preserve">. Any decrease in coverage will take </w:t>
      </w:r>
      <w:r>
        <w:lastRenderedPageBreak/>
        <w:t xml:space="preserve">effect immediately upon the effective date of the change. Neither an increase nor a decrease in coverage will affect a </w:t>
      </w:r>
      <w:r w:rsidR="00294401" w:rsidRPr="00B37216">
        <w:rPr>
          <w:bCs/>
          <w:iCs/>
        </w:rPr>
        <w:t>Payable Claim</w:t>
      </w:r>
      <w:r w:rsidR="00294401">
        <w:rPr>
          <w:b/>
          <w:i/>
        </w:rPr>
        <w:t xml:space="preserve"> </w:t>
      </w:r>
      <w:r>
        <w:t>that occurs prior to the increase or decrease.</w:t>
      </w:r>
      <w:r w:rsidR="00043CDE" w:rsidRPr="00571C41">
        <w:rPr>
          <w:b/>
          <w:bCs/>
          <w:sz w:val="24"/>
        </w:rPr>
        <w:t>]</w:t>
      </w:r>
    </w:p>
    <w:p w14:paraId="08FA8B1A" w14:textId="148D278D" w:rsidR="00E724DB" w:rsidRDefault="00E724DB" w:rsidP="00E724DB">
      <w:pPr>
        <w:pStyle w:val="2Text"/>
      </w:pPr>
      <w:r w:rsidRPr="00B4750C">
        <w:rPr>
          <w:b/>
          <w:color w:val="FF0000"/>
          <w:sz w:val="24"/>
          <w:vertAlign w:val="superscript"/>
        </w:rPr>
        <w:t>5</w:t>
      </w:r>
      <w:r w:rsidR="000932DD">
        <w:rPr>
          <w:b/>
          <w:color w:val="FF0000"/>
          <w:sz w:val="24"/>
          <w:vertAlign w:val="superscript"/>
        </w:rPr>
        <w:t>b</w:t>
      </w:r>
      <w:r w:rsidR="00571C41" w:rsidRPr="00571C41">
        <w:rPr>
          <w:b/>
          <w:bCs/>
          <w:sz w:val="24"/>
        </w:rPr>
        <w:t>[</w:t>
      </w:r>
      <w:r>
        <w:t>Prudential receiving the required premium</w:t>
      </w:r>
      <w:r w:rsidR="00551578">
        <w:t xml:space="preserve"> contribution</w:t>
      </w:r>
      <w:r>
        <w:t>s from the Contract Holder does not guarantee insurance coverage.</w:t>
      </w:r>
      <w:r w:rsidR="00571C41" w:rsidRPr="00571C41">
        <w:rPr>
          <w:b/>
          <w:bCs/>
          <w:sz w:val="24"/>
        </w:rPr>
        <w:t>]</w:t>
      </w:r>
    </w:p>
    <w:p w14:paraId="662BC0C3" w14:textId="776D76C9" w:rsidR="001D2DF8" w:rsidRDefault="00013E83" w:rsidP="001D2DF8">
      <w:pPr>
        <w:pStyle w:val="2Text"/>
      </w:pPr>
      <w:r w:rsidRPr="00B4750C">
        <w:rPr>
          <w:b/>
          <w:color w:val="FF0000"/>
          <w:sz w:val="24"/>
          <w:vertAlign w:val="superscript"/>
        </w:rPr>
        <w:t>5</w:t>
      </w:r>
      <w:r w:rsidR="009D497F">
        <w:rPr>
          <w:b/>
          <w:color w:val="FF0000"/>
          <w:sz w:val="24"/>
          <w:vertAlign w:val="superscript"/>
        </w:rPr>
        <w:t>b</w:t>
      </w:r>
      <w:r w:rsidR="00571C41" w:rsidRPr="00571C41">
        <w:rPr>
          <w:b/>
          <w:bCs/>
          <w:sz w:val="24"/>
        </w:rPr>
        <w:t>[</w:t>
      </w:r>
      <w:r w:rsidRPr="00013E83">
        <w:t xml:space="preserve">If </w:t>
      </w:r>
      <w:r w:rsidR="00831858">
        <w:t>You</w:t>
      </w:r>
      <w:r w:rsidRPr="00013E83">
        <w:t xml:space="preserve"> are not Actively </w:t>
      </w:r>
      <w:r w:rsidR="005522AB">
        <w:t>at</w:t>
      </w:r>
      <w:r w:rsidRPr="00013E83">
        <w:t xml:space="preserve"> Work, any increase in insurance or benefits will not start until </w:t>
      </w:r>
      <w:r w:rsidR="00831858">
        <w:t>You</w:t>
      </w:r>
      <w:r w:rsidRPr="00013E83">
        <w:t xml:space="preserve"> resume being Actively </w:t>
      </w:r>
      <w:r w:rsidR="005522AB">
        <w:t>at</w:t>
      </w:r>
      <w:r w:rsidRPr="00013E83">
        <w:t xml:space="preserve"> Work.</w:t>
      </w:r>
      <w:r w:rsidR="00571C41" w:rsidRPr="00571C41">
        <w:rPr>
          <w:b/>
          <w:bCs/>
          <w:sz w:val="24"/>
        </w:rPr>
        <w:t>]</w:t>
      </w:r>
    </w:p>
    <w:p w14:paraId="252C3C9C" w14:textId="14272601" w:rsidR="001D2DF8" w:rsidRDefault="0018661D" w:rsidP="001D2DF8">
      <w:pPr>
        <w:pStyle w:val="SubtitleD"/>
        <w:rPr>
          <w:rFonts w:ascii="Arial" w:hAnsi="Arial"/>
          <w:b w:val="0"/>
          <w:sz w:val="20"/>
        </w:rPr>
      </w:pPr>
      <w:r w:rsidRPr="00987A39">
        <w:rPr>
          <w:rFonts w:ascii="Arial" w:hAnsi="Arial" w:cs="Arial"/>
          <w:color w:val="FF0000"/>
          <w:vertAlign w:val="superscript"/>
        </w:rPr>
        <w:t>9</w:t>
      </w:r>
      <w:r w:rsidR="00571C41" w:rsidRPr="000703FE">
        <w:rPr>
          <w:rFonts w:ascii="Arial" w:hAnsi="Arial" w:cs="Arial"/>
        </w:rPr>
        <w:t>[</w:t>
      </w:r>
      <w:r w:rsidR="001D2DF8">
        <w:t>What Happens If You Experience a Life Event?</w:t>
      </w:r>
    </w:p>
    <w:p w14:paraId="136BE661" w14:textId="6305CC29" w:rsidR="001D2DF8" w:rsidRDefault="001D2DF8" w:rsidP="001D2DF8">
      <w:pPr>
        <w:pStyle w:val="2Text"/>
      </w:pPr>
      <w:r>
        <w:t xml:space="preserve">If </w:t>
      </w:r>
      <w:r w:rsidR="00831858">
        <w:t>You</w:t>
      </w:r>
      <w:r>
        <w:t xml:space="preserve"> experience a </w:t>
      </w:r>
      <w:r w:rsidR="00CF2554" w:rsidRPr="00987A39">
        <w:rPr>
          <w:bCs/>
          <w:iCs/>
        </w:rPr>
        <w:t>Life Event</w:t>
      </w:r>
      <w:r>
        <w:t xml:space="preserve">, </w:t>
      </w:r>
      <w:r w:rsidR="00831858">
        <w:t>You</w:t>
      </w:r>
      <w:r>
        <w:t xml:space="preserve"> may elect an increase in </w:t>
      </w:r>
      <w:r w:rsidR="00D60341">
        <w:t>Your</w:t>
      </w:r>
      <w:r>
        <w:t xml:space="preserve"> coverage by enrolling in another</w:t>
      </w:r>
      <w:r w:rsidR="00B26632">
        <w:t xml:space="preserve"> Plan </w:t>
      </w:r>
      <w:r>
        <w:t xml:space="preserve">option within </w:t>
      </w:r>
      <w:r w:rsidR="0010483A" w:rsidRPr="00987A39">
        <w:rPr>
          <w:b/>
          <w:color w:val="FF0000"/>
          <w:sz w:val="24"/>
          <w:vertAlign w:val="superscript"/>
        </w:rPr>
        <w:t>9a</w:t>
      </w:r>
      <w:r w:rsidR="00571C41" w:rsidRPr="00571C41">
        <w:rPr>
          <w:b/>
          <w:bCs/>
          <w:sz w:val="24"/>
        </w:rPr>
        <w:t>[</w:t>
      </w:r>
      <w:r>
        <w:t>3</w:t>
      </w:r>
      <w:r w:rsidR="00B94E82">
        <w:t>0</w:t>
      </w:r>
      <w:r>
        <w:t xml:space="preserve"> </w:t>
      </w:r>
      <w:r w:rsidR="00DB3F66">
        <w:t xml:space="preserve">– 120 </w:t>
      </w:r>
      <w:r>
        <w:t>days</w:t>
      </w:r>
      <w:r w:rsidR="00571C41" w:rsidRPr="00571C41">
        <w:rPr>
          <w:b/>
          <w:bCs/>
          <w:sz w:val="24"/>
        </w:rPr>
        <w:t>]</w:t>
      </w:r>
      <w:r>
        <w:t xml:space="preserve"> of a </w:t>
      </w:r>
      <w:r w:rsidR="00215E95">
        <w:t>L</w:t>
      </w:r>
      <w:r>
        <w:t xml:space="preserve">ife </w:t>
      </w:r>
      <w:r w:rsidR="00215E95">
        <w:t>E</w:t>
      </w:r>
      <w:r>
        <w:t>vent</w:t>
      </w:r>
      <w:r>
        <w:rPr>
          <w:i/>
        </w:rPr>
        <w:t xml:space="preserve">. </w:t>
      </w:r>
      <w:r w:rsidR="00215E95">
        <w:t xml:space="preserve">Evidence </w:t>
      </w:r>
      <w:r w:rsidR="00B43D91">
        <w:t>of</w:t>
      </w:r>
      <w:r w:rsidR="00215E95">
        <w:t xml:space="preserve"> Insurability</w:t>
      </w:r>
      <w:r>
        <w:t xml:space="preserve"> will not be required. You must enroll for an increase in </w:t>
      </w:r>
      <w:r w:rsidR="00D60341">
        <w:t>Your</w:t>
      </w:r>
      <w:r>
        <w:t xml:space="preserve"> coverage </w:t>
      </w:r>
      <w:r w:rsidR="00142A52">
        <w:t xml:space="preserve">in a </w:t>
      </w:r>
      <w:r>
        <w:t>form</w:t>
      </w:r>
      <w:r w:rsidR="00142A52">
        <w:t>at</w:t>
      </w:r>
      <w:r>
        <w:t xml:space="preserve"> approved by Prudential and agree to pay the required contributions.</w:t>
      </w:r>
    </w:p>
    <w:p w14:paraId="66B05504" w14:textId="77777777" w:rsidR="001D2DF8" w:rsidRDefault="001D2DF8" w:rsidP="001D2DF8">
      <w:pPr>
        <w:pStyle w:val="2Text"/>
      </w:pPr>
      <w:r>
        <w:t>Any increased or additional coverage will become effective on the later of:</w:t>
      </w:r>
    </w:p>
    <w:p w14:paraId="603EEBDA" w14:textId="4CCB4619" w:rsidR="001D2DF8" w:rsidRDefault="001D2DF8" w:rsidP="001D2DF8">
      <w:pPr>
        <w:pStyle w:val="BulletD"/>
      </w:pPr>
      <w:r>
        <w:t xml:space="preserve">the date </w:t>
      </w:r>
      <w:r w:rsidR="00831858">
        <w:t>You</w:t>
      </w:r>
      <w:r>
        <w:t xml:space="preserve"> enroll for the increased or additional coverage; or</w:t>
      </w:r>
    </w:p>
    <w:p w14:paraId="560424D4" w14:textId="3895EBF8" w:rsidR="001D2DF8" w:rsidRDefault="001D2DF8" w:rsidP="00C943EE">
      <w:pPr>
        <w:pStyle w:val="BulletD"/>
      </w:pPr>
      <w:r w:rsidRPr="00C943EE">
        <w:t xml:space="preserve">if </w:t>
      </w:r>
      <w:r w:rsidR="00831858" w:rsidRPr="00C943EE">
        <w:t>You</w:t>
      </w:r>
      <w:r w:rsidRPr="00C943EE">
        <w:t xml:space="preserve"> are not </w:t>
      </w:r>
      <w:r w:rsidR="00414CB6" w:rsidRPr="00C943EE">
        <w:t xml:space="preserve">Actively </w:t>
      </w:r>
      <w:r w:rsidR="005522AB" w:rsidRPr="00C943EE">
        <w:t>at</w:t>
      </w:r>
      <w:r w:rsidR="00414CB6" w:rsidRPr="00C943EE">
        <w:t xml:space="preserve"> Work</w:t>
      </w:r>
      <w:r w:rsidRPr="00C943EE">
        <w:t xml:space="preserve"> due to </w:t>
      </w:r>
      <w:r w:rsidR="008E098C" w:rsidRPr="00C943EE">
        <w:t>I</w:t>
      </w:r>
      <w:r w:rsidRPr="00C943EE">
        <w:t xml:space="preserve">njury or </w:t>
      </w:r>
      <w:r w:rsidR="008E098C" w:rsidRPr="00C943EE">
        <w:t>S</w:t>
      </w:r>
      <w:r w:rsidRPr="00C943EE">
        <w:t xml:space="preserve">ickness, the date </w:t>
      </w:r>
      <w:r w:rsidR="00831858" w:rsidRPr="00C943EE">
        <w:t>You</w:t>
      </w:r>
      <w:r w:rsidRPr="00C943EE">
        <w:t xml:space="preserve"> return to</w:t>
      </w:r>
      <w:r w:rsidR="00C87BE6" w:rsidRPr="00C943EE">
        <w:t xml:space="preserve"> being</w:t>
      </w:r>
      <w:r w:rsidRPr="00C943EE">
        <w:t xml:space="preserve"> </w:t>
      </w:r>
      <w:r w:rsidR="00414CB6" w:rsidRPr="00C943EE">
        <w:t xml:space="preserve">Actively </w:t>
      </w:r>
      <w:r w:rsidR="005522AB" w:rsidRPr="00C943EE">
        <w:t>at</w:t>
      </w:r>
      <w:r w:rsidR="00414CB6" w:rsidRPr="00C943EE">
        <w:t xml:space="preserve"> Work</w:t>
      </w:r>
      <w:r w:rsidRPr="00C943EE">
        <w:t>.</w:t>
      </w:r>
      <w:r w:rsidR="00571C41" w:rsidRPr="00571C41">
        <w:rPr>
          <w:b/>
          <w:bCs/>
          <w:sz w:val="24"/>
        </w:rPr>
        <w:t>]</w:t>
      </w:r>
    </w:p>
    <w:p w14:paraId="7933CAF6" w14:textId="6D77C61C" w:rsidR="001D2DF8" w:rsidRDefault="00BB72E5" w:rsidP="001D2DF8">
      <w:pPr>
        <w:pStyle w:val="SubtitleD"/>
      </w:pPr>
      <w:r w:rsidRPr="00987A39">
        <w:rPr>
          <w:rFonts w:ascii="Arial" w:hAnsi="Arial" w:cs="Arial"/>
          <w:color w:val="FF0000"/>
          <w:vertAlign w:val="superscript"/>
        </w:rPr>
        <w:t>10</w:t>
      </w:r>
      <w:r w:rsidR="00571C41" w:rsidRPr="000703FE">
        <w:rPr>
          <w:rFonts w:ascii="Arial" w:hAnsi="Arial" w:cs="Arial"/>
        </w:rPr>
        <w:t>[</w:t>
      </w:r>
      <w:r w:rsidR="001D2DF8">
        <w:t xml:space="preserve">Once </w:t>
      </w:r>
      <w:r w:rsidR="00D60341">
        <w:t>Your</w:t>
      </w:r>
      <w:r w:rsidR="001D2DF8">
        <w:t xml:space="preserve"> Coverage Begins, What Happens If You Are Temporarily Not Working </w:t>
      </w:r>
      <w:r w:rsidR="00125118">
        <w:t>o</w:t>
      </w:r>
      <w:r w:rsidR="001D2DF8">
        <w:t>r If You Are Working Reduced Hours?</w:t>
      </w:r>
    </w:p>
    <w:p w14:paraId="75E25A79" w14:textId="27530818" w:rsidR="001D2DF8" w:rsidRPr="00657DD3" w:rsidRDefault="001D2DF8" w:rsidP="001D2DF8">
      <w:pPr>
        <w:pStyle w:val="2Text"/>
      </w:pPr>
      <w:r>
        <w:t xml:space="preserve">If </w:t>
      </w:r>
      <w:r w:rsidR="00831858">
        <w:t>You</w:t>
      </w:r>
      <w:r>
        <w:t xml:space="preserve"> are on </w:t>
      </w:r>
      <w:r w:rsidRPr="00657DD3">
        <w:t xml:space="preserve">a </w:t>
      </w:r>
      <w:r w:rsidR="00DA3B58" w:rsidRPr="00B37216">
        <w:t>Temporary Layoff</w:t>
      </w:r>
      <w:r w:rsidRPr="00657DD3">
        <w:t xml:space="preserve">, and if premium </w:t>
      </w:r>
      <w:r w:rsidR="00E740EA" w:rsidRPr="00657DD3">
        <w:t>contribution</w:t>
      </w:r>
      <w:r w:rsidR="005A65A0">
        <w:t>s</w:t>
      </w:r>
      <w:r w:rsidR="00E740EA" w:rsidRPr="00657DD3">
        <w:t xml:space="preserve"> </w:t>
      </w:r>
      <w:r w:rsidR="00761529">
        <w:t>are</w:t>
      </w:r>
      <w:r w:rsidRPr="00657DD3">
        <w:t xml:space="preserve"> paid</w:t>
      </w:r>
      <w:r w:rsidR="00530063">
        <w:t xml:space="preserve"> for You</w:t>
      </w:r>
      <w:r w:rsidRPr="00657DD3">
        <w:t xml:space="preserve">, </w:t>
      </w:r>
      <w:r w:rsidR="00831858" w:rsidRPr="00657DD3">
        <w:t>You</w:t>
      </w:r>
      <w:r w:rsidRPr="00657DD3">
        <w:t xml:space="preserve"> will be covered to the end of the month following the month in which </w:t>
      </w:r>
      <w:r w:rsidR="00D60341">
        <w:t>Your</w:t>
      </w:r>
      <w:r w:rsidRPr="00657DD3">
        <w:t xml:space="preserve"> </w:t>
      </w:r>
      <w:r w:rsidR="00BD3CEA" w:rsidRPr="00657DD3">
        <w:t>T</w:t>
      </w:r>
      <w:r w:rsidRPr="00657DD3">
        <w:t xml:space="preserve">emporary </w:t>
      </w:r>
      <w:r w:rsidR="00BD3CEA" w:rsidRPr="00657DD3">
        <w:t>L</w:t>
      </w:r>
      <w:r w:rsidRPr="00657DD3">
        <w:t>ayoff begins.</w:t>
      </w:r>
    </w:p>
    <w:p w14:paraId="071B375D" w14:textId="040489F0" w:rsidR="003F0D04" w:rsidRDefault="003F0D04" w:rsidP="001D2DF8">
      <w:pPr>
        <w:pStyle w:val="2Text"/>
      </w:pPr>
      <w:r w:rsidRPr="00657DD3">
        <w:t xml:space="preserve">If </w:t>
      </w:r>
      <w:r w:rsidR="00831858" w:rsidRPr="00657DD3">
        <w:t>You</w:t>
      </w:r>
      <w:r w:rsidRPr="00657DD3">
        <w:t xml:space="preserve"> are on a </w:t>
      </w:r>
      <w:r w:rsidR="00ED6677" w:rsidRPr="00B37216">
        <w:t>S</w:t>
      </w:r>
      <w:r w:rsidR="00373483" w:rsidRPr="00B37216">
        <w:t xml:space="preserve">abbatical </w:t>
      </w:r>
      <w:r w:rsidR="00C73335" w:rsidRPr="00B37216">
        <w:t>L</w:t>
      </w:r>
      <w:r w:rsidR="00373483" w:rsidRPr="00B37216">
        <w:t>eave</w:t>
      </w:r>
      <w:r w:rsidR="00373483" w:rsidRPr="00657DD3">
        <w:t>,</w:t>
      </w:r>
      <w:r w:rsidR="00373483">
        <w:t xml:space="preserve"> and if premium</w:t>
      </w:r>
      <w:r w:rsidR="00E740EA" w:rsidRPr="00E740EA">
        <w:t xml:space="preserve"> </w:t>
      </w:r>
      <w:r w:rsidR="00E740EA">
        <w:t>contribution</w:t>
      </w:r>
      <w:r w:rsidR="005A65A0">
        <w:t>s</w:t>
      </w:r>
      <w:r w:rsidR="00373483">
        <w:t xml:space="preserve"> </w:t>
      </w:r>
      <w:r w:rsidR="00CA4769">
        <w:t xml:space="preserve">are </w:t>
      </w:r>
      <w:r w:rsidR="00373483">
        <w:t>paid</w:t>
      </w:r>
      <w:r w:rsidR="00530063">
        <w:t xml:space="preserve"> for You</w:t>
      </w:r>
      <w:r w:rsidR="00373483">
        <w:t xml:space="preserve">, </w:t>
      </w:r>
      <w:r w:rsidR="00831858">
        <w:t>You</w:t>
      </w:r>
      <w:r w:rsidR="00373483">
        <w:t xml:space="preserve"> will be covered to the end of the month following the month in which </w:t>
      </w:r>
      <w:r w:rsidR="00D60341">
        <w:t>Your</w:t>
      </w:r>
      <w:r w:rsidR="00373483">
        <w:t xml:space="preserve"> </w:t>
      </w:r>
      <w:r w:rsidR="00C73335">
        <w:t>S</w:t>
      </w:r>
      <w:r w:rsidR="00373483">
        <w:t xml:space="preserve">abbatical </w:t>
      </w:r>
      <w:r w:rsidR="00C73335">
        <w:t>L</w:t>
      </w:r>
      <w:r w:rsidR="00373483">
        <w:t>eave begins.</w:t>
      </w:r>
    </w:p>
    <w:p w14:paraId="6DEDAFC8" w14:textId="6DD2D245" w:rsidR="00373483" w:rsidRDefault="00AF5A4F" w:rsidP="001D2DF8">
      <w:pPr>
        <w:pStyle w:val="2Text"/>
      </w:pPr>
      <w:r>
        <w:t xml:space="preserve">If a </w:t>
      </w:r>
      <w:r w:rsidR="008843A9" w:rsidRPr="00B37216">
        <w:t>W</w:t>
      </w:r>
      <w:r w:rsidRPr="00B37216">
        <w:t xml:space="preserve">orker </w:t>
      </w:r>
      <w:r w:rsidR="008843A9" w:rsidRPr="00B37216">
        <w:t>A</w:t>
      </w:r>
      <w:r w:rsidRPr="00B37216">
        <w:t xml:space="preserve">djustment and </w:t>
      </w:r>
      <w:r w:rsidR="000737AB" w:rsidRPr="00B37216">
        <w:t>R</w:t>
      </w:r>
      <w:r w:rsidRPr="00B37216">
        <w:t xml:space="preserve">etraining </w:t>
      </w:r>
      <w:r w:rsidR="000737AB" w:rsidRPr="00B37216">
        <w:t>N</w:t>
      </w:r>
      <w:r w:rsidRPr="00B37216">
        <w:t xml:space="preserve">otification (WARN) </w:t>
      </w:r>
      <w:r w:rsidR="000737AB" w:rsidRPr="00B37216">
        <w:t>A</w:t>
      </w:r>
      <w:r w:rsidRPr="00B37216">
        <w:t xml:space="preserve">ct </w:t>
      </w:r>
      <w:r w:rsidR="006D716C" w:rsidRPr="00B37216">
        <w:t>L</w:t>
      </w:r>
      <w:r w:rsidRPr="00B37216">
        <w:t>eave</w:t>
      </w:r>
      <w:r w:rsidR="000737AB">
        <w:t xml:space="preserve"> applies</w:t>
      </w:r>
      <w:r w:rsidR="00BE59C4">
        <w:t>, and if premium</w:t>
      </w:r>
      <w:r w:rsidR="00E740EA" w:rsidRPr="00E740EA">
        <w:t xml:space="preserve"> </w:t>
      </w:r>
      <w:r w:rsidR="00E740EA">
        <w:t>contribution</w:t>
      </w:r>
      <w:r w:rsidR="005A65A0">
        <w:t>s</w:t>
      </w:r>
      <w:r w:rsidR="00BE59C4">
        <w:t xml:space="preserve"> </w:t>
      </w:r>
      <w:r w:rsidR="00CA4769">
        <w:t xml:space="preserve">are </w:t>
      </w:r>
      <w:r w:rsidR="00BE59C4">
        <w:t>paid</w:t>
      </w:r>
      <w:r w:rsidR="00197352">
        <w:t xml:space="preserve"> for You</w:t>
      </w:r>
      <w:r w:rsidR="00BE59C4">
        <w:t xml:space="preserve">, </w:t>
      </w:r>
      <w:r w:rsidR="00831858">
        <w:t>You</w:t>
      </w:r>
      <w:r w:rsidR="00BE59C4">
        <w:t xml:space="preserve"> will be covered to the end of the month following the month in which </w:t>
      </w:r>
      <w:r w:rsidR="00D60341">
        <w:t>Your</w:t>
      </w:r>
      <w:r w:rsidR="00BE59C4">
        <w:t xml:space="preserve"> WARN act </w:t>
      </w:r>
      <w:r w:rsidR="00E3319E">
        <w:t xml:space="preserve">leave </w:t>
      </w:r>
      <w:r w:rsidR="00BE59C4">
        <w:t>begins.</w:t>
      </w:r>
    </w:p>
    <w:p w14:paraId="65067B4B" w14:textId="0E69B2B9" w:rsidR="00DD10CC" w:rsidRDefault="00DD10CC" w:rsidP="00DD10CC">
      <w:pPr>
        <w:pStyle w:val="2Text"/>
      </w:pPr>
      <w:r>
        <w:t xml:space="preserve">If </w:t>
      </w:r>
      <w:r w:rsidR="00831858">
        <w:t>You</w:t>
      </w:r>
      <w:r>
        <w:t xml:space="preserve"> are on </w:t>
      </w:r>
      <w:r w:rsidRPr="00657DD3">
        <w:t xml:space="preserve">a </w:t>
      </w:r>
      <w:r w:rsidR="002D4D31" w:rsidRPr="00B37216">
        <w:t>Furlough</w:t>
      </w:r>
      <w:r w:rsidRPr="00B37216">
        <w:t xml:space="preserve"> </w:t>
      </w:r>
      <w:r w:rsidR="002D4D31" w:rsidRPr="00B37216">
        <w:t>Leave</w:t>
      </w:r>
      <w:r>
        <w:t>, and if premium</w:t>
      </w:r>
      <w:r w:rsidR="00E740EA" w:rsidRPr="00E740EA">
        <w:t xml:space="preserve"> </w:t>
      </w:r>
      <w:r w:rsidR="00E740EA">
        <w:t>contribution</w:t>
      </w:r>
      <w:r w:rsidR="005A65A0">
        <w:t>s</w:t>
      </w:r>
      <w:r>
        <w:t xml:space="preserve"> </w:t>
      </w:r>
      <w:r w:rsidR="00CA4769">
        <w:t xml:space="preserve">are </w:t>
      </w:r>
      <w:r>
        <w:t>paid</w:t>
      </w:r>
      <w:r w:rsidR="0077745C">
        <w:t xml:space="preserve"> for You</w:t>
      </w:r>
      <w:r>
        <w:t xml:space="preserve">, </w:t>
      </w:r>
      <w:r w:rsidR="00831858">
        <w:t>You</w:t>
      </w:r>
      <w:r>
        <w:t xml:space="preserve"> will be covered to the end of the month following the month in which </w:t>
      </w:r>
      <w:r w:rsidR="00D60341">
        <w:t>Your</w:t>
      </w:r>
      <w:r>
        <w:t xml:space="preserve"> </w:t>
      </w:r>
      <w:r w:rsidR="002D4D31">
        <w:t xml:space="preserve">Furlough Leave </w:t>
      </w:r>
      <w:r>
        <w:t>begins.</w:t>
      </w:r>
    </w:p>
    <w:p w14:paraId="04704249" w14:textId="23C8C0C5" w:rsidR="00116871" w:rsidRDefault="00116871" w:rsidP="00116871">
      <w:pPr>
        <w:pStyle w:val="2Text"/>
      </w:pPr>
      <w:r>
        <w:t xml:space="preserve">If </w:t>
      </w:r>
      <w:r w:rsidR="00831858">
        <w:t>You</w:t>
      </w:r>
      <w:r>
        <w:t xml:space="preserve"> are on a vacation</w:t>
      </w:r>
      <w:r w:rsidR="001D6595">
        <w:t xml:space="preserve"> or taking paid time off</w:t>
      </w:r>
      <w:r>
        <w:t>, and if premium</w:t>
      </w:r>
      <w:r w:rsidR="00E740EA" w:rsidRPr="00E740EA">
        <w:t xml:space="preserve"> </w:t>
      </w:r>
      <w:r w:rsidR="00E740EA">
        <w:t>contribution</w:t>
      </w:r>
      <w:r w:rsidR="005A65A0">
        <w:t>s</w:t>
      </w:r>
      <w:r>
        <w:t xml:space="preserve"> </w:t>
      </w:r>
      <w:r w:rsidR="00CA4769">
        <w:t xml:space="preserve">are </w:t>
      </w:r>
      <w:r>
        <w:t>paid</w:t>
      </w:r>
      <w:r w:rsidR="00197352">
        <w:t xml:space="preserve"> for You</w:t>
      </w:r>
      <w:r>
        <w:t xml:space="preserve">, </w:t>
      </w:r>
      <w:r w:rsidR="00831858">
        <w:t>You</w:t>
      </w:r>
      <w:r>
        <w:t xml:space="preserve"> will be covered to the end of the month following the month in which </w:t>
      </w:r>
      <w:r w:rsidR="00D60341">
        <w:t>Your</w:t>
      </w:r>
      <w:r>
        <w:t xml:space="preserve"> vacation begins.</w:t>
      </w:r>
    </w:p>
    <w:p w14:paraId="53BFE991" w14:textId="4E53747C" w:rsidR="00116871" w:rsidRPr="00657DD3" w:rsidRDefault="00116871" w:rsidP="00DD10CC">
      <w:pPr>
        <w:pStyle w:val="2Text"/>
      </w:pPr>
      <w:r>
        <w:t xml:space="preserve">If </w:t>
      </w:r>
      <w:r w:rsidR="00831858">
        <w:t>You</w:t>
      </w:r>
      <w:r>
        <w:t xml:space="preserve"> are on </w:t>
      </w:r>
      <w:r w:rsidRPr="00657DD3">
        <w:t xml:space="preserve">a </w:t>
      </w:r>
      <w:r w:rsidR="00DA3B58" w:rsidRPr="00B37216">
        <w:t>Jury Duty Leave</w:t>
      </w:r>
      <w:r w:rsidRPr="00657DD3">
        <w:t xml:space="preserve">, and if premium </w:t>
      </w:r>
      <w:r w:rsidR="00E740EA" w:rsidRPr="00657DD3">
        <w:t>contribution</w:t>
      </w:r>
      <w:r w:rsidR="005A65A0">
        <w:t>s</w:t>
      </w:r>
      <w:r w:rsidR="00E740EA" w:rsidRPr="00657DD3">
        <w:t xml:space="preserve"> </w:t>
      </w:r>
      <w:r w:rsidR="00CA4769">
        <w:t>are</w:t>
      </w:r>
      <w:r w:rsidR="00CA4769" w:rsidRPr="00657DD3">
        <w:t xml:space="preserve"> </w:t>
      </w:r>
      <w:r w:rsidRPr="00657DD3">
        <w:t>paid</w:t>
      </w:r>
      <w:r w:rsidR="00197352">
        <w:t xml:space="preserve"> for You</w:t>
      </w:r>
      <w:r w:rsidRPr="00657DD3">
        <w:t xml:space="preserve">, </w:t>
      </w:r>
      <w:r w:rsidR="00831858" w:rsidRPr="00657DD3">
        <w:t>You</w:t>
      </w:r>
      <w:r w:rsidRPr="00657DD3">
        <w:t xml:space="preserve"> will be covered to the end of the month following the month in which </w:t>
      </w:r>
      <w:r w:rsidR="00D60341">
        <w:t>Your</w:t>
      </w:r>
      <w:r w:rsidRPr="00657DD3">
        <w:t xml:space="preserve"> </w:t>
      </w:r>
      <w:r w:rsidR="00DA3B58" w:rsidRPr="00657DD3">
        <w:t>Jury Duty Leave</w:t>
      </w:r>
      <w:r w:rsidRPr="00657DD3">
        <w:t xml:space="preserve"> begins.</w:t>
      </w:r>
    </w:p>
    <w:p w14:paraId="631AAAD7" w14:textId="5F81A121" w:rsidR="000D0A1D" w:rsidRPr="00657DD3" w:rsidRDefault="000D0A1D" w:rsidP="000D0A1D">
      <w:pPr>
        <w:pStyle w:val="2Text"/>
      </w:pPr>
      <w:r w:rsidRPr="00657DD3">
        <w:t xml:space="preserve">If </w:t>
      </w:r>
      <w:r w:rsidR="00831858" w:rsidRPr="00657DD3">
        <w:t>You</w:t>
      </w:r>
      <w:r w:rsidRPr="00657DD3">
        <w:t xml:space="preserve"> are on a </w:t>
      </w:r>
      <w:r w:rsidR="00DA3B58" w:rsidRPr="00B37216">
        <w:t>Bereavement Leave</w:t>
      </w:r>
      <w:r w:rsidRPr="00657DD3">
        <w:t>, and if premium</w:t>
      </w:r>
      <w:r w:rsidR="00E740EA" w:rsidRPr="00657DD3">
        <w:t xml:space="preserve"> contribution</w:t>
      </w:r>
      <w:r w:rsidR="005A65A0">
        <w:t>s</w:t>
      </w:r>
      <w:r w:rsidRPr="00657DD3">
        <w:t xml:space="preserve"> </w:t>
      </w:r>
      <w:r w:rsidR="00CA4769">
        <w:t>are</w:t>
      </w:r>
      <w:r w:rsidR="00CA4769" w:rsidRPr="00657DD3">
        <w:t xml:space="preserve"> </w:t>
      </w:r>
      <w:r w:rsidRPr="00657DD3">
        <w:t>paid</w:t>
      </w:r>
      <w:r w:rsidR="00197352">
        <w:t xml:space="preserve"> for You</w:t>
      </w:r>
      <w:r w:rsidRPr="00657DD3">
        <w:t xml:space="preserve">, </w:t>
      </w:r>
      <w:r w:rsidR="00831858" w:rsidRPr="00657DD3">
        <w:t>You</w:t>
      </w:r>
      <w:r w:rsidRPr="00657DD3">
        <w:t xml:space="preserve"> will be covered to the end of the month following the month in which </w:t>
      </w:r>
      <w:r w:rsidR="00D60341">
        <w:t>Your</w:t>
      </w:r>
      <w:r w:rsidRPr="00657DD3">
        <w:t xml:space="preserve"> </w:t>
      </w:r>
      <w:r w:rsidR="004514F1" w:rsidRPr="00657DD3">
        <w:t>Bereavement Leave</w:t>
      </w:r>
      <w:r w:rsidRPr="00657DD3">
        <w:t xml:space="preserve"> begins.</w:t>
      </w:r>
    </w:p>
    <w:p w14:paraId="31BA4B1A" w14:textId="67DF16DA" w:rsidR="000F7582" w:rsidRPr="00657DD3" w:rsidRDefault="000F7582" w:rsidP="000F7582">
      <w:pPr>
        <w:pStyle w:val="2Text"/>
      </w:pPr>
      <w:r w:rsidRPr="00657DD3">
        <w:t xml:space="preserve">If </w:t>
      </w:r>
      <w:r w:rsidR="00831858" w:rsidRPr="00657DD3">
        <w:t>You</w:t>
      </w:r>
      <w:r w:rsidRPr="00657DD3">
        <w:t xml:space="preserve"> are on a </w:t>
      </w:r>
      <w:r w:rsidR="006D716C" w:rsidRPr="00B37216">
        <w:t>L</w:t>
      </w:r>
      <w:r w:rsidRPr="00B37216">
        <w:t xml:space="preserve">abor </w:t>
      </w:r>
      <w:r w:rsidR="006D716C" w:rsidRPr="00B37216">
        <w:t>D</w:t>
      </w:r>
      <w:r w:rsidRPr="00B37216">
        <w:t xml:space="preserve">ispute </w:t>
      </w:r>
      <w:r w:rsidR="006D716C" w:rsidRPr="00B37216">
        <w:t>L</w:t>
      </w:r>
      <w:r w:rsidRPr="00B37216">
        <w:t>eave</w:t>
      </w:r>
      <w:r w:rsidRPr="00657DD3">
        <w:t xml:space="preserve">, and if premium </w:t>
      </w:r>
      <w:r w:rsidR="00E740EA" w:rsidRPr="00657DD3">
        <w:t>contribution</w:t>
      </w:r>
      <w:r w:rsidR="005A65A0">
        <w:t>s</w:t>
      </w:r>
      <w:r w:rsidR="00E740EA" w:rsidRPr="00657DD3">
        <w:t xml:space="preserve"> </w:t>
      </w:r>
      <w:r w:rsidR="00CA4769">
        <w:t>are</w:t>
      </w:r>
      <w:r w:rsidR="00CA4769" w:rsidRPr="00657DD3">
        <w:t xml:space="preserve"> </w:t>
      </w:r>
      <w:r w:rsidRPr="00657DD3">
        <w:t>paid</w:t>
      </w:r>
      <w:r w:rsidR="00197352">
        <w:t xml:space="preserve"> for You</w:t>
      </w:r>
      <w:r w:rsidRPr="00657DD3">
        <w:t xml:space="preserve">, </w:t>
      </w:r>
      <w:r w:rsidR="00831858" w:rsidRPr="00657DD3">
        <w:t>You</w:t>
      </w:r>
      <w:r w:rsidRPr="00657DD3">
        <w:t xml:space="preserve"> will be covered to the end of the month following the month in which </w:t>
      </w:r>
      <w:r w:rsidR="00D60341">
        <w:t>Your</w:t>
      </w:r>
      <w:r w:rsidRPr="00657DD3">
        <w:t xml:space="preserve"> </w:t>
      </w:r>
      <w:r w:rsidR="00DA3B58" w:rsidRPr="00657DD3">
        <w:t xml:space="preserve">Labor Dispute Leave </w:t>
      </w:r>
      <w:r w:rsidRPr="00657DD3">
        <w:t>begins.</w:t>
      </w:r>
    </w:p>
    <w:p w14:paraId="0F355F8B" w14:textId="6CEBC631" w:rsidR="00EB31B7" w:rsidRPr="00657DD3" w:rsidRDefault="00EB31B7" w:rsidP="00EB31B7">
      <w:pPr>
        <w:pStyle w:val="2Text"/>
      </w:pPr>
      <w:r w:rsidRPr="00657DD3">
        <w:lastRenderedPageBreak/>
        <w:t xml:space="preserve">If </w:t>
      </w:r>
      <w:r w:rsidR="00831858" w:rsidRPr="00657DD3">
        <w:t>You</w:t>
      </w:r>
      <w:r w:rsidRPr="00657DD3">
        <w:t xml:space="preserve"> are on a</w:t>
      </w:r>
      <w:r w:rsidR="00C064D8" w:rsidRPr="00657DD3">
        <w:t xml:space="preserve"> leave due to the</w:t>
      </w:r>
      <w:r w:rsidRPr="00657DD3">
        <w:t xml:space="preserve"> </w:t>
      </w:r>
      <w:r w:rsidR="00174B93" w:rsidRPr="00B37216">
        <w:t>U</w:t>
      </w:r>
      <w:r w:rsidR="00055F59" w:rsidRPr="00B37216">
        <w:t xml:space="preserve">niformed </w:t>
      </w:r>
      <w:r w:rsidR="00174B93" w:rsidRPr="00B37216">
        <w:t>S</w:t>
      </w:r>
      <w:r w:rsidR="00055F59" w:rsidRPr="00B37216">
        <w:t xml:space="preserve">ervices </w:t>
      </w:r>
      <w:r w:rsidR="00174B93" w:rsidRPr="00B37216">
        <w:t>E</w:t>
      </w:r>
      <w:r w:rsidR="00055F59" w:rsidRPr="00B37216">
        <w:t xml:space="preserve">mployment and </w:t>
      </w:r>
      <w:r w:rsidR="00174B93" w:rsidRPr="00B37216">
        <w:t>R</w:t>
      </w:r>
      <w:r w:rsidR="00055F59" w:rsidRPr="00B37216">
        <w:t xml:space="preserve">eemployment </w:t>
      </w:r>
      <w:r w:rsidR="00174B93" w:rsidRPr="00B37216">
        <w:t>R</w:t>
      </w:r>
      <w:r w:rsidR="00055F59" w:rsidRPr="00B37216">
        <w:t>ights</w:t>
      </w:r>
      <w:r w:rsidR="00174B93" w:rsidRPr="00B37216">
        <w:t xml:space="preserve"> A</w:t>
      </w:r>
      <w:r w:rsidR="00055F59" w:rsidRPr="00B37216">
        <w:t>ct (USERRA)</w:t>
      </w:r>
      <w:r w:rsidR="00055F59" w:rsidRPr="00657DD3">
        <w:t>,</w:t>
      </w:r>
      <w:r w:rsidRPr="00657DD3">
        <w:t xml:space="preserve"> and if premium </w:t>
      </w:r>
      <w:r w:rsidR="000D2D6D" w:rsidRPr="00657DD3">
        <w:t>contribution</w:t>
      </w:r>
      <w:r w:rsidR="005A65A0">
        <w:t>s</w:t>
      </w:r>
      <w:r w:rsidR="000D2D6D" w:rsidRPr="00657DD3">
        <w:t xml:space="preserve"> </w:t>
      </w:r>
      <w:r w:rsidR="00CA4769">
        <w:t>are</w:t>
      </w:r>
      <w:r w:rsidR="00CA4769" w:rsidRPr="00657DD3">
        <w:t xml:space="preserve"> </w:t>
      </w:r>
      <w:r w:rsidRPr="00657DD3">
        <w:t>paid</w:t>
      </w:r>
      <w:r w:rsidR="00197352">
        <w:t xml:space="preserve"> for You</w:t>
      </w:r>
      <w:r w:rsidRPr="00657DD3">
        <w:t xml:space="preserve">, </w:t>
      </w:r>
      <w:r w:rsidR="00831858" w:rsidRPr="00657DD3">
        <w:t>You</w:t>
      </w:r>
      <w:r w:rsidRPr="00657DD3">
        <w:t xml:space="preserve"> will be covered to the end of the month following the month in which </w:t>
      </w:r>
      <w:r w:rsidR="00D60341">
        <w:t>Your</w:t>
      </w:r>
      <w:r w:rsidRPr="00657DD3">
        <w:t xml:space="preserve"> </w:t>
      </w:r>
      <w:r w:rsidR="00055F59" w:rsidRPr="00657DD3">
        <w:t>USERRA</w:t>
      </w:r>
      <w:r w:rsidR="004C4CED" w:rsidRPr="00657DD3">
        <w:t xml:space="preserve"> </w:t>
      </w:r>
      <w:r w:rsidRPr="00657DD3">
        <w:t>begins.</w:t>
      </w:r>
    </w:p>
    <w:p w14:paraId="65B77965" w14:textId="6DCBA86B" w:rsidR="001D2DF8" w:rsidRDefault="001D2DF8" w:rsidP="001D2DF8">
      <w:pPr>
        <w:pStyle w:val="2Text"/>
      </w:pPr>
      <w:r w:rsidRPr="00657DD3">
        <w:t xml:space="preserve">If </w:t>
      </w:r>
      <w:r w:rsidR="00831858" w:rsidRPr="00657DD3">
        <w:t>You</w:t>
      </w:r>
      <w:r w:rsidRPr="00657DD3">
        <w:t xml:space="preserve"> are on a </w:t>
      </w:r>
      <w:r w:rsidR="006D716C" w:rsidRPr="00B37216">
        <w:t>L</w:t>
      </w:r>
      <w:r w:rsidRPr="00B37216">
        <w:t xml:space="preserve">eave of </w:t>
      </w:r>
      <w:r w:rsidR="006D716C" w:rsidRPr="00B37216">
        <w:t>A</w:t>
      </w:r>
      <w:r w:rsidRPr="00B37216">
        <w:t>bsence</w:t>
      </w:r>
      <w:r w:rsidR="008B54E8">
        <w:t xml:space="preserve"> </w:t>
      </w:r>
      <w:r w:rsidR="007E7B0F">
        <w:rPr>
          <w:b/>
          <w:bCs/>
          <w:color w:val="FF0000"/>
          <w:sz w:val="24"/>
          <w:szCs w:val="24"/>
          <w:vertAlign w:val="superscript"/>
        </w:rPr>
        <w:t>10a</w:t>
      </w:r>
      <w:r w:rsidR="007E7B0F" w:rsidRPr="00571C41">
        <w:rPr>
          <w:b/>
          <w:bCs/>
          <w:sz w:val="24"/>
        </w:rPr>
        <w:t>[</w:t>
      </w:r>
      <w:r w:rsidR="008B54E8">
        <w:t>other than those leaves listed above</w:t>
      </w:r>
      <w:r w:rsidR="00D4023C" w:rsidRPr="00571C41">
        <w:rPr>
          <w:b/>
          <w:bCs/>
          <w:sz w:val="24"/>
        </w:rPr>
        <w:t>]</w:t>
      </w:r>
      <w:r w:rsidRPr="00657DD3">
        <w:t>,</w:t>
      </w:r>
      <w:r>
        <w:t xml:space="preserve"> and if premium</w:t>
      </w:r>
      <w:r w:rsidR="000D2D6D" w:rsidRPr="000D2D6D">
        <w:t xml:space="preserve"> </w:t>
      </w:r>
      <w:r w:rsidR="000D2D6D">
        <w:t>contribution</w:t>
      </w:r>
      <w:r w:rsidR="004A3FEB">
        <w:t>s</w:t>
      </w:r>
      <w:r>
        <w:t xml:space="preserve"> </w:t>
      </w:r>
      <w:r w:rsidR="00CA4769">
        <w:t xml:space="preserve">are </w:t>
      </w:r>
      <w:r>
        <w:t>paid</w:t>
      </w:r>
      <w:r w:rsidR="00197352">
        <w:t xml:space="preserve"> for You</w:t>
      </w:r>
      <w:r>
        <w:t xml:space="preserve">, </w:t>
      </w:r>
      <w:r w:rsidR="00831858">
        <w:t>You</w:t>
      </w:r>
      <w:r>
        <w:t xml:space="preserve"> will be covered to the end of the month following the month in which </w:t>
      </w:r>
      <w:r w:rsidR="00D60341">
        <w:t>Your</w:t>
      </w:r>
      <w:r>
        <w:t xml:space="preserve"> </w:t>
      </w:r>
      <w:r w:rsidR="00BD3CEA">
        <w:t>L</w:t>
      </w:r>
      <w:r>
        <w:t xml:space="preserve">eave </w:t>
      </w:r>
      <w:r w:rsidR="001C363E">
        <w:t xml:space="preserve">of </w:t>
      </w:r>
      <w:r w:rsidR="00BD3CEA">
        <w:t>A</w:t>
      </w:r>
      <w:r>
        <w:t xml:space="preserve">bsence begins. But, with respect to </w:t>
      </w:r>
      <w:r w:rsidR="00BD3CEA">
        <w:t>L</w:t>
      </w:r>
      <w:r>
        <w:t xml:space="preserve">eave </w:t>
      </w:r>
      <w:r w:rsidR="001C363E">
        <w:t xml:space="preserve">of </w:t>
      </w:r>
      <w:r w:rsidR="00BD3CEA">
        <w:t>A</w:t>
      </w:r>
      <w:r>
        <w:t xml:space="preserve">bsence under the federal Family and Medical Leave Act of 1993 (FMLA) or similar state law, if it is </w:t>
      </w:r>
      <w:r w:rsidR="00235D50" w:rsidRPr="002E41CC">
        <w:rPr>
          <w:b/>
          <w:bCs/>
          <w:color w:val="FF0000"/>
          <w:sz w:val="24"/>
          <w:szCs w:val="24"/>
          <w:vertAlign w:val="superscript"/>
        </w:rPr>
        <w:t>CV2</w:t>
      </w:r>
      <w:r w:rsidR="00571C41" w:rsidRPr="00571C41">
        <w:rPr>
          <w:b/>
          <w:bCs/>
          <w:sz w:val="24"/>
        </w:rPr>
        <w:t>[</w:t>
      </w:r>
      <w:r w:rsidR="00D60341">
        <w:t>Your</w:t>
      </w:r>
      <w:r>
        <w:t xml:space="preserve"> </w:t>
      </w:r>
      <w:r w:rsidR="00AE3017">
        <w:t>Employer</w:t>
      </w:r>
      <w:r>
        <w:t>’s</w:t>
      </w:r>
      <w:r w:rsidR="00571C41" w:rsidRPr="00571C41">
        <w:rPr>
          <w:b/>
          <w:bCs/>
          <w:sz w:val="24"/>
        </w:rPr>
        <w:t>]</w:t>
      </w:r>
      <w:r>
        <w:t xml:space="preserve"> policy to allow a longer period of continued coverage for FMLA leaves, this policy will be used to determine the period of continued coverage for FMLA leave. Continuation of such coverage pursuant to this provision is contingent upon Prudential’s timely receipt of premium</w:t>
      </w:r>
      <w:r w:rsidR="000D2D6D" w:rsidRPr="000D2D6D">
        <w:t xml:space="preserve"> </w:t>
      </w:r>
      <w:r w:rsidR="000D2D6D">
        <w:t>contribution</w:t>
      </w:r>
      <w:r>
        <w:t xml:space="preserve"> payments and written confirmation of </w:t>
      </w:r>
      <w:r w:rsidR="00D60341">
        <w:t>Your</w:t>
      </w:r>
      <w:r>
        <w:t xml:space="preserve"> FMLA leave by </w:t>
      </w:r>
      <w:r w:rsidR="00235D50"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w:t>
      </w:r>
    </w:p>
    <w:p w14:paraId="68DA1C26" w14:textId="51966A21" w:rsidR="001D2DF8" w:rsidRDefault="001D2DF8" w:rsidP="001D2DF8">
      <w:pPr>
        <w:pStyle w:val="2Text"/>
      </w:pPr>
      <w:r>
        <w:t xml:space="preserve">If </w:t>
      </w:r>
      <w:r w:rsidR="00831858">
        <w:t>You</w:t>
      </w:r>
      <w:r>
        <w:t xml:space="preserve"> </w:t>
      </w:r>
      <w:r w:rsidRPr="00657DD3">
        <w:t xml:space="preserve">are working </w:t>
      </w:r>
      <w:r w:rsidR="00215E95" w:rsidRPr="00657DD3">
        <w:t>R</w:t>
      </w:r>
      <w:r w:rsidRPr="00657DD3">
        <w:t xml:space="preserve">educed </w:t>
      </w:r>
      <w:r w:rsidR="00215E95" w:rsidRPr="00657DD3">
        <w:t>H</w:t>
      </w:r>
      <w:r w:rsidRPr="00657DD3">
        <w:t>ours</w:t>
      </w:r>
      <w:r w:rsidRPr="00B37216">
        <w:rPr>
          <w:i/>
          <w:iCs/>
        </w:rPr>
        <w:t>,</w:t>
      </w:r>
      <w:r>
        <w:t xml:space="preserve"> for reasons other than </w:t>
      </w:r>
      <w:r w:rsidR="00167306" w:rsidRPr="00987A39">
        <w:t>Disability</w:t>
      </w:r>
      <w:r>
        <w:t xml:space="preserve">, and if premium </w:t>
      </w:r>
      <w:r w:rsidR="000D2D6D">
        <w:t>contribution</w:t>
      </w:r>
      <w:r w:rsidR="004A3FEB">
        <w:t>s</w:t>
      </w:r>
      <w:r w:rsidR="000D2D6D">
        <w:t xml:space="preserve"> </w:t>
      </w:r>
      <w:r w:rsidR="00CA4769">
        <w:t xml:space="preserve">are </w:t>
      </w:r>
      <w:r>
        <w:t>paid</w:t>
      </w:r>
      <w:r w:rsidR="00197352">
        <w:t xml:space="preserve"> for You</w:t>
      </w:r>
      <w:r>
        <w:t xml:space="preserve">, </w:t>
      </w:r>
      <w:r w:rsidR="00831858">
        <w:t>You</w:t>
      </w:r>
      <w:r>
        <w:t xml:space="preserve"> will be covered to the end of the month following the month in which </w:t>
      </w:r>
      <w:r w:rsidR="00D60341">
        <w:t>Your</w:t>
      </w:r>
      <w:r>
        <w:t xml:space="preserve"> </w:t>
      </w:r>
      <w:r w:rsidR="00215E95">
        <w:t>R</w:t>
      </w:r>
      <w:r>
        <w:t xml:space="preserve">educed </w:t>
      </w:r>
      <w:r w:rsidR="00215E95">
        <w:t>H</w:t>
      </w:r>
      <w:r>
        <w:t>ours begin.</w:t>
      </w:r>
    </w:p>
    <w:p w14:paraId="042343AC" w14:textId="160919D3" w:rsidR="0058285A" w:rsidRDefault="0058285A" w:rsidP="0058285A">
      <w:pPr>
        <w:pStyle w:val="2Text"/>
        <w:rPr>
          <w:rStyle w:val="normaltextrun"/>
          <w:rFonts w:cs="Arial"/>
          <w:color w:val="000000" w:themeColor="text1"/>
        </w:rPr>
      </w:pPr>
      <w:r>
        <w:rPr>
          <w:rStyle w:val="normaltextrun"/>
          <w:rFonts w:cs="Arial"/>
          <w:color w:val="000000"/>
          <w:shd w:val="clear" w:color="auto" w:fill="FFFFFF"/>
        </w:rPr>
        <w:t xml:space="preserve">If You have a </w:t>
      </w:r>
      <w:r w:rsidR="006464E3">
        <w:rPr>
          <w:rStyle w:val="normaltextrun"/>
          <w:rFonts w:cs="Arial"/>
          <w:color w:val="000000"/>
          <w:shd w:val="clear" w:color="auto" w:fill="FFFFFF"/>
        </w:rPr>
        <w:t>D</w:t>
      </w:r>
      <w:r>
        <w:rPr>
          <w:rStyle w:val="normaltextrun"/>
          <w:rFonts w:cs="Arial"/>
          <w:color w:val="000000"/>
          <w:shd w:val="clear" w:color="auto" w:fill="FFFFFF"/>
        </w:rPr>
        <w:t xml:space="preserve">isability while You are on a </w:t>
      </w:r>
      <w:r w:rsidR="001F45D2">
        <w:rPr>
          <w:rStyle w:val="normaltextrun"/>
          <w:rFonts w:cs="Arial"/>
          <w:color w:val="000000"/>
          <w:shd w:val="clear" w:color="auto" w:fill="FFFFFF"/>
        </w:rPr>
        <w:t>Temporary Layoff</w:t>
      </w:r>
      <w:r>
        <w:rPr>
          <w:rStyle w:val="normaltextrun"/>
          <w:rFonts w:cs="Arial"/>
          <w:color w:val="000000"/>
          <w:shd w:val="clear" w:color="auto" w:fill="FFFFFF"/>
        </w:rPr>
        <w:t xml:space="preserve"> or Leave of Absence, We will use </w:t>
      </w:r>
      <w:r w:rsidR="00D60341">
        <w:rPr>
          <w:rStyle w:val="normaltextrun"/>
          <w:rFonts w:cs="Arial"/>
          <w:color w:val="000000"/>
          <w:shd w:val="clear" w:color="auto" w:fill="FFFFFF"/>
        </w:rPr>
        <w:t>Your</w:t>
      </w:r>
      <w:r>
        <w:rPr>
          <w:rStyle w:val="normaltextrun"/>
          <w:rFonts w:cs="Arial"/>
          <w:color w:val="000000"/>
          <w:shd w:val="clear" w:color="auto" w:fill="FFFFFF"/>
        </w:rPr>
        <w:t xml:space="preserve"> </w:t>
      </w:r>
      <w:r w:rsidR="00B24AEF">
        <w:rPr>
          <w:b/>
          <w:bCs/>
          <w:color w:val="FF0000"/>
          <w:sz w:val="24"/>
          <w:szCs w:val="24"/>
          <w:vertAlign w:val="superscript"/>
        </w:rPr>
        <w:t>17</w:t>
      </w:r>
      <w:r w:rsidR="00B24AEF" w:rsidRPr="3042B3D9">
        <w:rPr>
          <w:b/>
          <w:sz w:val="24"/>
          <w:szCs w:val="24"/>
        </w:rPr>
        <w:t>[</w:t>
      </w:r>
      <w:r>
        <w:rPr>
          <w:rStyle w:val="normaltextrun"/>
          <w:rFonts w:cs="Arial"/>
          <w:color w:val="000000"/>
          <w:shd w:val="clear" w:color="auto" w:fill="FFFFFF"/>
        </w:rPr>
        <w:t>Weekly</w:t>
      </w:r>
      <w:r w:rsidR="00D707D9" w:rsidRPr="00D707D9">
        <w:rPr>
          <w:rStyle w:val="normaltextrun"/>
          <w:rFonts w:cs="Arial"/>
          <w:b/>
          <w:bCs/>
          <w:color w:val="000000"/>
          <w:sz w:val="24"/>
          <w:shd w:val="clear" w:color="auto" w:fill="FFFFFF"/>
        </w:rPr>
        <w:t>]</w:t>
      </w:r>
      <w:r>
        <w:rPr>
          <w:rStyle w:val="normaltextrun"/>
          <w:rFonts w:cs="Arial"/>
          <w:color w:val="000000"/>
          <w:shd w:val="clear" w:color="auto" w:fill="FFFFFF"/>
        </w:rPr>
        <w:t xml:space="preserve"> Earnings from </w:t>
      </w:r>
      <w:r w:rsidR="00055464" w:rsidRPr="002E41CC">
        <w:rPr>
          <w:b/>
          <w:bCs/>
          <w:color w:val="FF0000"/>
          <w:sz w:val="24"/>
          <w:szCs w:val="24"/>
          <w:vertAlign w:val="superscript"/>
        </w:rPr>
        <w:t>CV2</w:t>
      </w:r>
      <w:r w:rsidR="00055464" w:rsidRPr="3042B3D9">
        <w:rPr>
          <w:b/>
          <w:sz w:val="24"/>
          <w:szCs w:val="24"/>
        </w:rPr>
        <w:t>[</w:t>
      </w:r>
      <w:r w:rsidR="00D60341">
        <w:rPr>
          <w:rStyle w:val="normaltextrun"/>
          <w:rFonts w:cs="Arial"/>
          <w:color w:val="000000"/>
          <w:shd w:val="clear" w:color="auto" w:fill="FFFFFF"/>
        </w:rPr>
        <w:t>Your</w:t>
      </w:r>
      <w:r>
        <w:rPr>
          <w:rStyle w:val="normaltextrun"/>
          <w:rFonts w:cs="Arial"/>
          <w:color w:val="000000"/>
          <w:shd w:val="clear" w:color="auto" w:fill="FFFFFF"/>
        </w:rPr>
        <w:t xml:space="preserve"> Employer</w:t>
      </w:r>
      <w:r w:rsidR="00D707D9" w:rsidRPr="00D707D9">
        <w:rPr>
          <w:rStyle w:val="normaltextrun"/>
          <w:rFonts w:cs="Arial"/>
          <w:b/>
          <w:bCs/>
          <w:color w:val="000000"/>
          <w:sz w:val="24"/>
          <w:shd w:val="clear" w:color="auto" w:fill="FFFFFF"/>
        </w:rPr>
        <w:t>]</w:t>
      </w:r>
      <w:r>
        <w:rPr>
          <w:rStyle w:val="normaltextrun"/>
          <w:rFonts w:cs="Arial"/>
          <w:b/>
          <w:bCs/>
          <w:color w:val="000000"/>
          <w:shd w:val="clear" w:color="auto" w:fill="FFFFFF"/>
        </w:rPr>
        <w:t xml:space="preserve"> </w:t>
      </w:r>
      <w:r>
        <w:rPr>
          <w:rStyle w:val="normaltextrun"/>
          <w:rFonts w:cs="Arial"/>
          <w:color w:val="000000"/>
          <w:shd w:val="clear" w:color="auto" w:fill="FFFFFF"/>
        </w:rPr>
        <w:t xml:space="preserve">in effect just prior to the date </w:t>
      </w:r>
      <w:r w:rsidR="00D60341">
        <w:rPr>
          <w:rStyle w:val="normaltextrun"/>
          <w:rFonts w:cs="Arial"/>
          <w:color w:val="000000"/>
          <w:shd w:val="clear" w:color="auto" w:fill="FFFFFF"/>
        </w:rPr>
        <w:t>Your</w:t>
      </w:r>
      <w:r>
        <w:rPr>
          <w:rStyle w:val="normaltextrun"/>
          <w:rFonts w:cs="Arial"/>
          <w:color w:val="000000"/>
          <w:shd w:val="clear" w:color="auto" w:fill="FFFFFF"/>
        </w:rPr>
        <w:t xml:space="preserve"> Temporary Layoff or Leave of Absence begins.</w:t>
      </w:r>
    </w:p>
    <w:p w14:paraId="2611F35A" w14:textId="4CAC2208" w:rsidR="001D2DF8" w:rsidRDefault="003647E7" w:rsidP="001D2DF8">
      <w:pPr>
        <w:pStyle w:val="2Text"/>
        <w:rPr>
          <w:b/>
          <w:bCs/>
          <w:sz w:val="24"/>
        </w:rPr>
      </w:pPr>
      <w:r>
        <w:t xml:space="preserve">If </w:t>
      </w:r>
      <w:r w:rsidR="00831858">
        <w:t>You</w:t>
      </w:r>
      <w:r>
        <w:t xml:space="preserve"> are </w:t>
      </w:r>
      <w:r w:rsidR="00DF7771">
        <w:t xml:space="preserve">absent due to Injury or Sickness, </w:t>
      </w:r>
      <w:r w:rsidR="00D60341">
        <w:t>Your</w:t>
      </w:r>
      <w:r w:rsidR="00DF7771">
        <w:t xml:space="preserve"> insurance </w:t>
      </w:r>
      <w:r w:rsidR="00A11DCB">
        <w:t xml:space="preserve">will be continued during the </w:t>
      </w:r>
      <w:r w:rsidR="00985B0E">
        <w:t>Plan</w:t>
      </w:r>
      <w:r w:rsidR="00927E76">
        <w:t>’</w:t>
      </w:r>
      <w:r w:rsidR="00A11DCB">
        <w:t xml:space="preserve">s </w:t>
      </w:r>
      <w:r w:rsidR="00DB3F54" w:rsidRPr="00987A39">
        <w:t>Elimination Period</w:t>
      </w:r>
      <w:r w:rsidR="00A11DCB">
        <w:t xml:space="preserve"> and any period </w:t>
      </w:r>
      <w:r w:rsidR="00D60341">
        <w:t>Your</w:t>
      </w:r>
      <w:r w:rsidR="00A11DCB">
        <w:t xml:space="preserve"> premium</w:t>
      </w:r>
      <w:r w:rsidR="007952EA" w:rsidRPr="007952EA">
        <w:t xml:space="preserve"> </w:t>
      </w:r>
      <w:r w:rsidR="007952EA">
        <w:t>contribution</w:t>
      </w:r>
      <w:r w:rsidR="00A11DCB">
        <w:t xml:space="preserve"> is being waived under the Plan.</w:t>
      </w:r>
      <w:r w:rsidR="00DF7771">
        <w:t xml:space="preserve"> </w:t>
      </w:r>
      <w:r w:rsidR="00571C41" w:rsidRPr="00571C41">
        <w:rPr>
          <w:b/>
          <w:bCs/>
          <w:sz w:val="24"/>
        </w:rPr>
        <w:t>]</w:t>
      </w:r>
    </w:p>
    <w:p w14:paraId="19519030" w14:textId="7B675C67" w:rsidR="001D2DF8" w:rsidRDefault="002031E6" w:rsidP="001D2DF8">
      <w:pPr>
        <w:pStyle w:val="SubtitleD"/>
      </w:pPr>
      <w:r w:rsidRPr="00987A39">
        <w:rPr>
          <w:rFonts w:ascii="Arial" w:hAnsi="Arial" w:cs="Arial"/>
          <w:color w:val="FF0000"/>
          <w:vertAlign w:val="superscript"/>
        </w:rPr>
        <w:t>1</w:t>
      </w:r>
      <w:r>
        <w:rPr>
          <w:rFonts w:ascii="Arial" w:hAnsi="Arial" w:cs="Arial"/>
          <w:color w:val="FF0000"/>
          <w:vertAlign w:val="superscript"/>
        </w:rPr>
        <w:t>1</w:t>
      </w:r>
      <w:r w:rsidRPr="00185B20">
        <w:rPr>
          <w:rFonts w:ascii="Arial" w:hAnsi="Arial" w:cs="Arial"/>
        </w:rPr>
        <w:t>[</w:t>
      </w:r>
      <w:r w:rsidR="001D2DF8">
        <w:t xml:space="preserve">When Does </w:t>
      </w:r>
      <w:r w:rsidR="00D60341">
        <w:t>Your</w:t>
      </w:r>
      <w:r w:rsidR="001D2DF8">
        <w:t xml:space="preserve"> Coverage End?</w:t>
      </w:r>
    </w:p>
    <w:p w14:paraId="0994BF0A" w14:textId="4750DA1F" w:rsidR="001D2DF8" w:rsidRDefault="00D60341" w:rsidP="001D2DF8">
      <w:pPr>
        <w:pStyle w:val="2Text"/>
      </w:pPr>
      <w:r>
        <w:t>Your</w:t>
      </w:r>
      <w:r w:rsidR="001D2DF8">
        <w:t xml:space="preserve"> coverage under the Group Contract or a</w:t>
      </w:r>
      <w:r w:rsidR="00B26632">
        <w:t xml:space="preserve"> Plan </w:t>
      </w:r>
      <w:r w:rsidR="001D2DF8">
        <w:t>ends on the earliest of:</w:t>
      </w:r>
    </w:p>
    <w:p w14:paraId="16CE409E" w14:textId="79A4481F" w:rsidR="001D2DF8" w:rsidRDefault="001D2DF8" w:rsidP="001D2DF8">
      <w:pPr>
        <w:pStyle w:val="BulletD"/>
      </w:pPr>
      <w:r>
        <w:t>the date the Group Contract or a</w:t>
      </w:r>
      <w:r w:rsidR="00B26632">
        <w:t xml:space="preserve"> Plan </w:t>
      </w:r>
      <w:r>
        <w:t>is canceled;</w:t>
      </w:r>
    </w:p>
    <w:p w14:paraId="647CB718" w14:textId="0AB2E38B" w:rsidR="001D2DF8" w:rsidRDefault="001D2DF8" w:rsidP="001D2DF8">
      <w:pPr>
        <w:pStyle w:val="BulletD"/>
      </w:pPr>
      <w:r>
        <w:t xml:space="preserve">the date </w:t>
      </w:r>
      <w:r w:rsidR="00831858">
        <w:t>You</w:t>
      </w:r>
      <w:r>
        <w:t xml:space="preserve"> are no longer a member of the </w:t>
      </w:r>
      <w:r w:rsidR="001868E9" w:rsidRPr="002D53F9">
        <w:t>Covered Class</w:t>
      </w:r>
      <w:r>
        <w:t>;</w:t>
      </w:r>
    </w:p>
    <w:p w14:paraId="44BD48E4" w14:textId="0BD01155" w:rsidR="001D2DF8" w:rsidRDefault="001D2DF8" w:rsidP="001D2DF8">
      <w:pPr>
        <w:pStyle w:val="BulletD"/>
      </w:pPr>
      <w:r>
        <w:t xml:space="preserve">the date </w:t>
      </w:r>
      <w:r w:rsidR="00D60341">
        <w:t>Your</w:t>
      </w:r>
      <w:r>
        <w:t xml:space="preserve"> </w:t>
      </w:r>
      <w:r w:rsidR="00882028" w:rsidRPr="00987A39">
        <w:t>Covered Class</w:t>
      </w:r>
      <w:r w:rsidR="003776C2">
        <w:rPr>
          <w:b/>
          <w:i/>
        </w:rPr>
        <w:t xml:space="preserve"> </w:t>
      </w:r>
      <w:r>
        <w:t>is no longer covered;</w:t>
      </w:r>
    </w:p>
    <w:p w14:paraId="23136D26" w14:textId="0BB38025" w:rsidR="00247B69" w:rsidRDefault="00247B69" w:rsidP="001D2DF8">
      <w:pPr>
        <w:pStyle w:val="BulletD"/>
      </w:pPr>
      <w:r>
        <w:t>the</w:t>
      </w:r>
      <w:r w:rsidR="00543BCB">
        <w:t xml:space="preserve"> first </w:t>
      </w:r>
      <w:r w:rsidR="001C38D4">
        <w:t>of</w:t>
      </w:r>
      <w:r w:rsidR="00543BCB">
        <w:t xml:space="preserve"> the month following the </w:t>
      </w:r>
      <w:r>
        <w:t xml:space="preserve">date on which </w:t>
      </w:r>
      <w:r w:rsidR="00831858">
        <w:t>You</w:t>
      </w:r>
      <w:r>
        <w:t xml:space="preserve"> are age </w:t>
      </w:r>
      <w:r w:rsidR="00430ACB" w:rsidRPr="00B37216">
        <w:rPr>
          <w:rFonts w:cs="Arial"/>
          <w:b/>
          <w:color w:val="FF0000"/>
          <w:sz w:val="24"/>
          <w:vertAlign w:val="superscript"/>
        </w:rPr>
        <w:t>11a</w:t>
      </w:r>
      <w:r w:rsidR="00571C41" w:rsidRPr="00571C41">
        <w:rPr>
          <w:b/>
          <w:bCs/>
          <w:sz w:val="24"/>
        </w:rPr>
        <w:t>[</w:t>
      </w:r>
      <w:r>
        <w:t>60 – 100</w:t>
      </w:r>
      <w:r w:rsidR="00571C41" w:rsidRPr="00571C41">
        <w:rPr>
          <w:b/>
          <w:bCs/>
          <w:sz w:val="24"/>
        </w:rPr>
        <w:t>]</w:t>
      </w:r>
      <w:r>
        <w:t>;</w:t>
      </w:r>
    </w:p>
    <w:p w14:paraId="48268A10" w14:textId="00862469" w:rsidR="00DE40A5" w:rsidRDefault="00DE40A5" w:rsidP="001D2DF8">
      <w:pPr>
        <w:pStyle w:val="BulletD"/>
      </w:pPr>
      <w:r>
        <w:t xml:space="preserve">the date on which </w:t>
      </w:r>
      <w:r w:rsidR="00831858">
        <w:t>You</w:t>
      </w:r>
      <w:r>
        <w:t xml:space="preserve"> are no longer working on a </w:t>
      </w:r>
      <w:r w:rsidR="00221B37">
        <w:t>F</w:t>
      </w:r>
      <w:r w:rsidRPr="00B37216">
        <w:t>ull-</w:t>
      </w:r>
      <w:r w:rsidR="00221B37">
        <w:t>T</w:t>
      </w:r>
      <w:r w:rsidRPr="00B37216">
        <w:t xml:space="preserve">ime </w:t>
      </w:r>
      <w:r w:rsidR="00221B37">
        <w:t>B</w:t>
      </w:r>
      <w:r w:rsidRPr="00B37216">
        <w:t>asis</w:t>
      </w:r>
      <w:r>
        <w:t>;</w:t>
      </w:r>
    </w:p>
    <w:p w14:paraId="5C236F46" w14:textId="376106E2" w:rsidR="001D2DF8" w:rsidRDefault="001D2DF8" w:rsidP="001D2DF8">
      <w:pPr>
        <w:pStyle w:val="BulletD"/>
      </w:pPr>
      <w:r>
        <w:t xml:space="preserve">the last day of the period for which </w:t>
      </w:r>
      <w:r w:rsidR="00831858">
        <w:t>You</w:t>
      </w:r>
      <w:r>
        <w:t xml:space="preserve"> made any required contributions;</w:t>
      </w:r>
    </w:p>
    <w:p w14:paraId="0688EB8C" w14:textId="3E05F1B0" w:rsidR="002B0FAC" w:rsidRDefault="002B0FAC" w:rsidP="001D2DF8">
      <w:pPr>
        <w:pStyle w:val="BulletD"/>
      </w:pPr>
      <w:r>
        <w:t xml:space="preserve">the date on which </w:t>
      </w:r>
      <w:r w:rsidR="00831858">
        <w:t>You</w:t>
      </w:r>
      <w:r>
        <w:t xml:space="preserve"> retire;</w:t>
      </w:r>
    </w:p>
    <w:p w14:paraId="5679C82B" w14:textId="6A937462" w:rsidR="001C13F8" w:rsidRDefault="001C13F8" w:rsidP="001D2DF8">
      <w:pPr>
        <w:pStyle w:val="BulletD"/>
      </w:pPr>
      <w:r>
        <w:t xml:space="preserve">the date on which </w:t>
      </w:r>
      <w:r w:rsidR="00D60341">
        <w:t>Your</w:t>
      </w:r>
      <w:r w:rsidR="00103EA8">
        <w:t xml:space="preserve"> membership terminates;</w:t>
      </w:r>
    </w:p>
    <w:p w14:paraId="0A3C4CE7" w14:textId="2D60EA05" w:rsidR="00C35A17" w:rsidRDefault="00C35A17" w:rsidP="00C35A17">
      <w:pPr>
        <w:pStyle w:val="BulletD"/>
      </w:pPr>
      <w:r>
        <w:t xml:space="preserve">the last day of the period for which </w:t>
      </w:r>
      <w:r w:rsidR="00831858">
        <w:t>You</w:t>
      </w:r>
      <w:r>
        <w:t xml:space="preserve"> paid premium</w:t>
      </w:r>
      <w:r w:rsidR="007952EA" w:rsidRPr="007952EA">
        <w:t xml:space="preserve"> </w:t>
      </w:r>
      <w:r w:rsidR="007952EA">
        <w:t>contribution</w:t>
      </w:r>
      <w:r>
        <w:t>s, if any is not paid by the end of the grace period;</w:t>
      </w:r>
    </w:p>
    <w:p w14:paraId="186588C3" w14:textId="352F7B61" w:rsidR="00C35A17" w:rsidRDefault="00C35A17" w:rsidP="00C35A17">
      <w:pPr>
        <w:pStyle w:val="BulletD"/>
      </w:pPr>
      <w:r>
        <w:t xml:space="preserve">the date on which </w:t>
      </w:r>
      <w:r w:rsidR="00831858">
        <w:t>You</w:t>
      </w:r>
      <w:r>
        <w:t xml:space="preserve"> voluntarily or involuntarily lose </w:t>
      </w:r>
      <w:r w:rsidR="00D60341">
        <w:t>Your</w:t>
      </w:r>
      <w:r>
        <w:t xml:space="preserve"> professional license;</w:t>
      </w:r>
    </w:p>
    <w:p w14:paraId="648EFD13" w14:textId="187A4262" w:rsidR="00CD1AFD" w:rsidRDefault="00CD1AFD" w:rsidP="00C35A17">
      <w:pPr>
        <w:pStyle w:val="BulletD"/>
      </w:pPr>
      <w:r>
        <w:t xml:space="preserve">the date on which </w:t>
      </w:r>
      <w:r w:rsidR="00831858">
        <w:t>You</w:t>
      </w:r>
      <w:r>
        <w:t xml:space="preserve"> begin active duty in the armed forces of any country;</w:t>
      </w:r>
    </w:p>
    <w:p w14:paraId="2B61BC0D" w14:textId="18AED33F" w:rsidR="00AF4DDD" w:rsidRDefault="00ED2B1D" w:rsidP="001D2DF8">
      <w:pPr>
        <w:pStyle w:val="BulletD"/>
      </w:pPr>
      <w:r>
        <w:t xml:space="preserve">the date </w:t>
      </w:r>
      <w:r w:rsidR="00831858">
        <w:t>You</w:t>
      </w:r>
      <w:r>
        <w:t xml:space="preserve"> are no longer working in the United States, unless </w:t>
      </w:r>
      <w:r w:rsidR="00831858">
        <w:t>You</w:t>
      </w:r>
      <w:r>
        <w:t xml:space="preserve"> are on a temporary assignment</w:t>
      </w:r>
      <w:r w:rsidR="00B827BB">
        <w:t xml:space="preserve"> </w:t>
      </w:r>
      <w:r>
        <w:t xml:space="preserve">not exceeding one year in a country or </w:t>
      </w:r>
      <w:r w:rsidR="00CA0AA2">
        <w:t>region that is</w:t>
      </w:r>
      <w:r w:rsidR="00395496">
        <w:t>: (1)</w:t>
      </w:r>
      <w:r w:rsidR="00CA0AA2">
        <w:t xml:space="preserve"> not under a travel </w:t>
      </w:r>
      <w:r w:rsidR="00CA0AA2">
        <w:lastRenderedPageBreak/>
        <w:t xml:space="preserve">warning issued by the U.S. Department of State; </w:t>
      </w:r>
      <w:r w:rsidR="00F00CF0">
        <w:t xml:space="preserve">and </w:t>
      </w:r>
      <w:r w:rsidR="00CA0AA2">
        <w:t>(2) for which Prudential has agreed, in writing, to provide coverage;</w:t>
      </w:r>
    </w:p>
    <w:p w14:paraId="101BF4E4" w14:textId="3A8ED114" w:rsidR="00E5298E" w:rsidRDefault="00E5298E" w:rsidP="001D2DF8">
      <w:pPr>
        <w:pStyle w:val="BulletD"/>
      </w:pPr>
      <w:r>
        <w:t>any date tha</w:t>
      </w:r>
      <w:r w:rsidR="00B01A3B">
        <w:t>t the extent or nature of the risk under the Group Contract is changed;</w:t>
      </w:r>
    </w:p>
    <w:p w14:paraId="40FD5FF7" w14:textId="01FB17EE" w:rsidR="001D2DF8" w:rsidRDefault="001D2DF8" w:rsidP="001D2DF8">
      <w:pPr>
        <w:pStyle w:val="BulletD"/>
      </w:pPr>
      <w:r>
        <w:t xml:space="preserve">the last day </w:t>
      </w:r>
      <w:r w:rsidR="00831858">
        <w:t>You</w:t>
      </w:r>
      <w:r>
        <w:t xml:space="preserve"> are </w:t>
      </w:r>
      <w:r w:rsidR="00414CB6" w:rsidRPr="00987A39">
        <w:t xml:space="preserve">Actively </w:t>
      </w:r>
      <w:r w:rsidR="005522AB">
        <w:t>at</w:t>
      </w:r>
      <w:r w:rsidR="00414CB6" w:rsidRPr="00987A39">
        <w:t xml:space="preserve"> Work</w:t>
      </w:r>
      <w:r>
        <w:t xml:space="preserve"> except as provided under the Once </w:t>
      </w:r>
      <w:r w:rsidR="00D60341">
        <w:t>Your</w:t>
      </w:r>
      <w:r>
        <w:t xml:space="preserve"> Coverage Begins, What Happens If You Are Temporarily Not Working </w:t>
      </w:r>
      <w:r w:rsidR="00125118">
        <w:t>o</w:t>
      </w:r>
      <w:r>
        <w:t xml:space="preserve">r If You Are Working </w:t>
      </w:r>
      <w:r w:rsidRPr="00DF5601">
        <w:t>Reduced Hours</w:t>
      </w:r>
      <w:r>
        <w:t>? section;</w:t>
      </w:r>
    </w:p>
    <w:p w14:paraId="4BB9C2EB" w14:textId="0516C011" w:rsidR="00B70C0D" w:rsidRDefault="001D2DF8" w:rsidP="001D2DF8">
      <w:pPr>
        <w:pStyle w:val="BulletD"/>
      </w:pPr>
      <w:r>
        <w:t xml:space="preserve">the date </w:t>
      </w:r>
      <w:r w:rsidR="00831858">
        <w:t>You</w:t>
      </w:r>
      <w:r>
        <w:t xml:space="preserve"> are no longer </w:t>
      </w:r>
      <w:r w:rsidR="00414CB6" w:rsidRPr="00987A39">
        <w:t xml:space="preserve">Actively </w:t>
      </w:r>
      <w:r w:rsidR="005522AB">
        <w:t>at</w:t>
      </w:r>
      <w:r w:rsidR="00414CB6" w:rsidRPr="00987A39">
        <w:t xml:space="preserve"> Work</w:t>
      </w:r>
      <w:r>
        <w:t xml:space="preserve"> due to a </w:t>
      </w:r>
      <w:r w:rsidR="00167306" w:rsidRPr="00987A39">
        <w:t>Disability</w:t>
      </w:r>
      <w:r>
        <w:t xml:space="preserve"> that is not covered under the </w:t>
      </w:r>
      <w:r w:rsidR="00985B0E">
        <w:t>Plan</w:t>
      </w:r>
      <w:r>
        <w:t xml:space="preserve">. The disabilities that are not covered are shown in the What Disabilities Are Not Covered Under </w:t>
      </w:r>
      <w:r w:rsidR="00D60341">
        <w:t>Your</w:t>
      </w:r>
      <w:r>
        <w:t xml:space="preserve"> Plan? section of the </w:t>
      </w:r>
      <w:r w:rsidR="004F0F83">
        <w:rPr>
          <w:rFonts w:cs="Arial"/>
          <w:b/>
          <w:color w:val="FF0000"/>
          <w:sz w:val="24"/>
          <w:szCs w:val="24"/>
          <w:vertAlign w:val="superscript"/>
        </w:rPr>
        <w:t>13e</w:t>
      </w:r>
      <w:r w:rsidR="00571C41" w:rsidRPr="00571C41">
        <w:rPr>
          <w:b/>
          <w:bCs/>
          <w:sz w:val="24"/>
        </w:rPr>
        <w:t>[</w:t>
      </w:r>
      <w:r w:rsidR="004B7887">
        <w:t>s</w:t>
      </w:r>
      <w:r>
        <w:t xml:space="preserve">hort </w:t>
      </w:r>
      <w:r w:rsidR="004B7887">
        <w:t>t</w:t>
      </w:r>
      <w:r>
        <w:t xml:space="preserve">erm and </w:t>
      </w:r>
      <w:r w:rsidR="004B7887">
        <w:t>l</w:t>
      </w:r>
      <w:r>
        <w:t xml:space="preserve">ong </w:t>
      </w:r>
      <w:r w:rsidR="004B7887">
        <w:t>t</w:t>
      </w:r>
      <w:r>
        <w:t>erm</w:t>
      </w:r>
      <w:r w:rsidR="00571C41" w:rsidRPr="00571C41">
        <w:rPr>
          <w:b/>
          <w:bCs/>
          <w:sz w:val="24"/>
        </w:rPr>
        <w:t>]</w:t>
      </w:r>
      <w:r>
        <w:t xml:space="preserve"> </w:t>
      </w:r>
      <w:r w:rsidR="004B7887">
        <w:t>d</w:t>
      </w:r>
      <w:r>
        <w:t xml:space="preserve">isability </w:t>
      </w:r>
      <w:r w:rsidR="003762D5">
        <w:t>coverage</w:t>
      </w:r>
      <w:r>
        <w:t xml:space="preserve"> Benefit Information pages</w:t>
      </w:r>
      <w:r w:rsidR="00E21F75">
        <w:t>; or</w:t>
      </w:r>
    </w:p>
    <w:p w14:paraId="16A8C3FD" w14:textId="48F90D8B" w:rsidR="001D2DF8" w:rsidRPr="00811445" w:rsidRDefault="00B70C0D" w:rsidP="001D2DF8">
      <w:pPr>
        <w:pStyle w:val="BulletD"/>
      </w:pPr>
      <w:r w:rsidRPr="00995C10">
        <w:t>t</w:t>
      </w:r>
      <w:r w:rsidRPr="00811445">
        <w:t xml:space="preserve">he date </w:t>
      </w:r>
      <w:r w:rsidR="00831858">
        <w:t>You</w:t>
      </w:r>
      <w:r w:rsidRPr="00811445">
        <w:t xml:space="preserve"> become covered under another group</w:t>
      </w:r>
      <w:r w:rsidRPr="00987A39">
        <w:t xml:space="preserve"> insurance disability </w:t>
      </w:r>
      <w:r w:rsidR="003B6015">
        <w:t>Plan.</w:t>
      </w:r>
    </w:p>
    <w:p w14:paraId="5A881FA0" w14:textId="795925AD" w:rsidR="0066257D" w:rsidRDefault="0066257D">
      <w:pPr>
        <w:pStyle w:val="BulletD"/>
        <w:numPr>
          <w:ilvl w:val="0"/>
          <w:numId w:val="0"/>
        </w:numPr>
        <w:ind w:left="432"/>
      </w:pPr>
      <w:r w:rsidRPr="00987A39">
        <w:rPr>
          <w:b/>
          <w:color w:val="FF0000"/>
          <w:sz w:val="24"/>
          <w:vertAlign w:val="superscript"/>
        </w:rPr>
        <w:t>5</w:t>
      </w:r>
      <w:r w:rsidR="00571C41" w:rsidRPr="00571C41">
        <w:rPr>
          <w:b/>
          <w:bCs/>
          <w:sz w:val="24"/>
        </w:rPr>
        <w:t>[</w:t>
      </w:r>
      <w:r w:rsidR="00C4097D">
        <w:t xml:space="preserve">If </w:t>
      </w:r>
      <w:r w:rsidR="00D60341">
        <w:t>Your</w:t>
      </w:r>
      <w:r w:rsidR="00C4097D">
        <w:t xml:space="preserve"> coverage under the Group Contract or </w:t>
      </w:r>
      <w:r w:rsidR="00854D62">
        <w:t>this</w:t>
      </w:r>
      <w:r w:rsidR="00B26632">
        <w:t xml:space="preserve"> Plan </w:t>
      </w:r>
      <w:r w:rsidR="00C4097D">
        <w:t xml:space="preserve">ends while </w:t>
      </w:r>
      <w:r w:rsidR="00831858">
        <w:t>You</w:t>
      </w:r>
      <w:r w:rsidR="00C4097D">
        <w:t xml:space="preserve"> are </w:t>
      </w:r>
      <w:r w:rsidR="00FF5545">
        <w:t>Disabled</w:t>
      </w:r>
      <w:r w:rsidR="00C4097D">
        <w:t xml:space="preserve">, </w:t>
      </w:r>
      <w:r w:rsidR="00831858">
        <w:t>You</w:t>
      </w:r>
      <w:r w:rsidR="00C4097D">
        <w:t xml:space="preserve"> will be treated as if </w:t>
      </w:r>
      <w:r w:rsidR="00D60341">
        <w:t>Your</w:t>
      </w:r>
      <w:r w:rsidR="00C4097D">
        <w:t xml:space="preserve"> insurance did not end.</w:t>
      </w:r>
      <w:r w:rsidR="007E03F2">
        <w:t xml:space="preserve"> </w:t>
      </w:r>
      <w:r w:rsidR="00D60341">
        <w:t>Your</w:t>
      </w:r>
      <w:r w:rsidR="00C4097D">
        <w:t xml:space="preserve"> benefits will be based on all of the term</w:t>
      </w:r>
      <w:r w:rsidR="001B3163">
        <w:t>s</w:t>
      </w:r>
      <w:r w:rsidR="00C4097D">
        <w:t xml:space="preserve"> of this</w:t>
      </w:r>
      <w:r w:rsidR="00B26632">
        <w:t xml:space="preserve"> Plan </w:t>
      </w:r>
      <w:r w:rsidR="00854D62">
        <w:t xml:space="preserve">in </w:t>
      </w:r>
      <w:r w:rsidR="00E324AC">
        <w:t>e</w:t>
      </w:r>
      <w:r w:rsidR="00854D62">
        <w:t xml:space="preserve">ffect </w:t>
      </w:r>
      <w:r w:rsidR="002948E5">
        <w:t xml:space="preserve">at </w:t>
      </w:r>
      <w:r w:rsidR="00854D62">
        <w:t xml:space="preserve">the time that </w:t>
      </w:r>
      <w:r w:rsidR="00831858">
        <w:t>You</w:t>
      </w:r>
      <w:r w:rsidR="00854D62">
        <w:t xml:space="preserve"> become </w:t>
      </w:r>
      <w:r w:rsidR="00FF5545">
        <w:t>Disabled</w:t>
      </w:r>
      <w:r w:rsidR="00C4097D">
        <w:t>.</w:t>
      </w:r>
      <w:r w:rsidR="00571C41" w:rsidRPr="00571C41">
        <w:rPr>
          <w:b/>
          <w:bCs/>
          <w:sz w:val="24"/>
        </w:rPr>
        <w:t>]</w:t>
      </w:r>
    </w:p>
    <w:p w14:paraId="0D8A477F" w14:textId="65ABCD72" w:rsidR="00137CEE" w:rsidRDefault="004318DD" w:rsidP="00137CEE">
      <w:pPr>
        <w:pStyle w:val="2Text"/>
      </w:pPr>
      <w:r w:rsidRPr="00987A39">
        <w:rPr>
          <w:b/>
          <w:bCs/>
          <w:color w:val="FF0000"/>
          <w:sz w:val="24"/>
          <w:szCs w:val="24"/>
          <w:vertAlign w:val="superscript"/>
        </w:rPr>
        <w:t>5</w:t>
      </w:r>
      <w:r w:rsidR="00571C41" w:rsidRPr="00571C41">
        <w:rPr>
          <w:b/>
          <w:bCs/>
          <w:sz w:val="24"/>
        </w:rPr>
        <w:t>[</w:t>
      </w:r>
      <w:r w:rsidR="00137CEE">
        <w:t xml:space="preserve">You must notify Prudential as soon as reasonably possible if </w:t>
      </w:r>
      <w:r w:rsidR="00831858">
        <w:t>You</w:t>
      </w:r>
      <w:r w:rsidR="00137CEE">
        <w:t xml:space="preserve"> retire, terminate </w:t>
      </w:r>
      <w:r w:rsidR="00D60341">
        <w:t>Your</w:t>
      </w:r>
      <w:r w:rsidR="00137CEE">
        <w:t xml:space="preserve"> membership, or lose </w:t>
      </w:r>
      <w:r w:rsidR="00D60341">
        <w:t>Your</w:t>
      </w:r>
      <w:r w:rsidR="00137CEE">
        <w:t xml:space="preserve"> professional license. </w:t>
      </w:r>
      <w:r w:rsidR="00D60341">
        <w:t>Your</w:t>
      </w:r>
      <w:r w:rsidR="00137CEE">
        <w:t xml:space="preserve"> coverage under the Group Contract will end on the </w:t>
      </w:r>
      <w:r w:rsidR="008D3301">
        <w:t xml:space="preserve">first </w:t>
      </w:r>
      <w:r w:rsidR="00137CEE">
        <w:t xml:space="preserve">date </w:t>
      </w:r>
      <w:r w:rsidR="00302991">
        <w:t xml:space="preserve">You retire, </w:t>
      </w:r>
      <w:r w:rsidR="008A5989">
        <w:t xml:space="preserve">terminate </w:t>
      </w:r>
      <w:r w:rsidR="00D60341">
        <w:t>Your</w:t>
      </w:r>
      <w:r w:rsidR="008A5989">
        <w:t xml:space="preserve"> membership, or lose </w:t>
      </w:r>
      <w:r w:rsidR="00D60341">
        <w:t>Your</w:t>
      </w:r>
      <w:r w:rsidR="008A5989">
        <w:t xml:space="preserve"> professional license</w:t>
      </w:r>
      <w:r w:rsidR="00137CEE">
        <w:t xml:space="preserve"> even if </w:t>
      </w:r>
      <w:r w:rsidR="00831858">
        <w:t>You</w:t>
      </w:r>
      <w:r w:rsidR="00137CEE">
        <w:t xml:space="preserve"> subsequently make premium </w:t>
      </w:r>
      <w:r w:rsidR="00395834">
        <w:t xml:space="preserve">contribution </w:t>
      </w:r>
      <w:r w:rsidR="00137CEE">
        <w:t>payments to Prudential.</w:t>
      </w:r>
      <w:r w:rsidR="00571C41" w:rsidRPr="00571C41">
        <w:rPr>
          <w:b/>
          <w:bCs/>
          <w:sz w:val="24"/>
        </w:rPr>
        <w:t>]</w:t>
      </w:r>
    </w:p>
    <w:p w14:paraId="1D63824B" w14:textId="10A663E7" w:rsidR="00137CEE" w:rsidRDefault="00137CEE" w:rsidP="00B37216">
      <w:pPr>
        <w:pStyle w:val="2Text"/>
        <w:rPr>
          <w:b/>
          <w:bCs/>
          <w:sz w:val="24"/>
        </w:rPr>
      </w:pPr>
      <w:r>
        <w:t>Cancellation of the Group Contract or a</w:t>
      </w:r>
      <w:r w:rsidR="00B26632">
        <w:t xml:space="preserve"> Plan </w:t>
      </w:r>
      <w:r>
        <w:t xml:space="preserve">will not affect a </w:t>
      </w:r>
      <w:r w:rsidR="00215E95">
        <w:t>P</w:t>
      </w:r>
      <w:r>
        <w:t xml:space="preserve">ayable </w:t>
      </w:r>
      <w:r w:rsidR="00215E95">
        <w:t>C</w:t>
      </w:r>
      <w:r>
        <w:t xml:space="preserve">laim that occurs prior to the cancellation of the Group Contract or a </w:t>
      </w:r>
      <w:r w:rsidR="004B7887">
        <w:t>Plan</w:t>
      </w:r>
      <w:r>
        <w:t>.</w:t>
      </w:r>
      <w:r w:rsidR="00571C41" w:rsidRPr="00571C41">
        <w:rPr>
          <w:b/>
          <w:bCs/>
          <w:sz w:val="24"/>
        </w:rPr>
        <w:t>]</w:t>
      </w:r>
    </w:p>
    <w:p w14:paraId="04678174" w14:textId="5A534D30" w:rsidR="009A6F10" w:rsidRDefault="00DF6964" w:rsidP="009A6F10">
      <w:pPr>
        <w:pStyle w:val="SubtitleD"/>
      </w:pPr>
      <w:r w:rsidRPr="00185B20">
        <w:rPr>
          <w:rFonts w:ascii="Arial" w:hAnsi="Arial" w:cs="Arial"/>
          <w:color w:val="FF0000"/>
          <w:vertAlign w:val="superscript"/>
        </w:rPr>
        <w:t>5</w:t>
      </w:r>
      <w:r w:rsidR="009A6F10" w:rsidRPr="00185B20">
        <w:rPr>
          <w:rFonts w:ascii="Arial" w:hAnsi="Arial" w:cs="Arial"/>
        </w:rPr>
        <w:t>[</w:t>
      </w:r>
      <w:r w:rsidR="009A6F10">
        <w:t>Can this Coverage be Assigned?</w:t>
      </w:r>
    </w:p>
    <w:p w14:paraId="4006A7D4" w14:textId="64AF9A8C" w:rsidR="00B13F32" w:rsidRDefault="009A6F10" w:rsidP="009A6F10">
      <w:pPr>
        <w:pStyle w:val="2Text"/>
      </w:pPr>
      <w:r>
        <w:t>This coverage may not be assigned.</w:t>
      </w:r>
      <w:r w:rsidRPr="5425E2D7">
        <w:rPr>
          <w:b/>
          <w:sz w:val="24"/>
          <w:szCs w:val="24"/>
        </w:rPr>
        <w:t>]</w:t>
      </w:r>
    </w:p>
    <w:p w14:paraId="4CE84FF9" w14:textId="1B23E0EB" w:rsidR="001D2DF8" w:rsidRDefault="001D2DF8" w:rsidP="001D2DF8">
      <w:pPr>
        <w:pStyle w:val="SubtitleD"/>
      </w:pPr>
      <w:r>
        <w:t>Does the</w:t>
      </w:r>
      <w:r w:rsidR="00A54590">
        <w:t xml:space="preserve"> Disability</w:t>
      </w:r>
      <w:r>
        <w:t xml:space="preserve"> Coverage under a</w:t>
      </w:r>
      <w:r w:rsidR="00B26632">
        <w:t xml:space="preserve"> Plan </w:t>
      </w:r>
      <w:r>
        <w:t>Replace or Affect any Workers’ Compensation or State Disability</w:t>
      </w:r>
      <w:r w:rsidR="6246FDF9">
        <w:t xml:space="preserve"> </w:t>
      </w:r>
      <w:r w:rsidR="005E3D4E">
        <w:t>or</w:t>
      </w:r>
      <w:r w:rsidR="6246FDF9">
        <w:t xml:space="preserve"> State Paid Leave</w:t>
      </w:r>
      <w:r>
        <w:t xml:space="preserve"> Insurance?</w:t>
      </w:r>
    </w:p>
    <w:p w14:paraId="368E451E" w14:textId="65A2ED9E" w:rsidR="001D2DF8" w:rsidRDefault="001D2DF8" w:rsidP="001D2DF8">
      <w:pPr>
        <w:pStyle w:val="2Text"/>
      </w:pPr>
      <w:r>
        <w:t xml:space="preserve">The </w:t>
      </w:r>
      <w:r w:rsidR="00407F13">
        <w:t>d</w:t>
      </w:r>
      <w:r w:rsidR="00167306">
        <w:t>isability</w:t>
      </w:r>
      <w:r w:rsidR="00777B3D">
        <w:t xml:space="preserve"> </w:t>
      </w:r>
      <w:r>
        <w:t>coverage under a</w:t>
      </w:r>
      <w:r w:rsidR="00B26632">
        <w:t xml:space="preserve"> Plan </w:t>
      </w:r>
      <w:r>
        <w:t>does not replace or affect the requirements for coverage by workers’ compensation</w:t>
      </w:r>
      <w:r w:rsidR="7ED4EC43">
        <w:t xml:space="preserve">, </w:t>
      </w:r>
      <w:r>
        <w:t xml:space="preserve">state </w:t>
      </w:r>
      <w:r w:rsidR="009814E3">
        <w:t>d</w:t>
      </w:r>
      <w:r w:rsidR="00167306">
        <w:t>isability</w:t>
      </w:r>
      <w:r w:rsidR="47800C1B">
        <w:t>, or state paid leave</w:t>
      </w:r>
      <w:r>
        <w:t xml:space="preserve"> insurance.</w:t>
      </w:r>
    </w:p>
    <w:p w14:paraId="2D15115C" w14:textId="198783C6" w:rsidR="00673B91" w:rsidRDefault="00E71940" w:rsidP="00673B91">
      <w:pPr>
        <w:pStyle w:val="SubtitleD"/>
      </w:pPr>
      <w:r w:rsidRPr="00185B20">
        <w:rPr>
          <w:rFonts w:ascii="Arial" w:hAnsi="Arial" w:cs="Arial"/>
          <w:color w:val="FF0000"/>
          <w:vertAlign w:val="superscript"/>
        </w:rPr>
        <w:t>5</w:t>
      </w:r>
      <w:r w:rsidR="00571C41" w:rsidRPr="00185B20">
        <w:rPr>
          <w:rFonts w:ascii="Arial" w:hAnsi="Arial" w:cs="Arial"/>
        </w:rPr>
        <w:t>[</w:t>
      </w:r>
      <w:r w:rsidR="00F1360E">
        <w:t xml:space="preserve">Can I </w:t>
      </w:r>
      <w:r w:rsidR="00320F1F">
        <w:t>b</w:t>
      </w:r>
      <w:r w:rsidR="00F1360E">
        <w:t xml:space="preserve">e Eligible for </w:t>
      </w:r>
      <w:r w:rsidR="008F1D3D" w:rsidRPr="00987A39">
        <w:rPr>
          <w:rFonts w:ascii="Arial" w:hAnsi="Arial" w:cs="Arial"/>
          <w:color w:val="FF0000"/>
          <w:vertAlign w:val="superscript"/>
        </w:rPr>
        <w:t>CV1</w:t>
      </w:r>
      <w:r w:rsidR="00571C41" w:rsidRPr="00185B20">
        <w:rPr>
          <w:rFonts w:ascii="Arial" w:hAnsi="Arial" w:cs="Arial"/>
        </w:rPr>
        <w:t>[</w:t>
      </w:r>
      <w:r w:rsidR="00F1360E">
        <w:t>Long Term</w:t>
      </w:r>
      <w:r w:rsidR="00571C41" w:rsidRPr="00185B20">
        <w:rPr>
          <w:rFonts w:ascii="Arial" w:hAnsi="Arial" w:cs="Arial"/>
        </w:rPr>
        <w:t>]</w:t>
      </w:r>
      <w:r w:rsidR="00F1360E">
        <w:t xml:space="preserve"> Disability Coverage</w:t>
      </w:r>
      <w:r w:rsidR="002925E5">
        <w:t xml:space="preserve"> if my </w:t>
      </w:r>
      <w:r w:rsidR="008F1D3D" w:rsidRPr="00987A39">
        <w:rPr>
          <w:rFonts w:ascii="Arial" w:hAnsi="Arial" w:cs="Arial"/>
          <w:color w:val="FF0000"/>
          <w:vertAlign w:val="superscript"/>
        </w:rPr>
        <w:t>CV1</w:t>
      </w:r>
      <w:r w:rsidR="00571C41" w:rsidRPr="00185B20">
        <w:rPr>
          <w:rFonts w:ascii="Arial" w:hAnsi="Arial" w:cs="Arial"/>
        </w:rPr>
        <w:t>[</w:t>
      </w:r>
      <w:r w:rsidR="002925E5">
        <w:t>Short Term</w:t>
      </w:r>
      <w:r w:rsidR="00571C41" w:rsidRPr="00185B20">
        <w:rPr>
          <w:rFonts w:ascii="Arial" w:hAnsi="Arial" w:cs="Arial"/>
        </w:rPr>
        <w:t>]</w:t>
      </w:r>
      <w:r w:rsidR="002925E5">
        <w:t xml:space="preserve"> Disability </w:t>
      </w:r>
      <w:r>
        <w:t>Coverage</w:t>
      </w:r>
      <w:r w:rsidR="002925E5">
        <w:t xml:space="preserve"> </w:t>
      </w:r>
      <w:r w:rsidR="000445B3">
        <w:t>D</w:t>
      </w:r>
      <w:r w:rsidR="002925E5">
        <w:t xml:space="preserve">oes </w:t>
      </w:r>
      <w:r w:rsidR="000445B3">
        <w:t>N</w:t>
      </w:r>
      <w:r w:rsidR="002925E5">
        <w:t xml:space="preserve">ot </w:t>
      </w:r>
      <w:r w:rsidR="000445B3">
        <w:t>C</w:t>
      </w:r>
      <w:r w:rsidR="002925E5">
        <w:t xml:space="preserve">over </w:t>
      </w:r>
      <w:r>
        <w:t>Occupational Sickness or Injury</w:t>
      </w:r>
      <w:r w:rsidR="00673B91">
        <w:t>?</w:t>
      </w:r>
    </w:p>
    <w:p w14:paraId="1C47C5A0" w14:textId="6AB4DA89" w:rsidR="00673B91" w:rsidRDefault="000445B3" w:rsidP="00673B91">
      <w:pPr>
        <w:pStyle w:val="2Text"/>
      </w:pPr>
      <w:r>
        <w:t xml:space="preserve">Yes, provided </w:t>
      </w:r>
      <w:r w:rsidR="00831858">
        <w:t>You</w:t>
      </w:r>
      <w:r>
        <w:t xml:space="preserve"> met the</w:t>
      </w:r>
      <w:r w:rsidR="008F7D1E">
        <w:t xml:space="preserve"> requirements </w:t>
      </w:r>
      <w:r w:rsidR="0025741E">
        <w:t xml:space="preserve">for </w:t>
      </w:r>
      <w:r w:rsidR="00407F13">
        <w:t>d</w:t>
      </w:r>
      <w:r w:rsidR="00167306" w:rsidRPr="00987A39">
        <w:t>isability</w:t>
      </w:r>
      <w:r w:rsidR="0025741E">
        <w:t xml:space="preserve"> coverage </w:t>
      </w:r>
      <w:r w:rsidR="008F7D1E">
        <w:t>under th</w:t>
      </w:r>
      <w:r w:rsidR="00DC6791">
        <w:t>is</w:t>
      </w:r>
      <w:r w:rsidR="008F7D1E">
        <w:t xml:space="preserve"> Plan</w:t>
      </w:r>
      <w:r w:rsidR="00673B91">
        <w:t>.</w:t>
      </w:r>
      <w:r w:rsidR="00571C41" w:rsidRPr="09893AC4">
        <w:rPr>
          <w:b/>
          <w:sz w:val="24"/>
          <w:szCs w:val="24"/>
        </w:rPr>
        <w:t>]</w:t>
      </w:r>
    </w:p>
    <w:p w14:paraId="6E890182" w14:textId="6A0223DF" w:rsidR="001D2DF8" w:rsidRDefault="001D2DF8" w:rsidP="001D2DF8">
      <w:pPr>
        <w:pStyle w:val="SubtitleD"/>
      </w:pPr>
      <w:r>
        <w:t xml:space="preserve">Does </w:t>
      </w:r>
      <w:r w:rsidR="00235D50" w:rsidRPr="00B37216">
        <w:rPr>
          <w:rFonts w:ascii="Arial" w:hAnsi="Arial" w:cs="Arial"/>
          <w:bCs/>
          <w:color w:val="FF0000"/>
          <w:szCs w:val="24"/>
          <w:vertAlign w:val="superscript"/>
        </w:rPr>
        <w:t>CV2</w:t>
      </w:r>
      <w:r w:rsidR="00571C41" w:rsidRPr="00185B20">
        <w:rPr>
          <w:rFonts w:ascii="Arial" w:hAnsi="Arial" w:cs="Arial"/>
        </w:rPr>
        <w:t>[</w:t>
      </w:r>
      <w:r w:rsidR="00D60341">
        <w:t>Your</w:t>
      </w:r>
      <w:r>
        <w:t xml:space="preserve"> Employer</w:t>
      </w:r>
      <w:r w:rsidR="00571C41" w:rsidRPr="00185B20">
        <w:rPr>
          <w:rFonts w:ascii="Arial" w:hAnsi="Arial" w:cs="Arial"/>
        </w:rPr>
        <w:t>]</w:t>
      </w:r>
      <w:r>
        <w:t xml:space="preserve"> Act as Prudential’s Agent?</w:t>
      </w:r>
    </w:p>
    <w:p w14:paraId="2A519781" w14:textId="07AF9495" w:rsidR="001D2DF8" w:rsidRDefault="001D2DF8" w:rsidP="001D2DF8">
      <w:pPr>
        <w:pStyle w:val="2Text"/>
      </w:pPr>
      <w:r>
        <w:t xml:space="preserve">For purposes of the Group Contract, </w:t>
      </w:r>
      <w:r w:rsidR="00235D50"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acts on its own behalf. Under no circumstances will </w:t>
      </w:r>
      <w:r w:rsidR="00235D50"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be deemed the agent of Prudential.</w:t>
      </w:r>
    </w:p>
    <w:p w14:paraId="51937D5A" w14:textId="3E05D467" w:rsidR="001D2DF8" w:rsidRDefault="00B8226C" w:rsidP="001D2DF8">
      <w:pPr>
        <w:pStyle w:val="SubtitleD"/>
      </w:pPr>
      <w:r w:rsidRPr="00987A39">
        <w:rPr>
          <w:rFonts w:ascii="Arial" w:hAnsi="Arial" w:cs="Arial"/>
          <w:color w:val="FF0000"/>
          <w:vertAlign w:val="superscript"/>
        </w:rPr>
        <w:lastRenderedPageBreak/>
        <w:t>12</w:t>
      </w:r>
      <w:r w:rsidR="00571C41" w:rsidRPr="00185B20">
        <w:rPr>
          <w:rFonts w:ascii="Arial" w:hAnsi="Arial" w:cs="Arial"/>
        </w:rPr>
        <w:t>[</w:t>
      </w:r>
      <w:r w:rsidR="001D2DF8">
        <w:t xml:space="preserve">Does This Certificate Address Any Rights to Other Benefits or Affect </w:t>
      </w:r>
      <w:r w:rsidR="00D60341">
        <w:t>Your</w:t>
      </w:r>
      <w:r w:rsidR="001D2DF8">
        <w:t xml:space="preserve"> Employment with </w:t>
      </w:r>
      <w:r w:rsidR="00904490" w:rsidRPr="00B37216">
        <w:rPr>
          <w:rFonts w:ascii="Arial" w:hAnsi="Arial" w:cs="Arial"/>
          <w:color w:val="FF0000"/>
          <w:szCs w:val="24"/>
          <w:vertAlign w:val="superscript"/>
        </w:rPr>
        <w:t>CV2</w:t>
      </w:r>
      <w:r w:rsidR="00571C41" w:rsidRPr="00B37216">
        <w:rPr>
          <w:rFonts w:ascii="Arial" w:hAnsi="Arial" w:cs="Arial"/>
        </w:rPr>
        <w:t>[</w:t>
      </w:r>
      <w:r w:rsidR="00D60341">
        <w:t>Your</w:t>
      </w:r>
      <w:r w:rsidR="001D2DF8">
        <w:t xml:space="preserve"> Employer</w:t>
      </w:r>
      <w:r w:rsidR="00571C41" w:rsidRPr="00B37216">
        <w:rPr>
          <w:rFonts w:ascii="Arial" w:hAnsi="Arial" w:cs="Arial"/>
        </w:rPr>
        <w:t>]</w:t>
      </w:r>
      <w:r w:rsidR="001D2DF8">
        <w:t>?</w:t>
      </w:r>
    </w:p>
    <w:p w14:paraId="48AEAFD3" w14:textId="06733EE4" w:rsidR="001D2DF8" w:rsidRDefault="001D2DF8" w:rsidP="001D2DF8">
      <w:pPr>
        <w:pStyle w:val="2Text"/>
      </w:pPr>
      <w:r>
        <w:t xml:space="preserve">This </w:t>
      </w:r>
      <w:r w:rsidR="00552F6B">
        <w:t>Group Insurance C</w:t>
      </w:r>
      <w:r>
        <w:t xml:space="preserve">ertificate sets forth only the terms and conditions for coverage and receipt of benefits for </w:t>
      </w:r>
      <w:r w:rsidR="00994526" w:rsidRPr="00B4750C">
        <w:rPr>
          <w:b/>
          <w:color w:val="FF0000"/>
          <w:sz w:val="24"/>
          <w:vertAlign w:val="superscript"/>
        </w:rPr>
        <w:t>13</w:t>
      </w:r>
      <w:r w:rsidR="00994526">
        <w:rPr>
          <w:b/>
          <w:color w:val="FF0000"/>
          <w:sz w:val="24"/>
          <w:vertAlign w:val="superscript"/>
        </w:rPr>
        <w:t>e</w:t>
      </w:r>
      <w:r w:rsidR="00571C41" w:rsidRPr="00571C41">
        <w:rPr>
          <w:b/>
          <w:bCs/>
          <w:sz w:val="24"/>
        </w:rPr>
        <w:t>[</w:t>
      </w:r>
      <w:r w:rsidR="004B7887">
        <w:t>s</w:t>
      </w:r>
      <w:r>
        <w:t xml:space="preserve">hort </w:t>
      </w:r>
      <w:r w:rsidR="00A82970">
        <w:t xml:space="preserve">term </w:t>
      </w:r>
      <w:r>
        <w:t xml:space="preserve">and </w:t>
      </w:r>
      <w:r w:rsidR="004B7887">
        <w:t>l</w:t>
      </w:r>
      <w:r>
        <w:t xml:space="preserve">ong </w:t>
      </w:r>
      <w:r w:rsidR="004B7887">
        <w:t>t</w:t>
      </w:r>
      <w:r>
        <w:t>erm</w:t>
      </w:r>
      <w:r w:rsidR="00571C41" w:rsidRPr="00571C41">
        <w:rPr>
          <w:b/>
          <w:bCs/>
          <w:sz w:val="24"/>
        </w:rPr>
        <w:t>]</w:t>
      </w:r>
      <w:r>
        <w:t xml:space="preserve"> </w:t>
      </w:r>
      <w:r w:rsidR="004B7887">
        <w:t>d</w:t>
      </w:r>
      <w:r>
        <w:t xml:space="preserve">isability. It does not address and does not confer any rights, or take away any rights, if any, to other benefits or employment with </w:t>
      </w:r>
      <w:r w:rsidR="00904490"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w:t>
      </w:r>
      <w:r w:rsidR="00D60341">
        <w:t>Your</w:t>
      </w:r>
      <w:r>
        <w:t xml:space="preserve"> rights, if any, to other benefits or employment are solely determined by </w:t>
      </w:r>
      <w:r w:rsidR="00904490"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Prudential plays no role in determining, interpreting, or applying any such rights that may or may not exist.</w:t>
      </w:r>
      <w:r w:rsidR="00571C41" w:rsidRPr="00571C41">
        <w:rPr>
          <w:b/>
          <w:bCs/>
          <w:sz w:val="24"/>
        </w:rPr>
        <w:t>]</w:t>
      </w:r>
    </w:p>
    <w:p w14:paraId="71CE7F7D" w14:textId="52D9E107" w:rsidR="001D2DF8" w:rsidRDefault="001D2DF8" w:rsidP="001D2DF8">
      <w:pPr>
        <w:pStyle w:val="SubtitleD"/>
      </w:pPr>
      <w:commentRangeStart w:id="59"/>
      <w:commentRangeStart w:id="60"/>
      <w:commentRangeStart w:id="61"/>
      <w:commentRangeStart w:id="62"/>
      <w:r>
        <w:t xml:space="preserve">How Can Statements Made in </w:t>
      </w:r>
      <w:r w:rsidR="00D60341">
        <w:t>Your</w:t>
      </w:r>
      <w:r>
        <w:t xml:space="preserve"> </w:t>
      </w:r>
      <w:r w:rsidR="00542973" w:rsidRPr="00B37216">
        <w:rPr>
          <w:rFonts w:ascii="Arial" w:hAnsi="Arial" w:cs="Arial"/>
          <w:color w:val="FF0000"/>
          <w:vertAlign w:val="superscript"/>
        </w:rPr>
        <w:t>CV8</w:t>
      </w:r>
      <w:r w:rsidR="00542973" w:rsidRPr="00B37216">
        <w:rPr>
          <w:rFonts w:ascii="Arial" w:hAnsi="Arial" w:cs="Arial"/>
        </w:rPr>
        <w:t>[</w:t>
      </w:r>
      <w:r>
        <w:t>Application</w:t>
      </w:r>
      <w:r w:rsidR="00542973" w:rsidRPr="00B37216">
        <w:rPr>
          <w:rFonts w:ascii="Arial" w:hAnsi="Arial" w:cs="Arial"/>
        </w:rPr>
        <w:t>]</w:t>
      </w:r>
      <w:r>
        <w:t xml:space="preserve"> for this Coverage be Used?</w:t>
      </w:r>
      <w:commentRangeEnd w:id="59"/>
      <w:r w:rsidR="00093CB3">
        <w:rPr>
          <w:rStyle w:val="CommentReference"/>
          <w:sz w:val="24"/>
          <w:szCs w:val="20"/>
        </w:rPr>
        <w:commentReference w:id="59"/>
      </w:r>
      <w:commentRangeEnd w:id="60"/>
      <w:r w:rsidR="00E13140">
        <w:rPr>
          <w:rStyle w:val="CommentReference"/>
          <w:sz w:val="24"/>
          <w:szCs w:val="20"/>
        </w:rPr>
        <w:commentReference w:id="60"/>
      </w:r>
      <w:commentRangeEnd w:id="61"/>
      <w:r w:rsidR="005646CE">
        <w:rPr>
          <w:rStyle w:val="CommentReference"/>
          <w:sz w:val="24"/>
          <w:szCs w:val="20"/>
        </w:rPr>
        <w:commentReference w:id="61"/>
      </w:r>
      <w:commentRangeEnd w:id="62"/>
      <w:r w:rsidR="0062218B">
        <w:rPr>
          <w:rStyle w:val="CommentReference"/>
          <w:sz w:val="24"/>
          <w:szCs w:val="20"/>
        </w:rPr>
        <w:commentReference w:id="62"/>
      </w:r>
    </w:p>
    <w:p w14:paraId="65AE3853" w14:textId="4760889E" w:rsidR="001D2DF8" w:rsidRDefault="001D2DF8" w:rsidP="001D2DF8">
      <w:pPr>
        <w:pStyle w:val="2Text"/>
      </w:pPr>
      <w:r>
        <w:t>Prudential considers any statements</w:t>
      </w:r>
      <w:r w:rsidR="002938CE">
        <w:t>, in the absence of fraud,</w:t>
      </w:r>
      <w:r>
        <w:t xml:space="preserve"> </w:t>
      </w:r>
      <w:r w:rsidR="00831858">
        <w:t>You</w:t>
      </w:r>
      <w:r>
        <w:t xml:space="preserve"> or </w:t>
      </w:r>
      <w:r w:rsidR="00421C7C"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make in a signed </w:t>
      </w:r>
      <w:r w:rsidR="00542973" w:rsidRPr="002E41CC">
        <w:rPr>
          <w:b/>
          <w:bCs/>
          <w:color w:val="FF0000"/>
          <w:sz w:val="24"/>
          <w:szCs w:val="24"/>
          <w:vertAlign w:val="superscript"/>
        </w:rPr>
        <w:t>CV</w:t>
      </w:r>
      <w:r w:rsidR="00542973">
        <w:rPr>
          <w:b/>
          <w:bCs/>
          <w:color w:val="FF0000"/>
          <w:sz w:val="24"/>
          <w:szCs w:val="24"/>
          <w:vertAlign w:val="superscript"/>
        </w:rPr>
        <w:t>8</w:t>
      </w:r>
      <w:r w:rsidR="00542973" w:rsidRPr="00571C41">
        <w:rPr>
          <w:b/>
          <w:bCs/>
          <w:sz w:val="24"/>
        </w:rPr>
        <w:t>[</w:t>
      </w:r>
      <w:r>
        <w:t>application</w:t>
      </w:r>
      <w:r w:rsidR="00542973" w:rsidRPr="00987A39">
        <w:rPr>
          <w:b/>
          <w:bCs/>
          <w:sz w:val="24"/>
          <w:szCs w:val="24"/>
        </w:rPr>
        <w:t>]</w:t>
      </w:r>
      <w:r>
        <w:t xml:space="preserve"> for coverage </w:t>
      </w:r>
      <w:r w:rsidR="008C694A" w:rsidRPr="00987A39">
        <w:rPr>
          <w:b/>
          <w:bCs/>
          <w:color w:val="FF0000"/>
          <w:sz w:val="24"/>
          <w:szCs w:val="24"/>
          <w:vertAlign w:val="superscript"/>
        </w:rPr>
        <w:t>2</w:t>
      </w:r>
      <w:r w:rsidR="00571C41" w:rsidRPr="00571C41">
        <w:rPr>
          <w:b/>
          <w:bCs/>
          <w:sz w:val="24"/>
        </w:rPr>
        <w:t>[</w:t>
      </w:r>
      <w:r w:rsidR="008C694A">
        <w:t>or any increase in that coverage</w:t>
      </w:r>
      <w:r w:rsidR="00571C41" w:rsidRPr="00571C41">
        <w:rPr>
          <w:b/>
          <w:bCs/>
          <w:sz w:val="24"/>
        </w:rPr>
        <w:t>]</w:t>
      </w:r>
      <w:r w:rsidR="008C694A">
        <w:t xml:space="preserve"> </w:t>
      </w:r>
      <w:r>
        <w:t xml:space="preserve">a representation and not a warranty. If any of the statements </w:t>
      </w:r>
      <w:r w:rsidR="00831858">
        <w:t>You</w:t>
      </w:r>
      <w:r>
        <w:t xml:space="preserve"> or</w:t>
      </w:r>
      <w:r w:rsidR="00421C7C" w:rsidRPr="00421C7C">
        <w:rPr>
          <w:b/>
          <w:bCs/>
          <w:color w:val="FF0000"/>
          <w:sz w:val="24"/>
          <w:szCs w:val="24"/>
          <w:vertAlign w:val="superscript"/>
        </w:rPr>
        <w:t xml:space="preserve"> </w:t>
      </w:r>
      <w:r w:rsidR="00421C7C"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make are </w:t>
      </w:r>
      <w:del w:id="63" w:author="Laura Hoogland" w:date="2026-01-22T14:57:00Z" w16du:dateUtc="2026-01-22T20:57:00Z">
        <w:r>
          <w:delText>not complete and/</w:delText>
        </w:r>
      </w:del>
      <w:ins w:id="64" w:author="Laura Hoogland" w:date="2026-01-22T14:57:00Z" w16du:dateUtc="2026-01-22T20:57:00Z">
        <w:r w:rsidR="00CC008E">
          <w:t xml:space="preserve">fraudulent </w:t>
        </w:r>
      </w:ins>
      <w:r w:rsidR="00CC008E">
        <w:t>or</w:t>
      </w:r>
      <w:r w:rsidR="00381EF9">
        <w:t xml:space="preserve"> </w:t>
      </w:r>
      <w:del w:id="65" w:author="Laura Hoogland" w:date="2026-01-22T14:57:00Z" w16du:dateUtc="2026-01-22T20:57:00Z">
        <w:r>
          <w:delText>not true</w:delText>
        </w:r>
      </w:del>
      <w:ins w:id="66" w:author="Laura Hoogland" w:date="2026-01-22T14:57:00Z" w16du:dateUtc="2026-01-22T20:57:00Z">
        <w:r w:rsidR="00381EF9">
          <w:t>are material misstatements</w:t>
        </w:r>
      </w:ins>
      <w:r>
        <w:t xml:space="preserve"> at the time they are made, </w:t>
      </w:r>
      <w:r w:rsidR="003B254A">
        <w:t>We</w:t>
      </w:r>
      <w:r>
        <w:t xml:space="preserve"> </w:t>
      </w:r>
      <w:del w:id="67" w:author="Laura Hoogland" w:date="2026-01-22T14:57:00Z" w16du:dateUtc="2026-01-22T20:57:00Z">
        <w:r>
          <w:delText>can</w:delText>
        </w:r>
      </w:del>
      <w:ins w:id="68" w:author="Laura Hoogland" w:date="2026-01-22T14:57:00Z" w16du:dateUtc="2026-01-22T20:57:00Z">
        <w:r w:rsidR="00381EF9">
          <w:t>may</w:t>
        </w:r>
      </w:ins>
      <w:r>
        <w:t>:</w:t>
      </w:r>
    </w:p>
    <w:p w14:paraId="29C8FB5E" w14:textId="77777777" w:rsidR="001D2DF8" w:rsidRDefault="001D2DF8" w:rsidP="001D2DF8">
      <w:pPr>
        <w:pStyle w:val="BulletD"/>
      </w:pPr>
      <w:r>
        <w:t>reduce or deny any claim; or</w:t>
      </w:r>
    </w:p>
    <w:p w14:paraId="313FE245" w14:textId="5C6BAB09" w:rsidR="001D2DF8" w:rsidRDefault="001D2DF8" w:rsidP="001D2DF8">
      <w:pPr>
        <w:pStyle w:val="BulletD"/>
      </w:pPr>
      <w:r>
        <w:t xml:space="preserve">cancel </w:t>
      </w:r>
      <w:r w:rsidR="00D60341">
        <w:t>Your</w:t>
      </w:r>
      <w:r>
        <w:t xml:space="preserve"> coverage from the original effective date.</w:t>
      </w:r>
    </w:p>
    <w:p w14:paraId="2AEA79E5" w14:textId="4CEC10E6" w:rsidR="001D2DF8" w:rsidRDefault="001D2DF8" w:rsidP="001D2DF8">
      <w:pPr>
        <w:pStyle w:val="2Text"/>
      </w:pPr>
      <w:r>
        <w:t xml:space="preserve">If a statement is used in a contest, a copy of that statement will be furnished to </w:t>
      </w:r>
      <w:r w:rsidR="00831858">
        <w:t>You</w:t>
      </w:r>
      <w:r>
        <w:t xml:space="preserve"> or, in the event of </w:t>
      </w:r>
      <w:r w:rsidR="00D60341">
        <w:t>Your</w:t>
      </w:r>
      <w:r>
        <w:t xml:space="preserve"> death or incapacity, to </w:t>
      </w:r>
      <w:r w:rsidR="00D60341">
        <w:t>Your</w:t>
      </w:r>
      <w:r>
        <w:t xml:space="preserve"> </w:t>
      </w:r>
      <w:r w:rsidR="00CE1EDB">
        <w:t>E</w:t>
      </w:r>
      <w:r>
        <w:t xml:space="preserve">ligible </w:t>
      </w:r>
      <w:r w:rsidR="00CE1EDB">
        <w:t>S</w:t>
      </w:r>
      <w:r>
        <w:t>urvivor or personal representative.</w:t>
      </w:r>
    </w:p>
    <w:p w14:paraId="40F1620C" w14:textId="020D98CB" w:rsidR="001D2DF8" w:rsidRDefault="001D2DF8" w:rsidP="001D2DF8">
      <w:pPr>
        <w:pStyle w:val="2Text"/>
      </w:pPr>
      <w:r>
        <w:t xml:space="preserve">A statement will not be contested after the amount of insurance </w:t>
      </w:r>
      <w:r w:rsidR="00B101AE" w:rsidRPr="0000617F">
        <w:rPr>
          <w:b/>
          <w:bCs/>
          <w:color w:val="FF0000"/>
          <w:sz w:val="24"/>
          <w:szCs w:val="24"/>
          <w:vertAlign w:val="superscript"/>
        </w:rPr>
        <w:t>2</w:t>
      </w:r>
      <w:r w:rsidR="00571C41" w:rsidRPr="00571C41">
        <w:rPr>
          <w:b/>
          <w:bCs/>
          <w:sz w:val="24"/>
        </w:rPr>
        <w:t>[</w:t>
      </w:r>
      <w:r w:rsidR="00B101AE">
        <w:t>or any increase in that coverage</w:t>
      </w:r>
      <w:r w:rsidR="00571C41" w:rsidRPr="00571C41">
        <w:rPr>
          <w:b/>
          <w:bCs/>
          <w:sz w:val="24"/>
        </w:rPr>
        <w:t>]</w:t>
      </w:r>
      <w:r w:rsidR="00B101AE">
        <w:t xml:space="preserve"> </w:t>
      </w:r>
      <w:ins w:id="69" w:author="Laura Hoogland" w:date="2026-01-22T14:57:00Z" w16du:dateUtc="2026-01-22T20:57:00Z">
        <w:r w:rsidR="005D30D1">
          <w:t xml:space="preserve">with respect to which the statement was made </w:t>
        </w:r>
      </w:ins>
      <w:r>
        <w:t xml:space="preserve">has been in force, before the contest, for at least two years during </w:t>
      </w:r>
      <w:r w:rsidR="00D60341">
        <w:t>Your</w:t>
      </w:r>
      <w:r>
        <w:t xml:space="preserve"> lifetime.</w:t>
      </w:r>
    </w:p>
    <w:p w14:paraId="13929020" w14:textId="2AD0A6D4" w:rsidR="001D2DF8" w:rsidRDefault="001D2DF8" w:rsidP="001D2DF8">
      <w:pPr>
        <w:pStyle w:val="2Text"/>
      </w:pPr>
      <w:r>
        <w:t xml:space="preserve">We will use only statements made in a signed </w:t>
      </w:r>
      <w:r w:rsidR="00542973" w:rsidRPr="002E41CC">
        <w:rPr>
          <w:b/>
          <w:bCs/>
          <w:color w:val="FF0000"/>
          <w:sz w:val="24"/>
          <w:szCs w:val="24"/>
          <w:vertAlign w:val="superscript"/>
        </w:rPr>
        <w:t>CV</w:t>
      </w:r>
      <w:r w:rsidR="00542973">
        <w:rPr>
          <w:b/>
          <w:bCs/>
          <w:color w:val="FF0000"/>
          <w:sz w:val="24"/>
          <w:szCs w:val="24"/>
          <w:vertAlign w:val="superscript"/>
        </w:rPr>
        <w:t>8</w:t>
      </w:r>
      <w:r w:rsidR="00542973" w:rsidRPr="00571C41">
        <w:rPr>
          <w:b/>
          <w:bCs/>
          <w:sz w:val="24"/>
        </w:rPr>
        <w:t>[</w:t>
      </w:r>
      <w:r>
        <w:t>application</w:t>
      </w:r>
      <w:r w:rsidR="00542973" w:rsidRPr="00987A39">
        <w:rPr>
          <w:b/>
          <w:bCs/>
          <w:sz w:val="24"/>
          <w:szCs w:val="24"/>
        </w:rPr>
        <w:t>]</w:t>
      </w:r>
      <w:r>
        <w:t xml:space="preserve"> as a basis for doing this.</w:t>
      </w:r>
    </w:p>
    <w:p w14:paraId="2EFCA20C" w14:textId="19B09C55" w:rsidR="001D2DF8" w:rsidRDefault="001D2DF8" w:rsidP="001D2DF8">
      <w:pPr>
        <w:pStyle w:val="2Text"/>
      </w:pPr>
      <w:r>
        <w:t xml:space="preserve">If </w:t>
      </w:r>
      <w:r w:rsidR="00421C7C" w:rsidRPr="002E41CC">
        <w:rPr>
          <w:b/>
          <w:bCs/>
          <w:color w:val="FF0000"/>
          <w:sz w:val="24"/>
          <w:szCs w:val="24"/>
          <w:vertAlign w:val="superscript"/>
        </w:rPr>
        <w:t>CV2</w:t>
      </w:r>
      <w:r w:rsidR="00571C41" w:rsidRPr="00571C41">
        <w:rPr>
          <w:b/>
          <w:bCs/>
          <w:sz w:val="24"/>
        </w:rPr>
        <w:t>[</w:t>
      </w:r>
      <w:r>
        <w:t>the Employer</w:t>
      </w:r>
      <w:r w:rsidR="00571C41" w:rsidRPr="00571C41">
        <w:rPr>
          <w:b/>
          <w:bCs/>
          <w:sz w:val="24"/>
        </w:rPr>
        <w:t>]</w:t>
      </w:r>
      <w:r>
        <w:t xml:space="preserve"> gives </w:t>
      </w:r>
      <w:r w:rsidR="003B254A">
        <w:t>Us</w:t>
      </w:r>
      <w:r>
        <w:t xml:space="preserve"> information about </w:t>
      </w:r>
      <w:r w:rsidR="00831858">
        <w:t>You</w:t>
      </w:r>
      <w:r>
        <w:t xml:space="preserve"> that is incorrect, </w:t>
      </w:r>
      <w:r w:rsidR="003B254A">
        <w:t>We</w:t>
      </w:r>
      <w:r>
        <w:t xml:space="preserve"> will:</w:t>
      </w:r>
    </w:p>
    <w:p w14:paraId="2F1B922B" w14:textId="241CD25A" w:rsidR="001D2DF8" w:rsidRDefault="001D2DF8" w:rsidP="001D2DF8">
      <w:pPr>
        <w:pStyle w:val="BulletD"/>
      </w:pPr>
      <w:r>
        <w:t xml:space="preserve">use the facts to decide whether </w:t>
      </w:r>
      <w:r w:rsidR="00831858">
        <w:t>You</w:t>
      </w:r>
      <w:r>
        <w:t xml:space="preserve"> have coverage under the</w:t>
      </w:r>
      <w:r w:rsidR="00B26632">
        <w:t xml:space="preserve"> Plan </w:t>
      </w:r>
      <w:r>
        <w:t>and in what amounts; and</w:t>
      </w:r>
    </w:p>
    <w:p w14:paraId="3D2227E1" w14:textId="31E235B5" w:rsidR="00E46667" w:rsidRDefault="001D2DF8" w:rsidP="00E46667">
      <w:pPr>
        <w:pStyle w:val="BulletD"/>
      </w:pPr>
      <w:r>
        <w:t>make a fair adjustment of the premium</w:t>
      </w:r>
      <w:r w:rsidR="00395834" w:rsidRPr="00395834">
        <w:t xml:space="preserve"> </w:t>
      </w:r>
      <w:r w:rsidR="00395834">
        <w:t>contribution</w:t>
      </w:r>
      <w:r w:rsidR="004D072C">
        <w:t>.</w:t>
      </w:r>
    </w:p>
    <w:p w14:paraId="05363286" w14:textId="2F8D41CE" w:rsidR="00A0159F" w:rsidRDefault="00A0159F" w:rsidP="00A0159F">
      <w:pPr>
        <w:pStyle w:val="SubtitleD"/>
      </w:pPr>
      <w:r w:rsidRPr="00585DBF">
        <w:rPr>
          <w:rFonts w:ascii="Arial" w:hAnsi="Arial" w:cs="Arial"/>
          <w:color w:val="FF0000"/>
          <w:vertAlign w:val="superscript"/>
        </w:rPr>
        <w:t>1</w:t>
      </w:r>
      <w:r>
        <w:rPr>
          <w:rFonts w:ascii="Arial" w:hAnsi="Arial" w:cs="Arial"/>
          <w:color w:val="FF0000"/>
          <w:vertAlign w:val="superscript"/>
        </w:rPr>
        <w:t>4</w:t>
      </w:r>
      <w:r w:rsidR="00571C41" w:rsidRPr="00185B20">
        <w:rPr>
          <w:rFonts w:ascii="Arial" w:hAnsi="Arial" w:cs="Arial"/>
        </w:rPr>
        <w:t>[</w:t>
      </w:r>
      <w:r w:rsidR="00562AE5" w:rsidRPr="00585DBF">
        <w:rPr>
          <w:rFonts w:ascii="Arial" w:hAnsi="Arial" w:cs="Arial"/>
          <w:color w:val="FF0000"/>
          <w:vertAlign w:val="superscript"/>
        </w:rPr>
        <w:t>1</w:t>
      </w:r>
      <w:r w:rsidR="00562AE5">
        <w:rPr>
          <w:rFonts w:ascii="Arial" w:hAnsi="Arial" w:cs="Arial"/>
          <w:color w:val="FF0000"/>
          <w:vertAlign w:val="superscript"/>
        </w:rPr>
        <w:t>4f</w:t>
      </w:r>
      <w:r w:rsidR="00562AE5" w:rsidRPr="00185B20">
        <w:rPr>
          <w:rFonts w:ascii="Arial" w:hAnsi="Arial" w:cs="Arial"/>
        </w:rPr>
        <w:t>[</w:t>
      </w:r>
      <w:r w:rsidR="00092C68">
        <w:t>Can My Disability Coverage be Reinstated</w:t>
      </w:r>
      <w:r>
        <w:t>?</w:t>
      </w:r>
    </w:p>
    <w:p w14:paraId="0B3D050A" w14:textId="0FD4D0D7" w:rsidR="00A0159F" w:rsidRDefault="00F066C6" w:rsidP="00A0159F">
      <w:pPr>
        <w:pStyle w:val="2Text"/>
      </w:pPr>
      <w:r>
        <w:t xml:space="preserve">If </w:t>
      </w:r>
      <w:r w:rsidR="00D60341">
        <w:t>Your</w:t>
      </w:r>
      <w:r>
        <w:t xml:space="preserve"> </w:t>
      </w:r>
      <w:r w:rsidR="00645B39">
        <w:rPr>
          <w:b/>
          <w:bCs/>
          <w:color w:val="FF0000"/>
          <w:sz w:val="24"/>
          <w:szCs w:val="24"/>
          <w:vertAlign w:val="superscript"/>
        </w:rPr>
        <w:t>13e</w:t>
      </w:r>
      <w:r w:rsidR="00571C41" w:rsidRPr="1800174F">
        <w:rPr>
          <w:b/>
          <w:bCs/>
          <w:sz w:val="24"/>
          <w:szCs w:val="24"/>
        </w:rPr>
        <w:t>[</w:t>
      </w:r>
      <w:r w:rsidR="004B7887">
        <w:t>s</w:t>
      </w:r>
      <w:r w:rsidR="00DA32FC">
        <w:t xml:space="preserve">hort </w:t>
      </w:r>
      <w:r w:rsidR="00D56B39">
        <w:t xml:space="preserve">term </w:t>
      </w:r>
      <w:r w:rsidR="00DA32FC">
        <w:t xml:space="preserve">and </w:t>
      </w:r>
      <w:r w:rsidR="004B7887">
        <w:t>l</w:t>
      </w:r>
      <w:r w:rsidR="00DA32FC">
        <w:t xml:space="preserve">ong </w:t>
      </w:r>
      <w:r w:rsidR="004B7887">
        <w:t>t</w:t>
      </w:r>
      <w:r w:rsidR="00DA32FC">
        <w:t>erm</w:t>
      </w:r>
      <w:r w:rsidR="00571C41" w:rsidRPr="1800174F">
        <w:rPr>
          <w:b/>
          <w:bCs/>
          <w:sz w:val="24"/>
          <w:szCs w:val="24"/>
        </w:rPr>
        <w:t>]</w:t>
      </w:r>
      <w:r w:rsidR="00DA32FC">
        <w:t xml:space="preserve"> </w:t>
      </w:r>
      <w:r w:rsidR="004B7887">
        <w:t>d</w:t>
      </w:r>
      <w:r>
        <w:t>isabil</w:t>
      </w:r>
      <w:r w:rsidR="00A55609">
        <w:t>ity</w:t>
      </w:r>
      <w:r>
        <w:t xml:space="preserve"> </w:t>
      </w:r>
      <w:r w:rsidR="004B7887">
        <w:t>c</w:t>
      </w:r>
      <w:r w:rsidR="00220264">
        <w:t>overage</w:t>
      </w:r>
      <w:r w:rsidR="00DA32FC">
        <w:t xml:space="preserve"> under </w:t>
      </w:r>
      <w:r w:rsidR="00D871ED">
        <w:t>the Group Contract</w:t>
      </w:r>
      <w:r>
        <w:t xml:space="preserve"> ends, </w:t>
      </w:r>
      <w:r w:rsidR="00831858">
        <w:t>You</w:t>
      </w:r>
      <w:r>
        <w:t xml:space="preserve"> may become insured again</w:t>
      </w:r>
      <w:r w:rsidR="00141783">
        <w:t xml:space="preserve"> under</w:t>
      </w:r>
      <w:r w:rsidR="005F1840">
        <w:t xml:space="preserve"> terms of</w:t>
      </w:r>
      <w:r w:rsidR="00141783">
        <w:t xml:space="preserve"> this Group Insurance </w:t>
      </w:r>
      <w:r w:rsidR="005F1840">
        <w:t>Certificate</w:t>
      </w:r>
      <w:r>
        <w:t xml:space="preserve"> as follows</w:t>
      </w:r>
      <w:r w:rsidR="00D01138">
        <w:t xml:space="preserve"> </w:t>
      </w:r>
      <w:r w:rsidR="00D01138" w:rsidRPr="1800174F">
        <w:rPr>
          <w:b/>
          <w:bCs/>
          <w:color w:val="FF0000"/>
          <w:sz w:val="24"/>
          <w:szCs w:val="24"/>
          <w:vertAlign w:val="superscript"/>
        </w:rPr>
        <w:t>14a</w:t>
      </w:r>
      <w:r w:rsidR="00571C41" w:rsidRPr="1800174F">
        <w:rPr>
          <w:b/>
          <w:bCs/>
          <w:sz w:val="24"/>
          <w:szCs w:val="24"/>
        </w:rPr>
        <w:t>[</w:t>
      </w:r>
      <w:r>
        <w:t>:</w:t>
      </w:r>
      <w:r w:rsidR="00DA32FC">
        <w:t xml:space="preserve"> </w:t>
      </w:r>
    </w:p>
    <w:p w14:paraId="0BA01046" w14:textId="20B36375" w:rsidR="00177192" w:rsidRDefault="000F338F" w:rsidP="00936BF7">
      <w:pPr>
        <w:pStyle w:val="Indent2"/>
      </w:pPr>
      <w:r>
        <w:t>1.</w:t>
      </w:r>
      <w:r w:rsidR="001E2E81">
        <w:t xml:space="preserve">    </w:t>
      </w:r>
      <w:r w:rsidR="00177192">
        <w:t xml:space="preserve">If </w:t>
      </w:r>
      <w:r w:rsidR="00D60341">
        <w:t>Your</w:t>
      </w:r>
      <w:r w:rsidR="00177192">
        <w:t xml:space="preserve"> </w:t>
      </w:r>
      <w:r w:rsidR="008376F8">
        <w:t>c</w:t>
      </w:r>
      <w:r w:rsidR="00177192">
        <w:t>overage ends because</w:t>
      </w:r>
      <w:r w:rsidR="007560CF">
        <w:t xml:space="preserve"> </w:t>
      </w:r>
      <w:r w:rsidR="007560CF" w:rsidRPr="00987A39">
        <w:rPr>
          <w:b/>
          <w:bCs/>
          <w:color w:val="FF0000"/>
          <w:sz w:val="24"/>
          <w:szCs w:val="24"/>
          <w:vertAlign w:val="superscript"/>
        </w:rPr>
        <w:t>14b</w:t>
      </w:r>
      <w:r w:rsidR="00571C41" w:rsidRPr="00571C41">
        <w:rPr>
          <w:b/>
          <w:bCs/>
          <w:sz w:val="24"/>
        </w:rPr>
        <w:t>[</w:t>
      </w:r>
      <w:r w:rsidR="00177192">
        <w:t>:</w:t>
      </w:r>
    </w:p>
    <w:p w14:paraId="185A776E" w14:textId="1C47D83E" w:rsidR="00FF12E4" w:rsidRDefault="00D60341" w:rsidP="00936BF7">
      <w:pPr>
        <w:pStyle w:val="BulletD"/>
        <w:ind w:left="1296"/>
      </w:pPr>
      <w:r>
        <w:t>Your</w:t>
      </w:r>
      <w:r w:rsidR="00DE78BC">
        <w:t xml:space="preserve"> </w:t>
      </w:r>
      <w:r w:rsidR="00882028" w:rsidRPr="00987A39">
        <w:t>Covered Class</w:t>
      </w:r>
      <w:r w:rsidR="00882028" w:rsidRPr="00936BF7">
        <w:t xml:space="preserve"> </w:t>
      </w:r>
      <w:r w:rsidR="00DE78BC">
        <w:t>is no longer covered; or</w:t>
      </w:r>
    </w:p>
    <w:p w14:paraId="5A9B04B2" w14:textId="0B3F7315" w:rsidR="00DE78BC" w:rsidRDefault="00D60341" w:rsidP="00936BF7">
      <w:pPr>
        <w:pStyle w:val="BulletD"/>
        <w:ind w:left="1296"/>
      </w:pPr>
      <w:r>
        <w:t>Your</w:t>
      </w:r>
      <w:r w:rsidR="00DE78BC">
        <w:t xml:space="preserve"> employment ends; and</w:t>
      </w:r>
      <w:r w:rsidR="00571C41" w:rsidRPr="00571C41">
        <w:rPr>
          <w:b/>
          <w:bCs/>
          <w:sz w:val="24"/>
        </w:rPr>
        <w:t>]</w:t>
      </w:r>
    </w:p>
    <w:p w14:paraId="60BF7E3B" w14:textId="2203153B" w:rsidR="00DE78BC" w:rsidRDefault="002E5DA1" w:rsidP="00936BF7">
      <w:pPr>
        <w:pStyle w:val="BulletD"/>
        <w:ind w:left="1296"/>
      </w:pPr>
      <w:r>
        <w:t xml:space="preserve">You </w:t>
      </w:r>
      <w:r w:rsidR="00DC2E9F">
        <w:t xml:space="preserve">resume working for </w:t>
      </w:r>
      <w:r w:rsidR="00492C93" w:rsidRPr="002E41CC">
        <w:rPr>
          <w:b/>
          <w:bCs/>
          <w:color w:val="FF0000"/>
          <w:sz w:val="24"/>
          <w:szCs w:val="24"/>
          <w:vertAlign w:val="superscript"/>
        </w:rPr>
        <w:t>CV2</w:t>
      </w:r>
      <w:r w:rsidR="00571C41" w:rsidRPr="00571C41">
        <w:rPr>
          <w:b/>
          <w:bCs/>
          <w:sz w:val="24"/>
        </w:rPr>
        <w:t>[</w:t>
      </w:r>
      <w:r w:rsidR="00D60341">
        <w:t>Your</w:t>
      </w:r>
      <w:r w:rsidR="00DC2E9F">
        <w:t xml:space="preserve"> Employer</w:t>
      </w:r>
      <w:r w:rsidR="00571C41" w:rsidRPr="00571C41">
        <w:rPr>
          <w:b/>
          <w:bCs/>
          <w:sz w:val="24"/>
        </w:rPr>
        <w:t>]</w:t>
      </w:r>
      <w:r w:rsidR="00DC2E9F">
        <w:t xml:space="preserve"> in a </w:t>
      </w:r>
      <w:r w:rsidR="00882028" w:rsidRPr="00987A39">
        <w:t>Covered Class</w:t>
      </w:r>
      <w:r w:rsidR="00882028">
        <w:rPr>
          <w:b/>
          <w:i/>
        </w:rPr>
        <w:t xml:space="preserve"> </w:t>
      </w:r>
      <w:r w:rsidR="005C154D">
        <w:t>under this</w:t>
      </w:r>
      <w:r w:rsidR="00B26632">
        <w:t xml:space="preserve"> Plan </w:t>
      </w:r>
      <w:r w:rsidR="00DE78BC">
        <w:t>within</w:t>
      </w:r>
      <w:r w:rsidR="008358A3" w:rsidRPr="00987A39">
        <w:rPr>
          <w:b/>
          <w:bCs/>
          <w:color w:val="FF0000"/>
          <w:sz w:val="24"/>
          <w:szCs w:val="24"/>
          <w:vertAlign w:val="superscript"/>
        </w:rPr>
        <w:t>14c</w:t>
      </w:r>
      <w:r w:rsidR="00571C41" w:rsidRPr="00571C41">
        <w:rPr>
          <w:b/>
          <w:bCs/>
          <w:sz w:val="24"/>
        </w:rPr>
        <w:t>[</w:t>
      </w:r>
      <w:r w:rsidR="00380C3C">
        <w:t>3</w:t>
      </w:r>
      <w:r w:rsidR="009108AB">
        <w:t xml:space="preserve"> </w:t>
      </w:r>
      <w:r w:rsidR="00380C3C">
        <w:t>-</w:t>
      </w:r>
      <w:r w:rsidR="009108AB">
        <w:t xml:space="preserve"> </w:t>
      </w:r>
      <w:r w:rsidR="00110E07">
        <w:t>72</w:t>
      </w:r>
      <w:r w:rsidR="00380C3C">
        <w:t xml:space="preserve"> months</w:t>
      </w:r>
      <w:r w:rsidR="00571C41" w:rsidRPr="00571C41">
        <w:rPr>
          <w:b/>
          <w:bCs/>
          <w:sz w:val="24"/>
        </w:rPr>
        <w:t>]</w:t>
      </w:r>
      <w:r w:rsidR="00380C3C">
        <w:t xml:space="preserve"> </w:t>
      </w:r>
      <w:r w:rsidR="00A51A96">
        <w:t>after</w:t>
      </w:r>
      <w:r w:rsidR="00380C3C">
        <w:t xml:space="preserve"> </w:t>
      </w:r>
      <w:r w:rsidR="00D60341">
        <w:t>Your</w:t>
      </w:r>
      <w:r w:rsidR="00380C3C">
        <w:t xml:space="preserve"> insurance ended</w:t>
      </w:r>
      <w:r w:rsidR="0067254E">
        <w:t xml:space="preserve"> </w:t>
      </w:r>
      <w:r w:rsidR="006F1DA9" w:rsidRPr="00F463A8">
        <w:rPr>
          <w:b/>
          <w:bCs/>
          <w:color w:val="FF0000"/>
          <w:sz w:val="24"/>
          <w:szCs w:val="24"/>
          <w:vertAlign w:val="superscript"/>
        </w:rPr>
        <w:t>13c</w:t>
      </w:r>
      <w:r w:rsidR="007D6F31" w:rsidRPr="00F463A8">
        <w:rPr>
          <w:b/>
          <w:bCs/>
          <w:sz w:val="24"/>
          <w:szCs w:val="24"/>
        </w:rPr>
        <w:t>[</w:t>
      </w:r>
      <w:r w:rsidR="0067254E">
        <w:t>and</w:t>
      </w:r>
      <w:r w:rsidR="0080289B">
        <w:t xml:space="preserve"> You enroll within</w:t>
      </w:r>
      <w:r w:rsidR="00040F9B">
        <w:t xml:space="preserve"> </w:t>
      </w:r>
      <w:r w:rsidR="00502DF1" w:rsidRPr="00987A39">
        <w:rPr>
          <w:b/>
          <w:bCs/>
          <w:color w:val="FF0000"/>
          <w:sz w:val="24"/>
          <w:szCs w:val="24"/>
          <w:vertAlign w:val="superscript"/>
        </w:rPr>
        <w:t>14</w:t>
      </w:r>
      <w:r w:rsidR="00502DF1">
        <w:rPr>
          <w:b/>
          <w:bCs/>
          <w:color w:val="FF0000"/>
          <w:sz w:val="24"/>
          <w:szCs w:val="24"/>
          <w:vertAlign w:val="superscript"/>
        </w:rPr>
        <w:t>d</w:t>
      </w:r>
      <w:r w:rsidR="00040F9B" w:rsidRPr="00F463A8">
        <w:rPr>
          <w:b/>
          <w:bCs/>
          <w:sz w:val="24"/>
          <w:szCs w:val="24"/>
        </w:rPr>
        <w:t>[</w:t>
      </w:r>
      <w:r w:rsidR="00040F9B">
        <w:t>3</w:t>
      </w:r>
      <w:r w:rsidR="00934A9A">
        <w:t>0</w:t>
      </w:r>
      <w:r w:rsidR="00F463A8">
        <w:t xml:space="preserve"> </w:t>
      </w:r>
      <w:r w:rsidR="00502DF1">
        <w:t>-</w:t>
      </w:r>
      <w:r w:rsidR="00F463A8">
        <w:t xml:space="preserve"> </w:t>
      </w:r>
      <w:r w:rsidR="00502DF1">
        <w:lastRenderedPageBreak/>
        <w:t>120</w:t>
      </w:r>
      <w:r w:rsidR="00040F9B">
        <w:t xml:space="preserve"> days</w:t>
      </w:r>
      <w:r w:rsidR="00040F9B" w:rsidRPr="006A767D">
        <w:rPr>
          <w:b/>
          <w:bCs/>
          <w:sz w:val="24"/>
          <w:szCs w:val="24"/>
        </w:rPr>
        <w:t>]</w:t>
      </w:r>
      <w:r w:rsidR="000B639B">
        <w:t xml:space="preserve"> of Your return to work</w:t>
      </w:r>
      <w:r w:rsidR="00E125FB">
        <w:t>,</w:t>
      </w:r>
      <w:r w:rsidR="00A42A44" w:rsidRPr="006A767D">
        <w:rPr>
          <w:b/>
          <w:bCs/>
          <w:sz w:val="24"/>
          <w:szCs w:val="24"/>
        </w:rPr>
        <w:t>]</w:t>
      </w:r>
      <w:r w:rsidR="00BD7C46">
        <w:t xml:space="preserve"> Y</w:t>
      </w:r>
      <w:r w:rsidR="00380C3C">
        <w:t xml:space="preserve">ou will not have to complete a new </w:t>
      </w:r>
      <w:r w:rsidR="003762D5">
        <w:t xml:space="preserve">Employment Waiting Period </w:t>
      </w:r>
      <w:r w:rsidR="00380C3C">
        <w:t>or provide</w:t>
      </w:r>
      <w:r w:rsidR="007D0965">
        <w:t xml:space="preserve"> </w:t>
      </w:r>
      <w:r w:rsidR="00215E95">
        <w:t xml:space="preserve">Evidence </w:t>
      </w:r>
      <w:r w:rsidR="005A0FB7">
        <w:t>of</w:t>
      </w:r>
      <w:r w:rsidR="00215E95">
        <w:t xml:space="preserve"> Insurability</w:t>
      </w:r>
      <w:r w:rsidR="00380C3C">
        <w:t>.</w:t>
      </w:r>
      <w:r w:rsidR="00571C41" w:rsidRPr="00571C41">
        <w:rPr>
          <w:b/>
          <w:bCs/>
          <w:sz w:val="24"/>
        </w:rPr>
        <w:t>]</w:t>
      </w:r>
    </w:p>
    <w:p w14:paraId="24605477" w14:textId="6FACB72D" w:rsidR="00317A2E" w:rsidRDefault="00EE0814" w:rsidP="00936BF7">
      <w:pPr>
        <w:pStyle w:val="BulletD"/>
        <w:numPr>
          <w:ilvl w:val="0"/>
          <w:numId w:val="0"/>
        </w:numPr>
        <w:ind w:left="432"/>
      </w:pPr>
      <w:r w:rsidRPr="00936BF7">
        <w:t>2.</w:t>
      </w:r>
      <w:r w:rsidR="001E2E81">
        <w:rPr>
          <w:b/>
          <w:bCs/>
          <w:color w:val="FF0000"/>
          <w:sz w:val="24"/>
          <w:szCs w:val="24"/>
          <w:vertAlign w:val="superscript"/>
        </w:rPr>
        <w:t xml:space="preserve">    </w:t>
      </w:r>
      <w:r w:rsidR="00BE1B26" w:rsidRPr="00987A39">
        <w:rPr>
          <w:b/>
          <w:bCs/>
          <w:color w:val="FF0000"/>
          <w:sz w:val="24"/>
          <w:szCs w:val="24"/>
          <w:vertAlign w:val="superscript"/>
        </w:rPr>
        <w:t>14a</w:t>
      </w:r>
      <w:r w:rsidR="00571C41" w:rsidRPr="00571C41">
        <w:rPr>
          <w:b/>
          <w:bCs/>
          <w:sz w:val="24"/>
        </w:rPr>
        <w:t>[</w:t>
      </w:r>
      <w:r w:rsidR="00B23005">
        <w:t xml:space="preserve">If </w:t>
      </w:r>
      <w:r w:rsidR="00D60341">
        <w:t>Your</w:t>
      </w:r>
      <w:r w:rsidR="00B23005">
        <w:t xml:space="preserve"> </w:t>
      </w:r>
      <w:r w:rsidR="008376F8">
        <w:t>c</w:t>
      </w:r>
      <w:r w:rsidR="00B23005">
        <w:t>overage ends because</w:t>
      </w:r>
      <w:r w:rsidR="005F104C">
        <w:t xml:space="preserve"> </w:t>
      </w:r>
    </w:p>
    <w:p w14:paraId="3EF79552" w14:textId="6D9DAC21" w:rsidR="00994888" w:rsidRDefault="00831858" w:rsidP="00936BF7">
      <w:pPr>
        <w:pStyle w:val="BulletD"/>
        <w:ind w:left="1296"/>
      </w:pPr>
      <w:r>
        <w:t>You</w:t>
      </w:r>
      <w:r w:rsidR="005F104C">
        <w:t xml:space="preserve"> </w:t>
      </w:r>
      <w:r w:rsidR="009A1E67">
        <w:t>have exceeded the leave time as</w:t>
      </w:r>
      <w:r w:rsidR="00D56F9B">
        <w:t xml:space="preserve"> described in the </w:t>
      </w:r>
      <w:r w:rsidR="00370C32">
        <w:t xml:space="preserve">Once </w:t>
      </w:r>
      <w:r w:rsidR="00D60341">
        <w:t>Your</w:t>
      </w:r>
      <w:r w:rsidR="00370C32">
        <w:t xml:space="preserve"> Coverage Begins, What Happens If You Are Temporarily Not Working </w:t>
      </w:r>
      <w:r w:rsidR="00405414">
        <w:t>o</w:t>
      </w:r>
      <w:r w:rsidR="00370C32">
        <w:t xml:space="preserve">r If You Are Working </w:t>
      </w:r>
      <w:r w:rsidR="00370C32" w:rsidRPr="007A0DF8">
        <w:t>Reduced Hours</w:t>
      </w:r>
      <w:r w:rsidR="00370C32">
        <w:t xml:space="preserve"> section </w:t>
      </w:r>
      <w:r w:rsidR="00DD40F4">
        <w:t xml:space="preserve">and </w:t>
      </w:r>
    </w:p>
    <w:p w14:paraId="3FD7403A" w14:textId="2FB3B33B" w:rsidR="00EC7CEC" w:rsidRDefault="00831858" w:rsidP="00042EEB">
      <w:pPr>
        <w:pStyle w:val="BulletD"/>
        <w:ind w:left="1296"/>
      </w:pPr>
      <w:r>
        <w:t>You</w:t>
      </w:r>
      <w:r w:rsidR="00DD40F4">
        <w:t xml:space="preserve"> resume working for </w:t>
      </w:r>
      <w:r w:rsidR="000A6074" w:rsidRPr="002C7B04">
        <w:rPr>
          <w:b/>
          <w:bCs/>
          <w:color w:val="FF0000"/>
          <w:sz w:val="24"/>
          <w:szCs w:val="24"/>
          <w:vertAlign w:val="superscript"/>
        </w:rPr>
        <w:t>CV2</w:t>
      </w:r>
      <w:r w:rsidR="00571C41" w:rsidRPr="002C7B04">
        <w:rPr>
          <w:b/>
          <w:bCs/>
          <w:sz w:val="24"/>
        </w:rPr>
        <w:t>[</w:t>
      </w:r>
      <w:r w:rsidR="00D60341">
        <w:t>Your</w:t>
      </w:r>
      <w:r w:rsidR="00DD40F4">
        <w:t xml:space="preserve"> Employer</w:t>
      </w:r>
      <w:r w:rsidR="00571C41" w:rsidRPr="002C7B04">
        <w:rPr>
          <w:b/>
          <w:bCs/>
          <w:sz w:val="24"/>
        </w:rPr>
        <w:t>]</w:t>
      </w:r>
      <w:r w:rsidR="00DD40F4">
        <w:t xml:space="preserve"> </w:t>
      </w:r>
      <w:r w:rsidR="00B2116D">
        <w:t xml:space="preserve">in a </w:t>
      </w:r>
      <w:r w:rsidR="00882028" w:rsidRPr="00987A39">
        <w:t>Covered Class</w:t>
      </w:r>
      <w:r w:rsidR="00882028" w:rsidRPr="002C7B04">
        <w:rPr>
          <w:b/>
          <w:i/>
        </w:rPr>
        <w:t xml:space="preserve"> </w:t>
      </w:r>
      <w:r w:rsidR="00B2116D">
        <w:t xml:space="preserve">within </w:t>
      </w:r>
      <w:r w:rsidR="00FC1591" w:rsidRPr="002C7B04">
        <w:rPr>
          <w:b/>
          <w:bCs/>
          <w:color w:val="FF0000"/>
          <w:sz w:val="24"/>
          <w:szCs w:val="24"/>
          <w:vertAlign w:val="superscript"/>
        </w:rPr>
        <w:t>4c</w:t>
      </w:r>
      <w:r w:rsidR="00FC1591" w:rsidRPr="002C7B04">
        <w:rPr>
          <w:b/>
          <w:bCs/>
          <w:sz w:val="24"/>
        </w:rPr>
        <w:t>[</w:t>
      </w:r>
      <w:r w:rsidR="00FC1591">
        <w:t>3 - 72 months</w:t>
      </w:r>
      <w:r w:rsidR="00FC1591" w:rsidRPr="002C7B04">
        <w:rPr>
          <w:b/>
          <w:bCs/>
          <w:sz w:val="24"/>
        </w:rPr>
        <w:t xml:space="preserve">] </w:t>
      </w:r>
      <w:r w:rsidR="00A51A96">
        <w:t xml:space="preserve">after </w:t>
      </w:r>
      <w:r w:rsidR="00994888">
        <w:t>Your</w:t>
      </w:r>
      <w:r w:rsidR="002D79DF">
        <w:t xml:space="preserve"> insurance ended</w:t>
      </w:r>
      <w:r w:rsidR="00994888">
        <w:t xml:space="preserve"> </w:t>
      </w:r>
      <w:r w:rsidR="006F1DA9" w:rsidRPr="00DA73A6">
        <w:rPr>
          <w:b/>
          <w:bCs/>
          <w:color w:val="FF0000"/>
          <w:sz w:val="24"/>
          <w:szCs w:val="24"/>
          <w:vertAlign w:val="superscript"/>
        </w:rPr>
        <w:t>13c</w:t>
      </w:r>
      <w:r w:rsidR="00EB0AD4" w:rsidRPr="00DA73A6">
        <w:rPr>
          <w:b/>
          <w:bCs/>
          <w:sz w:val="24"/>
          <w:szCs w:val="24"/>
        </w:rPr>
        <w:t>[</w:t>
      </w:r>
      <w:r w:rsidR="00A55200">
        <w:t xml:space="preserve">and You enroll within </w:t>
      </w:r>
      <w:r w:rsidR="00A55200" w:rsidRPr="002C7B04">
        <w:rPr>
          <w:b/>
          <w:bCs/>
          <w:color w:val="FF0000"/>
          <w:sz w:val="24"/>
          <w:szCs w:val="24"/>
          <w:vertAlign w:val="superscript"/>
        </w:rPr>
        <w:t>14d</w:t>
      </w:r>
      <w:r w:rsidR="00A55200" w:rsidRPr="00DA73A6">
        <w:rPr>
          <w:b/>
          <w:bCs/>
          <w:sz w:val="24"/>
          <w:szCs w:val="24"/>
        </w:rPr>
        <w:t>[</w:t>
      </w:r>
      <w:r w:rsidR="00A55200">
        <w:t>30</w:t>
      </w:r>
      <w:r w:rsidR="00DA73A6">
        <w:t xml:space="preserve"> </w:t>
      </w:r>
      <w:r w:rsidR="00A55200">
        <w:t>-</w:t>
      </w:r>
      <w:r w:rsidR="00DA73A6">
        <w:t xml:space="preserve"> </w:t>
      </w:r>
      <w:r w:rsidR="00A55200">
        <w:t>120 days</w:t>
      </w:r>
      <w:r w:rsidR="00A55200" w:rsidRPr="00DA73A6">
        <w:rPr>
          <w:b/>
          <w:bCs/>
          <w:sz w:val="24"/>
          <w:szCs w:val="24"/>
        </w:rPr>
        <w:t>]</w:t>
      </w:r>
      <w:r w:rsidR="00A55200">
        <w:t xml:space="preserve"> of Your return to work</w:t>
      </w:r>
      <w:r w:rsidR="003E0120">
        <w:t>,</w:t>
      </w:r>
      <w:r w:rsidR="00B54C3F" w:rsidRPr="00EC5A9E">
        <w:rPr>
          <w:b/>
          <w:sz w:val="24"/>
          <w:szCs w:val="24"/>
        </w:rPr>
        <w:t>]</w:t>
      </w:r>
      <w:r w:rsidR="003E0120" w:rsidRPr="003E0120">
        <w:t xml:space="preserve"> </w:t>
      </w:r>
      <w:r w:rsidR="003E0120">
        <w:t>You will not have to complete a new Employment Waiting Period or provide Evidence</w:t>
      </w:r>
      <w:r w:rsidR="00792E1E">
        <w:t xml:space="preserve"> </w:t>
      </w:r>
      <w:r w:rsidR="003E0120">
        <w:t>of Insurability.</w:t>
      </w:r>
      <w:r w:rsidR="003E0120" w:rsidRPr="00792E1E">
        <w:rPr>
          <w:b/>
          <w:bCs/>
          <w:sz w:val="24"/>
        </w:rPr>
        <w:t>]</w:t>
      </w:r>
    </w:p>
    <w:p w14:paraId="6B239AE5" w14:textId="77777777" w:rsidR="00B419A4" w:rsidRDefault="00B419A4" w:rsidP="00C9284F">
      <w:pPr>
        <w:pStyle w:val="2Text"/>
        <w:spacing w:after="0"/>
        <w:ind w:left="1260"/>
      </w:pPr>
    </w:p>
    <w:p w14:paraId="78ACA13A" w14:textId="4188AC08" w:rsidR="005B566D" w:rsidRDefault="00EE0814" w:rsidP="00936BF7">
      <w:pPr>
        <w:pStyle w:val="BulletD"/>
        <w:numPr>
          <w:ilvl w:val="0"/>
          <w:numId w:val="0"/>
        </w:numPr>
        <w:tabs>
          <w:tab w:val="clear" w:pos="432"/>
          <w:tab w:val="left" w:pos="810"/>
        </w:tabs>
        <w:ind w:left="810" w:hanging="378"/>
      </w:pPr>
      <w:r w:rsidRPr="00936BF7">
        <w:t>3.</w:t>
      </w:r>
      <w:r w:rsidR="001E2E81">
        <w:rPr>
          <w:b/>
          <w:bCs/>
          <w:color w:val="FF0000"/>
          <w:sz w:val="24"/>
          <w:szCs w:val="24"/>
          <w:vertAlign w:val="superscript"/>
        </w:rPr>
        <w:t xml:space="preserve">    </w:t>
      </w:r>
      <w:r w:rsidR="00BE1B26" w:rsidRPr="00987A39">
        <w:rPr>
          <w:b/>
          <w:bCs/>
          <w:color w:val="FF0000"/>
          <w:sz w:val="24"/>
          <w:szCs w:val="24"/>
          <w:vertAlign w:val="superscript"/>
        </w:rPr>
        <w:t>14a</w:t>
      </w:r>
      <w:r w:rsidR="00571C41" w:rsidRPr="00571C41">
        <w:rPr>
          <w:b/>
          <w:bCs/>
          <w:sz w:val="24"/>
        </w:rPr>
        <w:t>[</w:t>
      </w:r>
      <w:r w:rsidR="00905DFB">
        <w:t xml:space="preserve">In all other cases where </w:t>
      </w:r>
      <w:r w:rsidR="00D60341">
        <w:t>Your</w:t>
      </w:r>
      <w:r w:rsidR="00905DFB">
        <w:t xml:space="preserve"> insurance ends because the required premium</w:t>
      </w:r>
      <w:r w:rsidR="007E49DD" w:rsidRPr="007E49DD">
        <w:t xml:space="preserve"> </w:t>
      </w:r>
      <w:r w:rsidR="007E49DD">
        <w:t>contribution</w:t>
      </w:r>
      <w:r w:rsidR="00905DFB">
        <w:t xml:space="preserve"> for </w:t>
      </w:r>
      <w:r w:rsidR="00D60341">
        <w:t>Your</w:t>
      </w:r>
      <w:r w:rsidR="00905DFB">
        <w:t xml:space="preserve"> insurance has ceased to be paid, </w:t>
      </w:r>
      <w:r w:rsidR="00831858">
        <w:t>You</w:t>
      </w:r>
      <w:r w:rsidR="00905DFB">
        <w:t xml:space="preserve"> will be </w:t>
      </w:r>
      <w:r w:rsidR="00984AE7">
        <w:t>required</w:t>
      </w:r>
      <w:r w:rsidR="00905DFB">
        <w:t xml:space="preserve"> to provide </w:t>
      </w:r>
      <w:r w:rsidR="00215E95">
        <w:t xml:space="preserve">Evidence </w:t>
      </w:r>
      <w:r w:rsidR="007C4F90">
        <w:t xml:space="preserve">of </w:t>
      </w:r>
      <w:r w:rsidR="00215E95">
        <w:t>Insurability</w:t>
      </w:r>
      <w:r w:rsidR="00905DFB">
        <w:t>.</w:t>
      </w:r>
      <w:r w:rsidR="00784662" w:rsidRPr="00571C41">
        <w:rPr>
          <w:b/>
          <w:bCs/>
          <w:sz w:val="24"/>
        </w:rPr>
        <w:t>]</w:t>
      </w:r>
      <w:r w:rsidR="00905DFB">
        <w:t xml:space="preserve"> </w:t>
      </w:r>
    </w:p>
    <w:p w14:paraId="2A55BD5A" w14:textId="650D07DD" w:rsidR="00DC5C4F" w:rsidRDefault="0057644E" w:rsidP="00B37216">
      <w:pPr>
        <w:pStyle w:val="2Text"/>
      </w:pPr>
      <w:r w:rsidRPr="00987A39">
        <w:rPr>
          <w:b/>
          <w:bCs/>
          <w:color w:val="FF0000"/>
          <w:sz w:val="24"/>
          <w:szCs w:val="24"/>
          <w:vertAlign w:val="superscript"/>
        </w:rPr>
        <w:t>14</w:t>
      </w:r>
      <w:r w:rsidR="002A75CE">
        <w:rPr>
          <w:b/>
          <w:bCs/>
          <w:color w:val="FF0000"/>
          <w:sz w:val="24"/>
          <w:szCs w:val="24"/>
          <w:vertAlign w:val="superscript"/>
        </w:rPr>
        <w:t>g</w:t>
      </w:r>
      <w:r w:rsidRPr="00571C41">
        <w:rPr>
          <w:b/>
          <w:bCs/>
          <w:sz w:val="24"/>
        </w:rPr>
        <w:t>[</w:t>
      </w:r>
      <w:r w:rsidR="00C22843">
        <w:t xml:space="preserve">If </w:t>
      </w:r>
      <w:r w:rsidR="00831858">
        <w:t>You</w:t>
      </w:r>
      <w:r w:rsidR="00C22843">
        <w:t xml:space="preserve"> become insured again as described in </w:t>
      </w:r>
      <w:r w:rsidR="00264645" w:rsidRPr="00987A39">
        <w:rPr>
          <w:b/>
          <w:bCs/>
          <w:color w:val="FF0000"/>
          <w:sz w:val="24"/>
          <w:szCs w:val="24"/>
          <w:vertAlign w:val="superscript"/>
        </w:rPr>
        <w:t>14e</w:t>
      </w:r>
      <w:r w:rsidR="00264645" w:rsidRPr="00571C41">
        <w:rPr>
          <w:b/>
          <w:bCs/>
          <w:sz w:val="24"/>
        </w:rPr>
        <w:t>[</w:t>
      </w:r>
      <w:r w:rsidR="00C22843">
        <w:t>either item 1 or 2</w:t>
      </w:r>
      <w:r w:rsidR="00571C41" w:rsidRPr="00571C41">
        <w:rPr>
          <w:b/>
          <w:bCs/>
          <w:sz w:val="24"/>
        </w:rPr>
        <w:t>]</w:t>
      </w:r>
      <w:r w:rsidR="00C22843">
        <w:t xml:space="preserve"> above, the</w:t>
      </w:r>
      <w:r w:rsidR="00A13012">
        <w:t xml:space="preserve"> </w:t>
      </w:r>
      <w:r w:rsidR="008254E8">
        <w:t>Pre-Existing</w:t>
      </w:r>
      <w:r w:rsidR="00B64CA7">
        <w:t xml:space="preserve"> Condition </w:t>
      </w:r>
      <w:r w:rsidR="00C22843">
        <w:t xml:space="preserve">limitation </w:t>
      </w:r>
      <w:r w:rsidR="005265DB">
        <w:t>as described</w:t>
      </w:r>
      <w:r w:rsidR="000A6074">
        <w:t xml:space="preserve"> in t</w:t>
      </w:r>
      <w:r w:rsidR="00451EDF">
        <w:t>his</w:t>
      </w:r>
      <w:r w:rsidR="00B26632">
        <w:t xml:space="preserve"> Plan </w:t>
      </w:r>
      <w:r w:rsidR="00C22843">
        <w:t xml:space="preserve">will be applied as if </w:t>
      </w:r>
      <w:r w:rsidR="00D60341">
        <w:t>Your</w:t>
      </w:r>
      <w:r w:rsidR="00C22843">
        <w:t xml:space="preserve"> insurance had remained in effect with no interruption</w:t>
      </w:r>
      <w:r w:rsidR="005B566D">
        <w:t>.</w:t>
      </w:r>
      <w:r w:rsidR="00571C41" w:rsidRPr="00571C41">
        <w:rPr>
          <w:b/>
          <w:bCs/>
          <w:sz w:val="24"/>
        </w:rPr>
        <w:t>]</w:t>
      </w:r>
      <w:r w:rsidR="00BE1B26">
        <w:t xml:space="preserve"> </w:t>
      </w:r>
    </w:p>
    <w:p w14:paraId="1293FDA4" w14:textId="3508A2DF" w:rsidR="00EE0388" w:rsidRDefault="0055144B" w:rsidP="00B37216">
      <w:pPr>
        <w:pStyle w:val="2Text"/>
      </w:pPr>
      <w:r>
        <w:t>Th</w:t>
      </w:r>
      <w:r w:rsidR="00EB70A0">
        <w:t xml:space="preserve">is </w:t>
      </w:r>
      <w:r w:rsidR="00900072" w:rsidRPr="00A85550">
        <w:t>s</w:t>
      </w:r>
      <w:r w:rsidR="00D46559" w:rsidRPr="00A85550">
        <w:t>ection</w:t>
      </w:r>
      <w:r w:rsidR="00D46559">
        <w:t xml:space="preserve"> is subject to</w:t>
      </w:r>
      <w:r w:rsidR="00CF0C24">
        <w:t xml:space="preserve"> all</w:t>
      </w:r>
      <w:r w:rsidR="00480AC3">
        <w:t xml:space="preserve"> other terms </w:t>
      </w:r>
      <w:r>
        <w:t xml:space="preserve">and </w:t>
      </w:r>
      <w:r w:rsidR="00775523">
        <w:t>conditions</w:t>
      </w:r>
      <w:r w:rsidR="00B1080E">
        <w:t xml:space="preserve"> under th</w:t>
      </w:r>
      <w:r w:rsidR="002653CA">
        <w:t xml:space="preserve">e </w:t>
      </w:r>
      <w:r w:rsidR="00E275F1">
        <w:t>d</w:t>
      </w:r>
      <w:r w:rsidR="00167306" w:rsidRPr="00987A39">
        <w:t>isability</w:t>
      </w:r>
      <w:r w:rsidR="002653CA">
        <w:t xml:space="preserve"> Plan.</w:t>
      </w:r>
      <w:r w:rsidR="00A019F2" w:rsidRPr="6D2D0B83">
        <w:rPr>
          <w:b/>
          <w:sz w:val="24"/>
          <w:szCs w:val="24"/>
        </w:rPr>
        <w:t>]</w:t>
      </w:r>
      <w:r w:rsidR="00562AE5" w:rsidRPr="6D2D0B83">
        <w:rPr>
          <w:b/>
          <w:sz w:val="24"/>
          <w:szCs w:val="24"/>
        </w:rPr>
        <w:t>]</w:t>
      </w:r>
    </w:p>
    <w:p w14:paraId="6093B786" w14:textId="3FF39CFA" w:rsidR="00535537" w:rsidRDefault="00A416CD" w:rsidP="00535537">
      <w:pPr>
        <w:pStyle w:val="SubtitleD"/>
      </w:pPr>
      <w:r>
        <w:rPr>
          <w:rFonts w:ascii="Arial" w:hAnsi="Arial" w:cs="Arial"/>
          <w:color w:val="FF0000"/>
          <w:vertAlign w:val="superscript"/>
        </w:rPr>
        <w:t>16</w:t>
      </w:r>
      <w:r w:rsidR="00571C41" w:rsidRPr="002147B9">
        <w:rPr>
          <w:rFonts w:ascii="Arial" w:hAnsi="Arial" w:cs="Arial"/>
        </w:rPr>
        <w:t>[</w:t>
      </w:r>
      <w:r w:rsidR="00384F41">
        <w:t xml:space="preserve">What Happens If </w:t>
      </w:r>
      <w:r w:rsidR="0057270F" w:rsidRPr="00B37216">
        <w:rPr>
          <w:rFonts w:ascii="Arial" w:hAnsi="Arial" w:cs="Arial"/>
          <w:color w:val="FF0000"/>
          <w:vertAlign w:val="superscript"/>
        </w:rPr>
        <w:t>CV2</w:t>
      </w:r>
      <w:r w:rsidR="00571C41" w:rsidRPr="002147B9">
        <w:rPr>
          <w:rFonts w:ascii="Arial" w:hAnsi="Arial" w:cs="Arial"/>
        </w:rPr>
        <w:t>[</w:t>
      </w:r>
      <w:r w:rsidR="00D60341">
        <w:t>Your</w:t>
      </w:r>
      <w:r w:rsidR="008F4916">
        <w:t xml:space="preserve"> Employer</w:t>
      </w:r>
      <w:r w:rsidR="00571C41" w:rsidRPr="002147B9">
        <w:rPr>
          <w:rFonts w:ascii="Arial" w:hAnsi="Arial" w:cs="Arial"/>
        </w:rPr>
        <w:t>]</w:t>
      </w:r>
      <w:r w:rsidR="0016554C">
        <w:t xml:space="preserve"> </w:t>
      </w:r>
      <w:r w:rsidR="00493C93">
        <w:t>Changes</w:t>
      </w:r>
      <w:r w:rsidR="0016554C">
        <w:t xml:space="preserve"> </w:t>
      </w:r>
      <w:r w:rsidR="00384F41">
        <w:t>Insurance Carriers</w:t>
      </w:r>
      <w:r w:rsidR="00535537">
        <w:t>?</w:t>
      </w:r>
    </w:p>
    <w:p w14:paraId="30C42410" w14:textId="37F99BF4" w:rsidR="003B4694" w:rsidRDefault="00E40E2A" w:rsidP="003B4694">
      <w:pPr>
        <w:pStyle w:val="2Text"/>
      </w:pPr>
      <w:r>
        <w:t xml:space="preserve">To prevent a loss of </w:t>
      </w:r>
      <w:r w:rsidR="000553F0">
        <w:t>insurance because</w:t>
      </w:r>
      <w:r w:rsidR="00B10390">
        <w:t xml:space="preserve"> of</w:t>
      </w:r>
      <w:r w:rsidR="000553F0">
        <w:t xml:space="preserve"> a change in insurance carriers, the following rules wil</w:t>
      </w:r>
      <w:r w:rsidR="00AA7DC1">
        <w:t>l</w:t>
      </w:r>
      <w:r w:rsidR="000553F0">
        <w:t xml:space="preserve"> apply if this Group </w:t>
      </w:r>
      <w:r w:rsidR="00742939">
        <w:t>Insurance</w:t>
      </w:r>
      <w:r w:rsidR="000553F0">
        <w:t xml:space="preserve"> </w:t>
      </w:r>
      <w:r w:rsidR="00742939">
        <w:t>Certificate</w:t>
      </w:r>
      <w:r w:rsidR="003B4694" w:rsidRPr="003B4694">
        <w:t xml:space="preserve">: </w:t>
      </w:r>
    </w:p>
    <w:p w14:paraId="53A50A7B" w14:textId="17289FD6" w:rsidR="00742939" w:rsidRDefault="00742939" w:rsidP="00B37216">
      <w:pPr>
        <w:pStyle w:val="BulletD"/>
      </w:pPr>
      <w:r>
        <w:t>replaces a</w:t>
      </w:r>
      <w:r w:rsidR="00B26632">
        <w:t xml:space="preserve"> Plan </w:t>
      </w:r>
      <w:r>
        <w:t xml:space="preserve">of group </w:t>
      </w:r>
      <w:r w:rsidR="00B61900">
        <w:t>d</w:t>
      </w:r>
      <w:r w:rsidR="00167306" w:rsidRPr="00987A39">
        <w:t>isability</w:t>
      </w:r>
      <w:r>
        <w:t xml:space="preserve"> income insurance provide</w:t>
      </w:r>
      <w:r w:rsidR="003D4041">
        <w:t>d</w:t>
      </w:r>
      <w:r>
        <w:t xml:space="preserve"> to </w:t>
      </w:r>
      <w:r w:rsidR="00831858">
        <w:t>You</w:t>
      </w:r>
      <w:r>
        <w:t xml:space="preserve"> by </w:t>
      </w:r>
      <w:r w:rsidR="00AC2BA3" w:rsidRPr="00987A39">
        <w:rPr>
          <w:b/>
          <w:bCs/>
          <w:color w:val="FF0000"/>
          <w:sz w:val="24"/>
          <w:szCs w:val="24"/>
          <w:vertAlign w:val="superscript"/>
        </w:rPr>
        <w:t>CV2</w:t>
      </w:r>
      <w:r w:rsidR="00571C41" w:rsidRPr="001935DA">
        <w:rPr>
          <w:b/>
          <w:sz w:val="24"/>
          <w:szCs w:val="24"/>
        </w:rPr>
        <w:t>[</w:t>
      </w:r>
      <w:r w:rsidR="00D60341">
        <w:t>Your</w:t>
      </w:r>
      <w:r w:rsidR="00AC2BA3">
        <w:t xml:space="preserve"> Employer</w:t>
      </w:r>
      <w:r w:rsidR="00571C41" w:rsidRPr="0D80B56C">
        <w:rPr>
          <w:b/>
          <w:sz w:val="24"/>
          <w:szCs w:val="24"/>
        </w:rPr>
        <w:t>]</w:t>
      </w:r>
      <w:r w:rsidR="00AC2BA3">
        <w:t>; or</w:t>
      </w:r>
    </w:p>
    <w:p w14:paraId="07271246" w14:textId="32932BD3" w:rsidR="00AC2BA3" w:rsidRPr="003B4694" w:rsidRDefault="00AC2BA3" w:rsidP="00B37216">
      <w:pPr>
        <w:pStyle w:val="BulletD"/>
      </w:pPr>
      <w:r>
        <w:t xml:space="preserve">replaces a </w:t>
      </w:r>
      <w:r w:rsidR="00C663A5">
        <w:t>prior</w:t>
      </w:r>
      <w:r w:rsidR="00B26632" w:rsidRPr="00B37216">
        <w:t xml:space="preserve"> </w:t>
      </w:r>
      <w:r w:rsidR="003A5A59">
        <w:t>p</w:t>
      </w:r>
      <w:r w:rsidR="003A5A59" w:rsidRPr="00B37216">
        <w:t>lan</w:t>
      </w:r>
      <w:r w:rsidR="00B26632">
        <w:rPr>
          <w:b/>
          <w:bCs/>
          <w:i/>
          <w:iCs/>
        </w:rPr>
        <w:t xml:space="preserve"> </w:t>
      </w:r>
      <w:r w:rsidR="00CC3A54">
        <w:t xml:space="preserve">of group </w:t>
      </w:r>
      <w:r w:rsidR="00B61900">
        <w:t>d</w:t>
      </w:r>
      <w:r w:rsidR="00167306" w:rsidRPr="00987A39">
        <w:t>isability</w:t>
      </w:r>
      <w:r w:rsidR="00CC3A54">
        <w:t xml:space="preserve"> income insurance provided to </w:t>
      </w:r>
      <w:r w:rsidR="00831858">
        <w:t>You</w:t>
      </w:r>
      <w:r w:rsidR="00CC3A54">
        <w:t xml:space="preserve"> by a former </w:t>
      </w:r>
      <w:r w:rsidR="00381D0B">
        <w:t>E</w:t>
      </w:r>
      <w:r w:rsidR="00CC3A54">
        <w:t xml:space="preserve">mployer; when the replacement results from </w:t>
      </w:r>
      <w:r w:rsidR="00072991" w:rsidRPr="002807DB">
        <w:rPr>
          <w:b/>
          <w:bCs/>
          <w:color w:val="FF0000"/>
          <w:sz w:val="24"/>
          <w:szCs w:val="24"/>
          <w:vertAlign w:val="superscript"/>
        </w:rPr>
        <w:t>CV2</w:t>
      </w:r>
      <w:r w:rsidR="00571C41" w:rsidRPr="001935DA">
        <w:rPr>
          <w:b/>
          <w:sz w:val="24"/>
          <w:szCs w:val="24"/>
        </w:rPr>
        <w:t>[</w:t>
      </w:r>
      <w:r w:rsidR="00CC3A54">
        <w:t>the Contract Holder’s</w:t>
      </w:r>
      <w:r w:rsidR="00571C41" w:rsidRPr="0CD7FDED">
        <w:rPr>
          <w:b/>
          <w:sz w:val="24"/>
          <w:szCs w:val="24"/>
        </w:rPr>
        <w:t>]</w:t>
      </w:r>
      <w:r w:rsidR="009C1D06">
        <w:t xml:space="preserve"> acquisition, merger within or other combination with that </w:t>
      </w:r>
      <w:r w:rsidR="00381D0B">
        <w:t>E</w:t>
      </w:r>
      <w:r w:rsidR="009C1D06">
        <w:t>mployer.</w:t>
      </w:r>
    </w:p>
    <w:p w14:paraId="7CE4E1C2" w14:textId="70DF9260" w:rsidR="00FD7F40" w:rsidRDefault="00FD7F40">
      <w:pPr>
        <w:pStyle w:val="2Text"/>
      </w:pPr>
      <w:r>
        <w:t xml:space="preserve">If </w:t>
      </w:r>
      <w:r w:rsidR="00831858">
        <w:t>You</w:t>
      </w:r>
      <w:r>
        <w:t xml:space="preserve"> are </w:t>
      </w:r>
      <w:r w:rsidR="00414CB6" w:rsidRPr="00987A39">
        <w:t xml:space="preserve">Actively </w:t>
      </w:r>
      <w:r w:rsidR="005522AB">
        <w:t>at</w:t>
      </w:r>
      <w:r w:rsidR="00414CB6" w:rsidRPr="00987A39">
        <w:t xml:space="preserve"> Work</w:t>
      </w:r>
      <w:r w:rsidR="00516F78">
        <w:t xml:space="preserve"> on the day before th</w:t>
      </w:r>
      <w:r w:rsidR="00F20F57">
        <w:t>is</w:t>
      </w:r>
      <w:r w:rsidR="00516F78">
        <w:t xml:space="preserve"> </w:t>
      </w:r>
      <w:r w:rsidR="00BC73F6">
        <w:t xml:space="preserve">Group Insurance Certificate’s Program Date </w:t>
      </w:r>
      <w:r w:rsidR="00831858">
        <w:t>You</w:t>
      </w:r>
      <w:r w:rsidR="00BC73F6">
        <w:t xml:space="preserve"> will become </w:t>
      </w:r>
      <w:r w:rsidR="00FF4DD1">
        <w:t>I</w:t>
      </w:r>
      <w:r w:rsidR="00BC73F6">
        <w:t xml:space="preserve">nsured </w:t>
      </w:r>
      <w:r w:rsidR="008E23FA">
        <w:t>provided</w:t>
      </w:r>
      <w:r w:rsidR="00945D90">
        <w:t xml:space="preserve"> You meet the requirements</w:t>
      </w:r>
      <w:r w:rsidR="00E427E1">
        <w:t xml:space="preserve"> </w:t>
      </w:r>
      <w:r w:rsidR="00945D90">
        <w:t xml:space="preserve">of the </w:t>
      </w:r>
      <w:r w:rsidR="00E427E1">
        <w:t>“</w:t>
      </w:r>
      <w:r w:rsidR="00945D90">
        <w:t xml:space="preserve">When Does </w:t>
      </w:r>
      <w:r w:rsidR="00D60341">
        <w:t>Your</w:t>
      </w:r>
      <w:r w:rsidR="00945D90">
        <w:t xml:space="preserve"> Coverage Begin?</w:t>
      </w:r>
      <w:r w:rsidR="00E427E1">
        <w:t>”</w:t>
      </w:r>
      <w:r w:rsidR="00945D90">
        <w:t xml:space="preserve"> </w:t>
      </w:r>
      <w:r w:rsidR="00D02BFB">
        <w:t>a</w:t>
      </w:r>
      <w:r w:rsidR="00945D90">
        <w:t xml:space="preserve">nd </w:t>
      </w:r>
      <w:r w:rsidR="000F7C34">
        <w:t>“</w:t>
      </w:r>
      <w:r w:rsidR="00945D90">
        <w:t xml:space="preserve">When </w:t>
      </w:r>
      <w:r w:rsidR="00E427E1">
        <w:t>a</w:t>
      </w:r>
      <w:r w:rsidR="00945D90">
        <w:t>re You Eligible for Coverage</w:t>
      </w:r>
      <w:r w:rsidR="000F7C34">
        <w:t>?”</w:t>
      </w:r>
      <w:r w:rsidR="00945D90">
        <w:t xml:space="preserve"> section</w:t>
      </w:r>
      <w:r w:rsidR="00E427E1">
        <w:t>s</w:t>
      </w:r>
      <w:r w:rsidR="00BC73F6">
        <w:t xml:space="preserve"> </w:t>
      </w:r>
      <w:r w:rsidR="00896EFE">
        <w:t>on the Program Date.</w:t>
      </w:r>
    </w:p>
    <w:p w14:paraId="35D06CBB" w14:textId="20842FF7" w:rsidR="004263A8" w:rsidRDefault="003B4694">
      <w:pPr>
        <w:pStyle w:val="2Text"/>
      </w:pPr>
      <w:r w:rsidRPr="003B4694">
        <w:t xml:space="preserve">If </w:t>
      </w:r>
      <w:r w:rsidR="00831858">
        <w:t>You</w:t>
      </w:r>
      <w:r w:rsidRPr="003B4694">
        <w:t xml:space="preserve"> are </w:t>
      </w:r>
      <w:r w:rsidR="00111690">
        <w:t xml:space="preserve">currently </w:t>
      </w:r>
      <w:r w:rsidRPr="003B4694">
        <w:t xml:space="preserve">not </w:t>
      </w:r>
      <w:r w:rsidR="001868E9">
        <w:t xml:space="preserve">Actively </w:t>
      </w:r>
      <w:r w:rsidR="005522AB">
        <w:t>at</w:t>
      </w:r>
      <w:r w:rsidR="001868E9">
        <w:t xml:space="preserve"> Work</w:t>
      </w:r>
      <w:r w:rsidRPr="003B4694">
        <w:t xml:space="preserve"> </w:t>
      </w:r>
      <w:r w:rsidR="00A736E5">
        <w:t>d</w:t>
      </w:r>
      <w:r w:rsidRPr="003B4694">
        <w:t xml:space="preserve">ue to </w:t>
      </w:r>
      <w:r w:rsidR="008E098C">
        <w:t>I</w:t>
      </w:r>
      <w:r w:rsidRPr="003B4694">
        <w:t xml:space="preserve">njury or </w:t>
      </w:r>
      <w:r w:rsidR="008E098C">
        <w:t>S</w:t>
      </w:r>
      <w:r w:rsidRPr="003B4694">
        <w:t>ickness</w:t>
      </w:r>
      <w:r w:rsidR="004718FB">
        <w:t>, s</w:t>
      </w:r>
      <w:r w:rsidRPr="003B4694">
        <w:t xml:space="preserve">ubject to premium </w:t>
      </w:r>
      <w:r w:rsidR="00C90941">
        <w:t xml:space="preserve">contribution </w:t>
      </w:r>
      <w:r w:rsidRPr="003B4694">
        <w:t>payments, this</w:t>
      </w:r>
      <w:r w:rsidR="00B26632">
        <w:t xml:space="preserve"> Plan </w:t>
      </w:r>
      <w:r w:rsidRPr="003B4694">
        <w:t xml:space="preserve">will cover </w:t>
      </w:r>
      <w:r w:rsidR="00831858">
        <w:t>You</w:t>
      </w:r>
      <w:r w:rsidRPr="003B4694">
        <w:t xml:space="preserve"> if</w:t>
      </w:r>
      <w:r w:rsidR="009D51F6">
        <w:t xml:space="preserve"> </w:t>
      </w:r>
      <w:r w:rsidRPr="003B4694">
        <w:t>at the time of transfer</w:t>
      </w:r>
      <w:r w:rsidR="004263A8">
        <w:t>:</w:t>
      </w:r>
    </w:p>
    <w:p w14:paraId="4E002B5D" w14:textId="1F59006B" w:rsidR="003B4694" w:rsidRPr="003B4694" w:rsidRDefault="00831858" w:rsidP="00B37216">
      <w:pPr>
        <w:pStyle w:val="BulletD"/>
      </w:pPr>
      <w:r>
        <w:t>You</w:t>
      </w:r>
      <w:r w:rsidR="003B4694" w:rsidRPr="003B4694">
        <w:t xml:space="preserve"> were covered under the prior carrier's </w:t>
      </w:r>
      <w:r w:rsidR="00403CBE">
        <w:t>p</w:t>
      </w:r>
      <w:r w:rsidR="003B4694" w:rsidRPr="003B4694">
        <w:t>lan</w:t>
      </w:r>
      <w:r w:rsidR="00F35E1C">
        <w:t>;</w:t>
      </w:r>
      <w:r w:rsidR="005D0BBC">
        <w:t xml:space="preserve"> and</w:t>
      </w:r>
    </w:p>
    <w:p w14:paraId="63C6EF11" w14:textId="1EB08C81" w:rsidR="003B4694" w:rsidRPr="003B4694" w:rsidRDefault="00831858" w:rsidP="00B37216">
      <w:pPr>
        <w:pStyle w:val="BulletD"/>
      </w:pPr>
      <w:r>
        <w:t>You</w:t>
      </w:r>
      <w:r w:rsidR="003B4694" w:rsidRPr="003B4694">
        <w:t xml:space="preserve"> are not </w:t>
      </w:r>
      <w:r w:rsidR="00414CB6" w:rsidRPr="00987A39">
        <w:t xml:space="preserve">Actively </w:t>
      </w:r>
      <w:r w:rsidR="005522AB">
        <w:t>at</w:t>
      </w:r>
      <w:r w:rsidR="00414CB6" w:rsidRPr="00987A39">
        <w:t xml:space="preserve"> Work</w:t>
      </w:r>
      <w:r w:rsidR="001A662F">
        <w:t xml:space="preserve"> </w:t>
      </w:r>
      <w:r w:rsidR="003B4694" w:rsidRPr="003B4694">
        <w:t xml:space="preserve">due to </w:t>
      </w:r>
      <w:r w:rsidR="00B15D99">
        <w:t>I</w:t>
      </w:r>
      <w:r w:rsidR="003B4694" w:rsidRPr="003B4694">
        <w:t xml:space="preserve">njury or </w:t>
      </w:r>
      <w:r w:rsidR="00B15D99">
        <w:t>S</w:t>
      </w:r>
      <w:r w:rsidR="003B4694" w:rsidRPr="003B4694">
        <w:t xml:space="preserve">ickness on the effective date of this </w:t>
      </w:r>
      <w:r w:rsidR="00007211">
        <w:t>P</w:t>
      </w:r>
      <w:r w:rsidR="003B4694" w:rsidRPr="003B4694">
        <w:t xml:space="preserve">lan. </w:t>
      </w:r>
    </w:p>
    <w:p w14:paraId="71726E01" w14:textId="1B19DD69" w:rsidR="00FA4DBA" w:rsidRDefault="00337D6F" w:rsidP="00987A39">
      <w:pPr>
        <w:pStyle w:val="2Text"/>
      </w:pPr>
      <w:r>
        <w:t>I</w:t>
      </w:r>
      <w:r w:rsidR="00190DCB">
        <w:t xml:space="preserve">f </w:t>
      </w:r>
      <w:r w:rsidR="003B254A">
        <w:t>We</w:t>
      </w:r>
      <w:r w:rsidR="00190DCB">
        <w:t xml:space="preserve"> determine that </w:t>
      </w:r>
      <w:r w:rsidR="00831858">
        <w:t>You</w:t>
      </w:r>
      <w:r w:rsidR="00190DCB">
        <w:t xml:space="preserve"> should be covered under the </w:t>
      </w:r>
      <w:r w:rsidR="00A628E4">
        <w:t>prior</w:t>
      </w:r>
      <w:r w:rsidR="000206FB">
        <w:t xml:space="preserve"> </w:t>
      </w:r>
      <w:r w:rsidR="003A5A59">
        <w:t>plan</w:t>
      </w:r>
      <w:r w:rsidR="00525F90">
        <w:t>,</w:t>
      </w:r>
      <w:r w:rsidR="00190DCB">
        <w:t xml:space="preserve"> </w:t>
      </w:r>
      <w:r w:rsidR="005A44D7">
        <w:t xml:space="preserve">Prudential reserves the right not to cover </w:t>
      </w:r>
      <w:r w:rsidR="00831858">
        <w:t>You</w:t>
      </w:r>
      <w:r w:rsidR="005A44D7">
        <w:t xml:space="preserve"> for </w:t>
      </w:r>
      <w:r w:rsidR="00891188">
        <w:t>d</w:t>
      </w:r>
      <w:r w:rsidR="00167306" w:rsidRPr="00987A39">
        <w:t>isability</w:t>
      </w:r>
      <w:r w:rsidR="005A44D7">
        <w:t xml:space="preserve"> coverage under this Plan.</w:t>
      </w:r>
      <w:r w:rsidR="0047411B">
        <w:tab/>
      </w:r>
    </w:p>
    <w:p w14:paraId="61CE4B98" w14:textId="0C2E90B7" w:rsidR="003B4694" w:rsidRPr="003B4694" w:rsidRDefault="003B4694" w:rsidP="00987A39">
      <w:pPr>
        <w:pStyle w:val="2Text"/>
        <w:tabs>
          <w:tab w:val="clear" w:pos="864"/>
          <w:tab w:val="left" w:pos="720"/>
        </w:tabs>
      </w:pPr>
      <w:r w:rsidRPr="003B4694">
        <w:lastRenderedPageBreak/>
        <w:t xml:space="preserve">Benefits will be determined based on the lesser of: </w:t>
      </w:r>
    </w:p>
    <w:p w14:paraId="4654C927" w14:textId="40B518CC" w:rsidR="00CE5C67" w:rsidRPr="003B4694" w:rsidRDefault="003B4694" w:rsidP="00B37216">
      <w:pPr>
        <w:pStyle w:val="BulletD"/>
      </w:pPr>
      <w:r w:rsidRPr="003B4694">
        <w:t xml:space="preserve">the amount of the </w:t>
      </w:r>
      <w:r w:rsidR="003762D5">
        <w:t>d</w:t>
      </w:r>
      <w:r w:rsidRPr="003B4694">
        <w:t xml:space="preserve">isability benefit that would have been payable under the </w:t>
      </w:r>
      <w:r w:rsidR="00FC20A8">
        <w:t>prior</w:t>
      </w:r>
      <w:r w:rsidR="00B26632">
        <w:t xml:space="preserve"> </w:t>
      </w:r>
      <w:r w:rsidR="003A5A59">
        <w:t xml:space="preserve">plan </w:t>
      </w:r>
      <w:r w:rsidRPr="003B4694">
        <w:t>and subject to any applicable</w:t>
      </w:r>
      <w:r w:rsidR="00B26632">
        <w:t xml:space="preserve"> Plan </w:t>
      </w:r>
      <w:r w:rsidRPr="003B4694">
        <w:t xml:space="preserve">limitations; or </w:t>
      </w:r>
    </w:p>
    <w:p w14:paraId="60F21A79" w14:textId="6C8191C6" w:rsidR="003B4694" w:rsidRPr="003B4694" w:rsidRDefault="003B4694" w:rsidP="00B37216">
      <w:pPr>
        <w:pStyle w:val="BulletD"/>
      </w:pPr>
      <w:r w:rsidRPr="003B4694">
        <w:t xml:space="preserve">the amount of </w:t>
      </w:r>
      <w:r w:rsidR="009A0DB5">
        <w:t>d</w:t>
      </w:r>
      <w:r w:rsidR="00167306" w:rsidRPr="00987A39">
        <w:t>isability</w:t>
      </w:r>
      <w:r w:rsidRPr="003B4694">
        <w:t xml:space="preserve"> benefits payable under this </w:t>
      </w:r>
      <w:r w:rsidR="00515231">
        <w:t>P</w:t>
      </w:r>
      <w:r w:rsidRPr="003B4694">
        <w:t xml:space="preserve">lan. If benefits are payable under the </w:t>
      </w:r>
      <w:r w:rsidR="00187E32">
        <w:t>prior</w:t>
      </w:r>
      <w:r w:rsidR="00B26632">
        <w:t xml:space="preserve"> </w:t>
      </w:r>
      <w:r w:rsidR="003A5A59">
        <w:t xml:space="preserve">plan </w:t>
      </w:r>
      <w:r w:rsidRPr="003B4694">
        <w:t xml:space="preserve">for the </w:t>
      </w:r>
      <w:r w:rsidR="009A0DB5">
        <w:t>D</w:t>
      </w:r>
      <w:r w:rsidR="00167306" w:rsidRPr="00987A39">
        <w:t>isability</w:t>
      </w:r>
      <w:r w:rsidRPr="003B4694">
        <w:t xml:space="preserve">, no benefits are payable under this </w:t>
      </w:r>
      <w:r w:rsidR="007F6291">
        <w:t>P</w:t>
      </w:r>
      <w:r w:rsidRPr="003B4694">
        <w:t xml:space="preserve">lan. </w:t>
      </w:r>
    </w:p>
    <w:p w14:paraId="5277FFF1" w14:textId="006A9FFD" w:rsidR="003B4694" w:rsidRPr="003B4694" w:rsidRDefault="003B4694" w:rsidP="003B4694">
      <w:pPr>
        <w:pStyle w:val="2Text"/>
      </w:pPr>
      <w:r w:rsidRPr="003B4694">
        <w:t xml:space="preserve">If You are </w:t>
      </w:r>
      <w:r w:rsidR="00354F2B">
        <w:t>D</w:t>
      </w:r>
      <w:r w:rsidRPr="003B4694">
        <w:t xml:space="preserve">isabled </w:t>
      </w:r>
      <w:r w:rsidR="003762D5">
        <w:t>d</w:t>
      </w:r>
      <w:r w:rsidRPr="003B4694">
        <w:t>ue to a Pre-Existing Condition</w:t>
      </w:r>
      <w:r w:rsidR="001131B6">
        <w:t xml:space="preserve"> at the time of trans</w:t>
      </w:r>
      <w:r w:rsidR="008F5BC4">
        <w:t>f</w:t>
      </w:r>
      <w:r w:rsidR="001131B6">
        <w:t>er, benefits may be payable</w:t>
      </w:r>
      <w:r w:rsidR="008F50C0">
        <w:t xml:space="preserve"> if</w:t>
      </w:r>
      <w:r w:rsidR="00BC77C7">
        <w:t>:</w:t>
      </w:r>
      <w:r w:rsidRPr="003B4694">
        <w:t xml:space="preserve"> </w:t>
      </w:r>
    </w:p>
    <w:p w14:paraId="65EF05EA" w14:textId="0127912A" w:rsidR="00FF0F55" w:rsidRDefault="00831858" w:rsidP="000473A5">
      <w:pPr>
        <w:pStyle w:val="BulletD"/>
      </w:pPr>
      <w:r>
        <w:t>You</w:t>
      </w:r>
      <w:r w:rsidR="003B4694" w:rsidRPr="003B4694">
        <w:t xml:space="preserve"> were insured under the prior carrier's</w:t>
      </w:r>
      <w:r w:rsidR="00B26632">
        <w:t xml:space="preserve"> </w:t>
      </w:r>
      <w:r w:rsidR="00571F89">
        <w:t>p</w:t>
      </w:r>
      <w:r w:rsidR="00B26632">
        <w:t xml:space="preserve">lan </w:t>
      </w:r>
      <w:r w:rsidR="003B4694" w:rsidRPr="003B4694">
        <w:t>at the time of transfer</w:t>
      </w:r>
      <w:r w:rsidR="00FF0F55">
        <w:t>;</w:t>
      </w:r>
      <w:r w:rsidR="003B4694" w:rsidRPr="003B4694">
        <w:t xml:space="preserve"> and </w:t>
      </w:r>
    </w:p>
    <w:p w14:paraId="497D6C33" w14:textId="12085789" w:rsidR="00BC77C7" w:rsidRDefault="00FF0F55" w:rsidP="000473A5">
      <w:pPr>
        <w:pStyle w:val="BulletD"/>
      </w:pPr>
      <w:r>
        <w:t xml:space="preserve">You </w:t>
      </w:r>
      <w:r w:rsidR="003B4694" w:rsidRPr="003B4694">
        <w:t xml:space="preserve">were </w:t>
      </w:r>
      <w:r w:rsidR="00414CB6" w:rsidRPr="00987A39">
        <w:t xml:space="preserve">Actively </w:t>
      </w:r>
      <w:r w:rsidR="005522AB">
        <w:t>at</w:t>
      </w:r>
      <w:r w:rsidR="00414CB6" w:rsidRPr="00987A39">
        <w:t xml:space="preserve"> Work</w:t>
      </w:r>
      <w:r w:rsidR="00553DA1">
        <w:t xml:space="preserve"> </w:t>
      </w:r>
      <w:r w:rsidR="003B4694" w:rsidRPr="003B4694">
        <w:t xml:space="preserve">and </w:t>
      </w:r>
      <w:r w:rsidR="00470D19">
        <w:t>I</w:t>
      </w:r>
      <w:r w:rsidR="003B4694" w:rsidRPr="003B4694">
        <w:t>nsured under this</w:t>
      </w:r>
      <w:r w:rsidR="00B26632">
        <w:t xml:space="preserve"> Plan </w:t>
      </w:r>
      <w:r w:rsidR="003B4694" w:rsidRPr="003B4694">
        <w:t xml:space="preserve">on its effective date, benefits may be payable for a </w:t>
      </w:r>
      <w:r w:rsidR="00620DDB">
        <w:t>D</w:t>
      </w:r>
      <w:r w:rsidR="00167306" w:rsidRPr="00987A39">
        <w:t>isability</w:t>
      </w:r>
      <w:r w:rsidR="003B4694" w:rsidRPr="003B4694">
        <w:t xml:space="preserve"> due to a </w:t>
      </w:r>
      <w:r w:rsidR="00FA2E62">
        <w:t>P</w:t>
      </w:r>
      <w:r w:rsidR="00FA2E62" w:rsidRPr="003B4694">
        <w:t>re</w:t>
      </w:r>
      <w:r w:rsidR="003B4694" w:rsidRPr="003B4694">
        <w:t>-</w:t>
      </w:r>
      <w:r w:rsidR="00FA2E62">
        <w:t>E</w:t>
      </w:r>
      <w:r w:rsidR="00FA2E62" w:rsidRPr="003B4694">
        <w:t xml:space="preserve">xisting </w:t>
      </w:r>
      <w:r w:rsidR="00FA2E62">
        <w:t>C</w:t>
      </w:r>
      <w:r w:rsidR="00FA2E62" w:rsidRPr="003B4694">
        <w:t>ondition</w:t>
      </w:r>
      <w:r w:rsidR="003B4694" w:rsidRPr="003B4694">
        <w:t xml:space="preserve">. </w:t>
      </w:r>
    </w:p>
    <w:p w14:paraId="52A556C0" w14:textId="30828543" w:rsidR="00A80415" w:rsidRDefault="003B4694" w:rsidP="00B0119A">
      <w:pPr>
        <w:pStyle w:val="BulletD"/>
        <w:numPr>
          <w:ilvl w:val="0"/>
          <w:numId w:val="0"/>
        </w:numPr>
        <w:ind w:left="432"/>
      </w:pPr>
      <w:r w:rsidRPr="003B4694">
        <w:t xml:space="preserve">If </w:t>
      </w:r>
      <w:r w:rsidR="00831858">
        <w:t>You</w:t>
      </w:r>
      <w:r w:rsidRPr="003B4694">
        <w:t xml:space="preserve"> cannot satisfy this </w:t>
      </w:r>
      <w:r w:rsidR="005471D9">
        <w:t>P</w:t>
      </w:r>
      <w:r w:rsidRPr="003B4694">
        <w:t xml:space="preserve">lan's </w:t>
      </w:r>
      <w:r w:rsidR="003762D5">
        <w:t>P</w:t>
      </w:r>
      <w:r w:rsidRPr="003B4694">
        <w:t>re-</w:t>
      </w:r>
      <w:r w:rsidR="003762D5">
        <w:t>E</w:t>
      </w:r>
      <w:r w:rsidRPr="003B4694">
        <w:t xml:space="preserve">xisting </w:t>
      </w:r>
      <w:r w:rsidR="003762D5">
        <w:t>C</w:t>
      </w:r>
      <w:r w:rsidRPr="003B4694">
        <w:t xml:space="preserve">ondition </w:t>
      </w:r>
      <w:r w:rsidR="005471D9">
        <w:t>e</w:t>
      </w:r>
      <w:r w:rsidRPr="003B4694">
        <w:t xml:space="preserve">xclusion, then: </w:t>
      </w:r>
    </w:p>
    <w:p w14:paraId="7D797633" w14:textId="02EA1AA3" w:rsidR="00A80415" w:rsidRDefault="005471D9" w:rsidP="00B0119A">
      <w:pPr>
        <w:pStyle w:val="BulletD"/>
      </w:pPr>
      <w:r>
        <w:t>Prudential</w:t>
      </w:r>
      <w:r w:rsidR="003B4694" w:rsidRPr="003B4694">
        <w:t xml:space="preserve"> will apply the </w:t>
      </w:r>
      <w:r w:rsidR="00B64CA7">
        <w:t>Pre-</w:t>
      </w:r>
      <w:r w:rsidR="00FA2E62">
        <w:t xml:space="preserve">Existing </w:t>
      </w:r>
      <w:r w:rsidR="00B64CA7">
        <w:t xml:space="preserve">Condition </w:t>
      </w:r>
      <w:r w:rsidR="00921B1A">
        <w:t>e</w:t>
      </w:r>
      <w:r w:rsidR="003B4694" w:rsidRPr="003B4694">
        <w:t xml:space="preserve">xclusion of the prior carrier's plan; and </w:t>
      </w:r>
    </w:p>
    <w:p w14:paraId="11C866B4" w14:textId="4A7429DD" w:rsidR="00A80415" w:rsidRDefault="003B4694" w:rsidP="00B0119A">
      <w:pPr>
        <w:pStyle w:val="BulletD"/>
      </w:pPr>
      <w:r w:rsidRPr="003B4694">
        <w:t xml:space="preserve">if </w:t>
      </w:r>
      <w:r w:rsidR="00831858">
        <w:t>You</w:t>
      </w:r>
      <w:r w:rsidRPr="003B4694">
        <w:t xml:space="preserve"> would have satisfied the prior carrier's </w:t>
      </w:r>
      <w:r w:rsidR="00B64CA7">
        <w:t>Pre-</w:t>
      </w:r>
      <w:r w:rsidR="00FA2E62">
        <w:t>E</w:t>
      </w:r>
      <w:r w:rsidR="00B64CA7">
        <w:t xml:space="preserve">xisting Condition </w:t>
      </w:r>
      <w:r w:rsidRPr="003B4694">
        <w:t>exclusion, giving consideration towards continuous time coverage under this</w:t>
      </w:r>
      <w:r w:rsidR="00B26632">
        <w:t xml:space="preserve"> Plan </w:t>
      </w:r>
      <w:r w:rsidRPr="003B4694">
        <w:t xml:space="preserve">and the prior carrier's </w:t>
      </w:r>
      <w:r w:rsidR="00EF67D7">
        <w:t>p</w:t>
      </w:r>
      <w:r w:rsidRPr="003B4694">
        <w:t xml:space="preserve">lan, the benefit will be determined according to this </w:t>
      </w:r>
      <w:r w:rsidR="00901382">
        <w:t>P</w:t>
      </w:r>
      <w:r w:rsidRPr="003B4694">
        <w:t>lan. However, the Maximum Monthly Benefit amount payable under this</w:t>
      </w:r>
      <w:r w:rsidR="00B26632">
        <w:t xml:space="preserve"> Plan </w:t>
      </w:r>
      <w:r w:rsidRPr="003B4694">
        <w:t xml:space="preserve">shall not exceed the </w:t>
      </w:r>
      <w:r w:rsidR="005977E8">
        <w:t>M</w:t>
      </w:r>
      <w:r w:rsidRPr="003B4694">
        <w:t xml:space="preserve">aximum </w:t>
      </w:r>
      <w:r w:rsidR="005977E8">
        <w:t>M</w:t>
      </w:r>
      <w:r w:rsidRPr="003B4694">
        <w:t xml:space="preserve">onthly </w:t>
      </w:r>
      <w:r w:rsidR="005977E8">
        <w:t>B</w:t>
      </w:r>
      <w:r w:rsidRPr="003B4694">
        <w:t xml:space="preserve">enefit payable under the prior carrier's </w:t>
      </w:r>
      <w:r w:rsidR="00EF67D7">
        <w:t>p</w:t>
      </w:r>
      <w:r w:rsidRPr="003B4694">
        <w:t xml:space="preserve">lan. </w:t>
      </w:r>
    </w:p>
    <w:p w14:paraId="5DE6BEA0" w14:textId="373E9A0E" w:rsidR="00535537" w:rsidRDefault="003B4694" w:rsidP="00E859D4">
      <w:pPr>
        <w:pStyle w:val="2Text"/>
        <w:tabs>
          <w:tab w:val="clear" w:pos="864"/>
        </w:tabs>
      </w:pPr>
      <w:r w:rsidRPr="003B4694">
        <w:t xml:space="preserve">No benefit will be paid if </w:t>
      </w:r>
      <w:r w:rsidR="00831858">
        <w:t>You</w:t>
      </w:r>
      <w:r w:rsidRPr="003B4694">
        <w:t xml:space="preserve"> cannot satisfy the </w:t>
      </w:r>
      <w:r w:rsidR="00B64CA7">
        <w:t>Pre-</w:t>
      </w:r>
      <w:r w:rsidR="00FA2E62">
        <w:t xml:space="preserve">Existing </w:t>
      </w:r>
      <w:r w:rsidR="00B64CA7">
        <w:t xml:space="preserve">Condition </w:t>
      </w:r>
      <w:r w:rsidR="0022677E">
        <w:t>e</w:t>
      </w:r>
      <w:r w:rsidRPr="003B4694">
        <w:t xml:space="preserve">xclusions of either </w:t>
      </w:r>
      <w:r w:rsidR="00EF67D7">
        <w:t>p</w:t>
      </w:r>
      <w:r w:rsidR="00EF67D7" w:rsidRPr="003B4694">
        <w:t>lan</w:t>
      </w:r>
      <w:r w:rsidR="00535537">
        <w:t>.</w:t>
      </w:r>
      <w:r w:rsidR="00571C41" w:rsidRPr="00571C41">
        <w:rPr>
          <w:b/>
          <w:bCs/>
          <w:sz w:val="24"/>
        </w:rPr>
        <w:t>]</w:t>
      </w:r>
    </w:p>
    <w:p w14:paraId="0E27B00A" w14:textId="6889FDF4" w:rsidR="00535537" w:rsidRDefault="00535537" w:rsidP="00E46667">
      <w:pPr>
        <w:pStyle w:val="1Text"/>
        <w:sectPr w:rsidR="00535537" w:rsidSect="00671431">
          <w:headerReference w:type="default" r:id="rId26"/>
          <w:footerReference w:type="default" r:id="rId27"/>
          <w:pgSz w:w="12240" w:h="15840" w:code="1"/>
          <w:pgMar w:top="1440" w:right="1627" w:bottom="1800" w:left="1627" w:header="720" w:footer="720" w:gutter="0"/>
          <w:cols w:space="720"/>
        </w:sectPr>
      </w:pPr>
    </w:p>
    <w:p w14:paraId="741422D0" w14:textId="02525B8F" w:rsidR="00E46667" w:rsidRDefault="00310971" w:rsidP="00E46667">
      <w:pPr>
        <w:pStyle w:val="TitleD"/>
      </w:pPr>
      <w:bookmarkStart w:id="72" w:name="_Hlk22289062"/>
      <w:r w:rsidRPr="00310971">
        <w:rPr>
          <w:rFonts w:ascii="Arial" w:hAnsi="Arial" w:cs="Arial"/>
          <w:color w:val="FF0000"/>
          <w:sz w:val="24"/>
          <w:szCs w:val="24"/>
          <w:vertAlign w:val="superscript"/>
        </w:rPr>
        <w:lastRenderedPageBreak/>
        <w:t>CV1</w:t>
      </w:r>
      <w:r w:rsidR="00571C41" w:rsidRPr="00EF6E18">
        <w:rPr>
          <w:rFonts w:ascii="Arial" w:hAnsi="Arial" w:cs="Arial"/>
          <w:szCs w:val="36"/>
        </w:rPr>
        <w:t>[</w:t>
      </w:r>
      <w:r w:rsidR="00E46667">
        <w:t>Short Term</w:t>
      </w:r>
      <w:r w:rsidR="00571C41" w:rsidRPr="00EF6E18">
        <w:rPr>
          <w:rFonts w:ascii="Arial" w:hAnsi="Arial" w:cs="Arial"/>
          <w:szCs w:val="36"/>
        </w:rPr>
        <w:t>]</w:t>
      </w:r>
      <w:r w:rsidR="00E46667">
        <w:t xml:space="preserve"> Disability Coverage</w:t>
      </w:r>
    </w:p>
    <w:p w14:paraId="0170031B" w14:textId="77777777" w:rsidR="00D2758D" w:rsidRDefault="00D2758D" w:rsidP="00D2758D">
      <w:pPr>
        <w:pStyle w:val="SubtitleD"/>
      </w:pPr>
      <w:bookmarkStart w:id="73" w:name="STD_Benefit_Information"/>
      <w:bookmarkEnd w:id="73"/>
      <w:r>
        <w:t>BENEFIT INFORMATION</w:t>
      </w:r>
    </w:p>
    <w:p w14:paraId="0F548AAC" w14:textId="77777777" w:rsidR="00D2758D" w:rsidRDefault="00D2758D" w:rsidP="00D2758D">
      <w:pPr>
        <w:pStyle w:val="SubtitleD"/>
      </w:pPr>
      <w:r>
        <w:t>How Does Prudential Define Disability?</w:t>
      </w:r>
    </w:p>
    <w:p w14:paraId="75F0DD34" w14:textId="667BF93B" w:rsidR="00D2758D" w:rsidRDefault="00960382" w:rsidP="00D2758D">
      <w:pPr>
        <w:pStyle w:val="2Text"/>
      </w:pPr>
      <w:r w:rsidRPr="00987A39">
        <w:rPr>
          <w:b/>
          <w:color w:val="FF0000"/>
          <w:sz w:val="24"/>
          <w:vertAlign w:val="superscript"/>
        </w:rPr>
        <w:t>2</w:t>
      </w:r>
      <w:r w:rsidR="00571C41" w:rsidRPr="00571C41">
        <w:rPr>
          <w:b/>
          <w:bCs/>
          <w:sz w:val="24"/>
        </w:rPr>
        <w:t>[</w:t>
      </w:r>
      <w:r w:rsidR="00D2758D">
        <w:t xml:space="preserve">During the </w:t>
      </w:r>
      <w:r w:rsidR="00DB3F54" w:rsidRPr="00987A39">
        <w:t>Elimination Period</w:t>
      </w:r>
      <w:r w:rsidR="00D2758D">
        <w:t xml:space="preserve">, </w:t>
      </w:r>
      <w:r w:rsidR="00831858">
        <w:t>You</w:t>
      </w:r>
      <w:r w:rsidR="00D2758D">
        <w:t xml:space="preserve"> are </w:t>
      </w:r>
      <w:r w:rsidR="00167306" w:rsidRPr="00987A39">
        <w:t>Disabled</w:t>
      </w:r>
      <w:r w:rsidR="00167306" w:rsidRPr="002C6AAD">
        <w:t xml:space="preserve"> </w:t>
      </w:r>
      <w:r w:rsidR="00D2758D">
        <w:t>when Prudential determines that:</w:t>
      </w:r>
    </w:p>
    <w:p w14:paraId="20091E39" w14:textId="02F47F65" w:rsidR="00D2758D" w:rsidRDefault="00831858" w:rsidP="00D2758D">
      <w:pPr>
        <w:pStyle w:val="BulletD"/>
      </w:pPr>
      <w:r>
        <w:t>You</w:t>
      </w:r>
      <w:r w:rsidR="00D2758D">
        <w:t xml:space="preserve"> are unable to perform the </w:t>
      </w:r>
      <w:r w:rsidR="009E6FEB" w:rsidRPr="00B37216">
        <w:t>M</w:t>
      </w:r>
      <w:r w:rsidR="00D2758D" w:rsidRPr="00B37216">
        <w:t xml:space="preserve">aterial and </w:t>
      </w:r>
      <w:r w:rsidR="009E6FEB" w:rsidRPr="00B37216">
        <w:t>S</w:t>
      </w:r>
      <w:r w:rsidR="00D2758D" w:rsidRPr="00B37216">
        <w:t xml:space="preserve">ubstantial </w:t>
      </w:r>
      <w:r w:rsidR="009E6FEB" w:rsidRPr="00B37216">
        <w:t>D</w:t>
      </w:r>
      <w:r w:rsidR="00D2758D" w:rsidRPr="00B37216">
        <w:t>uties</w:t>
      </w:r>
      <w:r w:rsidR="00D2758D">
        <w:t xml:space="preserve"> of </w:t>
      </w:r>
      <w:r w:rsidR="00D60341">
        <w:t>Your</w:t>
      </w:r>
      <w:r w:rsidR="00D2758D">
        <w:t xml:space="preserve"> </w:t>
      </w:r>
      <w:r w:rsidR="00980FFA" w:rsidRPr="00692172">
        <w:rPr>
          <w:b/>
          <w:color w:val="FF0000"/>
          <w:sz w:val="24"/>
          <w:vertAlign w:val="superscript"/>
        </w:rPr>
        <w:t>CV5</w:t>
      </w:r>
      <w:r w:rsidR="00571C41" w:rsidRPr="00571C41">
        <w:rPr>
          <w:b/>
          <w:bCs/>
          <w:sz w:val="24"/>
        </w:rPr>
        <w:t>[</w:t>
      </w:r>
      <w:r w:rsidR="009E6FEB" w:rsidRPr="00B37216">
        <w:t>R</w:t>
      </w:r>
      <w:r w:rsidR="00D2758D" w:rsidRPr="00B37216">
        <w:t xml:space="preserve">egular </w:t>
      </w:r>
      <w:r w:rsidR="009E6FEB" w:rsidRPr="00B37216">
        <w:t>O</w:t>
      </w:r>
      <w:r w:rsidR="00D2758D" w:rsidRPr="00B37216">
        <w:t>ccupation</w:t>
      </w:r>
      <w:r w:rsidR="00571C41" w:rsidRPr="00571C41">
        <w:rPr>
          <w:b/>
          <w:bCs/>
          <w:sz w:val="24"/>
        </w:rPr>
        <w:t>]</w:t>
      </w:r>
      <w:r w:rsidR="00220FE2">
        <w:t xml:space="preserve"> </w:t>
      </w:r>
      <w:r w:rsidR="00D77A0B" w:rsidRPr="00987A39">
        <w:rPr>
          <w:b/>
          <w:bCs/>
          <w:color w:val="FF0000"/>
          <w:sz w:val="24"/>
          <w:szCs w:val="24"/>
          <w:vertAlign w:val="superscript"/>
        </w:rPr>
        <w:t>2b</w:t>
      </w:r>
      <w:r w:rsidR="00571C41" w:rsidRPr="00571C41">
        <w:rPr>
          <w:b/>
          <w:bCs/>
          <w:sz w:val="24"/>
        </w:rPr>
        <w:t>[</w:t>
      </w:r>
      <w:r w:rsidR="00F82BF2">
        <w:t>*</w:t>
      </w:r>
      <w:r w:rsidR="00571C41" w:rsidRPr="00571C41">
        <w:rPr>
          <w:b/>
          <w:bCs/>
          <w:sz w:val="24"/>
        </w:rPr>
        <w:t>]</w:t>
      </w:r>
      <w:r w:rsidR="00980FFA">
        <w:t xml:space="preserve"> </w:t>
      </w:r>
      <w:r w:rsidR="00874851" w:rsidRPr="00987A39">
        <w:rPr>
          <w:b/>
          <w:bCs/>
          <w:color w:val="FF0000"/>
          <w:sz w:val="24"/>
          <w:szCs w:val="24"/>
          <w:vertAlign w:val="superscript"/>
        </w:rPr>
        <w:t>2a</w:t>
      </w:r>
      <w:r w:rsidR="00571C41" w:rsidRPr="00571C41">
        <w:rPr>
          <w:b/>
          <w:bCs/>
          <w:sz w:val="24"/>
        </w:rPr>
        <w:t>[</w:t>
      </w:r>
      <w:r w:rsidR="00AB6868">
        <w:t xml:space="preserve">for any </w:t>
      </w:r>
      <w:r w:rsidR="00381D0B">
        <w:t>Employer</w:t>
      </w:r>
      <w:r w:rsidR="00AB6868">
        <w:t xml:space="preserve"> in </w:t>
      </w:r>
      <w:r w:rsidR="00D60341">
        <w:t>Your</w:t>
      </w:r>
      <w:r w:rsidR="00AB6868">
        <w:t xml:space="preserve"> local or national </w:t>
      </w:r>
      <w:r w:rsidR="00874851">
        <w:t>economy</w:t>
      </w:r>
      <w:r w:rsidR="00571C41" w:rsidRPr="00571C41">
        <w:rPr>
          <w:b/>
          <w:bCs/>
          <w:sz w:val="24"/>
        </w:rPr>
        <w:t>]</w:t>
      </w:r>
      <w:r w:rsidR="00874851">
        <w:t xml:space="preserve"> </w:t>
      </w:r>
      <w:r w:rsidR="00D2758D">
        <w:t xml:space="preserve">due to </w:t>
      </w:r>
      <w:r w:rsidR="00B22DF8" w:rsidRPr="00987A39">
        <w:rPr>
          <w:b/>
          <w:bCs/>
          <w:color w:val="FF0000"/>
          <w:sz w:val="24"/>
          <w:szCs w:val="24"/>
          <w:vertAlign w:val="superscript"/>
        </w:rPr>
        <w:t>1c</w:t>
      </w:r>
      <w:r w:rsidR="00571C41" w:rsidRPr="00571C41">
        <w:rPr>
          <w:b/>
          <w:bCs/>
          <w:sz w:val="24"/>
        </w:rPr>
        <w:t>[</w:t>
      </w:r>
      <w:r w:rsidR="00D60341">
        <w:t>Your</w:t>
      </w:r>
      <w:r w:rsidR="00571C41" w:rsidRPr="00571C41">
        <w:rPr>
          <w:b/>
          <w:bCs/>
          <w:sz w:val="24"/>
        </w:rPr>
        <w:t>]</w:t>
      </w:r>
      <w:r w:rsidR="00D2758D">
        <w:t xml:space="preserve"> </w:t>
      </w:r>
      <w:r w:rsidR="009E6FEB" w:rsidRPr="00B37216">
        <w:t>S</w:t>
      </w:r>
      <w:r w:rsidR="00D2758D" w:rsidRPr="00B37216">
        <w:t>ickness</w:t>
      </w:r>
      <w:r w:rsidR="00D2758D" w:rsidRPr="00657DD3">
        <w:t xml:space="preserve"> or </w:t>
      </w:r>
      <w:r w:rsidR="009E6FEB" w:rsidRPr="00B37216">
        <w:t>I</w:t>
      </w:r>
      <w:r w:rsidR="00D2758D" w:rsidRPr="00B37216">
        <w:t>njury</w:t>
      </w:r>
      <w:r w:rsidR="00D2758D">
        <w:t>;</w:t>
      </w:r>
    </w:p>
    <w:p w14:paraId="11F19237" w14:textId="496DB29E" w:rsidR="00D2758D" w:rsidRDefault="00831858" w:rsidP="00D2758D">
      <w:pPr>
        <w:pStyle w:val="BulletD"/>
      </w:pPr>
      <w:r>
        <w:t>You</w:t>
      </w:r>
      <w:r w:rsidR="00D2758D">
        <w:t xml:space="preserve"> are under the </w:t>
      </w:r>
      <w:r w:rsidR="009E6FEB" w:rsidRPr="00B37216">
        <w:t>R</w:t>
      </w:r>
      <w:r w:rsidR="00D2758D" w:rsidRPr="00B37216">
        <w:t xml:space="preserve">egular </w:t>
      </w:r>
      <w:r w:rsidR="009E6FEB" w:rsidRPr="00B37216">
        <w:t>C</w:t>
      </w:r>
      <w:r w:rsidR="00D2758D" w:rsidRPr="00B37216">
        <w:t xml:space="preserve">are </w:t>
      </w:r>
      <w:r w:rsidR="00D2758D" w:rsidRPr="00657DD3">
        <w:t xml:space="preserve">of a </w:t>
      </w:r>
      <w:r w:rsidR="009E6FEB" w:rsidRPr="00B37216">
        <w:t>D</w:t>
      </w:r>
      <w:r w:rsidR="00D2758D" w:rsidRPr="00B37216">
        <w:t>octor</w:t>
      </w:r>
      <w:r w:rsidR="00D2758D" w:rsidRPr="00657DD3">
        <w:t>;</w:t>
      </w:r>
      <w:r w:rsidR="00D2758D">
        <w:t xml:space="preserve"> and</w:t>
      </w:r>
    </w:p>
    <w:p w14:paraId="326DACC2" w14:textId="106A2EEB" w:rsidR="00D2758D" w:rsidRDefault="00831858" w:rsidP="00D2758D">
      <w:pPr>
        <w:pStyle w:val="BulletD"/>
      </w:pPr>
      <w:r>
        <w:t>You</w:t>
      </w:r>
      <w:r w:rsidR="00D2758D">
        <w:t xml:space="preserve"> are not working at any job.</w:t>
      </w:r>
    </w:p>
    <w:p w14:paraId="27FCD031" w14:textId="61119163" w:rsidR="00D2758D" w:rsidRDefault="00D2758D" w:rsidP="00D2758D">
      <w:pPr>
        <w:pStyle w:val="2Text"/>
      </w:pPr>
      <w:r>
        <w:t xml:space="preserve">After the </w:t>
      </w:r>
      <w:r w:rsidR="00DB3F54" w:rsidRPr="00987A39">
        <w:t>Elimination Period</w:t>
      </w:r>
      <w:r>
        <w:t xml:space="preserve">, </w:t>
      </w:r>
      <w:r w:rsidR="00831858">
        <w:t>You</w:t>
      </w:r>
      <w:r>
        <w:t xml:space="preserve"> are </w:t>
      </w:r>
      <w:r w:rsidR="00167306" w:rsidRPr="00987A39">
        <w:t>Disabled</w:t>
      </w:r>
      <w:r w:rsidR="00167306" w:rsidRPr="003F79D4">
        <w:t xml:space="preserve"> </w:t>
      </w:r>
      <w:r>
        <w:t>when Prudential determines that:</w:t>
      </w:r>
    </w:p>
    <w:p w14:paraId="06DB7AC0" w14:textId="790D9ED6" w:rsidR="00D2758D" w:rsidRDefault="00831858" w:rsidP="00D2758D">
      <w:pPr>
        <w:pStyle w:val="BulletD"/>
      </w:pPr>
      <w:r>
        <w:t>You</w:t>
      </w:r>
      <w:r w:rsidR="00D2758D">
        <w:t xml:space="preserve"> are unable to perform the </w:t>
      </w:r>
      <w:r w:rsidR="000C4671">
        <w:t>Material and Substantial</w:t>
      </w:r>
      <w:r w:rsidR="001868E9">
        <w:t xml:space="preserve"> Duties</w:t>
      </w:r>
      <w:r w:rsidR="00D2758D">
        <w:t xml:space="preserve"> of </w:t>
      </w:r>
      <w:r w:rsidR="00D60341">
        <w:t>Your</w:t>
      </w:r>
      <w:r w:rsidR="00D2758D">
        <w:t xml:space="preserve"> </w:t>
      </w:r>
      <w:r w:rsidR="009C731F" w:rsidRPr="00692172">
        <w:rPr>
          <w:b/>
          <w:color w:val="FF0000"/>
          <w:sz w:val="24"/>
          <w:vertAlign w:val="superscript"/>
        </w:rPr>
        <w:t>CV5</w:t>
      </w:r>
      <w:r w:rsidR="00571C41" w:rsidRPr="00571C41">
        <w:rPr>
          <w:b/>
          <w:bCs/>
          <w:sz w:val="24"/>
        </w:rPr>
        <w:t>[</w:t>
      </w:r>
      <w:r w:rsidR="001868E9">
        <w:t>Regular Occupation</w:t>
      </w:r>
      <w:r w:rsidR="00571C41" w:rsidRPr="00571C41">
        <w:rPr>
          <w:b/>
          <w:bCs/>
          <w:sz w:val="24"/>
        </w:rPr>
        <w:t>]</w:t>
      </w:r>
      <w:r w:rsidR="00366A60">
        <w:rPr>
          <w:b/>
          <w:bCs/>
          <w:sz w:val="24"/>
        </w:rPr>
        <w:t xml:space="preserve"> </w:t>
      </w:r>
      <w:r w:rsidR="00366A60" w:rsidRPr="00987A39">
        <w:rPr>
          <w:b/>
          <w:bCs/>
          <w:color w:val="FF0000"/>
          <w:sz w:val="24"/>
          <w:szCs w:val="24"/>
          <w:vertAlign w:val="superscript"/>
        </w:rPr>
        <w:t>2b</w:t>
      </w:r>
      <w:r w:rsidR="00366A60" w:rsidRPr="00571C41">
        <w:rPr>
          <w:b/>
          <w:bCs/>
          <w:sz w:val="24"/>
        </w:rPr>
        <w:t>[</w:t>
      </w:r>
      <w:r w:rsidR="00366A60">
        <w:t>*</w:t>
      </w:r>
      <w:r w:rsidR="00366A60" w:rsidRPr="00571C41">
        <w:rPr>
          <w:b/>
          <w:bCs/>
          <w:sz w:val="24"/>
        </w:rPr>
        <w:t>]</w:t>
      </w:r>
      <w:r w:rsidR="00366A60">
        <w:t xml:space="preserve"> </w:t>
      </w:r>
      <w:r w:rsidR="00D2758D">
        <w:t xml:space="preserve"> </w:t>
      </w:r>
      <w:r w:rsidR="007579F5" w:rsidRPr="00672D24">
        <w:rPr>
          <w:b/>
          <w:bCs/>
          <w:color w:val="FF0000"/>
          <w:sz w:val="24"/>
          <w:szCs w:val="24"/>
          <w:vertAlign w:val="superscript"/>
        </w:rPr>
        <w:t>2a</w:t>
      </w:r>
      <w:r w:rsidR="00571C41" w:rsidRPr="00571C41">
        <w:rPr>
          <w:b/>
          <w:bCs/>
          <w:sz w:val="24"/>
        </w:rPr>
        <w:t>[</w:t>
      </w:r>
      <w:r w:rsidR="007579F5">
        <w:t xml:space="preserve">for any </w:t>
      </w:r>
      <w:r w:rsidR="00381D0B">
        <w:t>Employer</w:t>
      </w:r>
      <w:r w:rsidR="007579F5">
        <w:t xml:space="preserve"> in </w:t>
      </w:r>
      <w:r w:rsidR="00D60341">
        <w:t>Your</w:t>
      </w:r>
      <w:r w:rsidR="007579F5">
        <w:t xml:space="preserve"> local or national economy</w:t>
      </w:r>
      <w:r w:rsidR="00571C41" w:rsidRPr="00571C41">
        <w:rPr>
          <w:b/>
          <w:bCs/>
          <w:sz w:val="24"/>
        </w:rPr>
        <w:t>]</w:t>
      </w:r>
      <w:r w:rsidR="007579F5">
        <w:t xml:space="preserve"> </w:t>
      </w:r>
      <w:r w:rsidR="00D2758D">
        <w:t xml:space="preserve">due to </w:t>
      </w:r>
      <w:r w:rsidR="00D60341">
        <w:t>Your</w:t>
      </w:r>
      <w:r w:rsidR="00D2758D">
        <w:t xml:space="preserve"> </w:t>
      </w:r>
      <w:r w:rsidR="008E098C">
        <w:t>Sickness</w:t>
      </w:r>
      <w:r w:rsidR="00D2758D">
        <w:t xml:space="preserve"> or </w:t>
      </w:r>
      <w:r w:rsidR="00E71A9B">
        <w:t>Injury</w:t>
      </w:r>
      <w:r w:rsidR="00D2758D">
        <w:t>; and</w:t>
      </w:r>
    </w:p>
    <w:p w14:paraId="03F6C0C3" w14:textId="127CA4A5" w:rsidR="00D2758D" w:rsidRDefault="00831858" w:rsidP="00D2758D">
      <w:pPr>
        <w:pStyle w:val="BulletD"/>
      </w:pPr>
      <w:r>
        <w:t>You</w:t>
      </w:r>
      <w:r w:rsidR="00D2758D">
        <w:t xml:space="preserve"> are under the </w:t>
      </w:r>
      <w:r w:rsidR="00167306" w:rsidRPr="00987A39">
        <w:t>Regular Care</w:t>
      </w:r>
      <w:r w:rsidR="00167306" w:rsidRPr="00167306">
        <w:rPr>
          <w:b/>
          <w:i/>
        </w:rPr>
        <w:t xml:space="preserve"> </w:t>
      </w:r>
      <w:r w:rsidR="00D2758D">
        <w:t xml:space="preserve">of a </w:t>
      </w:r>
      <w:r w:rsidR="008D521F">
        <w:t>Doctor</w:t>
      </w:r>
      <w:r w:rsidR="00D2758D">
        <w:t>; and</w:t>
      </w:r>
    </w:p>
    <w:p w14:paraId="3D1FA1F7" w14:textId="77777777" w:rsidR="00366A60" w:rsidRDefault="00831858" w:rsidP="00D2758D">
      <w:pPr>
        <w:pStyle w:val="BulletD"/>
      </w:pPr>
      <w:r>
        <w:t>You</w:t>
      </w:r>
      <w:r w:rsidR="00D2758D">
        <w:t xml:space="preserve"> have a </w:t>
      </w:r>
      <w:r w:rsidR="00EB02C6">
        <w:rPr>
          <w:b/>
          <w:bCs/>
          <w:color w:val="FF0000"/>
          <w:sz w:val="24"/>
          <w:szCs w:val="24"/>
          <w:vertAlign w:val="superscript"/>
        </w:rPr>
        <w:t>3</w:t>
      </w:r>
      <w:r w:rsidR="00EB02C6" w:rsidRPr="00571C41">
        <w:rPr>
          <w:b/>
          <w:bCs/>
          <w:sz w:val="24"/>
        </w:rPr>
        <w:t>[</w:t>
      </w:r>
      <w:r w:rsidR="00D2758D">
        <w:t>0%</w:t>
      </w:r>
      <w:r w:rsidR="00EB02C6">
        <w:t xml:space="preserve"> - 100%</w:t>
      </w:r>
      <w:r w:rsidR="00EB02C6" w:rsidRPr="00571C41">
        <w:rPr>
          <w:b/>
          <w:bCs/>
          <w:sz w:val="24"/>
        </w:rPr>
        <w:t>]</w:t>
      </w:r>
      <w:r w:rsidR="00D2758D">
        <w:t xml:space="preserve"> or more loss in </w:t>
      </w:r>
      <w:r w:rsidR="0044422D" w:rsidRPr="00987A39">
        <w:t>W</w:t>
      </w:r>
      <w:r w:rsidR="00D2758D" w:rsidRPr="00987A39">
        <w:t xml:space="preserve">eekly </w:t>
      </w:r>
      <w:r w:rsidR="0044422D" w:rsidRPr="00987A39">
        <w:t>E</w:t>
      </w:r>
      <w:r w:rsidR="00D2758D" w:rsidRPr="00987A39">
        <w:t>arnings</w:t>
      </w:r>
      <w:r w:rsidR="00D2758D">
        <w:t xml:space="preserve"> due to the same </w:t>
      </w:r>
      <w:r w:rsidR="008E098C">
        <w:t>S</w:t>
      </w:r>
      <w:r w:rsidR="00D2758D">
        <w:t xml:space="preserve">ickness or </w:t>
      </w:r>
      <w:r w:rsidR="008E098C">
        <w:t>I</w:t>
      </w:r>
      <w:r w:rsidR="00D2758D">
        <w:t>njury.</w:t>
      </w:r>
    </w:p>
    <w:p w14:paraId="6DE59F5A" w14:textId="04FFC61C" w:rsidR="00D2758D" w:rsidRDefault="00366A60" w:rsidP="00366A60">
      <w:pPr>
        <w:pStyle w:val="BulletD"/>
        <w:numPr>
          <w:ilvl w:val="0"/>
          <w:numId w:val="0"/>
        </w:numPr>
        <w:ind w:left="432"/>
        <w:rPr>
          <w:b/>
          <w:bCs/>
          <w:sz w:val="24"/>
        </w:rPr>
      </w:pPr>
      <w:r w:rsidRPr="00987A39">
        <w:rPr>
          <w:b/>
          <w:bCs/>
          <w:color w:val="FF0000"/>
          <w:sz w:val="24"/>
          <w:szCs w:val="24"/>
          <w:vertAlign w:val="superscript"/>
        </w:rPr>
        <w:t>2b</w:t>
      </w:r>
      <w:r w:rsidRPr="00571C41">
        <w:rPr>
          <w:b/>
          <w:bCs/>
          <w:sz w:val="24"/>
        </w:rPr>
        <w:t>[</w:t>
      </w:r>
      <w:r>
        <w:t xml:space="preserve">*This condition will be considered met if You test positive for </w:t>
      </w:r>
      <w:r w:rsidRPr="00B75005">
        <w:t xml:space="preserve">an </w:t>
      </w:r>
      <w:r w:rsidRPr="00B37216">
        <w:t>Infectious Disease</w:t>
      </w:r>
      <w:r>
        <w:t xml:space="preserve">, provided You cannot perform the Material and Substantial Duties of Your </w:t>
      </w:r>
      <w:r w:rsidRPr="00987A39">
        <w:rPr>
          <w:b/>
          <w:bCs/>
          <w:color w:val="FF0000"/>
          <w:sz w:val="24"/>
          <w:szCs w:val="24"/>
          <w:vertAlign w:val="superscript"/>
        </w:rPr>
        <w:t>CV5</w:t>
      </w:r>
      <w:r w:rsidRPr="00571C41">
        <w:rPr>
          <w:b/>
          <w:bCs/>
          <w:sz w:val="24"/>
        </w:rPr>
        <w:t>[</w:t>
      </w:r>
      <w:r w:rsidRPr="00987A39">
        <w:t>Regular Occupation</w:t>
      </w:r>
      <w:r w:rsidRPr="00571C41">
        <w:rPr>
          <w:b/>
          <w:bCs/>
          <w:sz w:val="24"/>
        </w:rPr>
        <w:t>]</w:t>
      </w:r>
      <w:r>
        <w:t>.</w:t>
      </w:r>
      <w:r w:rsidRPr="00571C41">
        <w:rPr>
          <w:b/>
          <w:bCs/>
          <w:sz w:val="24"/>
        </w:rPr>
        <w:t>]</w:t>
      </w:r>
      <w:r>
        <w:t xml:space="preserve"> </w:t>
      </w:r>
      <w:r w:rsidR="00571C41" w:rsidRPr="00366A60">
        <w:rPr>
          <w:b/>
          <w:bCs/>
          <w:sz w:val="24"/>
        </w:rPr>
        <w:t>]</w:t>
      </w:r>
    </w:p>
    <w:p w14:paraId="364F663B" w14:textId="77777777" w:rsidR="00F255FD" w:rsidRDefault="00F255FD" w:rsidP="00F255FD">
      <w:pPr>
        <w:pStyle w:val="BulletD"/>
        <w:numPr>
          <w:ilvl w:val="0"/>
          <w:numId w:val="0"/>
        </w:numPr>
        <w:ind w:left="432"/>
      </w:pPr>
      <w:r w:rsidRPr="00C551B5">
        <w:rPr>
          <w:b/>
          <w:bCs/>
          <w:color w:val="FF0000"/>
          <w:sz w:val="24"/>
          <w:szCs w:val="24"/>
          <w:vertAlign w:val="superscript"/>
        </w:rPr>
        <w:t>2</w:t>
      </w:r>
      <w:r>
        <w:rPr>
          <w:b/>
          <w:bCs/>
          <w:color w:val="FF0000"/>
          <w:sz w:val="24"/>
          <w:szCs w:val="24"/>
          <w:vertAlign w:val="superscript"/>
        </w:rPr>
        <w:t>h</w:t>
      </w:r>
      <w:r w:rsidRPr="00571C41">
        <w:rPr>
          <w:b/>
          <w:bCs/>
          <w:sz w:val="24"/>
        </w:rPr>
        <w:t>[</w:t>
      </w:r>
      <w:r>
        <w:t xml:space="preserve">The definition of </w:t>
      </w:r>
      <w:r w:rsidRPr="00987A39">
        <w:t>Disability</w:t>
      </w:r>
      <w:r>
        <w:t xml:space="preserve"> will not apply to the Plan if the Progressive Illness rider is attached to this Group Insurance Certificate</w:t>
      </w:r>
      <w:r w:rsidRPr="00571C41">
        <w:rPr>
          <w:b/>
          <w:bCs/>
          <w:sz w:val="24"/>
        </w:rPr>
        <w:t>]</w:t>
      </w:r>
      <w:r>
        <w:t>.</w:t>
      </w:r>
    </w:p>
    <w:p w14:paraId="1F11BFB9" w14:textId="77777777" w:rsidR="00F255FD" w:rsidRPr="0059064E" w:rsidRDefault="00F255FD" w:rsidP="00F255FD">
      <w:pPr>
        <w:pStyle w:val="BulletD"/>
        <w:numPr>
          <w:ilvl w:val="0"/>
          <w:numId w:val="0"/>
        </w:numPr>
        <w:ind w:left="432"/>
      </w:pPr>
      <w:r w:rsidRPr="00987A39">
        <w:rPr>
          <w:b/>
          <w:bCs/>
          <w:color w:val="FF0000"/>
          <w:sz w:val="24"/>
          <w:szCs w:val="24"/>
          <w:vertAlign w:val="superscript"/>
        </w:rPr>
        <w:t>2c</w:t>
      </w:r>
      <w:r w:rsidRPr="001935DA">
        <w:rPr>
          <w:b/>
          <w:sz w:val="24"/>
          <w:szCs w:val="24"/>
        </w:rPr>
        <w:t>[</w:t>
      </w:r>
      <w:r w:rsidRPr="0059064E">
        <w:t xml:space="preserve">If </w:t>
      </w:r>
      <w:r>
        <w:t>You</w:t>
      </w:r>
      <w:r w:rsidRPr="0059064E">
        <w:t xml:space="preserve"> have a Cesarean section, </w:t>
      </w:r>
      <w:r>
        <w:t>You</w:t>
      </w:r>
      <w:r w:rsidRPr="0059064E">
        <w:t xml:space="preserve"> will be considered </w:t>
      </w:r>
      <w:r w:rsidRPr="00987A39">
        <w:t>Disabled</w:t>
      </w:r>
      <w:r w:rsidRPr="002C6AAD">
        <w:t xml:space="preserve"> </w:t>
      </w:r>
      <w:r w:rsidRPr="0059064E">
        <w:t xml:space="preserve">for a minimum period of </w:t>
      </w:r>
      <w:r w:rsidRPr="001F6D81">
        <w:rPr>
          <w:b/>
          <w:bCs/>
          <w:color w:val="FF0000"/>
          <w:sz w:val="24"/>
          <w:szCs w:val="24"/>
          <w:vertAlign w:val="superscript"/>
        </w:rPr>
        <w:t>2</w:t>
      </w:r>
      <w:r>
        <w:rPr>
          <w:b/>
          <w:bCs/>
          <w:color w:val="FF0000"/>
          <w:sz w:val="24"/>
          <w:szCs w:val="24"/>
          <w:vertAlign w:val="superscript"/>
        </w:rPr>
        <w:t>d</w:t>
      </w:r>
      <w:r w:rsidRPr="00571C41">
        <w:rPr>
          <w:b/>
          <w:bCs/>
          <w:sz w:val="24"/>
        </w:rPr>
        <w:t>[</w:t>
      </w:r>
      <w:r>
        <w:t>6 – 12</w:t>
      </w:r>
      <w:r w:rsidRPr="0059064E">
        <w:t xml:space="preserve"> weeks</w:t>
      </w:r>
      <w:r w:rsidRPr="00571C41">
        <w:rPr>
          <w:b/>
          <w:bCs/>
          <w:sz w:val="24"/>
        </w:rPr>
        <w:t>]</w:t>
      </w:r>
      <w:r w:rsidRPr="0059064E">
        <w:t xml:space="preserve"> beginning on the date of </w:t>
      </w:r>
      <w:r>
        <w:t>Your</w:t>
      </w:r>
      <w:r w:rsidRPr="0059064E">
        <w:t xml:space="preserve"> Cesarean section, unless </w:t>
      </w:r>
      <w:r>
        <w:t>You</w:t>
      </w:r>
      <w:r w:rsidRPr="0059064E">
        <w:t xml:space="preserve"> return to work prior to the end of the </w:t>
      </w:r>
      <w:r w:rsidRPr="001F6D81">
        <w:rPr>
          <w:b/>
          <w:bCs/>
          <w:color w:val="FF0000"/>
          <w:sz w:val="24"/>
          <w:szCs w:val="24"/>
          <w:vertAlign w:val="superscript"/>
        </w:rPr>
        <w:t>2</w:t>
      </w:r>
      <w:r>
        <w:rPr>
          <w:b/>
          <w:bCs/>
          <w:color w:val="FF0000"/>
          <w:sz w:val="24"/>
          <w:szCs w:val="24"/>
          <w:vertAlign w:val="superscript"/>
        </w:rPr>
        <w:t>d</w:t>
      </w:r>
      <w:r w:rsidRPr="00571C41">
        <w:rPr>
          <w:b/>
          <w:bCs/>
          <w:sz w:val="24"/>
        </w:rPr>
        <w:t>[</w:t>
      </w:r>
      <w:r>
        <w:t xml:space="preserve">6 – 12 </w:t>
      </w:r>
      <w:r w:rsidRPr="0059064E">
        <w:t>weeks</w:t>
      </w:r>
      <w:r w:rsidRPr="00571C41">
        <w:rPr>
          <w:b/>
          <w:bCs/>
          <w:sz w:val="24"/>
        </w:rPr>
        <w:t>]</w:t>
      </w:r>
      <w:r w:rsidRPr="0059064E">
        <w:t xml:space="preserve">. </w:t>
      </w:r>
    </w:p>
    <w:p w14:paraId="06F4F154" w14:textId="77777777" w:rsidR="00F255FD" w:rsidRDefault="00F255FD" w:rsidP="00F255FD">
      <w:pPr>
        <w:pStyle w:val="BulletD"/>
        <w:numPr>
          <w:ilvl w:val="0"/>
          <w:numId w:val="0"/>
        </w:numPr>
        <w:ind w:left="432"/>
      </w:pPr>
      <w:r w:rsidRPr="0059064E">
        <w:t xml:space="preserve">If </w:t>
      </w:r>
      <w:r>
        <w:t>You</w:t>
      </w:r>
      <w:r w:rsidRPr="0059064E">
        <w:t xml:space="preserve"> have a vaginal birth, </w:t>
      </w:r>
      <w:r>
        <w:t>You</w:t>
      </w:r>
      <w:r w:rsidRPr="0059064E">
        <w:t xml:space="preserve"> will be considered </w:t>
      </w:r>
      <w:r w:rsidRPr="00987A39">
        <w:t>Disabled</w:t>
      </w:r>
      <w:r w:rsidRPr="002C6AAD">
        <w:t xml:space="preserve"> </w:t>
      </w:r>
      <w:r w:rsidRPr="0059064E">
        <w:t xml:space="preserve">for a minimum period of </w:t>
      </w:r>
      <w:r w:rsidRPr="001F6D81">
        <w:rPr>
          <w:b/>
          <w:bCs/>
          <w:color w:val="FF0000"/>
          <w:sz w:val="24"/>
          <w:szCs w:val="24"/>
          <w:vertAlign w:val="superscript"/>
        </w:rPr>
        <w:t>2</w:t>
      </w:r>
      <w:r>
        <w:rPr>
          <w:b/>
          <w:bCs/>
          <w:color w:val="FF0000"/>
          <w:sz w:val="24"/>
          <w:szCs w:val="24"/>
          <w:vertAlign w:val="superscript"/>
        </w:rPr>
        <w:t>d</w:t>
      </w:r>
      <w:r w:rsidRPr="00571C41">
        <w:rPr>
          <w:b/>
          <w:bCs/>
          <w:sz w:val="24"/>
        </w:rPr>
        <w:t>[</w:t>
      </w:r>
      <w:r>
        <w:t xml:space="preserve">6 – 12 </w:t>
      </w:r>
      <w:r w:rsidRPr="0059064E">
        <w:t>weeks</w:t>
      </w:r>
      <w:r w:rsidRPr="00571C41">
        <w:rPr>
          <w:b/>
          <w:bCs/>
          <w:sz w:val="24"/>
        </w:rPr>
        <w:t>]</w:t>
      </w:r>
      <w:r w:rsidRPr="0059064E">
        <w:t xml:space="preserve"> beginning on the date of </w:t>
      </w:r>
      <w:r>
        <w:t>Your</w:t>
      </w:r>
      <w:r w:rsidRPr="0059064E">
        <w:t xml:space="preserve"> vaginal delivery, unless </w:t>
      </w:r>
      <w:r>
        <w:t>You</w:t>
      </w:r>
      <w:r w:rsidRPr="0059064E">
        <w:t xml:space="preserve"> return to work prior to the end of the </w:t>
      </w:r>
      <w:r w:rsidRPr="001F6D81">
        <w:rPr>
          <w:b/>
          <w:bCs/>
          <w:color w:val="FF0000"/>
          <w:sz w:val="24"/>
          <w:szCs w:val="24"/>
          <w:vertAlign w:val="superscript"/>
        </w:rPr>
        <w:t>2</w:t>
      </w:r>
      <w:r>
        <w:rPr>
          <w:b/>
          <w:bCs/>
          <w:color w:val="FF0000"/>
          <w:sz w:val="24"/>
          <w:szCs w:val="24"/>
          <w:vertAlign w:val="superscript"/>
        </w:rPr>
        <w:t>d</w:t>
      </w:r>
      <w:r w:rsidRPr="00571C41">
        <w:rPr>
          <w:b/>
          <w:bCs/>
          <w:sz w:val="24"/>
        </w:rPr>
        <w:t>[</w:t>
      </w:r>
      <w:r>
        <w:t>6 – 12</w:t>
      </w:r>
      <w:r w:rsidRPr="0059064E">
        <w:t xml:space="preserve"> weeks</w:t>
      </w:r>
      <w:r w:rsidRPr="00571C41">
        <w:rPr>
          <w:b/>
          <w:bCs/>
          <w:sz w:val="24"/>
        </w:rPr>
        <w:t>]</w:t>
      </w:r>
      <w:r w:rsidRPr="0059064E">
        <w:t>.</w:t>
      </w:r>
      <w:r w:rsidRPr="00571C41">
        <w:rPr>
          <w:b/>
          <w:bCs/>
          <w:sz w:val="24"/>
        </w:rPr>
        <w:t>]</w:t>
      </w:r>
    </w:p>
    <w:p w14:paraId="7DDAE42D" w14:textId="77777777" w:rsidR="00F255FD" w:rsidRDefault="00F255FD" w:rsidP="00F255FD">
      <w:pPr>
        <w:pStyle w:val="BulletD"/>
        <w:numPr>
          <w:ilvl w:val="0"/>
          <w:numId w:val="0"/>
        </w:numPr>
        <w:ind w:left="432"/>
        <w:rPr>
          <w:sz w:val="24"/>
          <w:szCs w:val="24"/>
        </w:rPr>
      </w:pPr>
      <w:r>
        <w:rPr>
          <w:b/>
          <w:bCs/>
          <w:color w:val="FF0000"/>
          <w:sz w:val="24"/>
          <w:szCs w:val="24"/>
          <w:vertAlign w:val="superscript"/>
        </w:rPr>
        <w:t>2e</w:t>
      </w:r>
      <w:r w:rsidRPr="4ED95DD1">
        <w:rPr>
          <w:b/>
          <w:sz w:val="24"/>
          <w:szCs w:val="24"/>
        </w:rPr>
        <w:t>[</w:t>
      </w:r>
      <w:r>
        <w:t xml:space="preserve">You will be considered </w:t>
      </w:r>
      <w:r w:rsidRPr="00987A39">
        <w:t>Disabled</w:t>
      </w:r>
      <w:r w:rsidRPr="003F79D4">
        <w:t xml:space="preserve"> </w:t>
      </w:r>
      <w:r>
        <w:t>if</w:t>
      </w:r>
      <w:r w:rsidRPr="00E62A08">
        <w:t xml:space="preserve"> a </w:t>
      </w:r>
      <w:r w:rsidRPr="00987A39">
        <w:t>Doctor</w:t>
      </w:r>
      <w:r w:rsidRPr="00167306">
        <w:rPr>
          <w:b/>
          <w:i/>
        </w:rPr>
        <w:t xml:space="preserve"> </w:t>
      </w:r>
      <w:r w:rsidRPr="00E62A08">
        <w:t xml:space="preserve">certifies </w:t>
      </w:r>
      <w:r>
        <w:t>that You</w:t>
      </w:r>
      <w:r w:rsidRPr="00E62A08">
        <w:t xml:space="preserve"> </w:t>
      </w:r>
      <w:r>
        <w:t>are</w:t>
      </w:r>
      <w:r w:rsidRPr="00E62A08">
        <w:t xml:space="preserve"> unable to pilot an aircraft in accordance with Federal Aviation</w:t>
      </w:r>
      <w:r>
        <w:t xml:space="preserve"> Administration (FAA) g</w:t>
      </w:r>
      <w:r w:rsidRPr="00E62A08">
        <w:t>uidelines</w:t>
      </w:r>
      <w:r>
        <w:t>. You will be</w:t>
      </w:r>
      <w:r w:rsidRPr="00E62A08">
        <w:t xml:space="preserve"> eligible for </w:t>
      </w:r>
      <w:r w:rsidRPr="007D5375">
        <w:rPr>
          <w:b/>
          <w:bCs/>
          <w:color w:val="FF0000"/>
          <w:sz w:val="24"/>
          <w:szCs w:val="24"/>
          <w:vertAlign w:val="superscript"/>
        </w:rPr>
        <w:t>CV1</w:t>
      </w:r>
      <w:r w:rsidRPr="4ED95DD1">
        <w:rPr>
          <w:b/>
          <w:sz w:val="24"/>
          <w:szCs w:val="24"/>
        </w:rPr>
        <w:t>[</w:t>
      </w:r>
      <w:r>
        <w:t>short</w:t>
      </w:r>
      <w:r w:rsidRPr="00E62A08">
        <w:t xml:space="preserve"> </w:t>
      </w:r>
      <w:r>
        <w:t>t</w:t>
      </w:r>
      <w:r w:rsidRPr="00E62A08">
        <w:t xml:space="preserve">erm </w:t>
      </w:r>
      <w:r>
        <w:t>d</w:t>
      </w:r>
      <w:r w:rsidRPr="00E62A08">
        <w:t>isability</w:t>
      </w:r>
      <w:r w:rsidRPr="4ED95DD1">
        <w:rPr>
          <w:b/>
          <w:sz w:val="24"/>
          <w:szCs w:val="24"/>
        </w:rPr>
        <w:t>]</w:t>
      </w:r>
      <w:r w:rsidRPr="00E62A08">
        <w:t xml:space="preserve"> </w:t>
      </w:r>
      <w:r>
        <w:t>b</w:t>
      </w:r>
      <w:r w:rsidRPr="00E62A08">
        <w:t>enefits under this</w:t>
      </w:r>
      <w:r>
        <w:t xml:space="preserve"> Plan </w:t>
      </w:r>
      <w:r w:rsidRPr="00E62A08">
        <w:t xml:space="preserve">until certified by the FAA to </w:t>
      </w:r>
      <w:r>
        <w:t xml:space="preserve">be mentally or physically fit to fly </w:t>
      </w:r>
      <w:r w:rsidRPr="00E62A08">
        <w:t xml:space="preserve">an aircraft. </w:t>
      </w:r>
      <w:r>
        <w:rPr>
          <w:b/>
          <w:bCs/>
          <w:color w:val="FF0000"/>
          <w:sz w:val="24"/>
          <w:szCs w:val="24"/>
          <w:vertAlign w:val="superscript"/>
        </w:rPr>
        <w:t>2f</w:t>
      </w:r>
      <w:r w:rsidRPr="4ED95DD1">
        <w:rPr>
          <w:b/>
          <w:sz w:val="24"/>
          <w:szCs w:val="24"/>
        </w:rPr>
        <w:t>[</w:t>
      </w:r>
      <w:r w:rsidRPr="00E62A08">
        <w:t xml:space="preserve">In the event </w:t>
      </w:r>
      <w:r>
        <w:t>You are</w:t>
      </w:r>
      <w:r w:rsidRPr="00E62A08">
        <w:t xml:space="preserve"> not recertified due to a current or prior </w:t>
      </w:r>
      <w:r w:rsidRPr="00987A39">
        <w:t>Disability</w:t>
      </w:r>
      <w:r w:rsidRPr="00E62A08">
        <w:t xml:space="preserve">, </w:t>
      </w:r>
      <w:r>
        <w:t xml:space="preserve">You will be deemed </w:t>
      </w:r>
      <w:r w:rsidRPr="00987A39">
        <w:t>Disabled</w:t>
      </w:r>
      <w:r w:rsidRPr="003F79D4">
        <w:t xml:space="preserve"> </w:t>
      </w:r>
      <w:r w:rsidRPr="00E62A08">
        <w:t xml:space="preserve">throughout </w:t>
      </w:r>
      <w:r>
        <w:t xml:space="preserve">Your </w:t>
      </w:r>
      <w:r w:rsidRPr="007D5375">
        <w:rPr>
          <w:b/>
          <w:bCs/>
          <w:color w:val="FF0000"/>
          <w:sz w:val="24"/>
          <w:szCs w:val="24"/>
          <w:vertAlign w:val="superscript"/>
        </w:rPr>
        <w:t>CV5</w:t>
      </w:r>
      <w:r w:rsidRPr="4ED95DD1">
        <w:rPr>
          <w:b/>
          <w:sz w:val="24"/>
          <w:szCs w:val="24"/>
        </w:rPr>
        <w:t>[</w:t>
      </w:r>
      <w:r>
        <w:t xml:space="preserve">Regular </w:t>
      </w:r>
      <w:r w:rsidRPr="00E62A08">
        <w:t>Occupation</w:t>
      </w:r>
      <w:r w:rsidRPr="4ED95DD1">
        <w:rPr>
          <w:b/>
          <w:sz w:val="24"/>
          <w:szCs w:val="24"/>
        </w:rPr>
        <w:t>]</w:t>
      </w:r>
      <w:r w:rsidRPr="00E62A08">
        <w:t xml:space="preserve"> </w:t>
      </w:r>
      <w:r>
        <w:t>p</w:t>
      </w:r>
      <w:r w:rsidRPr="00E62A08">
        <w:t>eriod.</w:t>
      </w:r>
      <w:r w:rsidRPr="4ED95DD1">
        <w:rPr>
          <w:b/>
          <w:sz w:val="24"/>
          <w:szCs w:val="24"/>
        </w:rPr>
        <w:t>]</w:t>
      </w:r>
      <w:r w:rsidRPr="00E62A08">
        <w:t xml:space="preserve"> </w:t>
      </w:r>
      <w:r>
        <w:rPr>
          <w:b/>
          <w:bCs/>
          <w:color w:val="FF0000"/>
          <w:sz w:val="24"/>
          <w:szCs w:val="24"/>
          <w:vertAlign w:val="superscript"/>
        </w:rPr>
        <w:t>2f</w:t>
      </w:r>
      <w:r w:rsidRPr="4ED95DD1">
        <w:rPr>
          <w:b/>
          <w:sz w:val="24"/>
          <w:szCs w:val="24"/>
        </w:rPr>
        <w:t>[</w:t>
      </w:r>
      <w:r>
        <w:t>I</w:t>
      </w:r>
      <w:r w:rsidRPr="00E62A08">
        <w:t xml:space="preserve">f </w:t>
      </w:r>
      <w:r>
        <w:t>You</w:t>
      </w:r>
      <w:r w:rsidRPr="00E62A08">
        <w:t xml:space="preserve"> </w:t>
      </w:r>
      <w:r>
        <w:t>are</w:t>
      </w:r>
      <w:r w:rsidRPr="00E62A08">
        <w:t xml:space="preserve"> not recertified due to a</w:t>
      </w:r>
      <w:r>
        <w:t>n</w:t>
      </w:r>
      <w:r w:rsidRPr="00E62A08">
        <w:t xml:space="preserve"> Injury or Sickness, </w:t>
      </w:r>
      <w:r>
        <w:t xml:space="preserve">You will </w:t>
      </w:r>
      <w:r w:rsidRPr="00E62A08">
        <w:t xml:space="preserve">be considered </w:t>
      </w:r>
      <w:r w:rsidRPr="00987A39">
        <w:t>Disabled</w:t>
      </w:r>
      <w:r w:rsidRPr="003F79D4">
        <w:t xml:space="preserve"> </w:t>
      </w:r>
      <w:r w:rsidRPr="00E62A08">
        <w:t xml:space="preserve">for up to </w:t>
      </w:r>
      <w:r>
        <w:rPr>
          <w:b/>
          <w:bCs/>
          <w:color w:val="FF0000"/>
          <w:sz w:val="24"/>
          <w:szCs w:val="24"/>
          <w:vertAlign w:val="superscript"/>
        </w:rPr>
        <w:t>2g</w:t>
      </w:r>
      <w:r w:rsidRPr="4ED95DD1">
        <w:rPr>
          <w:b/>
          <w:sz w:val="24"/>
          <w:szCs w:val="24"/>
        </w:rPr>
        <w:t>[</w:t>
      </w:r>
      <w:r>
        <w:t xml:space="preserve"> 1 – 36</w:t>
      </w:r>
      <w:r w:rsidRPr="00E62A08">
        <w:t xml:space="preserve"> months</w:t>
      </w:r>
      <w:r w:rsidRPr="4ED95DD1">
        <w:rPr>
          <w:b/>
          <w:sz w:val="24"/>
          <w:szCs w:val="24"/>
        </w:rPr>
        <w:t>]</w:t>
      </w:r>
      <w:r>
        <w:t>.</w:t>
      </w:r>
      <w:r w:rsidRPr="00E62A08">
        <w:t xml:space="preserve"> </w:t>
      </w:r>
      <w:r w:rsidRPr="4ED95DD1">
        <w:rPr>
          <w:b/>
          <w:sz w:val="24"/>
          <w:szCs w:val="24"/>
        </w:rPr>
        <w:t>]</w:t>
      </w:r>
      <w:r>
        <w:t xml:space="preserve"> </w:t>
      </w:r>
      <w:r w:rsidRPr="00571C41">
        <w:rPr>
          <w:b/>
          <w:bCs/>
          <w:sz w:val="24"/>
          <w:szCs w:val="24"/>
        </w:rPr>
        <w:t>]</w:t>
      </w:r>
    </w:p>
    <w:p w14:paraId="37F8733B" w14:textId="77777777" w:rsidR="006E3674" w:rsidRDefault="006E3674" w:rsidP="00366A60">
      <w:pPr>
        <w:pStyle w:val="BulletD"/>
        <w:numPr>
          <w:ilvl w:val="0"/>
          <w:numId w:val="0"/>
        </w:numPr>
        <w:ind w:left="432"/>
      </w:pPr>
    </w:p>
    <w:p w14:paraId="7E22E5BC" w14:textId="25C09FA5" w:rsidR="00D2758D" w:rsidRDefault="00D32C7A" w:rsidP="00D2758D">
      <w:pPr>
        <w:pStyle w:val="2Text"/>
      </w:pPr>
      <w:r w:rsidRPr="00987A39">
        <w:rPr>
          <w:b/>
          <w:bCs/>
          <w:color w:val="FF0000"/>
          <w:sz w:val="24"/>
          <w:szCs w:val="24"/>
          <w:vertAlign w:val="superscript"/>
        </w:rPr>
        <w:t>2f</w:t>
      </w:r>
      <w:r w:rsidR="00571C41" w:rsidRPr="00571C41">
        <w:rPr>
          <w:b/>
          <w:bCs/>
          <w:sz w:val="24"/>
        </w:rPr>
        <w:t>[</w:t>
      </w:r>
      <w:r w:rsidR="00D2758D">
        <w:t xml:space="preserve">The loss of a professional or occupational license or certification does not, in itself, constitute </w:t>
      </w:r>
      <w:r w:rsidR="00167306" w:rsidRPr="00987A39">
        <w:t>Disability</w:t>
      </w:r>
      <w:r w:rsidR="00D2758D">
        <w:t>.</w:t>
      </w:r>
      <w:r w:rsidR="00571C41" w:rsidRPr="00571C41">
        <w:rPr>
          <w:b/>
          <w:bCs/>
          <w:sz w:val="24"/>
        </w:rPr>
        <w:t>]</w:t>
      </w:r>
    </w:p>
    <w:p w14:paraId="6BF03DCA" w14:textId="1DF596BC" w:rsidR="00D2758D" w:rsidRDefault="00D2758D" w:rsidP="00D2758D">
      <w:pPr>
        <w:pStyle w:val="2Text"/>
      </w:pPr>
      <w:r>
        <w:t xml:space="preserve">Prudential will assess </w:t>
      </w:r>
      <w:r w:rsidR="00D60341">
        <w:t>Your</w:t>
      </w:r>
      <w:r>
        <w:t xml:space="preserve"> ability to work and the extent to which </w:t>
      </w:r>
      <w:r w:rsidR="00831858">
        <w:t>You</w:t>
      </w:r>
      <w:r>
        <w:t xml:space="preserve"> are able to work by considering the facts and opinions from:</w:t>
      </w:r>
    </w:p>
    <w:p w14:paraId="1F0DCB0F" w14:textId="71A46ACF" w:rsidR="00D2758D" w:rsidRDefault="00D60341" w:rsidP="00D2758D">
      <w:pPr>
        <w:pStyle w:val="BulletD"/>
      </w:pPr>
      <w:r>
        <w:t>Your</w:t>
      </w:r>
      <w:r w:rsidR="00D2758D">
        <w:t xml:space="preserve"> </w:t>
      </w:r>
      <w:r w:rsidR="008D521F">
        <w:t>Doctor</w:t>
      </w:r>
      <w:r w:rsidR="00D2758D">
        <w:t>s; and</w:t>
      </w:r>
    </w:p>
    <w:p w14:paraId="7EAA9FBC" w14:textId="231CD774" w:rsidR="00D2758D" w:rsidRDefault="008D521F" w:rsidP="00D2758D">
      <w:pPr>
        <w:pStyle w:val="BulletD"/>
      </w:pPr>
      <w:r>
        <w:t>Doctor</w:t>
      </w:r>
      <w:r w:rsidR="00D2758D">
        <w:t xml:space="preserve">s, other medical practitioners or vocational experts of </w:t>
      </w:r>
      <w:r w:rsidR="003B254A">
        <w:t>Our</w:t>
      </w:r>
      <w:r w:rsidR="00D2758D">
        <w:t xml:space="preserve"> choice.</w:t>
      </w:r>
    </w:p>
    <w:p w14:paraId="5432793C" w14:textId="5D65F920" w:rsidR="00D2758D" w:rsidRDefault="00586E9C" w:rsidP="00D2758D">
      <w:pPr>
        <w:pStyle w:val="2Text"/>
      </w:pPr>
      <w:r w:rsidRPr="00586E9C">
        <w:t xml:space="preserve">If We require </w:t>
      </w:r>
      <w:r w:rsidR="00831858">
        <w:t>You</w:t>
      </w:r>
      <w:r w:rsidR="00D2758D">
        <w:t xml:space="preserve"> to be examined by </w:t>
      </w:r>
      <w:r w:rsidR="008D521F">
        <w:t>Doctor</w:t>
      </w:r>
      <w:r w:rsidR="00D2758D">
        <w:t xml:space="preserve">s, other medical practitioners or vocational experts of </w:t>
      </w:r>
      <w:r w:rsidR="003B254A">
        <w:t>Our</w:t>
      </w:r>
      <w:r w:rsidR="00D2758D">
        <w:t xml:space="preserve"> choice, Prudential will pay for these examinations. </w:t>
      </w:r>
      <w:commentRangeStart w:id="74"/>
      <w:commentRangeStart w:id="75"/>
      <w:commentRangeStart w:id="76"/>
      <w:r w:rsidR="00D2758D">
        <w:t>We can require examinations as often as it is reasonable to do so</w:t>
      </w:r>
      <w:del w:id="77" w:author="Laura Hoogland" w:date="2026-01-22T14:57:00Z" w16du:dateUtc="2026-01-22T20:57:00Z">
        <w:r w:rsidR="00D2758D">
          <w:delText xml:space="preserve">. </w:delText>
        </w:r>
      </w:del>
      <w:ins w:id="78" w:author="Laura Hoogland" w:date="2026-01-22T14:57:00Z" w16du:dateUtc="2026-01-22T20:57:00Z">
        <w:r w:rsidR="00F14EF1">
          <w:t xml:space="preserve"> </w:t>
        </w:r>
        <w:r w:rsidR="00242216">
          <w:t>while a claim is pending approval and/or is approved</w:t>
        </w:r>
        <w:r w:rsidR="00D2758D">
          <w:t xml:space="preserve">. </w:t>
        </w:r>
        <w:commentRangeEnd w:id="74"/>
        <w:r w:rsidR="007549F0">
          <w:rPr>
            <w:rStyle w:val="CommentReference"/>
            <w:sz w:val="20"/>
            <w:szCs w:val="20"/>
          </w:rPr>
          <w:commentReference w:id="74"/>
        </w:r>
        <w:commentRangeEnd w:id="75"/>
        <w:r w:rsidR="001F14C1">
          <w:rPr>
            <w:rStyle w:val="CommentReference"/>
            <w:sz w:val="20"/>
            <w:szCs w:val="20"/>
          </w:rPr>
          <w:commentReference w:id="75"/>
        </w:r>
        <w:commentRangeEnd w:id="76"/>
        <w:r w:rsidR="00AA76C4">
          <w:rPr>
            <w:rStyle w:val="CommentReference"/>
            <w:sz w:val="20"/>
            <w:szCs w:val="20"/>
          </w:rPr>
          <w:commentReference w:id="76"/>
        </w:r>
      </w:ins>
      <w:r w:rsidR="00D2758D">
        <w:t xml:space="preserve">We may also require </w:t>
      </w:r>
      <w:r w:rsidR="00831858">
        <w:t>You</w:t>
      </w:r>
      <w:r w:rsidR="00D2758D">
        <w:t xml:space="preserve"> to be interviewed by an authorized Prudential Representative. Refusal to be examined or interviewed may result in denial or termination of </w:t>
      </w:r>
      <w:r w:rsidR="00D60341">
        <w:t>Your</w:t>
      </w:r>
      <w:r w:rsidR="00D2758D">
        <w:t xml:space="preserve"> claim.</w:t>
      </w:r>
    </w:p>
    <w:p w14:paraId="589246C9" w14:textId="063D4897" w:rsidR="00BD0C2A" w:rsidRDefault="00DF13E4" w:rsidP="00D2758D">
      <w:pPr>
        <w:pStyle w:val="2Text"/>
      </w:pPr>
      <w:r w:rsidRPr="00987A39">
        <w:rPr>
          <w:b/>
          <w:bCs/>
          <w:color w:val="FF0000"/>
          <w:sz w:val="24"/>
          <w:szCs w:val="24"/>
          <w:vertAlign w:val="superscript"/>
        </w:rPr>
        <w:t>14</w:t>
      </w:r>
      <w:r w:rsidR="00571C41" w:rsidRPr="00571C41">
        <w:rPr>
          <w:b/>
          <w:bCs/>
          <w:sz w:val="24"/>
        </w:rPr>
        <w:t>[</w:t>
      </w:r>
      <w:r w:rsidR="00BD0C2A" w:rsidRPr="007806F3">
        <w:t xml:space="preserve">If </w:t>
      </w:r>
      <w:r w:rsidR="00831858">
        <w:t>You</w:t>
      </w:r>
      <w:r w:rsidR="00BD0C2A" w:rsidRPr="00DB555C">
        <w:t xml:space="preserve"> are partially </w:t>
      </w:r>
      <w:r w:rsidR="00FF5545" w:rsidRPr="00987A39">
        <w:t>Disabled</w:t>
      </w:r>
      <w:r w:rsidR="00B162EE" w:rsidRPr="00987A39">
        <w:t>,</w:t>
      </w:r>
      <w:r w:rsidR="00BD0C2A" w:rsidRPr="007806F3">
        <w:t xml:space="preserve"> </w:t>
      </w:r>
      <w:r w:rsidR="00831858">
        <w:t>You</w:t>
      </w:r>
      <w:r w:rsidR="00BD0C2A" w:rsidRPr="007806F3">
        <w:t xml:space="preserve"> must be working </w:t>
      </w:r>
      <w:r w:rsidR="00CF2554" w:rsidRPr="007A0DF8">
        <w:t>R</w:t>
      </w:r>
      <w:r w:rsidR="00BD0C2A" w:rsidRPr="007A0DF8">
        <w:t xml:space="preserve">educed </w:t>
      </w:r>
      <w:r w:rsidR="00CF2554" w:rsidRPr="007A0DF8">
        <w:t>H</w:t>
      </w:r>
      <w:r w:rsidR="00BD0C2A" w:rsidRPr="007A0DF8">
        <w:t>ours</w:t>
      </w:r>
      <w:r w:rsidR="00AF5B0D" w:rsidRPr="005E716A">
        <w:t xml:space="preserve"> due to </w:t>
      </w:r>
      <w:r w:rsidR="00D60341">
        <w:t>Your</w:t>
      </w:r>
      <w:r w:rsidR="00AF5B0D" w:rsidRPr="005E716A">
        <w:t xml:space="preserve"> disabling condition while </w:t>
      </w:r>
      <w:r w:rsidR="00831858">
        <w:t>You</w:t>
      </w:r>
      <w:r w:rsidR="00AF5B0D" w:rsidRPr="005E716A">
        <w:t xml:space="preserve"> are covered under the Plan.</w:t>
      </w:r>
      <w:r w:rsidR="00571C41" w:rsidRPr="00571C41">
        <w:rPr>
          <w:b/>
          <w:bCs/>
          <w:sz w:val="24"/>
        </w:rPr>
        <w:t>]</w:t>
      </w:r>
      <w:r w:rsidR="005354AA">
        <w:t xml:space="preserve"> </w:t>
      </w:r>
    </w:p>
    <w:p w14:paraId="61D472D1" w14:textId="12D78D1B" w:rsidR="00D2758D" w:rsidRDefault="003B7F04" w:rsidP="00D2758D">
      <w:pPr>
        <w:pStyle w:val="2Text"/>
      </w:pPr>
      <w:r w:rsidRPr="00987A39">
        <w:rPr>
          <w:b/>
          <w:bCs/>
          <w:color w:val="FF0000"/>
          <w:sz w:val="24"/>
          <w:szCs w:val="24"/>
          <w:vertAlign w:val="superscript"/>
        </w:rPr>
        <w:t>6</w:t>
      </w:r>
      <w:r w:rsidR="00571C41" w:rsidRPr="00571C41">
        <w:rPr>
          <w:b/>
          <w:bCs/>
          <w:sz w:val="24"/>
        </w:rPr>
        <w:t>[</w:t>
      </w:r>
      <w:r w:rsidR="00D2758D">
        <w:t xml:space="preserve">If </w:t>
      </w:r>
      <w:r w:rsidR="00831858">
        <w:t>You</w:t>
      </w:r>
      <w:r w:rsidR="00D2758D">
        <w:t xml:space="preserve"> become </w:t>
      </w:r>
      <w:r w:rsidR="00167306" w:rsidRPr="00987A39">
        <w:t>Disabled</w:t>
      </w:r>
      <w:r w:rsidR="00167306" w:rsidRPr="007F7531">
        <w:t xml:space="preserve"> </w:t>
      </w:r>
      <w:r w:rsidR="00D2758D">
        <w:t xml:space="preserve">while </w:t>
      </w:r>
      <w:r w:rsidR="00831858">
        <w:t>You</w:t>
      </w:r>
      <w:r w:rsidR="00D2758D">
        <w:t xml:space="preserve"> are on a covered layoff or </w:t>
      </w:r>
      <w:r w:rsidR="002221D3">
        <w:t>L</w:t>
      </w:r>
      <w:r w:rsidR="00D2758D">
        <w:t xml:space="preserve">eave </w:t>
      </w:r>
      <w:r w:rsidR="00AA1C38">
        <w:t xml:space="preserve">of </w:t>
      </w:r>
      <w:r w:rsidR="002221D3">
        <w:t>A</w:t>
      </w:r>
      <w:r w:rsidR="00D2758D">
        <w:t xml:space="preserve">bsence, </w:t>
      </w:r>
      <w:r w:rsidR="003B254A">
        <w:t>We</w:t>
      </w:r>
      <w:r w:rsidR="00D2758D">
        <w:t xml:space="preserve"> will use </w:t>
      </w:r>
      <w:r w:rsidR="00D60341">
        <w:t>Your</w:t>
      </w:r>
      <w:r w:rsidR="00D2758D">
        <w:t xml:space="preserve"> </w:t>
      </w:r>
      <w:r w:rsidR="00026DE6">
        <w:t>Weekly Earnings</w:t>
      </w:r>
      <w:r w:rsidR="00D2758D">
        <w:t xml:space="preserve"> from </w:t>
      </w:r>
      <w:r w:rsidR="00421C7C" w:rsidRPr="002E41CC">
        <w:rPr>
          <w:b/>
          <w:bCs/>
          <w:color w:val="FF0000"/>
          <w:sz w:val="24"/>
          <w:szCs w:val="24"/>
          <w:vertAlign w:val="superscript"/>
        </w:rPr>
        <w:t>CV2</w:t>
      </w:r>
      <w:r w:rsidR="00571C41" w:rsidRPr="00571C41">
        <w:rPr>
          <w:b/>
          <w:bCs/>
          <w:sz w:val="24"/>
        </w:rPr>
        <w:t>[</w:t>
      </w:r>
      <w:r w:rsidR="00D60341">
        <w:t>Your</w:t>
      </w:r>
      <w:r w:rsidR="00D2758D">
        <w:t xml:space="preserve"> Employer</w:t>
      </w:r>
      <w:r w:rsidR="00571C41" w:rsidRPr="00571C41">
        <w:rPr>
          <w:b/>
          <w:bCs/>
          <w:sz w:val="24"/>
        </w:rPr>
        <w:t>]</w:t>
      </w:r>
      <w:r w:rsidR="00D2758D">
        <w:t xml:space="preserve"> in effect just prior to the date </w:t>
      </w:r>
      <w:r w:rsidR="00D60341">
        <w:t>Your</w:t>
      </w:r>
      <w:r w:rsidR="00D2758D">
        <w:t xml:space="preserve"> absence begins.</w:t>
      </w:r>
      <w:r w:rsidR="00571C41" w:rsidRPr="00571C41">
        <w:rPr>
          <w:b/>
          <w:bCs/>
          <w:sz w:val="24"/>
        </w:rPr>
        <w:t>]</w:t>
      </w:r>
    </w:p>
    <w:p w14:paraId="38A9046B" w14:textId="0CD56618" w:rsidR="00D83EC3" w:rsidRPr="00B37216" w:rsidRDefault="00D83EC3" w:rsidP="00D83EC3">
      <w:pPr>
        <w:pStyle w:val="SubtitleD"/>
        <w:rPr>
          <w:rFonts w:cs="Arial"/>
        </w:rPr>
      </w:pPr>
      <w:r w:rsidRPr="00E102BA">
        <w:rPr>
          <w:rFonts w:ascii="Arial" w:hAnsi="Arial"/>
          <w:color w:val="FF0000"/>
          <w:szCs w:val="24"/>
          <w:vertAlign w:val="superscript"/>
        </w:rPr>
        <w:t>21</w:t>
      </w:r>
      <w:r w:rsidR="00571C41" w:rsidRPr="009E2E72">
        <w:rPr>
          <w:rFonts w:ascii="Arial" w:hAnsi="Arial" w:cs="Arial"/>
        </w:rPr>
        <w:t>[</w:t>
      </w:r>
      <w:r w:rsidRPr="00B37216">
        <w:rPr>
          <w:rFonts w:cs="Arial"/>
        </w:rPr>
        <w:t>What if I Become Disabled in the Line of Duty?</w:t>
      </w:r>
    </w:p>
    <w:p w14:paraId="719AD136" w14:textId="2582266D" w:rsidR="00D83EC3" w:rsidRPr="00F703CB" w:rsidRDefault="00416C11" w:rsidP="00597635">
      <w:pPr>
        <w:pStyle w:val="2Text"/>
        <w:rPr>
          <w:rFonts w:cs="Arial"/>
        </w:rPr>
      </w:pPr>
      <w:r w:rsidRPr="00416C11">
        <w:rPr>
          <w:rFonts w:cs="Arial"/>
        </w:rPr>
        <w:t xml:space="preserve">If You become Disabled because You suffered an Injury in the Line of Duty, </w:t>
      </w:r>
      <w:r w:rsidR="00D60341">
        <w:rPr>
          <w:rFonts w:cs="Arial"/>
        </w:rPr>
        <w:t>Your</w:t>
      </w:r>
      <w:r w:rsidRPr="00416C11">
        <w:rPr>
          <w:rFonts w:cs="Arial"/>
        </w:rPr>
        <w:t xml:space="preserve"> </w:t>
      </w:r>
      <w:r w:rsidR="006E193F">
        <w:rPr>
          <w:rFonts w:cs="Arial"/>
        </w:rPr>
        <w:t>Weekly</w:t>
      </w:r>
      <w:r w:rsidRPr="00416C11">
        <w:rPr>
          <w:rFonts w:cs="Arial"/>
        </w:rPr>
        <w:t xml:space="preserve"> Benefit will be the Line of Duty Benefit as described in the Benefit Highlights page to the extent </w:t>
      </w:r>
      <w:r w:rsidR="00D60341">
        <w:rPr>
          <w:rFonts w:cs="Arial"/>
        </w:rPr>
        <w:t>Your</w:t>
      </w:r>
      <w:r w:rsidRPr="00416C11">
        <w:rPr>
          <w:rFonts w:cs="Arial"/>
        </w:rPr>
        <w:t xml:space="preserve"> Disability is caused by that Injury. This Line of Duty Benefit is in lieu of </w:t>
      </w:r>
      <w:r w:rsidR="00D60341">
        <w:rPr>
          <w:rFonts w:cs="Arial"/>
        </w:rPr>
        <w:t>Your</w:t>
      </w:r>
      <w:r w:rsidRPr="00416C11">
        <w:rPr>
          <w:rFonts w:cs="Arial"/>
        </w:rPr>
        <w:t xml:space="preserve"> </w:t>
      </w:r>
      <w:r w:rsidR="006E193F">
        <w:rPr>
          <w:rFonts w:cs="Arial"/>
        </w:rPr>
        <w:t>Weekly</w:t>
      </w:r>
      <w:r w:rsidRPr="00416C11">
        <w:rPr>
          <w:rFonts w:cs="Arial"/>
        </w:rPr>
        <w:t xml:space="preserve"> Benefit Payment in the How Much Will Prudential Pay While You are Disabled section.</w:t>
      </w:r>
      <w:r w:rsidRPr="00416C11" w:rsidDel="00416C11">
        <w:rPr>
          <w:rFonts w:cs="Arial"/>
        </w:rPr>
        <w:t xml:space="preserve"> </w:t>
      </w:r>
      <w:r w:rsidR="00D83EC3" w:rsidRPr="00F703CB">
        <w:rPr>
          <w:rFonts w:cs="Arial"/>
        </w:rPr>
        <w:t>You</w:t>
      </w:r>
      <w:r w:rsidR="007D414B">
        <w:rPr>
          <w:rFonts w:cs="Arial"/>
        </w:rPr>
        <w:t xml:space="preserve"> must be </w:t>
      </w:r>
      <w:r w:rsidR="00D83EC3" w:rsidRPr="00F703CB">
        <w:rPr>
          <w:rFonts w:cs="Arial"/>
        </w:rPr>
        <w:t>serving as a firefighter, volunteer firefighter, police officer, reserve police officer, emergency medical technician, volunteer emergency medical technician</w:t>
      </w:r>
      <w:r w:rsidR="00D83EC3">
        <w:rPr>
          <w:rFonts w:cs="Arial"/>
        </w:rPr>
        <w:t>, working for the Office of Emergency Management, or performing a public service</w:t>
      </w:r>
      <w:r w:rsidR="00D83EC3" w:rsidRPr="00F703CB">
        <w:rPr>
          <w:rFonts w:cs="Arial"/>
        </w:rPr>
        <w:t>.</w:t>
      </w:r>
    </w:p>
    <w:p w14:paraId="5B58E965" w14:textId="77777777" w:rsidR="00D83EC3" w:rsidRPr="00F703CB" w:rsidRDefault="00D83EC3" w:rsidP="00597635">
      <w:pPr>
        <w:pStyle w:val="2Text"/>
        <w:rPr>
          <w:rFonts w:cs="Arial"/>
        </w:rPr>
      </w:pPr>
      <w:r w:rsidRPr="00F703CB">
        <w:rPr>
          <w:rFonts w:cs="Arial"/>
        </w:rPr>
        <w:t xml:space="preserve">The </w:t>
      </w:r>
      <w:r>
        <w:rPr>
          <w:rFonts w:cs="Arial"/>
        </w:rPr>
        <w:t>Injury</w:t>
      </w:r>
      <w:r w:rsidRPr="00F703CB">
        <w:rPr>
          <w:rFonts w:cs="Arial"/>
        </w:rPr>
        <w:t xml:space="preserve"> must take place while:</w:t>
      </w:r>
    </w:p>
    <w:p w14:paraId="7CFEAD5E" w14:textId="015E37FD" w:rsidR="00D83EC3" w:rsidRPr="00FA6DE1" w:rsidRDefault="00D83EC3" w:rsidP="00B37216">
      <w:pPr>
        <w:pStyle w:val="BulletD"/>
      </w:pPr>
      <w:r>
        <w:t>You are</w:t>
      </w:r>
      <w:r w:rsidRPr="00FA6DE1">
        <w:t xml:space="preserve"> on duty; or </w:t>
      </w:r>
    </w:p>
    <w:p w14:paraId="514DDBA5" w14:textId="74614F6F" w:rsidR="00D83EC3" w:rsidRPr="00F703CB" w:rsidRDefault="00D83EC3" w:rsidP="00B37216">
      <w:pPr>
        <w:pStyle w:val="BulletD"/>
      </w:pPr>
      <w:r w:rsidRPr="00F703CB">
        <w:t>acting in the Line of Duty</w:t>
      </w:r>
      <w:r w:rsidR="00DE7FDC">
        <w:t xml:space="preserve"> </w:t>
      </w:r>
      <w:r w:rsidRPr="00F703CB">
        <w:t>during a</w:t>
      </w:r>
      <w:r w:rsidR="001D6DB7">
        <w:t>n emergency</w:t>
      </w:r>
      <w:r w:rsidRPr="00F703CB">
        <w:t xml:space="preserve"> response while</w:t>
      </w:r>
      <w:r w:rsidR="001367DD">
        <w:t xml:space="preserve"> You are</w:t>
      </w:r>
      <w:r w:rsidRPr="00F703CB">
        <w:t xml:space="preserve"> off duty. </w:t>
      </w:r>
    </w:p>
    <w:p w14:paraId="32F02362" w14:textId="77777777" w:rsidR="00D83EC3" w:rsidRDefault="00D83EC3" w:rsidP="00597635">
      <w:pPr>
        <w:pStyle w:val="2Text"/>
      </w:pPr>
      <w:r w:rsidRPr="6C658D54">
        <w:rPr>
          <w:rFonts w:cs="Arial"/>
        </w:rPr>
        <w:t>For career firefighters, police officers and emergency medical technicians, travel to and from an emergency while off duty is not covered under this Line of Duty</w:t>
      </w:r>
      <w:r w:rsidRPr="6C658D54">
        <w:rPr>
          <w:rFonts w:cs="Arial"/>
          <w:b/>
        </w:rPr>
        <w:t xml:space="preserve"> </w:t>
      </w:r>
      <w:r w:rsidRPr="6C658D54">
        <w:rPr>
          <w:rFonts w:cs="Arial"/>
        </w:rPr>
        <w:t>benefit</w:t>
      </w:r>
      <w:r w:rsidRPr="00F703CB">
        <w:rPr>
          <w:rFonts w:cs="Arial"/>
        </w:rPr>
        <w:t>.</w:t>
      </w:r>
      <w:r w:rsidR="00571C41" w:rsidRPr="6C658D54">
        <w:rPr>
          <w:rFonts w:cs="Arial"/>
          <w:b/>
          <w:sz w:val="24"/>
          <w:szCs w:val="24"/>
        </w:rPr>
        <w:t>]</w:t>
      </w:r>
    </w:p>
    <w:p w14:paraId="40FAA61E" w14:textId="146B0A1E" w:rsidR="00F949BA" w:rsidRDefault="00130BB1" w:rsidP="00F949BA">
      <w:pPr>
        <w:pStyle w:val="SubtitleD"/>
      </w:pPr>
      <w:r>
        <w:rPr>
          <w:rFonts w:ascii="Arial" w:hAnsi="Arial" w:cs="Arial"/>
          <w:color w:val="FF0000"/>
          <w:vertAlign w:val="superscript"/>
        </w:rPr>
        <w:t>2</w:t>
      </w:r>
      <w:r w:rsidR="00F949BA" w:rsidRPr="00302DDE">
        <w:rPr>
          <w:rFonts w:ascii="Arial" w:hAnsi="Arial" w:cs="Arial"/>
          <w:color w:val="FF0000"/>
          <w:vertAlign w:val="superscript"/>
        </w:rPr>
        <w:t>1</w:t>
      </w:r>
      <w:r w:rsidR="00571C41" w:rsidRPr="001935DA">
        <w:rPr>
          <w:rFonts w:ascii="Arial" w:hAnsi="Arial" w:cs="Arial"/>
        </w:rPr>
        <w:t>[</w:t>
      </w:r>
      <w:r w:rsidR="00FD1D54">
        <w:t xml:space="preserve">Can I </w:t>
      </w:r>
      <w:r w:rsidR="00EC6229">
        <w:t>Be Considered Disabled If I Become Pre</w:t>
      </w:r>
      <w:r w:rsidR="0002184E">
        <w:t>su</w:t>
      </w:r>
      <w:r w:rsidR="00093619">
        <w:t>mptive</w:t>
      </w:r>
      <w:r w:rsidR="00087ADD">
        <w:t>ly Disabled</w:t>
      </w:r>
      <w:r w:rsidR="00F949BA">
        <w:t>?</w:t>
      </w:r>
    </w:p>
    <w:p w14:paraId="7FA6AF89" w14:textId="65211E14" w:rsidR="00D83EC3" w:rsidRDefault="00F949BA" w:rsidP="00B37216">
      <w:pPr>
        <w:pStyle w:val="2Text"/>
      </w:pPr>
      <w:r>
        <w:t xml:space="preserve">You </w:t>
      </w:r>
      <w:r w:rsidR="00835DF1">
        <w:t>will</w:t>
      </w:r>
      <w:r w:rsidR="008D71CC">
        <w:t xml:space="preserve"> be </w:t>
      </w:r>
      <w:r w:rsidR="00F16857">
        <w:t>considered</w:t>
      </w:r>
      <w:r w:rsidR="008D71CC">
        <w:t xml:space="preserve"> </w:t>
      </w:r>
      <w:r w:rsidR="00167306" w:rsidRPr="00B37216">
        <w:rPr>
          <w:bCs/>
          <w:iCs/>
        </w:rPr>
        <w:t>Disabled</w:t>
      </w:r>
      <w:r w:rsidR="00167306" w:rsidRPr="001E6277">
        <w:t xml:space="preserve"> </w:t>
      </w:r>
      <w:r w:rsidR="008D796A">
        <w:t xml:space="preserve">when Prudential determines </w:t>
      </w:r>
      <w:r w:rsidR="00831858">
        <w:t>You</w:t>
      </w:r>
      <w:r w:rsidR="00835DF1">
        <w:t xml:space="preserve"> become </w:t>
      </w:r>
      <w:r w:rsidR="00835DF1" w:rsidRPr="00B37216">
        <w:t>Presum</w:t>
      </w:r>
      <w:r w:rsidR="006E10A8" w:rsidRPr="00B37216">
        <w:t>ptively Disabled</w:t>
      </w:r>
      <w:r w:rsidR="006E10A8" w:rsidRPr="003656D3">
        <w:t>.</w:t>
      </w:r>
      <w:r w:rsidR="00571C41" w:rsidRPr="00571C41">
        <w:rPr>
          <w:b/>
          <w:bCs/>
          <w:sz w:val="24"/>
        </w:rPr>
        <w:t>]</w:t>
      </w:r>
    </w:p>
    <w:p w14:paraId="5329CBB9" w14:textId="428BC792" w:rsidR="00726D9D" w:rsidRDefault="00726D9D" w:rsidP="00726D9D">
      <w:pPr>
        <w:pStyle w:val="SubtitleD"/>
      </w:pPr>
      <w:r w:rsidRPr="00302DDE">
        <w:rPr>
          <w:rFonts w:ascii="Arial" w:hAnsi="Arial" w:cs="Arial"/>
          <w:color w:val="FF0000"/>
          <w:vertAlign w:val="superscript"/>
        </w:rPr>
        <w:lastRenderedPageBreak/>
        <w:t>1</w:t>
      </w:r>
      <w:r w:rsidR="00571C41" w:rsidRPr="009E2E72">
        <w:rPr>
          <w:rFonts w:ascii="Arial" w:hAnsi="Arial" w:cs="Arial"/>
        </w:rPr>
        <w:t>[</w:t>
      </w:r>
      <w:r>
        <w:t xml:space="preserve">How Long Must You Be Disabled Before </w:t>
      </w:r>
      <w:r w:rsidR="00D60341">
        <w:t>Your</w:t>
      </w:r>
      <w:r>
        <w:t xml:space="preserve"> Benefits Begin?</w:t>
      </w:r>
    </w:p>
    <w:p w14:paraId="05794D41" w14:textId="573C559E" w:rsidR="00726D9D" w:rsidRDefault="00726D9D" w:rsidP="00726D9D">
      <w:pPr>
        <w:pStyle w:val="2Text"/>
      </w:pPr>
      <w:r>
        <w:t xml:space="preserve">You must be continuously </w:t>
      </w:r>
      <w:r w:rsidR="00167306" w:rsidRPr="00987A39">
        <w:t>Disabled</w:t>
      </w:r>
      <w:r w:rsidR="00167306" w:rsidRPr="001E6277">
        <w:t xml:space="preserve"> </w:t>
      </w:r>
      <w:r>
        <w:t xml:space="preserve">through </w:t>
      </w:r>
      <w:r w:rsidR="00D60341">
        <w:t>Your</w:t>
      </w:r>
      <w:r w:rsidRPr="00595AAD">
        <w:t xml:space="preserve"> </w:t>
      </w:r>
      <w:r w:rsidR="00DB3F54" w:rsidRPr="00B37216">
        <w:rPr>
          <w:bCs/>
          <w:iCs/>
        </w:rPr>
        <w:t>Elimination Period</w:t>
      </w:r>
      <w:r w:rsidRPr="00595AAD">
        <w:t xml:space="preserve">. Prudential will treat </w:t>
      </w:r>
      <w:r w:rsidR="00D60341">
        <w:t>Your</w:t>
      </w:r>
      <w:r w:rsidRPr="00595AAD">
        <w:t xml:space="preserve"> </w:t>
      </w:r>
      <w:r w:rsidR="00167306" w:rsidRPr="00987A39">
        <w:t>Disability</w:t>
      </w:r>
      <w:r w:rsidRPr="00595AAD">
        <w:t xml:space="preserve"> as continuous if </w:t>
      </w:r>
      <w:r w:rsidR="00D60341">
        <w:t>Your</w:t>
      </w:r>
      <w:r w:rsidRPr="00595AAD">
        <w:t xml:space="preserve"> </w:t>
      </w:r>
      <w:r w:rsidR="00167306" w:rsidRPr="00987A39">
        <w:t>Disability</w:t>
      </w:r>
      <w:r w:rsidRPr="00595AAD">
        <w:t xml:space="preserve"> stops for </w:t>
      </w:r>
      <w:r w:rsidRPr="00302DDE">
        <w:rPr>
          <w:b/>
          <w:bCs/>
          <w:color w:val="FF0000"/>
          <w:sz w:val="24"/>
          <w:szCs w:val="24"/>
          <w:vertAlign w:val="superscript"/>
        </w:rPr>
        <w:t>1a</w:t>
      </w:r>
      <w:r w:rsidR="00571C41" w:rsidRPr="00571C41">
        <w:rPr>
          <w:b/>
          <w:bCs/>
          <w:sz w:val="24"/>
        </w:rPr>
        <w:t>[</w:t>
      </w:r>
      <w:r w:rsidRPr="00595AAD">
        <w:t xml:space="preserve">5 to 365 </w:t>
      </w:r>
      <w:r w:rsidRPr="00176E29">
        <w:rPr>
          <w:b/>
          <w:bCs/>
          <w:color w:val="FF0000"/>
          <w:sz w:val="24"/>
          <w:szCs w:val="24"/>
          <w:vertAlign w:val="superscript"/>
        </w:rPr>
        <w:t>1</w:t>
      </w:r>
      <w:r>
        <w:rPr>
          <w:b/>
          <w:bCs/>
          <w:color w:val="FF0000"/>
          <w:sz w:val="24"/>
          <w:szCs w:val="24"/>
          <w:vertAlign w:val="superscript"/>
        </w:rPr>
        <w:t>b</w:t>
      </w:r>
      <w:r w:rsidR="00571C41" w:rsidRPr="00571C41">
        <w:rPr>
          <w:b/>
          <w:bCs/>
          <w:sz w:val="24"/>
        </w:rPr>
        <w:t>[</w:t>
      </w:r>
      <w:r w:rsidRPr="00595AAD">
        <w:t>consecutive</w:t>
      </w:r>
      <w:r w:rsidR="00571C41" w:rsidRPr="00571C41">
        <w:rPr>
          <w:b/>
          <w:bCs/>
          <w:sz w:val="24"/>
        </w:rPr>
        <w:t>]</w:t>
      </w:r>
      <w:r w:rsidRPr="00595AAD">
        <w:t xml:space="preserve"> days</w:t>
      </w:r>
      <w:r w:rsidR="00571C41" w:rsidRPr="00571C41">
        <w:rPr>
          <w:b/>
          <w:bCs/>
          <w:sz w:val="24"/>
        </w:rPr>
        <w:t>]</w:t>
      </w:r>
      <w:r w:rsidRPr="00595AAD">
        <w:t xml:space="preserve"> or less during the </w:t>
      </w:r>
      <w:r w:rsidR="00DB3F54" w:rsidRPr="00987A39">
        <w:t>Elimination Period</w:t>
      </w:r>
      <w:r w:rsidRPr="00595AAD">
        <w:t xml:space="preserve">. The days that </w:t>
      </w:r>
      <w:r w:rsidR="00831858">
        <w:t>You</w:t>
      </w:r>
      <w:r w:rsidRPr="00595AAD">
        <w:t xml:space="preserve"> are not </w:t>
      </w:r>
      <w:r w:rsidR="00167306" w:rsidRPr="00987A39">
        <w:t>Disabled</w:t>
      </w:r>
      <w:r w:rsidR="00167306" w:rsidRPr="001E6277">
        <w:t xml:space="preserve"> </w:t>
      </w:r>
      <w:r w:rsidRPr="00595AAD">
        <w:t xml:space="preserve">will not count toward </w:t>
      </w:r>
      <w:r w:rsidR="00D60341">
        <w:t>Your</w:t>
      </w:r>
      <w:r w:rsidRPr="00595AAD">
        <w:t xml:space="preserve"> </w:t>
      </w:r>
      <w:r w:rsidR="00DB3F54" w:rsidRPr="00987A39">
        <w:t>Elimination Period</w:t>
      </w:r>
      <w:r w:rsidRPr="00595AAD">
        <w:t>.</w:t>
      </w:r>
    </w:p>
    <w:p w14:paraId="19957050" w14:textId="39C8F079" w:rsidR="00726D9D" w:rsidRDefault="00726D9D" w:rsidP="00726D9D">
      <w:pPr>
        <w:pStyle w:val="2Text"/>
      </w:pPr>
      <w:r>
        <w:t xml:space="preserve">Earnings cannot exceed </w:t>
      </w:r>
      <w:r w:rsidR="004C0A8D">
        <w:rPr>
          <w:b/>
          <w:bCs/>
          <w:color w:val="FF0000"/>
          <w:sz w:val="24"/>
          <w:szCs w:val="24"/>
          <w:vertAlign w:val="superscript"/>
        </w:rPr>
        <w:t>23</w:t>
      </w:r>
      <w:r w:rsidR="004C0A8D" w:rsidRPr="64812ED7">
        <w:rPr>
          <w:b/>
          <w:sz w:val="24"/>
          <w:szCs w:val="24"/>
        </w:rPr>
        <w:t>[</w:t>
      </w:r>
      <w:r w:rsidR="004C0A8D">
        <w:t>80% - 100%</w:t>
      </w:r>
      <w:r w:rsidR="004C0A8D" w:rsidRPr="64812ED7">
        <w:rPr>
          <w:b/>
          <w:sz w:val="24"/>
          <w:szCs w:val="24"/>
        </w:rPr>
        <w:t>]</w:t>
      </w:r>
      <w:r>
        <w:t xml:space="preserve"> of </w:t>
      </w:r>
      <w:r w:rsidR="00D60341">
        <w:t>Your</w:t>
      </w:r>
      <w:r>
        <w:t xml:space="preserve"> </w:t>
      </w:r>
      <w:r w:rsidR="00CC626D">
        <w:t>W</w:t>
      </w:r>
      <w:r>
        <w:t xml:space="preserve">eekly </w:t>
      </w:r>
      <w:r w:rsidR="00CC626D">
        <w:t>E</w:t>
      </w:r>
      <w:r>
        <w:t xml:space="preserve">arnings during the </w:t>
      </w:r>
      <w:r w:rsidR="00DB3F54" w:rsidRPr="00987A39">
        <w:t>Elimination Period</w:t>
      </w:r>
      <w:r>
        <w:t xml:space="preserve">. </w:t>
      </w:r>
      <w:r w:rsidR="00B93ABB">
        <w:rPr>
          <w:b/>
          <w:bCs/>
          <w:color w:val="FF0000"/>
          <w:sz w:val="24"/>
          <w:szCs w:val="24"/>
          <w:vertAlign w:val="superscript"/>
        </w:rPr>
        <w:t>2</w:t>
      </w:r>
      <w:r w:rsidR="00E80FFA">
        <w:rPr>
          <w:b/>
          <w:bCs/>
          <w:color w:val="FF0000"/>
          <w:sz w:val="24"/>
          <w:szCs w:val="24"/>
          <w:vertAlign w:val="superscript"/>
        </w:rPr>
        <w:t>2b</w:t>
      </w:r>
      <w:r w:rsidR="00B93ABB" w:rsidRPr="64812ED7">
        <w:rPr>
          <w:b/>
          <w:sz w:val="24"/>
          <w:szCs w:val="24"/>
        </w:rPr>
        <w:t>[</w:t>
      </w:r>
      <w:r w:rsidR="00B16505" w:rsidRPr="00B16505">
        <w:t xml:space="preserve">However, if You are participating in the Employer’s return to work program approved by Prudential for up to a period of </w:t>
      </w:r>
      <w:r w:rsidR="00B16505" w:rsidRPr="00B37216">
        <w:rPr>
          <w:b/>
          <w:bCs/>
          <w:color w:val="FF0000"/>
          <w:sz w:val="24"/>
          <w:szCs w:val="24"/>
          <w:vertAlign w:val="superscript"/>
        </w:rPr>
        <w:t>6</w:t>
      </w:r>
      <w:r w:rsidR="00FC2A79" w:rsidRPr="00B37216">
        <w:rPr>
          <w:b/>
          <w:bCs/>
          <w:color w:val="FF0000"/>
          <w:sz w:val="24"/>
          <w:szCs w:val="24"/>
          <w:vertAlign w:val="superscript"/>
        </w:rPr>
        <w:t>c</w:t>
      </w:r>
      <w:r w:rsidR="00D707D9" w:rsidRPr="00D707D9">
        <w:rPr>
          <w:b/>
          <w:bCs/>
          <w:sz w:val="24"/>
        </w:rPr>
        <w:t>[</w:t>
      </w:r>
      <w:r w:rsidR="00FF5998">
        <w:t>1</w:t>
      </w:r>
      <w:r w:rsidR="00B16505" w:rsidRPr="00B16505">
        <w:t xml:space="preserve"> – </w:t>
      </w:r>
      <w:r w:rsidR="00FF5998">
        <w:t>365</w:t>
      </w:r>
      <w:r w:rsidR="00B16505" w:rsidRPr="00B16505">
        <w:t xml:space="preserve"> </w:t>
      </w:r>
      <w:r w:rsidR="00041DA1">
        <w:t>day</w:t>
      </w:r>
      <w:r w:rsidR="00B16505" w:rsidRPr="00B16505">
        <w:t>s</w:t>
      </w:r>
      <w:r w:rsidR="00D707D9" w:rsidRPr="00D707D9">
        <w:rPr>
          <w:b/>
          <w:bCs/>
          <w:sz w:val="24"/>
        </w:rPr>
        <w:t>]</w:t>
      </w:r>
      <w:r w:rsidR="00B16505" w:rsidRPr="00B16505">
        <w:t xml:space="preserve">, You may earn up to 100% of </w:t>
      </w:r>
      <w:r w:rsidR="00D60341">
        <w:t>Your</w:t>
      </w:r>
      <w:r w:rsidR="00B16505" w:rsidRPr="00B16505">
        <w:t xml:space="preserve"> </w:t>
      </w:r>
      <w:r w:rsidR="00B16505">
        <w:t>Week</w:t>
      </w:r>
      <w:r w:rsidR="00B16505" w:rsidRPr="00B16505">
        <w:t xml:space="preserve">ly Earnings during the Elimination Period and continue satisfying the Elimination Period. You are not required to have a 20% or more loss in </w:t>
      </w:r>
      <w:r w:rsidR="00D60341">
        <w:t>Your</w:t>
      </w:r>
      <w:r w:rsidR="00B16505" w:rsidRPr="00B16505">
        <w:t xml:space="preserve"> </w:t>
      </w:r>
      <w:r w:rsidR="00667481">
        <w:t>Weekly</w:t>
      </w:r>
      <w:r w:rsidR="00B16505" w:rsidRPr="00B16505">
        <w:t xml:space="preserve"> Earnings due to the same Injury or Sickness to be considered Disabled.</w:t>
      </w:r>
      <w:r w:rsidR="00167ACD" w:rsidRPr="64812ED7">
        <w:rPr>
          <w:b/>
          <w:sz w:val="24"/>
          <w:szCs w:val="24"/>
        </w:rPr>
        <w:t>]</w:t>
      </w:r>
    </w:p>
    <w:p w14:paraId="15025B4C" w14:textId="79EE6809" w:rsidR="00726D9D" w:rsidRDefault="00D60341" w:rsidP="00726D9D">
      <w:pPr>
        <w:pStyle w:val="2Text"/>
      </w:pPr>
      <w:r>
        <w:t>Your</w:t>
      </w:r>
      <w:r w:rsidR="00726D9D">
        <w:t xml:space="preserve"> </w:t>
      </w:r>
      <w:r w:rsidR="00DB3F54" w:rsidRPr="00987A39">
        <w:t>Elimination Period</w:t>
      </w:r>
      <w:r w:rsidR="00726D9D">
        <w:t xml:space="preserve"> for </w:t>
      </w:r>
      <w:r w:rsidR="00167306" w:rsidRPr="00987A39">
        <w:t>Disability</w:t>
      </w:r>
      <w:r w:rsidR="00726D9D">
        <w:t xml:space="preserve"> due to an accident which begins while </w:t>
      </w:r>
      <w:r w:rsidR="00831858">
        <w:t>You</w:t>
      </w:r>
      <w:r w:rsidR="00726D9D">
        <w:t xml:space="preserve"> are covered is </w:t>
      </w:r>
      <w:r w:rsidR="00DC09F7">
        <w:rPr>
          <w:b/>
          <w:bCs/>
          <w:color w:val="FF0000"/>
          <w:sz w:val="24"/>
          <w:szCs w:val="24"/>
          <w:vertAlign w:val="superscript"/>
        </w:rPr>
        <w:t>6a</w:t>
      </w:r>
      <w:r w:rsidR="00DC09F7" w:rsidRPr="605B3BB0">
        <w:rPr>
          <w:b/>
          <w:sz w:val="24"/>
          <w:szCs w:val="24"/>
        </w:rPr>
        <w:t>[</w:t>
      </w:r>
      <w:r w:rsidR="00726D9D">
        <w:t xml:space="preserve">0 to </w:t>
      </w:r>
      <w:r w:rsidR="00DA30B9">
        <w:t>365</w:t>
      </w:r>
      <w:r w:rsidR="00DA30B9" w:rsidRPr="001E6277">
        <w:t xml:space="preserve"> </w:t>
      </w:r>
      <w:r w:rsidR="005E7DDD">
        <w:t>day</w:t>
      </w:r>
      <w:r w:rsidR="00726D9D">
        <w:t>s</w:t>
      </w:r>
      <w:r w:rsidR="00F26E57" w:rsidRPr="605B3BB0">
        <w:rPr>
          <w:b/>
          <w:sz w:val="24"/>
          <w:szCs w:val="24"/>
        </w:rPr>
        <w:t>]</w:t>
      </w:r>
      <w:r w:rsidR="00726D9D">
        <w:t xml:space="preserve">; </w:t>
      </w:r>
      <w:r>
        <w:t>Your</w:t>
      </w:r>
      <w:r w:rsidR="00726D9D">
        <w:t xml:space="preserve"> </w:t>
      </w:r>
      <w:r w:rsidR="00DB3F54" w:rsidRPr="00987A39">
        <w:t>Elimination Period</w:t>
      </w:r>
      <w:r w:rsidR="00726D9D">
        <w:t xml:space="preserve"> for </w:t>
      </w:r>
      <w:r w:rsidR="00167306" w:rsidRPr="00987A39">
        <w:t>Disability</w:t>
      </w:r>
      <w:r w:rsidR="00726D9D">
        <w:t xml:space="preserve"> due to a </w:t>
      </w:r>
      <w:r w:rsidR="008E098C">
        <w:t>Sickness</w:t>
      </w:r>
      <w:r w:rsidR="00726D9D">
        <w:t xml:space="preserve"> which begins while </w:t>
      </w:r>
      <w:r w:rsidR="00831858">
        <w:t>You</w:t>
      </w:r>
      <w:r w:rsidR="00726D9D">
        <w:t xml:space="preserve"> are covered is </w:t>
      </w:r>
      <w:r w:rsidR="00DC09F7">
        <w:rPr>
          <w:b/>
          <w:bCs/>
          <w:color w:val="FF0000"/>
          <w:sz w:val="24"/>
          <w:szCs w:val="24"/>
          <w:vertAlign w:val="superscript"/>
        </w:rPr>
        <w:t>6a</w:t>
      </w:r>
      <w:r w:rsidR="00DC09F7" w:rsidRPr="605B3BB0">
        <w:rPr>
          <w:b/>
          <w:sz w:val="24"/>
          <w:szCs w:val="24"/>
        </w:rPr>
        <w:t>[</w:t>
      </w:r>
      <w:r w:rsidR="00726D9D">
        <w:t xml:space="preserve">0 to </w:t>
      </w:r>
      <w:r w:rsidR="00DA30B9">
        <w:t xml:space="preserve">365 </w:t>
      </w:r>
      <w:r w:rsidR="005E7DDD">
        <w:t>day</w:t>
      </w:r>
      <w:r w:rsidR="00726D9D">
        <w:t>s</w:t>
      </w:r>
      <w:r w:rsidR="00185E12" w:rsidRPr="605B3BB0">
        <w:rPr>
          <w:b/>
          <w:sz w:val="24"/>
          <w:szCs w:val="24"/>
        </w:rPr>
        <w:t>]</w:t>
      </w:r>
      <w:r w:rsidR="00726D9D">
        <w:t>.</w:t>
      </w:r>
    </w:p>
    <w:p w14:paraId="167528DC" w14:textId="0D72C5DD" w:rsidR="00726D9D" w:rsidRDefault="00D60341" w:rsidP="00726D9D">
      <w:pPr>
        <w:pStyle w:val="2Text"/>
      </w:pPr>
      <w:r>
        <w:t>Your</w:t>
      </w:r>
      <w:r w:rsidR="00726D9D" w:rsidRPr="00E37F00">
        <w:t xml:space="preserve"> </w:t>
      </w:r>
      <w:r w:rsidR="00DB3F54" w:rsidRPr="00987A39">
        <w:t>Elimination Period</w:t>
      </w:r>
      <w:r w:rsidR="00726D9D" w:rsidRPr="003B7354">
        <w:t xml:space="preserve"> for </w:t>
      </w:r>
      <w:r w:rsidR="006C49E7" w:rsidRPr="00987A39">
        <w:t xml:space="preserve">a </w:t>
      </w:r>
      <w:r w:rsidR="00167306" w:rsidRPr="00987A39">
        <w:t>Disability</w:t>
      </w:r>
      <w:r w:rsidR="00726D9D" w:rsidRPr="00E37F00">
        <w:t xml:space="preserve"> due to </w:t>
      </w:r>
      <w:r w:rsidR="003B7354" w:rsidRPr="003B7354">
        <w:t xml:space="preserve">a </w:t>
      </w:r>
      <w:r w:rsidR="003B7354" w:rsidRPr="00987A39">
        <w:t>vaginal delivery or a caesarian section is</w:t>
      </w:r>
      <w:r w:rsidR="003B7354">
        <w:t xml:space="preserve"> </w:t>
      </w:r>
      <w:r w:rsidR="00857626">
        <w:rPr>
          <w:b/>
          <w:bCs/>
          <w:color w:val="FF0000"/>
          <w:sz w:val="24"/>
          <w:szCs w:val="24"/>
          <w:vertAlign w:val="superscript"/>
        </w:rPr>
        <w:t>6b</w:t>
      </w:r>
      <w:r w:rsidR="00857626" w:rsidRPr="00571C41">
        <w:rPr>
          <w:b/>
          <w:bCs/>
          <w:sz w:val="24"/>
        </w:rPr>
        <w:t>[</w:t>
      </w:r>
      <w:r w:rsidR="003B7354" w:rsidRPr="00987A39">
        <w:t>0</w:t>
      </w:r>
      <w:r w:rsidR="003B7354">
        <w:t xml:space="preserve"> </w:t>
      </w:r>
      <w:r w:rsidR="00203D69">
        <w:t xml:space="preserve">to 7 </w:t>
      </w:r>
      <w:r w:rsidR="003B7354" w:rsidRPr="00987A39">
        <w:t>days</w:t>
      </w:r>
      <w:r w:rsidR="00857626" w:rsidRPr="00571C41">
        <w:rPr>
          <w:b/>
          <w:bCs/>
          <w:sz w:val="24"/>
        </w:rPr>
        <w:t>]</w:t>
      </w:r>
      <w:r w:rsidR="00203D69">
        <w:t xml:space="preserve"> of giving birth</w:t>
      </w:r>
      <w:r w:rsidR="00726D9D" w:rsidRPr="00E37F00">
        <w:t>.</w:t>
      </w:r>
      <w:r w:rsidR="00203D69">
        <w:t xml:space="preserve"> </w:t>
      </w:r>
      <w:r>
        <w:t>Your</w:t>
      </w:r>
      <w:r w:rsidR="00203D69">
        <w:t xml:space="preserve"> Elimination Period will end on the day before </w:t>
      </w:r>
      <w:r w:rsidR="00EB2794">
        <w:t>You</w:t>
      </w:r>
      <w:r w:rsidR="00203D69">
        <w:t xml:space="preserve"> give birth. There is no Elimination Period for </w:t>
      </w:r>
      <w:r w:rsidR="00167306" w:rsidRPr="00987A39">
        <w:t>Disability</w:t>
      </w:r>
      <w:r w:rsidR="00203D69">
        <w:t xml:space="preserve"> due to </w:t>
      </w:r>
      <w:r>
        <w:t>Your</w:t>
      </w:r>
      <w:r w:rsidR="00203D69">
        <w:t xml:space="preserve"> delivery. </w:t>
      </w:r>
    </w:p>
    <w:p w14:paraId="3D85001A" w14:textId="19A81875" w:rsidR="00726D9D" w:rsidRDefault="00BA7715" w:rsidP="00726D9D">
      <w:pPr>
        <w:pStyle w:val="2Text"/>
      </w:pPr>
      <w:r w:rsidRPr="00987A39">
        <w:rPr>
          <w:b/>
          <w:bCs/>
          <w:color w:val="FF0000"/>
          <w:sz w:val="24"/>
          <w:szCs w:val="24"/>
          <w:vertAlign w:val="superscript"/>
        </w:rPr>
        <w:t>2f</w:t>
      </w:r>
      <w:r w:rsidRPr="00571C41">
        <w:rPr>
          <w:b/>
          <w:bCs/>
          <w:sz w:val="24"/>
        </w:rPr>
        <w:t>[</w:t>
      </w:r>
      <w:r w:rsidR="00726D9D">
        <w:t xml:space="preserve">The loss of a professional or occupational license or certification does not, in itself, constitute </w:t>
      </w:r>
      <w:r w:rsidR="00167306" w:rsidRPr="00987A39">
        <w:t>Disability</w:t>
      </w:r>
      <w:r w:rsidR="00726D9D">
        <w:t>.</w:t>
      </w:r>
      <w:r w:rsidR="00571C41" w:rsidRPr="00571C41">
        <w:rPr>
          <w:b/>
          <w:bCs/>
          <w:sz w:val="24"/>
        </w:rPr>
        <w:t>]</w:t>
      </w:r>
      <w:r w:rsidRPr="00571C41">
        <w:rPr>
          <w:b/>
          <w:bCs/>
          <w:sz w:val="24"/>
        </w:rPr>
        <w:t>]</w:t>
      </w:r>
    </w:p>
    <w:p w14:paraId="5401CEFA" w14:textId="1B183989" w:rsidR="00D2758D" w:rsidRDefault="00475548" w:rsidP="00D2758D">
      <w:pPr>
        <w:pStyle w:val="SubtitleD"/>
      </w:pPr>
      <w:r>
        <w:rPr>
          <w:rFonts w:ascii="Arial" w:hAnsi="Arial"/>
          <w:bCs/>
          <w:color w:val="FF0000"/>
          <w:szCs w:val="24"/>
          <w:vertAlign w:val="superscript"/>
        </w:rPr>
        <w:t>7</w:t>
      </w:r>
      <w:r w:rsidR="00571C41" w:rsidRPr="00571C41">
        <w:rPr>
          <w:rFonts w:ascii="Arial" w:hAnsi="Arial" w:cs="Arial"/>
          <w:bCs/>
        </w:rPr>
        <w:t>[</w:t>
      </w:r>
      <w:r w:rsidR="00D2758D">
        <w:t xml:space="preserve">Can You Satisfy </w:t>
      </w:r>
      <w:r w:rsidR="00D60341">
        <w:t>Your</w:t>
      </w:r>
      <w:r w:rsidR="00D2758D">
        <w:t xml:space="preserve"> </w:t>
      </w:r>
      <w:r w:rsidR="00DB3F54" w:rsidRPr="00987A39">
        <w:rPr>
          <w:iCs/>
        </w:rPr>
        <w:t>Elimination Period</w:t>
      </w:r>
      <w:r w:rsidR="00D2758D" w:rsidRPr="0046403B">
        <w:t xml:space="preserve"> </w:t>
      </w:r>
      <w:r w:rsidR="00D2758D">
        <w:t>If You Are Working?</w:t>
      </w:r>
    </w:p>
    <w:p w14:paraId="07DB8F17" w14:textId="21BEBF55" w:rsidR="00D2758D" w:rsidRDefault="00D2758D" w:rsidP="00D2758D">
      <w:pPr>
        <w:pStyle w:val="2Text"/>
      </w:pPr>
      <w:r>
        <w:t xml:space="preserve">Yes, provided </w:t>
      </w:r>
      <w:r w:rsidR="00831858">
        <w:t>You</w:t>
      </w:r>
      <w:r>
        <w:t xml:space="preserve"> meet the definition of </w:t>
      </w:r>
      <w:r w:rsidR="00167306" w:rsidRPr="00987A39">
        <w:t>Disability</w:t>
      </w:r>
      <w:r>
        <w:t>.</w:t>
      </w:r>
      <w:r w:rsidR="00820479">
        <w:t xml:space="preserve"> </w:t>
      </w:r>
      <w:r w:rsidR="009E1A03">
        <w:rPr>
          <w:b/>
          <w:bCs/>
          <w:color w:val="FF0000"/>
          <w:sz w:val="24"/>
          <w:szCs w:val="24"/>
          <w:vertAlign w:val="superscript"/>
        </w:rPr>
        <w:t>7</w:t>
      </w:r>
      <w:r w:rsidR="003F52B0" w:rsidRPr="001935DA">
        <w:rPr>
          <w:b/>
          <w:sz w:val="24"/>
          <w:szCs w:val="24"/>
        </w:rPr>
        <w:t>[</w:t>
      </w:r>
      <w:r w:rsidR="0036589E">
        <w:t xml:space="preserve">You are required to have a </w:t>
      </w:r>
      <w:r w:rsidR="0036589E" w:rsidRPr="003728E6" w:rsidDel="00C52C15">
        <w:t>20%</w:t>
      </w:r>
      <w:r w:rsidR="0036589E">
        <w:t xml:space="preserve"> or more loss in </w:t>
      </w:r>
      <w:r w:rsidR="00D60341">
        <w:t>Your</w:t>
      </w:r>
      <w:r w:rsidR="0036589E">
        <w:t xml:space="preserve"> </w:t>
      </w:r>
      <w:r w:rsidR="00026DE6">
        <w:t>Weekly Earnings</w:t>
      </w:r>
      <w:r w:rsidR="0036589E">
        <w:t xml:space="preserve"> due to the same </w:t>
      </w:r>
      <w:r w:rsidR="008E098C">
        <w:t>I</w:t>
      </w:r>
      <w:r w:rsidR="0036589E">
        <w:t xml:space="preserve">njury or </w:t>
      </w:r>
      <w:r w:rsidR="008E098C">
        <w:t>S</w:t>
      </w:r>
      <w:r w:rsidR="0036589E">
        <w:t xml:space="preserve">ickness to be considered </w:t>
      </w:r>
      <w:r w:rsidR="00FF5545">
        <w:t>Disabled</w:t>
      </w:r>
      <w:r w:rsidR="0036589E">
        <w:t>.</w:t>
      </w:r>
      <w:r w:rsidR="00571C41" w:rsidRPr="00571C41">
        <w:rPr>
          <w:b/>
          <w:bCs/>
          <w:sz w:val="24"/>
        </w:rPr>
        <w:t>]</w:t>
      </w:r>
      <w:r w:rsidR="003F52B0" w:rsidRPr="00571C41">
        <w:rPr>
          <w:b/>
          <w:bCs/>
          <w:sz w:val="24"/>
        </w:rPr>
        <w:t>]</w:t>
      </w:r>
    </w:p>
    <w:p w14:paraId="4B100CA3" w14:textId="75F0505D" w:rsidR="00D2758D" w:rsidRDefault="00D2758D" w:rsidP="00D2758D">
      <w:pPr>
        <w:pStyle w:val="SubtitleD"/>
      </w:pPr>
      <w:r>
        <w:t xml:space="preserve">When Will You Begin to Receive Disability </w:t>
      </w:r>
      <w:r w:rsidR="008D5390">
        <w:t>Benefit</w:t>
      </w:r>
      <w:r w:rsidR="00BD2D37">
        <w:t xml:space="preserve"> Payment</w:t>
      </w:r>
      <w:r>
        <w:t>s?</w:t>
      </w:r>
    </w:p>
    <w:p w14:paraId="440BD949" w14:textId="407A0F06" w:rsidR="00D2758D" w:rsidRDefault="0007596F" w:rsidP="00D2758D">
      <w:pPr>
        <w:pStyle w:val="2Text"/>
        <w:rPr>
          <w:b/>
          <w:sz w:val="24"/>
          <w:szCs w:val="24"/>
        </w:rPr>
      </w:pPr>
      <w:r w:rsidRPr="00987A39">
        <w:rPr>
          <w:b/>
          <w:bCs/>
          <w:color w:val="FF0000"/>
          <w:sz w:val="24"/>
          <w:szCs w:val="24"/>
          <w:vertAlign w:val="superscript"/>
        </w:rPr>
        <w:t>8</w:t>
      </w:r>
      <w:r w:rsidR="00571C41" w:rsidRPr="7133E5EA">
        <w:rPr>
          <w:b/>
          <w:sz w:val="24"/>
          <w:szCs w:val="24"/>
        </w:rPr>
        <w:t>[</w:t>
      </w:r>
      <w:r w:rsidR="00D2758D">
        <w:t xml:space="preserve">You will begin to receive </w:t>
      </w:r>
      <w:r w:rsidR="008D5390">
        <w:t>benefit</w:t>
      </w:r>
      <w:r w:rsidR="00BD2D37">
        <w:t xml:space="preserve"> payment</w:t>
      </w:r>
      <w:r w:rsidR="00D2758D">
        <w:t xml:space="preserve">s when </w:t>
      </w:r>
      <w:r w:rsidR="003B254A">
        <w:t>We</w:t>
      </w:r>
      <w:r w:rsidR="00D2758D">
        <w:t xml:space="preserve"> approve </w:t>
      </w:r>
      <w:r w:rsidR="00D60341">
        <w:t>Your</w:t>
      </w:r>
      <w:r w:rsidR="00D2758D">
        <w:t xml:space="preserve"> claim, </w:t>
      </w:r>
      <w:r w:rsidR="00714A89">
        <w:t xml:space="preserve">provided </w:t>
      </w:r>
      <w:r w:rsidR="00D2758D">
        <w:t xml:space="preserve">the </w:t>
      </w:r>
      <w:r w:rsidR="00DB3F54" w:rsidRPr="00987A39">
        <w:t>Elimination Period</w:t>
      </w:r>
      <w:r w:rsidR="00D2758D">
        <w:t xml:space="preserve"> has been met. We will send </w:t>
      </w:r>
      <w:r w:rsidR="00831858">
        <w:t>You</w:t>
      </w:r>
      <w:r w:rsidR="00D2758D">
        <w:t xml:space="preserve"> a </w:t>
      </w:r>
      <w:r w:rsidR="008D5390">
        <w:t>benefit</w:t>
      </w:r>
      <w:r w:rsidR="00D2758D">
        <w:t xml:space="preserve"> </w:t>
      </w:r>
      <w:r w:rsidR="00BD2D37">
        <w:t xml:space="preserve">payment </w:t>
      </w:r>
      <w:r w:rsidR="00F50463" w:rsidRPr="00987A39">
        <w:rPr>
          <w:b/>
          <w:bCs/>
          <w:color w:val="FF0000"/>
          <w:sz w:val="24"/>
          <w:szCs w:val="24"/>
          <w:vertAlign w:val="superscript"/>
        </w:rPr>
        <w:t>8</w:t>
      </w:r>
      <w:r w:rsidR="004154E6">
        <w:rPr>
          <w:b/>
          <w:bCs/>
          <w:color w:val="FF0000"/>
          <w:sz w:val="24"/>
          <w:szCs w:val="24"/>
          <w:vertAlign w:val="superscript"/>
        </w:rPr>
        <w:t>a</w:t>
      </w:r>
      <w:r w:rsidR="00F50463" w:rsidRPr="7133E5EA">
        <w:rPr>
          <w:b/>
          <w:sz w:val="24"/>
          <w:szCs w:val="24"/>
        </w:rPr>
        <w:t>[</w:t>
      </w:r>
      <w:r w:rsidR="00D2758D">
        <w:t xml:space="preserve">each </w:t>
      </w:r>
      <w:r w:rsidR="006537B0">
        <w:t>week</w:t>
      </w:r>
      <w:r w:rsidR="00F50463" w:rsidRPr="7133E5EA">
        <w:rPr>
          <w:b/>
          <w:sz w:val="24"/>
          <w:szCs w:val="24"/>
        </w:rPr>
        <w:t>]</w:t>
      </w:r>
      <w:r w:rsidR="006537B0">
        <w:t xml:space="preserve"> </w:t>
      </w:r>
      <w:r w:rsidR="00D2758D">
        <w:t>for any period which</w:t>
      </w:r>
      <w:r w:rsidR="00525F93">
        <w:t xml:space="preserve"> Prudential </w:t>
      </w:r>
      <w:r w:rsidR="0094154D">
        <w:t>d</w:t>
      </w:r>
      <w:r w:rsidR="00525F93">
        <w:t xml:space="preserve">etermines </w:t>
      </w:r>
      <w:r w:rsidR="00831858">
        <w:t>You</w:t>
      </w:r>
      <w:r w:rsidR="000934FC">
        <w:t xml:space="preserve"> are entitled </w:t>
      </w:r>
      <w:r w:rsidR="00231209">
        <w:t xml:space="preserve">to </w:t>
      </w:r>
      <w:r w:rsidR="000934FC">
        <w:t xml:space="preserve">receive </w:t>
      </w:r>
      <w:r w:rsidR="00D87A7A">
        <w:t xml:space="preserve">such </w:t>
      </w:r>
      <w:r w:rsidR="000934FC">
        <w:t>benefit payments</w:t>
      </w:r>
      <w:r w:rsidR="00D2758D">
        <w:t>.</w:t>
      </w:r>
      <w:r w:rsidR="00571C41" w:rsidRPr="7133E5EA">
        <w:rPr>
          <w:b/>
          <w:sz w:val="24"/>
          <w:szCs w:val="24"/>
        </w:rPr>
        <w:t>]</w:t>
      </w:r>
    </w:p>
    <w:p w14:paraId="794596E3" w14:textId="54496A59" w:rsidR="00D2758D" w:rsidRDefault="00D2758D" w:rsidP="00D2758D">
      <w:pPr>
        <w:pStyle w:val="SubtitleD"/>
      </w:pPr>
      <w:r>
        <w:t xml:space="preserve">How Much Will Prudential Pay If You Are Disabled </w:t>
      </w:r>
      <w:r w:rsidR="0007596F" w:rsidRPr="00987A39">
        <w:rPr>
          <w:rFonts w:ascii="Arial" w:hAnsi="Arial" w:cs="Arial"/>
          <w:bCs/>
          <w:color w:val="FF0000"/>
          <w:szCs w:val="24"/>
          <w:vertAlign w:val="superscript"/>
        </w:rPr>
        <w:t>9</w:t>
      </w:r>
      <w:r w:rsidR="00571C41" w:rsidRPr="00AD4C7E">
        <w:rPr>
          <w:rFonts w:ascii="Arial" w:hAnsi="Arial" w:cs="Arial"/>
          <w:bCs/>
        </w:rPr>
        <w:t>[</w:t>
      </w:r>
      <w:r>
        <w:t>and Not Working</w:t>
      </w:r>
      <w:r w:rsidR="00571C41" w:rsidRPr="00AD4C7E">
        <w:rPr>
          <w:rFonts w:ascii="Arial" w:hAnsi="Arial" w:cs="Arial"/>
          <w:bCs/>
        </w:rPr>
        <w:t>]</w:t>
      </w:r>
      <w:r>
        <w:t>?</w:t>
      </w:r>
    </w:p>
    <w:p w14:paraId="48BA1BC0" w14:textId="500437FB" w:rsidR="00D2758D" w:rsidRDefault="0007596F" w:rsidP="00D2758D">
      <w:pPr>
        <w:pStyle w:val="2Text"/>
      </w:pPr>
      <w:r>
        <w:rPr>
          <w:b/>
          <w:bCs/>
          <w:color w:val="FF0000"/>
          <w:sz w:val="24"/>
          <w:szCs w:val="24"/>
          <w:vertAlign w:val="superscript"/>
        </w:rPr>
        <w:t>10</w:t>
      </w:r>
      <w:r w:rsidR="00571C41" w:rsidRPr="001935DA">
        <w:rPr>
          <w:b/>
          <w:sz w:val="24"/>
          <w:szCs w:val="24"/>
        </w:rPr>
        <w:t>[</w:t>
      </w:r>
      <w:r w:rsidR="00D2758D">
        <w:t xml:space="preserve">We will follow this process to </w:t>
      </w:r>
      <w:r w:rsidR="006F534C">
        <w:t>determine</w:t>
      </w:r>
      <w:r w:rsidR="00D2758D">
        <w:t xml:space="preserve"> </w:t>
      </w:r>
      <w:r w:rsidR="00D60341">
        <w:t>Your</w:t>
      </w:r>
      <w:r w:rsidR="00D2758D">
        <w:t xml:space="preserve"> </w:t>
      </w:r>
      <w:r w:rsidR="008B05AC" w:rsidRPr="00B37216">
        <w:rPr>
          <w:bCs/>
          <w:iCs/>
        </w:rPr>
        <w:t>W</w:t>
      </w:r>
      <w:r w:rsidR="00D2758D" w:rsidRPr="00B37216">
        <w:rPr>
          <w:bCs/>
          <w:iCs/>
        </w:rPr>
        <w:t xml:space="preserve">eekly </w:t>
      </w:r>
      <w:r w:rsidR="008B05AC" w:rsidRPr="00B37216">
        <w:rPr>
          <w:bCs/>
          <w:iCs/>
        </w:rPr>
        <w:t>B</w:t>
      </w:r>
      <w:r w:rsidR="008D5390" w:rsidRPr="00B37216">
        <w:rPr>
          <w:bCs/>
          <w:iCs/>
        </w:rPr>
        <w:t>enefit</w:t>
      </w:r>
      <w:r w:rsidR="00A01CF8" w:rsidRPr="00B37216">
        <w:rPr>
          <w:bCs/>
          <w:iCs/>
        </w:rPr>
        <w:t xml:space="preserve"> </w:t>
      </w:r>
      <w:r w:rsidR="008B05AC" w:rsidRPr="00B37216">
        <w:rPr>
          <w:bCs/>
          <w:iCs/>
        </w:rPr>
        <w:t>P</w:t>
      </w:r>
      <w:r w:rsidR="00A01CF8" w:rsidRPr="00B37216">
        <w:rPr>
          <w:bCs/>
          <w:iCs/>
        </w:rPr>
        <w:t>ayment</w:t>
      </w:r>
      <w:r w:rsidR="00D2758D">
        <w:t>:</w:t>
      </w:r>
    </w:p>
    <w:p w14:paraId="7050CA62" w14:textId="72F721D9" w:rsidR="00D2758D" w:rsidRDefault="00D2758D" w:rsidP="00D2758D">
      <w:pPr>
        <w:pStyle w:val="Indent2"/>
      </w:pPr>
      <w:r>
        <w:t>1.</w:t>
      </w:r>
      <w:r>
        <w:tab/>
        <w:t xml:space="preserve">Multiply </w:t>
      </w:r>
      <w:r w:rsidR="00D60341">
        <w:t>Your</w:t>
      </w:r>
      <w:r>
        <w:t xml:space="preserve"> </w:t>
      </w:r>
      <w:r w:rsidR="00026DE6">
        <w:t>Weekly Earnings</w:t>
      </w:r>
      <w:r>
        <w:t xml:space="preserve"> by </w:t>
      </w:r>
      <w:r w:rsidR="009B6A43" w:rsidRPr="00987A39">
        <w:rPr>
          <w:b/>
          <w:bCs/>
          <w:color w:val="FF0000"/>
          <w:sz w:val="24"/>
          <w:szCs w:val="24"/>
          <w:vertAlign w:val="superscript"/>
        </w:rPr>
        <w:t>10a</w:t>
      </w:r>
      <w:r w:rsidR="00571C41" w:rsidRPr="001935DA">
        <w:rPr>
          <w:b/>
          <w:sz w:val="24"/>
          <w:szCs w:val="24"/>
        </w:rPr>
        <w:t>[</w:t>
      </w:r>
      <w:r w:rsidR="008C1270">
        <w:t>1</w:t>
      </w:r>
      <w:r>
        <w:t>0% to 100%</w:t>
      </w:r>
      <w:r w:rsidR="00571C41" w:rsidRPr="00571C41">
        <w:rPr>
          <w:b/>
          <w:bCs/>
          <w:sz w:val="24"/>
        </w:rPr>
        <w:t>]</w:t>
      </w:r>
      <w:r>
        <w:t>.</w:t>
      </w:r>
    </w:p>
    <w:p w14:paraId="579D8776" w14:textId="12AA25CC" w:rsidR="00D2758D" w:rsidRDefault="00D2758D" w:rsidP="00D2758D">
      <w:pPr>
        <w:pStyle w:val="Indent2"/>
      </w:pPr>
      <w:r>
        <w:t>2.</w:t>
      </w:r>
      <w:r>
        <w:tab/>
        <w:t xml:space="preserve">The </w:t>
      </w:r>
      <w:r w:rsidR="00C94056" w:rsidRPr="00B37216">
        <w:rPr>
          <w:bCs/>
          <w:iCs/>
        </w:rPr>
        <w:t>M</w:t>
      </w:r>
      <w:r w:rsidRPr="00B37216">
        <w:rPr>
          <w:bCs/>
          <w:iCs/>
        </w:rPr>
        <w:t xml:space="preserve">aximum </w:t>
      </w:r>
      <w:r w:rsidR="00EE55B9" w:rsidRPr="00B37216">
        <w:rPr>
          <w:bCs/>
          <w:iCs/>
        </w:rPr>
        <w:t>W</w:t>
      </w:r>
      <w:r w:rsidRPr="00B37216">
        <w:rPr>
          <w:bCs/>
          <w:iCs/>
        </w:rPr>
        <w:t xml:space="preserve">eekly </w:t>
      </w:r>
      <w:r w:rsidR="00EE55B9" w:rsidRPr="00B37216">
        <w:rPr>
          <w:bCs/>
          <w:iCs/>
        </w:rPr>
        <w:t>B</w:t>
      </w:r>
      <w:r w:rsidRPr="00B37216">
        <w:rPr>
          <w:bCs/>
          <w:iCs/>
        </w:rPr>
        <w:t>enefit</w:t>
      </w:r>
      <w:r>
        <w:t xml:space="preserve"> is </w:t>
      </w:r>
      <w:r w:rsidR="005C4B81" w:rsidRPr="0021243B">
        <w:rPr>
          <w:b/>
          <w:bCs/>
          <w:color w:val="FF0000"/>
          <w:sz w:val="24"/>
          <w:szCs w:val="24"/>
          <w:vertAlign w:val="superscript"/>
        </w:rPr>
        <w:t>10</w:t>
      </w:r>
      <w:r w:rsidR="005C4B81">
        <w:rPr>
          <w:b/>
          <w:bCs/>
          <w:color w:val="FF0000"/>
          <w:sz w:val="24"/>
          <w:szCs w:val="24"/>
          <w:vertAlign w:val="superscript"/>
        </w:rPr>
        <w:t>b</w:t>
      </w:r>
      <w:r w:rsidR="00571C41" w:rsidRPr="001935DA">
        <w:rPr>
          <w:b/>
          <w:sz w:val="24"/>
          <w:szCs w:val="24"/>
        </w:rPr>
        <w:t>[</w:t>
      </w:r>
      <w:r>
        <w:t>$1 to unlimited</w:t>
      </w:r>
      <w:r w:rsidR="00571C41" w:rsidRPr="00571C41">
        <w:rPr>
          <w:b/>
          <w:bCs/>
          <w:sz w:val="24"/>
        </w:rPr>
        <w:t>]</w:t>
      </w:r>
      <w:r>
        <w:t>.</w:t>
      </w:r>
    </w:p>
    <w:p w14:paraId="03B1ED68" w14:textId="68EDDED3" w:rsidR="00D2758D" w:rsidRDefault="00D2758D" w:rsidP="00D2758D">
      <w:pPr>
        <w:pStyle w:val="Indent2"/>
      </w:pPr>
      <w:r>
        <w:t>3.</w:t>
      </w:r>
      <w:r>
        <w:tab/>
        <w:t xml:space="preserve">Compare the answer in item 1 with the </w:t>
      </w:r>
      <w:r w:rsidR="005977E8">
        <w:t>M</w:t>
      </w:r>
      <w:r>
        <w:t xml:space="preserve">aximum </w:t>
      </w:r>
      <w:r w:rsidR="005977E8">
        <w:t>W</w:t>
      </w:r>
      <w:r>
        <w:t xml:space="preserve">eekly </w:t>
      </w:r>
      <w:r w:rsidR="005977E8">
        <w:t>B</w:t>
      </w:r>
      <w:r>
        <w:t xml:space="preserve">enefit. The lesser of these two amounts is </w:t>
      </w:r>
      <w:r w:rsidR="00D60341">
        <w:t>Your</w:t>
      </w:r>
      <w:r>
        <w:t xml:space="preserve"> </w:t>
      </w:r>
      <w:r w:rsidR="00B327E2" w:rsidRPr="00B37216">
        <w:rPr>
          <w:bCs/>
          <w:iCs/>
        </w:rPr>
        <w:t>G</w:t>
      </w:r>
      <w:r w:rsidRPr="00B37216">
        <w:rPr>
          <w:bCs/>
          <w:iCs/>
        </w:rPr>
        <w:t xml:space="preserve">ross </w:t>
      </w:r>
      <w:r w:rsidR="00B327E2" w:rsidRPr="00B37216">
        <w:rPr>
          <w:bCs/>
          <w:iCs/>
        </w:rPr>
        <w:t>D</w:t>
      </w:r>
      <w:r w:rsidRPr="00B37216">
        <w:rPr>
          <w:bCs/>
          <w:iCs/>
        </w:rPr>
        <w:t xml:space="preserve">isability </w:t>
      </w:r>
      <w:r w:rsidR="00B327E2" w:rsidRPr="00B37216">
        <w:rPr>
          <w:bCs/>
          <w:iCs/>
        </w:rPr>
        <w:t>B</w:t>
      </w:r>
      <w:r w:rsidR="008D5390" w:rsidRPr="00B37216">
        <w:rPr>
          <w:bCs/>
          <w:iCs/>
        </w:rPr>
        <w:t>enefit</w:t>
      </w:r>
      <w:r w:rsidR="00A01CF8" w:rsidRPr="00B37216">
        <w:rPr>
          <w:bCs/>
          <w:iCs/>
        </w:rPr>
        <w:t xml:space="preserve"> </w:t>
      </w:r>
      <w:r w:rsidR="00B327E2" w:rsidRPr="00B37216">
        <w:rPr>
          <w:bCs/>
          <w:iCs/>
        </w:rPr>
        <w:t>P</w:t>
      </w:r>
      <w:r w:rsidR="00A01CF8" w:rsidRPr="00B37216">
        <w:rPr>
          <w:bCs/>
          <w:iCs/>
        </w:rPr>
        <w:t>ayment</w:t>
      </w:r>
      <w:r>
        <w:t>.</w:t>
      </w:r>
    </w:p>
    <w:p w14:paraId="0E16D392" w14:textId="4A681CED" w:rsidR="00D2758D" w:rsidRDefault="00D2758D" w:rsidP="00D2758D">
      <w:pPr>
        <w:pStyle w:val="Indent2"/>
      </w:pPr>
      <w:r>
        <w:t>4.</w:t>
      </w:r>
      <w:r>
        <w:tab/>
        <w:t xml:space="preserve">Subtract from </w:t>
      </w:r>
      <w:r w:rsidR="00D60341">
        <w:t>Your</w:t>
      </w:r>
      <w:r>
        <w:t xml:space="preserve"> </w:t>
      </w:r>
      <w:r w:rsidR="00DD0186">
        <w:t>G</w:t>
      </w:r>
      <w:r>
        <w:t xml:space="preserve">ross </w:t>
      </w:r>
      <w:r w:rsidR="00DD0186">
        <w:t>D</w:t>
      </w:r>
      <w:r>
        <w:t xml:space="preserve">isability </w:t>
      </w:r>
      <w:r w:rsidR="00DD0186">
        <w:t>B</w:t>
      </w:r>
      <w:r w:rsidR="008D5390">
        <w:t>enefit</w:t>
      </w:r>
      <w:r>
        <w:t xml:space="preserve"> </w:t>
      </w:r>
      <w:r w:rsidR="00DD0186">
        <w:t>P</w:t>
      </w:r>
      <w:r w:rsidR="00A01CF8">
        <w:t xml:space="preserve">ayment </w:t>
      </w:r>
      <w:r>
        <w:t xml:space="preserve">any </w:t>
      </w:r>
      <w:r w:rsidR="00A03470">
        <w:rPr>
          <w:bCs/>
          <w:iCs/>
        </w:rPr>
        <w:t>D</w:t>
      </w:r>
      <w:r w:rsidRPr="00B37216">
        <w:rPr>
          <w:bCs/>
          <w:iCs/>
        </w:rPr>
        <w:t xml:space="preserve">eductible </w:t>
      </w:r>
      <w:r w:rsidR="00A03470">
        <w:rPr>
          <w:bCs/>
          <w:iCs/>
        </w:rPr>
        <w:t>S</w:t>
      </w:r>
      <w:r w:rsidRPr="00B37216">
        <w:rPr>
          <w:bCs/>
          <w:iCs/>
        </w:rPr>
        <w:t xml:space="preserve">ources of </w:t>
      </w:r>
      <w:r w:rsidR="00A03470">
        <w:rPr>
          <w:bCs/>
          <w:iCs/>
        </w:rPr>
        <w:t>I</w:t>
      </w:r>
      <w:r w:rsidRPr="00B37216">
        <w:rPr>
          <w:bCs/>
          <w:iCs/>
        </w:rPr>
        <w:t>ncome</w:t>
      </w:r>
      <w:r w:rsidR="00091D4A">
        <w:rPr>
          <w:bCs/>
          <w:iCs/>
        </w:rPr>
        <w:t xml:space="preserve"> </w:t>
      </w:r>
      <w:r w:rsidR="00EE5DC9">
        <w:rPr>
          <w:b/>
          <w:bCs/>
          <w:color w:val="FF0000"/>
          <w:sz w:val="24"/>
          <w:szCs w:val="24"/>
          <w:vertAlign w:val="superscript"/>
        </w:rPr>
        <w:t>22b</w:t>
      </w:r>
      <w:r w:rsidR="00091D4A" w:rsidRPr="0085412A">
        <w:rPr>
          <w:b/>
          <w:iCs/>
          <w:sz w:val="24"/>
          <w:szCs w:val="24"/>
        </w:rPr>
        <w:t>[</w:t>
      </w:r>
      <w:r w:rsidR="00091D4A">
        <w:rPr>
          <w:bCs/>
          <w:iCs/>
        </w:rPr>
        <w:t>and Disability Earnings</w:t>
      </w:r>
      <w:r w:rsidR="00091D4A" w:rsidRPr="0085412A">
        <w:rPr>
          <w:b/>
          <w:iCs/>
          <w:sz w:val="24"/>
          <w:szCs w:val="24"/>
        </w:rPr>
        <w:t>]</w:t>
      </w:r>
      <w:r>
        <w:t>.</w:t>
      </w:r>
    </w:p>
    <w:p w14:paraId="5BC4F216" w14:textId="298865A6" w:rsidR="00D2758D" w:rsidRDefault="00D2758D" w:rsidP="00D2758D">
      <w:pPr>
        <w:pStyle w:val="2Text"/>
        <w:rPr>
          <w:b/>
        </w:rPr>
      </w:pPr>
      <w:r>
        <w:lastRenderedPageBreak/>
        <w:t xml:space="preserve">That amount figured in item 4 is </w:t>
      </w:r>
      <w:r w:rsidR="00D60341">
        <w:t>Your</w:t>
      </w:r>
      <w:r>
        <w:t xml:space="preserve"> </w:t>
      </w:r>
      <w:r w:rsidR="00782745">
        <w:t>W</w:t>
      </w:r>
      <w:r>
        <w:t xml:space="preserve">eekly </w:t>
      </w:r>
      <w:r w:rsidR="00782745">
        <w:t>B</w:t>
      </w:r>
      <w:r w:rsidR="008D5390">
        <w:t>enefit</w:t>
      </w:r>
      <w:r w:rsidR="007E4CF7">
        <w:t xml:space="preserve"> </w:t>
      </w:r>
      <w:r w:rsidR="00782745">
        <w:t>P</w:t>
      </w:r>
      <w:r w:rsidR="007E4CF7">
        <w:t>ayment</w:t>
      </w:r>
      <w:r>
        <w:t>.</w:t>
      </w:r>
      <w:r w:rsidR="00905D82">
        <w:t xml:space="preserve"> A </w:t>
      </w:r>
      <w:r w:rsidR="005977E8">
        <w:t>Minimum Weekly Benefit</w:t>
      </w:r>
      <w:r w:rsidR="00905D82">
        <w:t xml:space="preserve"> may be payable</w:t>
      </w:r>
      <w:r w:rsidR="0080170D">
        <w:t xml:space="preserve">, </w:t>
      </w:r>
      <w:r w:rsidR="00722BE1">
        <w:t>r</w:t>
      </w:r>
      <w:r w:rsidR="0080170D">
        <w:t xml:space="preserve">efer to the </w:t>
      </w:r>
      <w:r w:rsidR="0080170D" w:rsidRPr="00B37216">
        <w:rPr>
          <w:bCs/>
        </w:rPr>
        <w:t xml:space="preserve">What If Subtracting </w:t>
      </w:r>
      <w:r w:rsidR="00167306" w:rsidRPr="00B37216">
        <w:rPr>
          <w:bCs/>
        </w:rPr>
        <w:t xml:space="preserve">Deductible Sources </w:t>
      </w:r>
      <w:r w:rsidR="0081156D" w:rsidRPr="00B37216">
        <w:rPr>
          <w:bCs/>
        </w:rPr>
        <w:t xml:space="preserve">of </w:t>
      </w:r>
      <w:r w:rsidR="00167306" w:rsidRPr="00B37216">
        <w:rPr>
          <w:bCs/>
        </w:rPr>
        <w:t xml:space="preserve">Income </w:t>
      </w:r>
      <w:r w:rsidR="0080170D" w:rsidRPr="00B37216">
        <w:rPr>
          <w:bCs/>
        </w:rPr>
        <w:t>Results in a Zero Benefit? (Minimum Benefit) for additional information.</w:t>
      </w:r>
      <w:r w:rsidR="00DB7C08">
        <w:rPr>
          <w:b/>
        </w:rPr>
        <w:t xml:space="preserve"> </w:t>
      </w:r>
    </w:p>
    <w:p w14:paraId="65EE9D65" w14:textId="5E5D2501" w:rsidR="00D2758D" w:rsidRDefault="00D2758D" w:rsidP="00D2758D">
      <w:pPr>
        <w:pStyle w:val="2Text"/>
      </w:pPr>
      <w:r>
        <w:t xml:space="preserve">After the </w:t>
      </w:r>
      <w:r w:rsidR="00DB3F54" w:rsidRPr="00987A39">
        <w:t xml:space="preserve">Elimination </w:t>
      </w:r>
      <w:r w:rsidR="004E03EF" w:rsidRPr="00E940DE" w:rsidDel="00DB3F54">
        <w:t>Period</w:t>
      </w:r>
      <w:r>
        <w:t xml:space="preserve">, if </w:t>
      </w:r>
      <w:r w:rsidR="00831858">
        <w:t>You</w:t>
      </w:r>
      <w:r>
        <w:t xml:space="preserve"> are </w:t>
      </w:r>
      <w:r w:rsidR="00167306" w:rsidRPr="00987A39">
        <w:t>Disabled</w:t>
      </w:r>
      <w:r w:rsidR="00167306" w:rsidRPr="001E6277">
        <w:t xml:space="preserve"> </w:t>
      </w:r>
      <w:r>
        <w:t xml:space="preserve">for less than 1 week, </w:t>
      </w:r>
      <w:r w:rsidR="003B254A">
        <w:t>We</w:t>
      </w:r>
      <w:r>
        <w:t xml:space="preserve"> will send </w:t>
      </w:r>
      <w:r w:rsidR="00831858">
        <w:t>You</w:t>
      </w:r>
      <w:r>
        <w:t xml:space="preserve"> </w:t>
      </w:r>
      <w:r w:rsidR="00C249C1" w:rsidRPr="0021243B">
        <w:rPr>
          <w:b/>
          <w:bCs/>
          <w:color w:val="FF0000"/>
          <w:sz w:val="24"/>
          <w:szCs w:val="24"/>
          <w:vertAlign w:val="superscript"/>
        </w:rPr>
        <w:t>10</w:t>
      </w:r>
      <w:r w:rsidR="0088637B">
        <w:rPr>
          <w:b/>
          <w:bCs/>
          <w:color w:val="FF0000"/>
          <w:sz w:val="24"/>
          <w:szCs w:val="24"/>
          <w:vertAlign w:val="superscript"/>
        </w:rPr>
        <w:t>c</w:t>
      </w:r>
      <w:r w:rsidR="00C249C1" w:rsidRPr="001935DA">
        <w:rPr>
          <w:b/>
          <w:sz w:val="24"/>
          <w:szCs w:val="24"/>
        </w:rPr>
        <w:t>[</w:t>
      </w:r>
      <w:r w:rsidR="00171A75">
        <w:t>1/</w:t>
      </w:r>
      <w:r w:rsidR="000E3F53">
        <w:t>7</w:t>
      </w:r>
      <w:r w:rsidR="003D24B0" w:rsidRPr="00BD2212">
        <w:rPr>
          <w:sz w:val="16"/>
          <w:szCs w:val="16"/>
        </w:rPr>
        <w:t>th</w:t>
      </w:r>
      <w:r w:rsidR="00C249C1" w:rsidRPr="00571C41">
        <w:rPr>
          <w:b/>
          <w:bCs/>
          <w:sz w:val="24"/>
        </w:rPr>
        <w:t>]</w:t>
      </w:r>
      <w:r>
        <w:t xml:space="preserve"> of </w:t>
      </w:r>
      <w:r w:rsidR="00D60341">
        <w:t>Your</w:t>
      </w:r>
      <w:r>
        <w:t xml:space="preserve"> </w:t>
      </w:r>
      <w:r w:rsidR="008D5390">
        <w:t>benefit</w:t>
      </w:r>
      <w:r w:rsidR="007E4CF7">
        <w:t xml:space="preserve"> payment</w:t>
      </w:r>
      <w:r>
        <w:t xml:space="preserve"> for each day of </w:t>
      </w:r>
      <w:r w:rsidR="00FF5545">
        <w:t>Disability</w:t>
      </w:r>
      <w:r>
        <w:t>.</w:t>
      </w:r>
      <w:r w:rsidR="00571C41" w:rsidRPr="00571C41">
        <w:rPr>
          <w:b/>
          <w:bCs/>
          <w:sz w:val="24"/>
        </w:rPr>
        <w:t>]</w:t>
      </w:r>
      <w:r w:rsidR="000477F0">
        <w:t xml:space="preserve"> </w:t>
      </w:r>
    </w:p>
    <w:p w14:paraId="5EC68845" w14:textId="6CBE1850" w:rsidR="000B610A" w:rsidRDefault="00840C10" w:rsidP="000B610A">
      <w:pPr>
        <w:pStyle w:val="2Text"/>
      </w:pPr>
      <w:r>
        <w:rPr>
          <w:b/>
          <w:bCs/>
          <w:color w:val="FF0000"/>
          <w:sz w:val="24"/>
          <w:szCs w:val="24"/>
          <w:vertAlign w:val="superscript"/>
        </w:rPr>
        <w:t>2f</w:t>
      </w:r>
      <w:r w:rsidR="00D707D9" w:rsidRPr="00D707D9">
        <w:rPr>
          <w:b/>
          <w:sz w:val="24"/>
        </w:rPr>
        <w:t>[</w:t>
      </w:r>
      <w:r w:rsidR="000B610A" w:rsidRPr="00407E4F">
        <w:t xml:space="preserve">If there is an overpayment due to Prudential for any Prudential claim, Prudential may apply </w:t>
      </w:r>
      <w:r w:rsidR="000B610A">
        <w:t>this</w:t>
      </w:r>
      <w:r w:rsidR="000B610A" w:rsidRPr="00407E4F">
        <w:t xml:space="preserve"> amount toward an</w:t>
      </w:r>
      <w:r w:rsidR="002313E4">
        <w:t>y</w:t>
      </w:r>
      <w:r w:rsidR="000B610A" w:rsidRPr="00407E4F">
        <w:t xml:space="preserve"> outstanding overpayment.</w:t>
      </w:r>
      <w:r w:rsidR="000B610A" w:rsidRPr="00AD4C7E">
        <w:rPr>
          <w:b/>
          <w:bCs/>
          <w:sz w:val="24"/>
          <w:szCs w:val="24"/>
        </w:rPr>
        <w:t>]</w:t>
      </w:r>
    </w:p>
    <w:p w14:paraId="2A20AFAD" w14:textId="277E3945" w:rsidR="00D2758D" w:rsidRDefault="00020F20" w:rsidP="00D2758D">
      <w:pPr>
        <w:pStyle w:val="SubtitleD"/>
      </w:pPr>
      <w:r w:rsidRPr="00EF6E18">
        <w:rPr>
          <w:rFonts w:ascii="Arial" w:hAnsi="Arial" w:cs="Arial"/>
          <w:color w:val="FF0000"/>
          <w:vertAlign w:val="superscript"/>
        </w:rPr>
        <w:t>11</w:t>
      </w:r>
      <w:r w:rsidR="00571C41" w:rsidRPr="00AD4C7E">
        <w:rPr>
          <w:rFonts w:ascii="Arial" w:hAnsi="Arial" w:cs="Arial"/>
        </w:rPr>
        <w:t>[</w:t>
      </w:r>
      <w:r w:rsidR="00D2758D">
        <w:t>How Much Will Prudential Pay If You Work While You Are Disabled?</w:t>
      </w:r>
    </w:p>
    <w:p w14:paraId="2C025101" w14:textId="4DE6A84B" w:rsidR="00D2758D" w:rsidRDefault="00D2758D" w:rsidP="00D2758D">
      <w:pPr>
        <w:pStyle w:val="2Text"/>
      </w:pPr>
      <w:r>
        <w:t xml:space="preserve">If </w:t>
      </w:r>
      <w:r w:rsidR="00831858">
        <w:t>You</w:t>
      </w:r>
      <w:r>
        <w:t xml:space="preserve"> are </w:t>
      </w:r>
      <w:r w:rsidR="00167306" w:rsidRPr="00987A39">
        <w:t>Disabled</w:t>
      </w:r>
      <w:r w:rsidR="00167306" w:rsidRPr="001E6277">
        <w:t xml:space="preserve"> </w:t>
      </w:r>
      <w:r>
        <w:t xml:space="preserve">and return to work after satisfying the </w:t>
      </w:r>
      <w:r w:rsidR="00DB3F54" w:rsidRPr="00987A39">
        <w:t>Elimination Period</w:t>
      </w:r>
      <w:r>
        <w:t xml:space="preserve">, </w:t>
      </w:r>
      <w:r w:rsidR="003B254A">
        <w:t>We</w:t>
      </w:r>
      <w:r>
        <w:t xml:space="preserve"> will send </w:t>
      </w:r>
      <w:r w:rsidR="00831858">
        <w:t>You</w:t>
      </w:r>
      <w:r>
        <w:t xml:space="preserve"> the </w:t>
      </w:r>
      <w:r w:rsidR="00D962DB">
        <w:t>W</w:t>
      </w:r>
      <w:r>
        <w:t xml:space="preserve">eekly </w:t>
      </w:r>
      <w:r w:rsidR="00D962DB">
        <w:t>B</w:t>
      </w:r>
      <w:r w:rsidR="008D5390">
        <w:t>enefit</w:t>
      </w:r>
      <w:r w:rsidR="00864906">
        <w:t xml:space="preserve"> </w:t>
      </w:r>
      <w:r w:rsidR="00D962DB">
        <w:t>P</w:t>
      </w:r>
      <w:r w:rsidR="00864906">
        <w:t>ayment</w:t>
      </w:r>
      <w:r>
        <w:t xml:space="preserve"> if </w:t>
      </w:r>
      <w:r w:rsidR="00D60341">
        <w:t>Your</w:t>
      </w:r>
      <w:r>
        <w:t xml:space="preserve"> weekly </w:t>
      </w:r>
      <w:r w:rsidR="00FB161A" w:rsidRPr="00987A39">
        <w:t>Disability Earnings</w:t>
      </w:r>
      <w:r>
        <w:t xml:space="preserve">, if any, are less than 20% of </w:t>
      </w:r>
      <w:r w:rsidR="00D60341">
        <w:t>Your</w:t>
      </w:r>
      <w:r>
        <w:t xml:space="preserve"> </w:t>
      </w:r>
      <w:r w:rsidR="00026DE6">
        <w:t>Weekly Earnings</w:t>
      </w:r>
      <w:r>
        <w:t xml:space="preserve"> due to the same </w:t>
      </w:r>
      <w:r w:rsidR="008E098C">
        <w:t>S</w:t>
      </w:r>
      <w:r>
        <w:t xml:space="preserve">ickness or </w:t>
      </w:r>
      <w:r w:rsidR="008E098C">
        <w:t>I</w:t>
      </w:r>
      <w:r>
        <w:t>njury.</w:t>
      </w:r>
    </w:p>
    <w:p w14:paraId="0A244F58" w14:textId="1C409A41" w:rsidR="00D2758D" w:rsidRDefault="00020F20" w:rsidP="00D2758D">
      <w:pPr>
        <w:pStyle w:val="2Text"/>
      </w:pPr>
      <w:r w:rsidRPr="00987A39">
        <w:rPr>
          <w:b/>
          <w:bCs/>
          <w:color w:val="FF0000"/>
          <w:sz w:val="24"/>
          <w:szCs w:val="24"/>
          <w:vertAlign w:val="superscript"/>
        </w:rPr>
        <w:t>11a</w:t>
      </w:r>
      <w:r w:rsidR="00571C41" w:rsidRPr="00571C41">
        <w:rPr>
          <w:b/>
          <w:bCs/>
          <w:sz w:val="24"/>
        </w:rPr>
        <w:t>[</w:t>
      </w:r>
      <w:r w:rsidR="00D2758D">
        <w:t xml:space="preserve">If </w:t>
      </w:r>
      <w:r w:rsidR="00831858">
        <w:t>You</w:t>
      </w:r>
      <w:r w:rsidR="00D2758D">
        <w:t xml:space="preserve"> are </w:t>
      </w:r>
      <w:r w:rsidR="00167306" w:rsidRPr="00987A39">
        <w:t>Disabled</w:t>
      </w:r>
      <w:r w:rsidR="00167306" w:rsidRPr="001E6277">
        <w:t xml:space="preserve"> </w:t>
      </w:r>
      <w:r w:rsidR="00D2758D">
        <w:t xml:space="preserve">and </w:t>
      </w:r>
      <w:r w:rsidR="00D60341">
        <w:t>Your</w:t>
      </w:r>
      <w:r w:rsidR="00D2758D">
        <w:t xml:space="preserve"> </w:t>
      </w:r>
      <w:r w:rsidR="00E829F4">
        <w:t>w</w:t>
      </w:r>
      <w:r w:rsidR="00D2758D">
        <w:t xml:space="preserve">eekly </w:t>
      </w:r>
      <w:r w:rsidR="00FB161A">
        <w:t>Disability Earnings</w:t>
      </w:r>
      <w:r w:rsidR="00D2758D">
        <w:rPr>
          <w:b/>
          <w:i/>
        </w:rPr>
        <w:t xml:space="preserve"> </w:t>
      </w:r>
      <w:r w:rsidR="00D2758D">
        <w:t xml:space="preserve">are from 20% through </w:t>
      </w:r>
      <w:r w:rsidR="00701078">
        <w:rPr>
          <w:b/>
          <w:bCs/>
          <w:color w:val="FF0000"/>
          <w:sz w:val="24"/>
          <w:szCs w:val="24"/>
          <w:vertAlign w:val="superscript"/>
        </w:rPr>
        <w:t>23</w:t>
      </w:r>
      <w:r w:rsidR="00F95F54" w:rsidRPr="00571C41">
        <w:rPr>
          <w:b/>
          <w:bCs/>
          <w:sz w:val="24"/>
        </w:rPr>
        <w:t>[</w:t>
      </w:r>
      <w:r w:rsidR="00D2758D">
        <w:t>80%</w:t>
      </w:r>
      <w:r w:rsidR="00F95F54">
        <w:t xml:space="preserve"> - 100%</w:t>
      </w:r>
      <w:r w:rsidR="00F95F54" w:rsidRPr="00571C41">
        <w:rPr>
          <w:b/>
          <w:bCs/>
          <w:sz w:val="24"/>
        </w:rPr>
        <w:t>]</w:t>
      </w:r>
      <w:r w:rsidR="00D2758D">
        <w:t xml:space="preserve"> of </w:t>
      </w:r>
      <w:r w:rsidR="00D60341">
        <w:t>Your</w:t>
      </w:r>
      <w:r w:rsidR="00D2758D">
        <w:t xml:space="preserve"> </w:t>
      </w:r>
      <w:r w:rsidR="00026DE6">
        <w:t>Weekly Earnings</w:t>
      </w:r>
      <w:r w:rsidR="00D2758D">
        <w:t xml:space="preserve">, due to the same </w:t>
      </w:r>
      <w:r w:rsidR="008E098C">
        <w:t>S</w:t>
      </w:r>
      <w:r w:rsidR="00D2758D">
        <w:t xml:space="preserve">ickness or </w:t>
      </w:r>
      <w:r w:rsidR="008E098C">
        <w:t>I</w:t>
      </w:r>
      <w:r w:rsidR="00D2758D">
        <w:t xml:space="preserve">njury, Prudential will </w:t>
      </w:r>
      <w:r w:rsidR="007008F0">
        <w:t xml:space="preserve">determine </w:t>
      </w:r>
      <w:r w:rsidR="00D60341">
        <w:t>Your</w:t>
      </w:r>
      <w:r w:rsidR="00D2758D">
        <w:t xml:space="preserve"> </w:t>
      </w:r>
      <w:r w:rsidR="008D5390">
        <w:t>benefit</w:t>
      </w:r>
      <w:r w:rsidR="00864906">
        <w:t xml:space="preserve"> </w:t>
      </w:r>
      <w:bookmarkStart w:id="79" w:name="_Hlk36199391"/>
      <w:r w:rsidR="00864906">
        <w:t>payment</w:t>
      </w:r>
      <w:bookmarkEnd w:id="79"/>
      <w:r w:rsidR="00D2758D">
        <w:t xml:space="preserve"> as follows:</w:t>
      </w:r>
    </w:p>
    <w:p w14:paraId="3A10D9CC" w14:textId="29A3296E" w:rsidR="00D2758D" w:rsidRDefault="00D2758D" w:rsidP="00D2758D">
      <w:pPr>
        <w:pStyle w:val="Indent2"/>
      </w:pPr>
      <w:r>
        <w:t>1.</w:t>
      </w:r>
      <w:r>
        <w:tab/>
        <w:t xml:space="preserve">Subtract </w:t>
      </w:r>
      <w:r w:rsidR="00D60341">
        <w:t>Your</w:t>
      </w:r>
      <w:r>
        <w:t xml:space="preserve"> </w:t>
      </w:r>
      <w:r w:rsidR="00167306" w:rsidRPr="00987A39">
        <w:t>Disability</w:t>
      </w:r>
      <w:r w:rsidR="00167306" w:rsidRPr="00167306">
        <w:rPr>
          <w:b/>
          <w:i/>
        </w:rPr>
        <w:t xml:space="preserve"> </w:t>
      </w:r>
      <w:r w:rsidR="00167306" w:rsidRPr="00987A39">
        <w:t>Earnings</w:t>
      </w:r>
      <w:r w:rsidR="00167306" w:rsidRPr="00167306">
        <w:rPr>
          <w:b/>
          <w:i/>
        </w:rPr>
        <w:t xml:space="preserve"> </w:t>
      </w:r>
      <w:r>
        <w:t xml:space="preserve">from </w:t>
      </w:r>
      <w:r w:rsidR="00D60341">
        <w:t>Your</w:t>
      </w:r>
      <w:r>
        <w:t xml:space="preserve"> </w:t>
      </w:r>
      <w:r w:rsidR="00026DE6">
        <w:t>Weekly Earnings</w:t>
      </w:r>
      <w:r>
        <w:t>.</w:t>
      </w:r>
    </w:p>
    <w:p w14:paraId="034E66FA" w14:textId="65D72B1C" w:rsidR="00D2758D" w:rsidRDefault="00D2758D" w:rsidP="00D2758D">
      <w:pPr>
        <w:pStyle w:val="Indent2"/>
      </w:pPr>
      <w:r>
        <w:t>2.</w:t>
      </w:r>
      <w:r>
        <w:tab/>
        <w:t xml:space="preserve">Divide the answer in item 1 by </w:t>
      </w:r>
      <w:r w:rsidR="00D60341">
        <w:t>Your</w:t>
      </w:r>
      <w:r>
        <w:t xml:space="preserve"> </w:t>
      </w:r>
      <w:r w:rsidR="00026DE6">
        <w:t>Weekly Earnings</w:t>
      </w:r>
      <w:r>
        <w:t xml:space="preserve">. This is </w:t>
      </w:r>
      <w:r w:rsidR="00D60341">
        <w:t>Your</w:t>
      </w:r>
      <w:r>
        <w:t xml:space="preserve"> percentage of lost earnings.</w:t>
      </w:r>
    </w:p>
    <w:p w14:paraId="0FD1C1A3" w14:textId="1A34670A" w:rsidR="00D2758D" w:rsidRDefault="00D2758D" w:rsidP="00D2758D">
      <w:pPr>
        <w:pStyle w:val="Indent2"/>
      </w:pPr>
      <w:r>
        <w:t>3.</w:t>
      </w:r>
      <w:r>
        <w:tab/>
        <w:t xml:space="preserve">Multiply </w:t>
      </w:r>
      <w:r w:rsidR="00D60341">
        <w:t>Your</w:t>
      </w:r>
      <w:r>
        <w:t xml:space="preserve"> </w:t>
      </w:r>
      <w:r w:rsidR="00D962DB">
        <w:t>W</w:t>
      </w:r>
      <w:r>
        <w:t xml:space="preserve">eekly </w:t>
      </w:r>
      <w:r w:rsidR="00D962DB">
        <w:t>B</w:t>
      </w:r>
      <w:r w:rsidR="008D5390">
        <w:t>enefit</w:t>
      </w:r>
      <w:r>
        <w:t xml:space="preserve"> </w:t>
      </w:r>
      <w:r w:rsidR="00D962DB">
        <w:t>P</w:t>
      </w:r>
      <w:r w:rsidR="00864906">
        <w:t xml:space="preserve">ayment </w:t>
      </w:r>
      <w:r>
        <w:t>by the answer in item 2.</w:t>
      </w:r>
    </w:p>
    <w:p w14:paraId="59419169" w14:textId="66872F55" w:rsidR="00D2758D" w:rsidRDefault="00D2758D" w:rsidP="00D2758D">
      <w:pPr>
        <w:pStyle w:val="2Text"/>
      </w:pPr>
      <w:r>
        <w:t xml:space="preserve">This is the amount Prudential will pay </w:t>
      </w:r>
      <w:r w:rsidR="00831858">
        <w:t>You</w:t>
      </w:r>
      <w:r>
        <w:t xml:space="preserve"> each week.</w:t>
      </w:r>
    </w:p>
    <w:p w14:paraId="3DE8A99F" w14:textId="6057057F" w:rsidR="00D2758D" w:rsidRDefault="00D2758D" w:rsidP="00D2758D">
      <w:pPr>
        <w:pStyle w:val="2Text"/>
      </w:pPr>
      <w:r>
        <w:t xml:space="preserve">Prudential may require </w:t>
      </w:r>
      <w:r w:rsidR="00831858">
        <w:t>You</w:t>
      </w:r>
      <w:r>
        <w:t xml:space="preserve"> to send</w:t>
      </w:r>
      <w:r w:rsidR="0054344E">
        <w:t xml:space="preserve"> satisfactory</w:t>
      </w:r>
      <w:r>
        <w:t xml:space="preserve"> proof of </w:t>
      </w:r>
      <w:r w:rsidR="00D60341">
        <w:t>Your</w:t>
      </w:r>
      <w:r>
        <w:t xml:space="preserve"> weekly </w:t>
      </w:r>
      <w:r w:rsidR="00167306" w:rsidRPr="00987A39">
        <w:t>Disability Earnings</w:t>
      </w:r>
      <w:r w:rsidR="00167306" w:rsidRPr="00167306">
        <w:rPr>
          <w:b/>
          <w:i/>
        </w:rPr>
        <w:t xml:space="preserve"> </w:t>
      </w:r>
      <w:r>
        <w:t xml:space="preserve">on a weekly basis. We will adjust </w:t>
      </w:r>
      <w:r w:rsidR="00D60341">
        <w:t>Your</w:t>
      </w:r>
      <w:r>
        <w:t xml:space="preserve"> </w:t>
      </w:r>
      <w:r w:rsidR="008D5390">
        <w:t>benefit</w:t>
      </w:r>
      <w:r>
        <w:t xml:space="preserve"> </w:t>
      </w:r>
      <w:r w:rsidR="00864906">
        <w:t xml:space="preserve">payment </w:t>
      </w:r>
      <w:r>
        <w:t xml:space="preserve">based on </w:t>
      </w:r>
      <w:r w:rsidR="00D60341">
        <w:t>Your</w:t>
      </w:r>
      <w:r>
        <w:t xml:space="preserve"> weekly </w:t>
      </w:r>
      <w:r w:rsidR="00FB161A">
        <w:t>Disability Earnings</w:t>
      </w:r>
      <w:r>
        <w:t>.</w:t>
      </w:r>
    </w:p>
    <w:p w14:paraId="31E0BF83" w14:textId="5F183963" w:rsidR="00D2758D" w:rsidRDefault="00D2758D" w:rsidP="00D2758D">
      <w:pPr>
        <w:pStyle w:val="2Text"/>
      </w:pPr>
      <w:r>
        <w:t xml:space="preserve">As part of </w:t>
      </w:r>
      <w:r w:rsidR="00D60341">
        <w:t>Your</w:t>
      </w:r>
      <w:r>
        <w:t xml:space="preserve"> </w:t>
      </w:r>
      <w:r w:rsidR="0054344E">
        <w:t xml:space="preserve">satisfactory </w:t>
      </w:r>
      <w:r>
        <w:t xml:space="preserve">proof of </w:t>
      </w:r>
      <w:r w:rsidR="00FB161A">
        <w:t>Disability Earnings</w:t>
      </w:r>
      <w:r>
        <w:t xml:space="preserve">, </w:t>
      </w:r>
      <w:r w:rsidR="003B254A">
        <w:t>We</w:t>
      </w:r>
      <w:r>
        <w:t xml:space="preserve"> can require that </w:t>
      </w:r>
      <w:r w:rsidR="00831858">
        <w:t>You</w:t>
      </w:r>
      <w:r>
        <w:t xml:space="preserve"> send </w:t>
      </w:r>
      <w:r w:rsidR="003B254A">
        <w:t>Us</w:t>
      </w:r>
      <w:r>
        <w:t xml:space="preserve"> appropriate financial records, including copies of </w:t>
      </w:r>
      <w:r w:rsidR="00D60341">
        <w:t>Your</w:t>
      </w:r>
      <w:r>
        <w:t xml:space="preserve"> IRS federal income tax return, W-2’s and 1099’s, which </w:t>
      </w:r>
      <w:r w:rsidR="003B254A">
        <w:t>We</w:t>
      </w:r>
      <w:r>
        <w:t xml:space="preserve"> believe are necessary to substantiate </w:t>
      </w:r>
      <w:r w:rsidR="00D60341">
        <w:t>Your</w:t>
      </w:r>
      <w:r>
        <w:t xml:space="preserve"> income.</w:t>
      </w:r>
    </w:p>
    <w:p w14:paraId="3731173A" w14:textId="67FB6C15" w:rsidR="00D2758D" w:rsidRDefault="008C5E4E" w:rsidP="00D2758D">
      <w:pPr>
        <w:pStyle w:val="2Text"/>
        <w:rPr>
          <w:b/>
          <w:bCs/>
          <w:sz w:val="24"/>
        </w:rPr>
      </w:pPr>
      <w:r w:rsidRPr="00987A39">
        <w:rPr>
          <w:b/>
          <w:bCs/>
          <w:color w:val="FF0000"/>
          <w:sz w:val="24"/>
          <w:szCs w:val="24"/>
          <w:vertAlign w:val="superscript"/>
        </w:rPr>
        <w:t>11b</w:t>
      </w:r>
      <w:r w:rsidR="00571C41" w:rsidRPr="00571C41">
        <w:rPr>
          <w:b/>
          <w:bCs/>
          <w:sz w:val="24"/>
        </w:rPr>
        <w:t>[</w:t>
      </w:r>
      <w:r w:rsidR="00D2758D">
        <w:t xml:space="preserve">We will not pay </w:t>
      </w:r>
      <w:r w:rsidR="00831858">
        <w:t>You</w:t>
      </w:r>
      <w:r w:rsidR="00D2758D">
        <w:t xml:space="preserve"> for any week during which </w:t>
      </w:r>
      <w:r w:rsidR="00167306" w:rsidRPr="00987A39">
        <w:t>Disability Earnings</w:t>
      </w:r>
      <w:r w:rsidR="00167306" w:rsidRPr="00167306">
        <w:rPr>
          <w:b/>
          <w:i/>
        </w:rPr>
        <w:t xml:space="preserve"> </w:t>
      </w:r>
      <w:r w:rsidR="00D2758D">
        <w:t xml:space="preserve">exceed </w:t>
      </w:r>
      <w:r w:rsidR="00803689">
        <w:rPr>
          <w:b/>
          <w:bCs/>
          <w:color w:val="FF0000"/>
          <w:sz w:val="24"/>
          <w:szCs w:val="24"/>
          <w:vertAlign w:val="superscript"/>
        </w:rPr>
        <w:t>23</w:t>
      </w:r>
      <w:r w:rsidR="004631C8" w:rsidRPr="00571C41">
        <w:rPr>
          <w:b/>
          <w:bCs/>
          <w:sz w:val="24"/>
        </w:rPr>
        <w:t>[</w:t>
      </w:r>
      <w:r w:rsidR="00D2758D">
        <w:t>80</w:t>
      </w:r>
      <w:r w:rsidR="00C626B1">
        <w:t>%</w:t>
      </w:r>
      <w:r w:rsidR="002D272D">
        <w:t xml:space="preserve"> - 100</w:t>
      </w:r>
      <w:r w:rsidR="00D2758D">
        <w:t>%</w:t>
      </w:r>
      <w:r w:rsidR="004631C8" w:rsidRPr="00571C41">
        <w:rPr>
          <w:b/>
          <w:bCs/>
          <w:sz w:val="24"/>
        </w:rPr>
        <w:t>]</w:t>
      </w:r>
      <w:r w:rsidR="00D2758D">
        <w:t xml:space="preserve"> of </w:t>
      </w:r>
      <w:r w:rsidR="00026DE6">
        <w:t>Weekly Earnings</w:t>
      </w:r>
      <w:r w:rsidR="00D2758D">
        <w:t>.</w:t>
      </w:r>
      <w:r w:rsidR="008E337A" w:rsidRPr="00571C41">
        <w:rPr>
          <w:b/>
          <w:bCs/>
          <w:sz w:val="24"/>
        </w:rPr>
        <w:t>]</w:t>
      </w:r>
      <w:r w:rsidR="00696CED" w:rsidRPr="00571C41">
        <w:rPr>
          <w:b/>
          <w:bCs/>
          <w:sz w:val="24"/>
        </w:rPr>
        <w:t>]</w:t>
      </w:r>
      <w:r w:rsidR="00571C41" w:rsidRPr="00571C41">
        <w:rPr>
          <w:b/>
          <w:bCs/>
          <w:sz w:val="24"/>
        </w:rPr>
        <w:t>]</w:t>
      </w:r>
    </w:p>
    <w:p w14:paraId="32A656E9" w14:textId="53B7A468" w:rsidR="00216AAB" w:rsidRDefault="00B36276" w:rsidP="00D2758D">
      <w:pPr>
        <w:pStyle w:val="2Text"/>
      </w:pPr>
      <w:r w:rsidRPr="00987A39">
        <w:rPr>
          <w:b/>
          <w:bCs/>
          <w:color w:val="FF0000"/>
          <w:sz w:val="24"/>
          <w:szCs w:val="24"/>
          <w:vertAlign w:val="superscript"/>
        </w:rPr>
        <w:t>1</w:t>
      </w:r>
      <w:r>
        <w:rPr>
          <w:b/>
          <w:bCs/>
          <w:color w:val="FF0000"/>
          <w:sz w:val="24"/>
          <w:szCs w:val="24"/>
          <w:vertAlign w:val="superscript"/>
        </w:rPr>
        <w:t>3a</w:t>
      </w:r>
      <w:r w:rsidR="00D707D9" w:rsidRPr="00D707D9">
        <w:rPr>
          <w:b/>
          <w:bCs/>
          <w:sz w:val="24"/>
        </w:rPr>
        <w:t>[</w:t>
      </w:r>
      <w:r w:rsidR="00216AAB">
        <w:t xml:space="preserve">Salary continuance paid to supplement Your </w:t>
      </w:r>
      <w:r w:rsidR="00216AAB" w:rsidRPr="00987A39">
        <w:t>Disability Earnings</w:t>
      </w:r>
      <w:r w:rsidR="00216AAB" w:rsidRPr="00167306">
        <w:rPr>
          <w:b/>
          <w:i/>
        </w:rPr>
        <w:t xml:space="preserve"> </w:t>
      </w:r>
      <w:r w:rsidR="00216AAB">
        <w:t>will not be considered a benefit payment for work performed.</w:t>
      </w:r>
      <w:r w:rsidR="00216AAB" w:rsidRPr="00571C41">
        <w:rPr>
          <w:b/>
          <w:bCs/>
          <w:sz w:val="24"/>
        </w:rPr>
        <w:t>]</w:t>
      </w:r>
    </w:p>
    <w:p w14:paraId="0FA84B4C" w14:textId="1713BF29" w:rsidR="00D2758D" w:rsidRDefault="00EF1382" w:rsidP="00D2758D">
      <w:pPr>
        <w:pStyle w:val="SubtitleD"/>
      </w:pPr>
      <w:r w:rsidRPr="00987A39">
        <w:rPr>
          <w:rFonts w:ascii="Arial" w:hAnsi="Arial" w:cs="Arial"/>
          <w:color w:val="FF0000"/>
          <w:szCs w:val="24"/>
          <w:vertAlign w:val="superscript"/>
        </w:rPr>
        <w:t>7</w:t>
      </w:r>
      <w:r w:rsidR="00571C41" w:rsidRPr="00794CC8">
        <w:rPr>
          <w:rFonts w:ascii="Arial" w:hAnsi="Arial" w:cs="Arial"/>
        </w:rPr>
        <w:t>[</w:t>
      </w:r>
      <w:r w:rsidR="00D2758D">
        <w:t xml:space="preserve">What Happens If </w:t>
      </w:r>
      <w:r w:rsidR="00D60341">
        <w:t>Your</w:t>
      </w:r>
      <w:r w:rsidR="00D2758D">
        <w:t xml:space="preserve"> </w:t>
      </w:r>
      <w:r w:rsidR="00FB161A">
        <w:t>Disability Earnings</w:t>
      </w:r>
      <w:r w:rsidR="00D2758D">
        <w:t xml:space="preserve"> Fluctuate?</w:t>
      </w:r>
    </w:p>
    <w:p w14:paraId="688258BE" w14:textId="75F79702" w:rsidR="00D2758D" w:rsidRDefault="00D2758D" w:rsidP="00D2758D">
      <w:pPr>
        <w:pStyle w:val="2Text"/>
      </w:pPr>
      <w:r>
        <w:t xml:space="preserve">If </w:t>
      </w:r>
      <w:r w:rsidR="00D60341">
        <w:t>Your</w:t>
      </w:r>
      <w:r>
        <w:t xml:space="preserve"> </w:t>
      </w:r>
      <w:r w:rsidR="00167306" w:rsidRPr="00987A39">
        <w:t>Disability Earnings</w:t>
      </w:r>
      <w:r w:rsidR="00167306" w:rsidRPr="00167306">
        <w:rPr>
          <w:b/>
          <w:i/>
        </w:rPr>
        <w:t xml:space="preserve"> </w:t>
      </w:r>
      <w:r>
        <w:t xml:space="preserve">are expected to fluctuate widely from week to week, Prudential may average </w:t>
      </w:r>
      <w:r w:rsidR="00D60341">
        <w:t>Your</w:t>
      </w:r>
      <w:r>
        <w:t xml:space="preserve"> </w:t>
      </w:r>
      <w:r w:rsidR="00167306" w:rsidRPr="00987A39">
        <w:t>Disability Earnings</w:t>
      </w:r>
      <w:r w:rsidR="00167306" w:rsidRPr="00167306">
        <w:rPr>
          <w:b/>
          <w:i/>
        </w:rPr>
        <w:t xml:space="preserve"> </w:t>
      </w:r>
      <w:r>
        <w:t xml:space="preserve">over the most recent 3 weeks to determine if </w:t>
      </w:r>
      <w:r w:rsidR="00D60341">
        <w:t>Your</w:t>
      </w:r>
      <w:r>
        <w:t xml:space="preserve"> claim should continue subject to all other terms and conditions in the </w:t>
      </w:r>
      <w:r w:rsidR="00AE3831">
        <w:t>d</w:t>
      </w:r>
      <w:r w:rsidR="00FF5545">
        <w:t>isability</w:t>
      </w:r>
      <w:r w:rsidR="00E13308">
        <w:t xml:space="preserve"> </w:t>
      </w:r>
      <w:r w:rsidR="00985B0E">
        <w:t>Plan</w:t>
      </w:r>
      <w:r>
        <w:t>.</w:t>
      </w:r>
    </w:p>
    <w:p w14:paraId="42EF9625" w14:textId="6535DAC1" w:rsidR="00D2758D" w:rsidRDefault="00D2758D" w:rsidP="00D2758D">
      <w:pPr>
        <w:pStyle w:val="2Text"/>
      </w:pPr>
      <w:r>
        <w:t xml:space="preserve">If Prudential averages </w:t>
      </w:r>
      <w:r w:rsidR="00D60341">
        <w:t>Your</w:t>
      </w:r>
      <w:r>
        <w:t xml:space="preserve"> </w:t>
      </w:r>
      <w:r w:rsidR="00FB161A">
        <w:t>Disability Earnings</w:t>
      </w:r>
      <w:r>
        <w:t xml:space="preserve">, </w:t>
      </w:r>
      <w:r w:rsidR="003B254A">
        <w:t>We</w:t>
      </w:r>
      <w:r>
        <w:t xml:space="preserve"> will terminate </w:t>
      </w:r>
      <w:r w:rsidR="00D60341">
        <w:t>Your</w:t>
      </w:r>
      <w:r>
        <w:t xml:space="preserve"> claim if the average of </w:t>
      </w:r>
      <w:r w:rsidR="00D60341">
        <w:t>Your</w:t>
      </w:r>
      <w:r>
        <w:t xml:space="preserve"> </w:t>
      </w:r>
      <w:r w:rsidR="00167306" w:rsidRPr="00987A39">
        <w:t>Disability Earnings</w:t>
      </w:r>
      <w:r w:rsidR="00167306" w:rsidRPr="00167306">
        <w:rPr>
          <w:b/>
          <w:i/>
        </w:rPr>
        <w:t xml:space="preserve"> </w:t>
      </w:r>
      <w:r>
        <w:t xml:space="preserve">from the last 3 weeks exceeds 80% of </w:t>
      </w:r>
      <w:r w:rsidR="00026DE6">
        <w:t>Weekly Earnings</w:t>
      </w:r>
      <w:r>
        <w:t>.</w:t>
      </w:r>
    </w:p>
    <w:p w14:paraId="4B17C8DD" w14:textId="1035BF22" w:rsidR="00D2758D" w:rsidRDefault="00D2758D" w:rsidP="00D2758D">
      <w:pPr>
        <w:pStyle w:val="2Text"/>
      </w:pPr>
      <w:r>
        <w:lastRenderedPageBreak/>
        <w:t xml:space="preserve">We will not pay </w:t>
      </w:r>
      <w:r w:rsidR="00831858">
        <w:t>You</w:t>
      </w:r>
      <w:r>
        <w:t xml:space="preserve"> for any week during which </w:t>
      </w:r>
      <w:r w:rsidR="00167306" w:rsidRPr="00987A39">
        <w:t>Disability Earnings</w:t>
      </w:r>
      <w:r w:rsidR="00167306" w:rsidRPr="00167306">
        <w:rPr>
          <w:b/>
          <w:i/>
        </w:rPr>
        <w:t xml:space="preserve"> </w:t>
      </w:r>
      <w:r>
        <w:t xml:space="preserve">exceed 80% of </w:t>
      </w:r>
      <w:r w:rsidR="00026DE6">
        <w:t>Weekly Earnings</w:t>
      </w:r>
      <w:r>
        <w:t>.</w:t>
      </w:r>
      <w:r w:rsidR="00571C41" w:rsidRPr="00571C41">
        <w:rPr>
          <w:b/>
          <w:bCs/>
          <w:sz w:val="24"/>
        </w:rPr>
        <w:t>]</w:t>
      </w:r>
    </w:p>
    <w:p w14:paraId="3B370637" w14:textId="460114E9" w:rsidR="00D2758D" w:rsidRDefault="00AF606B" w:rsidP="00D2758D">
      <w:pPr>
        <w:pStyle w:val="SubtitleD"/>
      </w:pPr>
      <w:r w:rsidRPr="00987A39">
        <w:rPr>
          <w:rFonts w:ascii="Arial" w:hAnsi="Arial" w:cs="Arial"/>
          <w:color w:val="FF0000"/>
          <w:vertAlign w:val="superscript"/>
        </w:rPr>
        <w:t>13</w:t>
      </w:r>
      <w:r w:rsidR="00571C41" w:rsidRPr="007740B2">
        <w:rPr>
          <w:rFonts w:ascii="Arial" w:hAnsi="Arial" w:cs="Arial"/>
        </w:rPr>
        <w:t>[</w:t>
      </w:r>
      <w:r w:rsidR="00D2758D">
        <w:t>What Are Deductible Sources of Income?</w:t>
      </w:r>
      <w:r w:rsidR="22E7345D">
        <w:t xml:space="preserve"> </w:t>
      </w:r>
    </w:p>
    <w:p w14:paraId="274F93C6" w14:textId="5E16177F" w:rsidR="00D2758D" w:rsidRPr="00A73BB9" w:rsidRDefault="00D2758D" w:rsidP="00D2758D">
      <w:pPr>
        <w:pStyle w:val="2Text"/>
      </w:pPr>
      <w:r>
        <w:t xml:space="preserve">Prudential will deduct from </w:t>
      </w:r>
      <w:r w:rsidR="00D60341">
        <w:t>Your</w:t>
      </w:r>
      <w:r>
        <w:t xml:space="preserve"> </w:t>
      </w:r>
      <w:r w:rsidR="00051DAA">
        <w:t>G</w:t>
      </w:r>
      <w:r>
        <w:t xml:space="preserve">ross </w:t>
      </w:r>
      <w:r w:rsidR="00051DAA">
        <w:t>D</w:t>
      </w:r>
      <w:r>
        <w:t xml:space="preserve">isability </w:t>
      </w:r>
      <w:r w:rsidR="00051DAA">
        <w:t>B</w:t>
      </w:r>
      <w:r w:rsidR="008D5390">
        <w:t>enefit</w:t>
      </w:r>
      <w:r>
        <w:t xml:space="preserve"> </w:t>
      </w:r>
      <w:r w:rsidR="00051DAA">
        <w:t>P</w:t>
      </w:r>
      <w:r w:rsidR="0089086B">
        <w:t xml:space="preserve">ayment </w:t>
      </w:r>
      <w:r>
        <w:t xml:space="preserve">the following </w:t>
      </w:r>
      <w:r w:rsidR="00CE0FCA">
        <w:t xml:space="preserve">Deductible Sources of </w:t>
      </w:r>
      <w:r w:rsidR="00CE0FCA" w:rsidRPr="00A73BB9">
        <w:t>Income</w:t>
      </w:r>
      <w:r w:rsidRPr="00A73BB9">
        <w:t>:</w:t>
      </w:r>
    </w:p>
    <w:p w14:paraId="1EF05D6E" w14:textId="109046DF" w:rsidR="00D2758D" w:rsidRPr="00A73BB9" w:rsidRDefault="00D2758D" w:rsidP="00597635">
      <w:pPr>
        <w:pStyle w:val="Indent2"/>
      </w:pPr>
      <w:r w:rsidRPr="00A73BB9">
        <w:t>1.</w:t>
      </w:r>
      <w:r w:rsidRPr="00A73BB9">
        <w:tab/>
        <w:t xml:space="preserve">The amount that </w:t>
      </w:r>
      <w:r w:rsidR="00831858" w:rsidRPr="00A73BB9">
        <w:t>You</w:t>
      </w:r>
      <w:r w:rsidRPr="00A73BB9">
        <w:t xml:space="preserve"> receive or are </w:t>
      </w:r>
      <w:r w:rsidR="002D0DF3" w:rsidRPr="00A73BB9">
        <w:t>eligible</w:t>
      </w:r>
      <w:r w:rsidR="008B38E0" w:rsidRPr="00A73BB9">
        <w:t xml:space="preserve"> </w:t>
      </w:r>
      <w:r w:rsidRPr="00A73BB9">
        <w:t>to receive under:</w:t>
      </w:r>
    </w:p>
    <w:p w14:paraId="237914D9" w14:textId="09FB836D" w:rsidR="007B62E1" w:rsidRPr="00A73BB9" w:rsidRDefault="007B62E1" w:rsidP="00B37216">
      <w:pPr>
        <w:pStyle w:val="BulletD"/>
        <w:ind w:left="1296"/>
      </w:pPr>
      <w:r w:rsidRPr="00A73BB9">
        <w:t>a workers’ compensation law;</w:t>
      </w:r>
    </w:p>
    <w:p w14:paraId="7721982E" w14:textId="10ED98BC" w:rsidR="007B62E1" w:rsidRPr="00A73BB9" w:rsidRDefault="007B62E1" w:rsidP="00B37216">
      <w:pPr>
        <w:pStyle w:val="BulletD"/>
        <w:ind w:left="1296"/>
      </w:pPr>
      <w:r w:rsidRPr="00A73BB9">
        <w:t>the Jones Act; Title 46 US Code, section 30104;</w:t>
      </w:r>
    </w:p>
    <w:p w14:paraId="5ED80443" w14:textId="06091741" w:rsidR="007B62E1" w:rsidRPr="00A73BB9" w:rsidRDefault="007B62E1" w:rsidP="00B37216">
      <w:pPr>
        <w:pStyle w:val="BulletD"/>
        <w:ind w:left="1296"/>
      </w:pPr>
      <w:r w:rsidRPr="00A73BB9">
        <w:t>an occupational disease law; or</w:t>
      </w:r>
    </w:p>
    <w:p w14:paraId="2B1C5B43" w14:textId="15048AF8" w:rsidR="00D2758D" w:rsidRPr="00A73BB9" w:rsidRDefault="007B62E1" w:rsidP="00B37216">
      <w:pPr>
        <w:pStyle w:val="BulletD"/>
        <w:ind w:left="1296"/>
      </w:pPr>
      <w:r w:rsidRPr="00A73BB9">
        <w:t xml:space="preserve">any other </w:t>
      </w:r>
      <w:r w:rsidR="003A056D" w:rsidRPr="00B37216">
        <w:t>A</w:t>
      </w:r>
      <w:r w:rsidRPr="00B37216">
        <w:t>ct</w:t>
      </w:r>
      <w:r w:rsidRPr="00A73BB9">
        <w:t xml:space="preserve"> or</w:t>
      </w:r>
      <w:r w:rsidR="003656D3" w:rsidRPr="00A73BB9">
        <w:t xml:space="preserve"> </w:t>
      </w:r>
      <w:r w:rsidR="00934D9D" w:rsidRPr="00A73BB9">
        <w:t>L</w:t>
      </w:r>
      <w:r w:rsidRPr="00B37216">
        <w:t xml:space="preserve">aw </w:t>
      </w:r>
      <w:r w:rsidRPr="00A73BB9">
        <w:t>with similar intent</w:t>
      </w:r>
      <w:r w:rsidR="00D2758D" w:rsidRPr="00A73BB9">
        <w:t>.</w:t>
      </w:r>
    </w:p>
    <w:p w14:paraId="2A95C97F" w14:textId="6A53F993" w:rsidR="00D2758D" w:rsidRPr="00A73BB9" w:rsidRDefault="00D2758D" w:rsidP="00597635">
      <w:pPr>
        <w:pStyle w:val="Indent2"/>
      </w:pPr>
      <w:r w:rsidRPr="00A73BB9">
        <w:t>2.</w:t>
      </w:r>
      <w:r w:rsidRPr="00A73BB9">
        <w:tab/>
      </w:r>
      <w:r w:rsidR="005B1AFC" w:rsidRPr="00A73BB9">
        <w:rPr>
          <w:b/>
          <w:color w:val="FF0000"/>
          <w:sz w:val="24"/>
          <w:szCs w:val="24"/>
          <w:vertAlign w:val="superscript"/>
        </w:rPr>
        <w:t>13a</w:t>
      </w:r>
      <w:r w:rsidR="00571C41" w:rsidRPr="00A73BB9">
        <w:rPr>
          <w:b/>
          <w:sz w:val="24"/>
        </w:rPr>
        <w:t>[</w:t>
      </w:r>
      <w:bookmarkStart w:id="80" w:name="_Hlk198212196"/>
      <w:commentRangeStart w:id="81"/>
      <w:commentRangeStart w:id="82"/>
      <w:r w:rsidRPr="00A73BB9">
        <w:t xml:space="preserve">The amount that </w:t>
      </w:r>
      <w:r w:rsidR="00831858" w:rsidRPr="00A73BB9">
        <w:t>You</w:t>
      </w:r>
      <w:r w:rsidRPr="00A73BB9">
        <w:t xml:space="preserve"> receive or are </w:t>
      </w:r>
      <w:r w:rsidR="002D0DF3" w:rsidRPr="00A73BB9">
        <w:t>eligible</w:t>
      </w:r>
      <w:r w:rsidR="008B38E0" w:rsidRPr="00A73BB9">
        <w:t xml:space="preserve"> </w:t>
      </w:r>
      <w:r w:rsidRPr="00A73BB9">
        <w:t xml:space="preserve">to receive as </w:t>
      </w:r>
      <w:r w:rsidR="007B62E1" w:rsidRPr="00A73BB9">
        <w:t>payment</w:t>
      </w:r>
      <w:r w:rsidR="007F2933" w:rsidRPr="00A73BB9">
        <w:t>s</w:t>
      </w:r>
      <w:r w:rsidR="0060183A" w:rsidRPr="00A73BB9">
        <w:t xml:space="preserve"> due to </w:t>
      </w:r>
      <w:r w:rsidR="00D60341">
        <w:t>Your</w:t>
      </w:r>
      <w:r w:rsidR="0060183A" w:rsidRPr="00A73BB9">
        <w:t xml:space="preserve"> </w:t>
      </w:r>
      <w:r w:rsidR="00A05BBD" w:rsidRPr="00A73BB9">
        <w:t>Disability</w:t>
      </w:r>
      <w:r w:rsidR="007B62E1" w:rsidRPr="00A73BB9">
        <w:t xml:space="preserve"> </w:t>
      </w:r>
      <w:r w:rsidRPr="00A73BB9">
        <w:t>under any:</w:t>
      </w:r>
      <w:bookmarkEnd w:id="80"/>
    </w:p>
    <w:commentRangeEnd w:id="81"/>
    <w:p w14:paraId="2C1337C3" w14:textId="77777777" w:rsidR="00BA4EEB" w:rsidRDefault="00BA4EEB" w:rsidP="00B37216">
      <w:pPr>
        <w:pStyle w:val="BulletD"/>
        <w:ind w:left="1296"/>
        <w:rPr>
          <w:del w:id="83" w:author="Laura Hoogland" w:date="2026-01-22T14:57:00Z" w16du:dateUtc="2026-01-22T20:57:00Z"/>
        </w:rPr>
      </w:pPr>
      <w:del w:id="84" w:author="Laura Hoogland" w:date="2026-01-22T14:57:00Z" w16du:dateUtc="2026-01-22T20:57:00Z">
        <w:r w:rsidRPr="00A73BB9">
          <w:delText>automobile</w:delText>
        </w:r>
        <w:r w:rsidR="003F73C4" w:rsidRPr="00A73BB9">
          <w:delText xml:space="preserve"> </w:delText>
        </w:r>
        <w:r w:rsidRPr="00A73BB9">
          <w:delText>insurance</w:delText>
        </w:r>
        <w:r>
          <w:delText xml:space="preserve"> p</w:delText>
        </w:r>
        <w:r w:rsidR="00756ABF">
          <w:delText>olic</w:delText>
        </w:r>
        <w:r w:rsidR="00A04CF9">
          <w:delText>y</w:delText>
        </w:r>
        <w:r>
          <w:delText>;</w:delText>
        </w:r>
      </w:del>
    </w:p>
    <w:p w14:paraId="5BAD5B6E" w14:textId="7212FAC3" w:rsidR="00BA4EEB" w:rsidRDefault="0048662F" w:rsidP="00B37216">
      <w:pPr>
        <w:pStyle w:val="BulletD"/>
        <w:ind w:left="1296"/>
      </w:pPr>
      <w:r>
        <w:rPr>
          <w:rStyle w:val="CommentReference"/>
          <w:sz w:val="20"/>
          <w:szCs w:val="20"/>
        </w:rPr>
        <w:commentReference w:id="81"/>
      </w:r>
      <w:commentRangeEnd w:id="82"/>
      <w:r w:rsidR="00A60AC4">
        <w:rPr>
          <w:rStyle w:val="CommentReference"/>
          <w:sz w:val="20"/>
          <w:szCs w:val="20"/>
        </w:rPr>
        <w:commentReference w:id="82"/>
      </w:r>
      <w:r w:rsidR="00BA4EEB">
        <w:t>insurance</w:t>
      </w:r>
      <w:r w:rsidR="00B26632">
        <w:t xml:space="preserve"> </w:t>
      </w:r>
      <w:r w:rsidR="00A8049B">
        <w:t>plan</w:t>
      </w:r>
      <w:r w:rsidR="00B26632">
        <w:t xml:space="preserve"> </w:t>
      </w:r>
      <w:r w:rsidR="00BA4EEB">
        <w:t xml:space="preserve">where the </w:t>
      </w:r>
      <w:r w:rsidR="00EB5B9F" w:rsidRPr="0021243B">
        <w:rPr>
          <w:b/>
          <w:bCs/>
          <w:color w:val="FF0000"/>
          <w:sz w:val="24"/>
          <w:szCs w:val="24"/>
          <w:vertAlign w:val="superscript"/>
        </w:rPr>
        <w:t>CV2</w:t>
      </w:r>
      <w:r w:rsidR="00EB5B9F" w:rsidRPr="00571C41">
        <w:rPr>
          <w:b/>
          <w:bCs/>
          <w:sz w:val="24"/>
        </w:rPr>
        <w:t>[</w:t>
      </w:r>
      <w:r w:rsidR="00091CC5">
        <w:t>Employer</w:t>
      </w:r>
      <w:r w:rsidR="00EB5B9F" w:rsidRPr="00571C41">
        <w:rPr>
          <w:b/>
          <w:bCs/>
          <w:sz w:val="24"/>
        </w:rPr>
        <w:t>]</w:t>
      </w:r>
      <w:r w:rsidR="00BC2DCA">
        <w:t xml:space="preserve"> has made payroll deductions</w:t>
      </w:r>
      <w:r w:rsidR="00D5737A">
        <w:t xml:space="preserve"> or</w:t>
      </w:r>
      <w:r w:rsidR="00BA4EEB">
        <w:t xml:space="preserve"> directly or indirectly, has paid all or part of the cost</w:t>
      </w:r>
      <w:r w:rsidR="00D92510">
        <w:t>;</w:t>
      </w:r>
    </w:p>
    <w:p w14:paraId="24997151" w14:textId="2E275CA4" w:rsidR="00BA4EEB" w:rsidRDefault="00BA4EEB" w:rsidP="00B37216">
      <w:pPr>
        <w:pStyle w:val="BulletD"/>
        <w:ind w:left="1296"/>
      </w:pPr>
      <w:r>
        <w:t>health or welfare</w:t>
      </w:r>
      <w:r w:rsidR="00B26632">
        <w:t xml:space="preserve"> </w:t>
      </w:r>
      <w:r w:rsidR="00A8049B">
        <w:t>plan</w:t>
      </w:r>
      <w:r w:rsidR="00B26632">
        <w:t xml:space="preserve"> </w:t>
      </w:r>
      <w:r>
        <w:t xml:space="preserve">where the </w:t>
      </w:r>
      <w:r w:rsidR="00EB5B9F" w:rsidRPr="0021243B">
        <w:rPr>
          <w:b/>
          <w:bCs/>
          <w:color w:val="FF0000"/>
          <w:sz w:val="24"/>
          <w:szCs w:val="24"/>
          <w:vertAlign w:val="superscript"/>
        </w:rPr>
        <w:t>CV2</w:t>
      </w:r>
      <w:r w:rsidR="00EB5B9F" w:rsidRPr="00571C41">
        <w:rPr>
          <w:b/>
          <w:bCs/>
          <w:sz w:val="24"/>
        </w:rPr>
        <w:t>[</w:t>
      </w:r>
      <w:r w:rsidR="00091CC5">
        <w:t>Employer</w:t>
      </w:r>
      <w:r w:rsidR="00EB5B9F" w:rsidRPr="00571C41">
        <w:rPr>
          <w:b/>
          <w:bCs/>
          <w:sz w:val="24"/>
        </w:rPr>
        <w:t>]</w:t>
      </w:r>
      <w:r w:rsidR="006105B8" w:rsidRPr="006105B8">
        <w:t xml:space="preserve"> </w:t>
      </w:r>
      <w:r w:rsidR="006105B8">
        <w:t>has made payroll deductions or directly or indirectly, has paid all or part of the cost</w:t>
      </w:r>
      <w:r>
        <w:t>;</w:t>
      </w:r>
    </w:p>
    <w:p w14:paraId="2D9CE88C" w14:textId="6D5B9E7F" w:rsidR="00BA4EEB" w:rsidRDefault="00BA4EEB" w:rsidP="00B37216">
      <w:pPr>
        <w:pStyle w:val="BulletD"/>
        <w:ind w:left="1296"/>
      </w:pPr>
      <w:r>
        <w:t>other group insurance</w:t>
      </w:r>
      <w:r w:rsidR="00B26632">
        <w:t xml:space="preserve"> </w:t>
      </w:r>
      <w:r w:rsidR="00A8049B">
        <w:t>plan</w:t>
      </w:r>
      <w:r w:rsidR="00B26632">
        <w:t xml:space="preserve"> </w:t>
      </w:r>
      <w:r>
        <w:t xml:space="preserve">where the </w:t>
      </w:r>
      <w:r w:rsidR="00EB5B9F" w:rsidRPr="0021243B">
        <w:rPr>
          <w:b/>
          <w:bCs/>
          <w:color w:val="FF0000"/>
          <w:sz w:val="24"/>
          <w:szCs w:val="24"/>
          <w:vertAlign w:val="superscript"/>
        </w:rPr>
        <w:t>CV2</w:t>
      </w:r>
      <w:r w:rsidR="00EB5B9F" w:rsidRPr="00571C41">
        <w:rPr>
          <w:b/>
          <w:bCs/>
          <w:sz w:val="24"/>
        </w:rPr>
        <w:t>[</w:t>
      </w:r>
      <w:r w:rsidR="00091CC5">
        <w:t>Employer</w:t>
      </w:r>
      <w:r w:rsidR="00EB5B9F" w:rsidRPr="00571C41">
        <w:rPr>
          <w:b/>
          <w:bCs/>
          <w:sz w:val="24"/>
        </w:rPr>
        <w:t>]</w:t>
      </w:r>
      <w:r w:rsidR="006105B8" w:rsidRPr="006105B8">
        <w:t xml:space="preserve"> </w:t>
      </w:r>
      <w:r w:rsidR="006105B8">
        <w:t>has made payroll deductions or directly or indirectly, has paid all or part of the cost</w:t>
      </w:r>
      <w:r>
        <w:t xml:space="preserve">; </w:t>
      </w:r>
    </w:p>
    <w:p w14:paraId="77921E92" w14:textId="14C2987A" w:rsidR="00BA4EEB" w:rsidRDefault="00BA4EEB" w:rsidP="00B37216">
      <w:pPr>
        <w:pStyle w:val="BulletD"/>
        <w:ind w:left="1296"/>
      </w:pPr>
      <w:r>
        <w:t xml:space="preserve">self-funded </w:t>
      </w:r>
      <w:r w:rsidR="00A8049B">
        <w:t>plan</w:t>
      </w:r>
      <w:r>
        <w:t xml:space="preserve">, or other arrangement if the </w:t>
      </w:r>
      <w:r w:rsidR="00EB5B9F" w:rsidRPr="0021243B">
        <w:rPr>
          <w:b/>
          <w:bCs/>
          <w:color w:val="FF0000"/>
          <w:sz w:val="24"/>
          <w:szCs w:val="24"/>
          <w:vertAlign w:val="superscript"/>
        </w:rPr>
        <w:t>CV2</w:t>
      </w:r>
      <w:r w:rsidR="00EB5B9F" w:rsidRPr="00571C41">
        <w:rPr>
          <w:b/>
          <w:bCs/>
          <w:sz w:val="24"/>
        </w:rPr>
        <w:t>[</w:t>
      </w:r>
      <w:r w:rsidR="00091CC5">
        <w:t>Employer</w:t>
      </w:r>
      <w:r w:rsidR="00571C41" w:rsidRPr="00571C41">
        <w:rPr>
          <w:b/>
          <w:bCs/>
          <w:sz w:val="24"/>
        </w:rPr>
        <w:t>]</w:t>
      </w:r>
      <w:r>
        <w:t xml:space="preserve"> contributes toward it or makes payroll deductions for it;</w:t>
      </w:r>
    </w:p>
    <w:p w14:paraId="3BABAD77" w14:textId="0B7ACFD4" w:rsidR="00BA4EEB" w:rsidRDefault="00BA4EEB" w:rsidP="00B37216">
      <w:pPr>
        <w:pStyle w:val="BulletD"/>
        <w:ind w:left="1296"/>
      </w:pPr>
      <w:r>
        <w:t xml:space="preserve">other </w:t>
      </w:r>
      <w:r w:rsidR="00A8049B">
        <w:t>p</w:t>
      </w:r>
      <w:r>
        <w:t>lan</w:t>
      </w:r>
      <w:r w:rsidR="000B19BB">
        <w:t>s</w:t>
      </w:r>
      <w:r>
        <w:t xml:space="preserve"> that </w:t>
      </w:r>
      <w:r w:rsidR="00831858">
        <w:t>You</w:t>
      </w:r>
      <w:r>
        <w:t xml:space="preserve"> are eligible to receive payments</w:t>
      </w:r>
      <w:r w:rsidR="000B19BB">
        <w:t xml:space="preserve"> due to </w:t>
      </w:r>
      <w:r w:rsidR="00D60341">
        <w:t>Your</w:t>
      </w:r>
      <w:r w:rsidR="000B19BB">
        <w:t xml:space="preserve"> </w:t>
      </w:r>
      <w:r w:rsidR="00FF5545">
        <w:t>Disability</w:t>
      </w:r>
      <w:r>
        <w:t xml:space="preserve"> because: (i) </w:t>
      </w:r>
      <w:r w:rsidR="00831858">
        <w:t>You</w:t>
      </w:r>
      <w:r>
        <w:t xml:space="preserve"> are employed by or associated with </w:t>
      </w:r>
      <w:r w:rsidRPr="0021243B">
        <w:rPr>
          <w:b/>
          <w:bCs/>
          <w:color w:val="FF0000"/>
          <w:sz w:val="24"/>
          <w:szCs w:val="24"/>
          <w:vertAlign w:val="superscript"/>
        </w:rPr>
        <w:t>CV2</w:t>
      </w:r>
      <w:r w:rsidR="00571C41" w:rsidRPr="52C5AD03">
        <w:rPr>
          <w:b/>
          <w:sz w:val="24"/>
          <w:szCs w:val="24"/>
        </w:rPr>
        <w:t>[</w:t>
      </w:r>
      <w:r>
        <w:t xml:space="preserve">the </w:t>
      </w:r>
      <w:r w:rsidR="00091CC5">
        <w:t>Employer</w:t>
      </w:r>
      <w:r w:rsidR="00571C41" w:rsidRPr="52C5AD03">
        <w:rPr>
          <w:b/>
          <w:sz w:val="24"/>
          <w:szCs w:val="24"/>
        </w:rPr>
        <w:t>]</w:t>
      </w:r>
      <w:r>
        <w:t xml:space="preserve">; or (ii) </w:t>
      </w:r>
      <w:r w:rsidR="00831858">
        <w:t>You</w:t>
      </w:r>
      <w:r>
        <w:t xml:space="preserve"> are a member of any union, fraternal benefit society; association, or other like organizations. </w:t>
      </w:r>
      <w:r w:rsidR="00CC78BF" w:rsidRPr="0021243B">
        <w:rPr>
          <w:b/>
          <w:bCs/>
          <w:color w:val="FF0000"/>
          <w:sz w:val="24"/>
          <w:szCs w:val="24"/>
          <w:vertAlign w:val="superscript"/>
        </w:rPr>
        <w:t>1</w:t>
      </w:r>
      <w:r w:rsidR="00A2537E">
        <w:rPr>
          <w:b/>
          <w:bCs/>
          <w:color w:val="FF0000"/>
          <w:sz w:val="24"/>
          <w:szCs w:val="24"/>
          <w:vertAlign w:val="superscript"/>
        </w:rPr>
        <w:t>2b</w:t>
      </w:r>
      <w:r w:rsidR="00CC78BF" w:rsidRPr="001935DA">
        <w:rPr>
          <w:b/>
          <w:sz w:val="24"/>
        </w:rPr>
        <w:t>[</w:t>
      </w:r>
      <w:r>
        <w:t xml:space="preserve">This is considered only to the extent that such income plus the amount of </w:t>
      </w:r>
      <w:r w:rsidR="00D60341">
        <w:t>Your</w:t>
      </w:r>
      <w:r>
        <w:t xml:space="preserve"> </w:t>
      </w:r>
      <w:r w:rsidR="004E0854">
        <w:t xml:space="preserve">Weekly </w:t>
      </w:r>
      <w:r>
        <w:t xml:space="preserve">Benefit </w:t>
      </w:r>
      <w:r w:rsidR="00AB3DB1">
        <w:t xml:space="preserve">Payment </w:t>
      </w:r>
      <w:r>
        <w:t xml:space="preserve">is greater than </w:t>
      </w:r>
      <w:r w:rsidR="00256DC6" w:rsidRPr="0021243B">
        <w:rPr>
          <w:b/>
          <w:bCs/>
          <w:color w:val="FF0000"/>
          <w:sz w:val="24"/>
          <w:szCs w:val="24"/>
          <w:vertAlign w:val="superscript"/>
        </w:rPr>
        <w:t>1</w:t>
      </w:r>
      <w:r w:rsidR="00256DC6">
        <w:rPr>
          <w:b/>
          <w:bCs/>
          <w:color w:val="FF0000"/>
          <w:sz w:val="24"/>
          <w:szCs w:val="24"/>
          <w:vertAlign w:val="superscript"/>
        </w:rPr>
        <w:t>2a</w:t>
      </w:r>
      <w:r w:rsidR="00571C41" w:rsidRPr="001935DA">
        <w:rPr>
          <w:b/>
          <w:sz w:val="24"/>
        </w:rPr>
        <w:t>[</w:t>
      </w:r>
      <w:r>
        <w:t>50% - 100%</w:t>
      </w:r>
      <w:r w:rsidR="00571C41" w:rsidRPr="52C5AD03">
        <w:rPr>
          <w:b/>
          <w:sz w:val="24"/>
          <w:szCs w:val="24"/>
        </w:rPr>
        <w:t>]</w:t>
      </w:r>
      <w:r>
        <w:t xml:space="preserve"> of </w:t>
      </w:r>
      <w:r w:rsidR="00D60341">
        <w:t>Your</w:t>
      </w:r>
      <w:r>
        <w:t xml:space="preserve"> </w:t>
      </w:r>
      <w:r w:rsidR="00245363">
        <w:t>Weekly</w:t>
      </w:r>
      <w:r>
        <w:t xml:space="preserve"> Earnings</w:t>
      </w:r>
      <w:r w:rsidR="00CC78BF" w:rsidRPr="52C5AD03">
        <w:rPr>
          <w:b/>
          <w:sz w:val="24"/>
          <w:szCs w:val="24"/>
        </w:rPr>
        <w:t>]</w:t>
      </w:r>
      <w:r>
        <w:t>;</w:t>
      </w:r>
    </w:p>
    <w:p w14:paraId="442A93C2" w14:textId="0F3616EE" w:rsidR="00BA4EEB" w:rsidRDefault="00BA4EEB" w:rsidP="00B37216">
      <w:pPr>
        <w:pStyle w:val="BulletD"/>
        <w:ind w:left="1296"/>
      </w:pPr>
      <w:r>
        <w:t xml:space="preserve">governmental retirement system as the result of </w:t>
      </w:r>
      <w:r w:rsidR="00D60341">
        <w:t>Your</w:t>
      </w:r>
      <w:r>
        <w:t xml:space="preserve"> job with </w:t>
      </w:r>
      <w:r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or</w:t>
      </w:r>
    </w:p>
    <w:p w14:paraId="2620FBD7" w14:textId="15E8BF29" w:rsidR="00E621AD" w:rsidRDefault="00BA4EEB" w:rsidP="00B37216">
      <w:pPr>
        <w:pStyle w:val="BulletD"/>
        <w:ind w:left="1296"/>
      </w:pPr>
      <w:r w:rsidRPr="00992849">
        <w:t xml:space="preserve">state or public </w:t>
      </w:r>
      <w:r w:rsidR="000B68E5">
        <w:t>E</w:t>
      </w:r>
      <w:r w:rsidRPr="00992849">
        <w:t xml:space="preserve">mployee retirement or </w:t>
      </w:r>
      <w:r w:rsidR="00A8049B">
        <w:t>d</w:t>
      </w:r>
      <w:r w:rsidR="0070242C" w:rsidRPr="00987A39">
        <w:t>isability</w:t>
      </w:r>
      <w:r w:rsidR="00B26632">
        <w:t xml:space="preserve"> </w:t>
      </w:r>
      <w:r w:rsidR="00A8049B">
        <w:t>p</w:t>
      </w:r>
      <w:r w:rsidR="00B26632">
        <w:t xml:space="preserve">lan </w:t>
      </w:r>
      <w:r w:rsidRPr="00992849">
        <w:t>including State Teachers Retirement System (STRS), Public Employee Retirement System (PERS) or Federal Employee Retirement System (FERS</w:t>
      </w:r>
      <w:r>
        <w:t xml:space="preserve">). You must apply for such benefits through the highest appeal level that is applicable to such benefits and available under the </w:t>
      </w:r>
      <w:r w:rsidR="00D360F4">
        <w:t>p</w:t>
      </w:r>
      <w:r>
        <w:t>lan</w:t>
      </w:r>
      <w:del w:id="85" w:author="Laura Hoogland" w:date="2026-01-22T14:57:00Z" w16du:dateUtc="2026-01-22T20:57:00Z">
        <w:r w:rsidR="00A6533F">
          <w:delText>;</w:delText>
        </w:r>
      </w:del>
      <w:ins w:id="86" w:author="Laura Hoogland" w:date="2026-01-22T14:57:00Z" w16du:dateUtc="2026-01-22T20:57:00Z">
        <w:r w:rsidR="00D2758D">
          <w:t>.</w:t>
        </w:r>
      </w:ins>
    </w:p>
    <w:p w14:paraId="6E77F6B7" w14:textId="23DA44F8" w:rsidR="00D2758D" w:rsidRDefault="00065027" w:rsidP="00B37216">
      <w:pPr>
        <w:pStyle w:val="BulletD"/>
        <w:ind w:left="1296"/>
      </w:pPr>
      <w:r>
        <w:t>veteran disability benefit</w:t>
      </w:r>
      <w:r w:rsidR="00644438">
        <w:t xml:space="preserve"> payment</w:t>
      </w:r>
      <w:r>
        <w:t>s</w:t>
      </w:r>
      <w:r w:rsidR="00A039C1">
        <w:t>.</w:t>
      </w:r>
      <w:r w:rsidR="00571C41" w:rsidRPr="168EF528" w:rsidDel="00B243F9">
        <w:rPr>
          <w:b/>
          <w:sz w:val="24"/>
          <w:szCs w:val="24"/>
        </w:rPr>
        <w:t>]</w:t>
      </w:r>
    </w:p>
    <w:p w14:paraId="18B12463" w14:textId="40F8FD98" w:rsidR="00216F89" w:rsidRPr="00F94C78" w:rsidRDefault="00216F89" w:rsidP="00597635">
      <w:pPr>
        <w:pStyle w:val="Indent2"/>
      </w:pPr>
      <w:r>
        <w:t>3.</w:t>
      </w:r>
      <w:r>
        <w:tab/>
      </w:r>
      <w:r w:rsidRPr="00F94C78">
        <w:t>The amount that You receive or are eligible</w:t>
      </w:r>
      <w:r w:rsidR="008B38E0" w:rsidRPr="008B38E0">
        <w:t xml:space="preserve"> </w:t>
      </w:r>
      <w:r w:rsidRPr="00F94C78">
        <w:t xml:space="preserve">to receive due to </w:t>
      </w:r>
      <w:r w:rsidR="00D60341">
        <w:t>Your</w:t>
      </w:r>
      <w:r w:rsidRPr="00F94C78">
        <w:t xml:space="preserve"> </w:t>
      </w:r>
      <w:r w:rsidR="000C7B69">
        <w:t>d</w:t>
      </w:r>
      <w:r w:rsidRPr="00F94C78">
        <w:t xml:space="preserve">isability or own serious health condition under any state compulsory benefit </w:t>
      </w:r>
      <w:r w:rsidR="00891BBF">
        <w:t>A</w:t>
      </w:r>
      <w:r w:rsidRPr="00F94C78">
        <w:t xml:space="preserve">ct or </w:t>
      </w:r>
      <w:r w:rsidR="00891BBF">
        <w:t>L</w:t>
      </w:r>
      <w:r w:rsidRPr="00F94C78">
        <w:t>aw</w:t>
      </w:r>
      <w:r w:rsidR="0060311F">
        <w:t xml:space="preserve"> </w:t>
      </w:r>
      <w:r w:rsidR="0060311F" w:rsidRPr="0021243B">
        <w:rPr>
          <w:b/>
          <w:color w:val="FF0000"/>
          <w:sz w:val="24"/>
          <w:szCs w:val="24"/>
          <w:vertAlign w:val="superscript"/>
        </w:rPr>
        <w:t>1</w:t>
      </w:r>
      <w:r w:rsidR="0060311F">
        <w:rPr>
          <w:b/>
          <w:color w:val="FF0000"/>
          <w:sz w:val="24"/>
          <w:szCs w:val="24"/>
          <w:vertAlign w:val="superscript"/>
        </w:rPr>
        <w:t>2b</w:t>
      </w:r>
      <w:r w:rsidR="00D707D9" w:rsidRPr="00D707D9">
        <w:rPr>
          <w:b/>
          <w:sz w:val="24"/>
        </w:rPr>
        <w:t>[</w:t>
      </w:r>
      <w:r w:rsidR="0060311F">
        <w:t>e</w:t>
      </w:r>
      <w:r w:rsidR="0060311F" w:rsidRPr="0060311F">
        <w:t xml:space="preserve">xceed or would exceed </w:t>
      </w:r>
      <w:r w:rsidR="00116912" w:rsidRPr="0021243B">
        <w:rPr>
          <w:b/>
          <w:bCs/>
          <w:color w:val="FF0000"/>
          <w:sz w:val="24"/>
          <w:szCs w:val="24"/>
          <w:vertAlign w:val="superscript"/>
        </w:rPr>
        <w:t>1</w:t>
      </w:r>
      <w:r w:rsidR="00116912">
        <w:rPr>
          <w:b/>
          <w:bCs/>
          <w:color w:val="FF0000"/>
          <w:sz w:val="24"/>
          <w:szCs w:val="24"/>
          <w:vertAlign w:val="superscript"/>
        </w:rPr>
        <w:t>2a</w:t>
      </w:r>
      <w:r w:rsidR="00D707D9" w:rsidRPr="00D707D9">
        <w:rPr>
          <w:b/>
          <w:bCs/>
          <w:sz w:val="24"/>
        </w:rPr>
        <w:t>[</w:t>
      </w:r>
      <w:r w:rsidR="0060311F" w:rsidRPr="0060311F">
        <w:t>50% to 100%</w:t>
      </w:r>
      <w:r w:rsidR="00D707D9" w:rsidRPr="00D707D9">
        <w:rPr>
          <w:b/>
          <w:bCs/>
          <w:sz w:val="24"/>
        </w:rPr>
        <w:t>]</w:t>
      </w:r>
      <w:r w:rsidR="0060311F" w:rsidRPr="0060311F">
        <w:t xml:space="preserve"> of Your Weekly Earnings</w:t>
      </w:r>
      <w:r w:rsidR="00D707D9" w:rsidRPr="00D707D9">
        <w:rPr>
          <w:b/>
          <w:bCs/>
          <w:sz w:val="24"/>
        </w:rPr>
        <w:t>]</w:t>
      </w:r>
      <w:r w:rsidR="0060311F" w:rsidRPr="0060311F">
        <w:t>.</w:t>
      </w:r>
    </w:p>
    <w:p w14:paraId="44307665" w14:textId="02A28587" w:rsidR="00897A4E" w:rsidRPr="00F94C78" w:rsidRDefault="00216F89" w:rsidP="00897A4E">
      <w:pPr>
        <w:pStyle w:val="Indent2"/>
      </w:pPr>
      <w:r w:rsidRPr="00F94C78">
        <w:lastRenderedPageBreak/>
        <w:t>4.</w:t>
      </w:r>
      <w:r w:rsidRPr="00F94C78">
        <w:tab/>
        <w:t>The amount that You receive</w:t>
      </w:r>
      <w:r w:rsidR="009E6E81">
        <w:t xml:space="preserve"> or are eligib</w:t>
      </w:r>
      <w:r w:rsidR="00623B0C">
        <w:t>le</w:t>
      </w:r>
      <w:r w:rsidR="008B38E0" w:rsidRPr="008B38E0">
        <w:t xml:space="preserve"> </w:t>
      </w:r>
      <w:r w:rsidR="009E6E81">
        <w:t>to receive</w:t>
      </w:r>
      <w:r w:rsidRPr="00F94C78">
        <w:t xml:space="preserve"> for family leave benefits under any state compulsory benefit </w:t>
      </w:r>
      <w:r w:rsidR="00623B0C">
        <w:t>A</w:t>
      </w:r>
      <w:r w:rsidRPr="00F94C78">
        <w:t xml:space="preserve">ct or </w:t>
      </w:r>
      <w:r w:rsidR="00623B0C">
        <w:t>L</w:t>
      </w:r>
      <w:r w:rsidRPr="00F94C78">
        <w:t>aw</w:t>
      </w:r>
      <w:r w:rsidR="00897A4E">
        <w:t xml:space="preserve"> </w:t>
      </w:r>
      <w:r w:rsidR="00897A4E" w:rsidRPr="0021243B">
        <w:rPr>
          <w:b/>
          <w:bCs/>
          <w:color w:val="FF0000"/>
          <w:sz w:val="24"/>
          <w:szCs w:val="24"/>
          <w:vertAlign w:val="superscript"/>
        </w:rPr>
        <w:t>1</w:t>
      </w:r>
      <w:r w:rsidR="00897A4E">
        <w:rPr>
          <w:b/>
          <w:bCs/>
          <w:color w:val="FF0000"/>
          <w:sz w:val="24"/>
          <w:szCs w:val="24"/>
          <w:vertAlign w:val="superscript"/>
        </w:rPr>
        <w:t>2b</w:t>
      </w:r>
      <w:r w:rsidR="00D707D9" w:rsidRPr="00D707D9">
        <w:rPr>
          <w:b/>
          <w:bCs/>
          <w:sz w:val="24"/>
        </w:rPr>
        <w:t>[</w:t>
      </w:r>
      <w:r w:rsidR="00897A4E">
        <w:t>e</w:t>
      </w:r>
      <w:r w:rsidR="00897A4E" w:rsidRPr="0060311F">
        <w:t xml:space="preserve">xceed or would exceed </w:t>
      </w:r>
      <w:r w:rsidR="00897A4E" w:rsidRPr="0021243B">
        <w:rPr>
          <w:b/>
          <w:bCs/>
          <w:color w:val="FF0000"/>
          <w:sz w:val="24"/>
          <w:szCs w:val="24"/>
          <w:vertAlign w:val="superscript"/>
        </w:rPr>
        <w:t>1</w:t>
      </w:r>
      <w:r w:rsidR="00897A4E">
        <w:rPr>
          <w:b/>
          <w:bCs/>
          <w:color w:val="FF0000"/>
          <w:sz w:val="24"/>
          <w:szCs w:val="24"/>
          <w:vertAlign w:val="superscript"/>
        </w:rPr>
        <w:t>2a</w:t>
      </w:r>
      <w:r w:rsidR="00D707D9" w:rsidRPr="00D707D9">
        <w:rPr>
          <w:b/>
          <w:bCs/>
          <w:sz w:val="24"/>
        </w:rPr>
        <w:t>[</w:t>
      </w:r>
      <w:r w:rsidR="00897A4E" w:rsidRPr="0060311F">
        <w:t>50% to 100%</w:t>
      </w:r>
      <w:r w:rsidR="00D707D9" w:rsidRPr="00D707D9">
        <w:rPr>
          <w:b/>
          <w:bCs/>
          <w:sz w:val="24"/>
        </w:rPr>
        <w:t>]</w:t>
      </w:r>
      <w:r w:rsidR="00897A4E" w:rsidRPr="0060311F">
        <w:t xml:space="preserve"> of Your Weekly Earnings</w:t>
      </w:r>
      <w:r w:rsidR="00D707D9" w:rsidRPr="00D707D9">
        <w:rPr>
          <w:b/>
          <w:bCs/>
          <w:sz w:val="24"/>
        </w:rPr>
        <w:t>]</w:t>
      </w:r>
      <w:r w:rsidR="00897A4E" w:rsidRPr="0060311F">
        <w:t>.</w:t>
      </w:r>
    </w:p>
    <w:p w14:paraId="1CED30E5" w14:textId="4EDD323D" w:rsidR="00D2758D" w:rsidRDefault="00216F89" w:rsidP="00597635">
      <w:pPr>
        <w:pStyle w:val="Indent2"/>
      </w:pPr>
      <w:r>
        <w:t>5</w:t>
      </w:r>
      <w:r w:rsidR="00D2758D">
        <w:t>.</w:t>
      </w:r>
      <w:r w:rsidR="00D2758D">
        <w:tab/>
      </w:r>
      <w:r w:rsidR="00875B12" w:rsidRPr="00F1788B">
        <w:rPr>
          <w:b/>
          <w:color w:val="FF0000"/>
          <w:sz w:val="24"/>
          <w:szCs w:val="24"/>
          <w:vertAlign w:val="superscript"/>
        </w:rPr>
        <w:t>13</w:t>
      </w:r>
      <w:r w:rsidR="00875B12">
        <w:rPr>
          <w:b/>
          <w:color w:val="FF0000"/>
          <w:sz w:val="24"/>
          <w:szCs w:val="24"/>
          <w:vertAlign w:val="superscript"/>
        </w:rPr>
        <w:t>b</w:t>
      </w:r>
      <w:r w:rsidR="00571C41" w:rsidRPr="2DCAC8BF">
        <w:rPr>
          <w:b/>
          <w:sz w:val="24"/>
          <w:szCs w:val="24"/>
        </w:rPr>
        <w:t>[</w:t>
      </w:r>
      <w:r w:rsidR="004E1782">
        <w:t xml:space="preserve">The gross amount that </w:t>
      </w:r>
      <w:r w:rsidR="00831858">
        <w:t>You</w:t>
      </w:r>
      <w:r w:rsidR="00AD25B4">
        <w:t xml:space="preserve"> </w:t>
      </w:r>
      <w:r w:rsidR="00A61619">
        <w:rPr>
          <w:b/>
          <w:color w:val="FF0000"/>
          <w:sz w:val="24"/>
          <w:szCs w:val="24"/>
          <w:vertAlign w:val="superscript"/>
        </w:rPr>
        <w:t>17a</w:t>
      </w:r>
      <w:r w:rsidR="00571C41" w:rsidRPr="001935DA">
        <w:rPr>
          <w:b/>
          <w:sz w:val="24"/>
          <w:szCs w:val="24"/>
        </w:rPr>
        <w:t>[</w:t>
      </w:r>
      <w:r w:rsidR="00A61619">
        <w:t xml:space="preserve">or </w:t>
      </w:r>
      <w:r w:rsidR="00D60341">
        <w:t>Your</w:t>
      </w:r>
      <w:r w:rsidR="00A61619">
        <w:t xml:space="preserve"> </w:t>
      </w:r>
      <w:r w:rsidR="003D6676">
        <w:t>d</w:t>
      </w:r>
      <w:r w:rsidR="00A61619">
        <w:t>ependent</w:t>
      </w:r>
      <w:r w:rsidR="00A61619" w:rsidRPr="00381D0B">
        <w:rPr>
          <w:bCs/>
        </w:rPr>
        <w:t>s</w:t>
      </w:r>
      <w:r w:rsidR="00571C41" w:rsidRPr="2DCAC8BF">
        <w:rPr>
          <w:b/>
          <w:sz w:val="24"/>
          <w:szCs w:val="24"/>
        </w:rPr>
        <w:t>]</w:t>
      </w:r>
      <w:r w:rsidR="00A61619">
        <w:t xml:space="preserve"> </w:t>
      </w:r>
      <w:r w:rsidR="004E1782">
        <w:t>receive or are eligible</w:t>
      </w:r>
      <w:r w:rsidR="008B38E0" w:rsidRPr="008B38E0">
        <w:t xml:space="preserve"> </w:t>
      </w:r>
      <w:r w:rsidR="004E1782">
        <w:t xml:space="preserve">to receive because of </w:t>
      </w:r>
      <w:r w:rsidR="00D60341">
        <w:t>Your</w:t>
      </w:r>
      <w:r w:rsidR="004E1782">
        <w:t xml:space="preserve"> disability under</w:t>
      </w:r>
      <w:r w:rsidR="00D2758D">
        <w:t>:</w:t>
      </w:r>
    </w:p>
    <w:p w14:paraId="5A54F700" w14:textId="5AF7B328" w:rsidR="00D2758D" w:rsidRDefault="00D2758D" w:rsidP="00B37216">
      <w:pPr>
        <w:pStyle w:val="BulletD"/>
        <w:ind w:left="1296"/>
      </w:pPr>
      <w:r>
        <w:t>the United States Social Security Act;</w:t>
      </w:r>
    </w:p>
    <w:p w14:paraId="5B2DF6EE" w14:textId="6BA0E896" w:rsidR="00D2758D" w:rsidRDefault="00D2758D" w:rsidP="00B37216">
      <w:pPr>
        <w:pStyle w:val="BulletD"/>
        <w:ind w:left="1296"/>
      </w:pPr>
      <w:r>
        <w:t>the Railroad Retirement Act;</w:t>
      </w:r>
    </w:p>
    <w:p w14:paraId="0FCB91A1" w14:textId="1707A148" w:rsidR="00D2758D" w:rsidRDefault="00D2758D" w:rsidP="00B37216">
      <w:pPr>
        <w:pStyle w:val="BulletD"/>
        <w:ind w:left="1296"/>
      </w:pPr>
      <w:r>
        <w:t>the Canada Pension Plan;</w:t>
      </w:r>
    </w:p>
    <w:p w14:paraId="5250A8D0" w14:textId="1AC2F218" w:rsidR="000E3DEB" w:rsidRDefault="00D2758D" w:rsidP="00B37216">
      <w:pPr>
        <w:pStyle w:val="BulletD"/>
        <w:ind w:left="1296"/>
      </w:pPr>
      <w:r>
        <w:t>the Quebec Pension Plan</w:t>
      </w:r>
      <w:r w:rsidR="000E3DEB">
        <w:t>;</w:t>
      </w:r>
    </w:p>
    <w:p w14:paraId="2B1F5005" w14:textId="1BAD024D" w:rsidR="00D7680C" w:rsidRDefault="000E3DEB" w:rsidP="00B37216">
      <w:pPr>
        <w:pStyle w:val="BulletD"/>
        <w:ind w:left="1296"/>
      </w:pPr>
      <w:r>
        <w:t xml:space="preserve">the state or municipal government </w:t>
      </w:r>
      <w:r w:rsidR="00422625">
        <w:t>p</w:t>
      </w:r>
      <w:r w:rsidR="004B7887">
        <w:t>lan</w:t>
      </w:r>
      <w:r>
        <w:t>;</w:t>
      </w:r>
    </w:p>
    <w:p w14:paraId="73B96617" w14:textId="5977C888" w:rsidR="00D2758D" w:rsidRDefault="00936FA9" w:rsidP="00B37216">
      <w:pPr>
        <w:pStyle w:val="BulletD"/>
        <w:ind w:left="1296"/>
      </w:pPr>
      <w:r>
        <w:t>the National Childhood Vaccine Injury</w:t>
      </w:r>
      <w:r w:rsidR="00B80D6E">
        <w:t xml:space="preserve"> Act;</w:t>
      </w:r>
      <w:r w:rsidR="000E3DEB">
        <w:t xml:space="preserve"> or</w:t>
      </w:r>
    </w:p>
    <w:p w14:paraId="2CECCA99" w14:textId="55C0BB9C" w:rsidR="00D2758D" w:rsidRDefault="00D2758D" w:rsidP="00B37216">
      <w:pPr>
        <w:pStyle w:val="BulletD"/>
        <w:ind w:left="1296"/>
      </w:pPr>
      <w:r>
        <w:t>any similar</w:t>
      </w:r>
      <w:r w:rsidR="00B26632">
        <w:t xml:space="preserve"> </w:t>
      </w:r>
      <w:r w:rsidR="004C56D6">
        <w:t>p</w:t>
      </w:r>
      <w:r w:rsidR="00B26632" w:rsidRPr="00307AF9">
        <w:t xml:space="preserve">lan </w:t>
      </w:r>
      <w:r w:rsidRPr="00B37216">
        <w:t>or</w:t>
      </w:r>
      <w:r w:rsidRPr="00307AF9">
        <w:t xml:space="preserve"> </w:t>
      </w:r>
      <w:r w:rsidR="001B35F0" w:rsidRPr="00B37216">
        <w:t>A</w:t>
      </w:r>
      <w:r w:rsidRPr="00B37216">
        <w:t>ct</w:t>
      </w:r>
      <w:r>
        <w:t>.</w:t>
      </w:r>
      <w:r w:rsidR="00571C41" w:rsidRPr="00571C41">
        <w:rPr>
          <w:b/>
          <w:bCs/>
          <w:sz w:val="24"/>
        </w:rPr>
        <w:t>]</w:t>
      </w:r>
    </w:p>
    <w:p w14:paraId="14C2DC93" w14:textId="13B028F0" w:rsidR="00D2758D" w:rsidRDefault="00216F89" w:rsidP="00597635">
      <w:pPr>
        <w:pStyle w:val="Indent2"/>
      </w:pPr>
      <w:r>
        <w:t>6</w:t>
      </w:r>
      <w:r w:rsidR="00D2758D">
        <w:t>.</w:t>
      </w:r>
      <w:r w:rsidR="00D2758D">
        <w:tab/>
      </w:r>
      <w:r w:rsidR="00DA3827" w:rsidRPr="00F1788B">
        <w:rPr>
          <w:b/>
          <w:color w:val="FF0000"/>
          <w:sz w:val="24"/>
          <w:szCs w:val="24"/>
          <w:vertAlign w:val="superscript"/>
        </w:rPr>
        <w:t>13</w:t>
      </w:r>
      <w:r w:rsidR="00DA3827">
        <w:rPr>
          <w:b/>
          <w:color w:val="FF0000"/>
          <w:sz w:val="24"/>
          <w:szCs w:val="24"/>
          <w:vertAlign w:val="superscript"/>
        </w:rPr>
        <w:t>b</w:t>
      </w:r>
      <w:r w:rsidR="00571C41" w:rsidRPr="001935DA">
        <w:rPr>
          <w:b/>
          <w:sz w:val="24"/>
          <w:szCs w:val="24"/>
        </w:rPr>
        <w:t>[</w:t>
      </w:r>
      <w:r w:rsidR="00F107C6">
        <w:t>The gross amount that You receive as retirement benefit</w:t>
      </w:r>
      <w:r w:rsidR="00F107C6" w:rsidRPr="00B6225D">
        <w:t xml:space="preserve"> </w:t>
      </w:r>
      <w:r w:rsidR="00F107C6">
        <w:t xml:space="preserve">payments or the gross amount </w:t>
      </w:r>
      <w:r w:rsidR="00EB2794">
        <w:t>You</w:t>
      </w:r>
      <w:r w:rsidR="00F107C6">
        <w:t xml:space="preserve"> </w:t>
      </w:r>
      <w:r w:rsidR="008E68FC" w:rsidRPr="00F1788B">
        <w:rPr>
          <w:b/>
          <w:color w:val="FF0000"/>
          <w:sz w:val="24"/>
          <w:szCs w:val="24"/>
          <w:vertAlign w:val="superscript"/>
        </w:rPr>
        <w:t>1</w:t>
      </w:r>
      <w:r w:rsidR="00686315">
        <w:rPr>
          <w:b/>
          <w:color w:val="FF0000"/>
          <w:sz w:val="24"/>
          <w:szCs w:val="24"/>
          <w:vertAlign w:val="superscript"/>
        </w:rPr>
        <w:t>7a</w:t>
      </w:r>
      <w:r w:rsidR="008E68FC" w:rsidRPr="001935DA">
        <w:rPr>
          <w:b/>
          <w:sz w:val="24"/>
          <w:szCs w:val="24"/>
        </w:rPr>
        <w:t>[</w:t>
      </w:r>
      <w:r w:rsidR="00F107C6">
        <w:t xml:space="preserve">or </w:t>
      </w:r>
      <w:r w:rsidR="00D60341">
        <w:t>Your</w:t>
      </w:r>
      <w:r w:rsidR="00F107C6">
        <w:t xml:space="preserve"> </w:t>
      </w:r>
      <w:r w:rsidR="003D6676">
        <w:t>d</w:t>
      </w:r>
      <w:r w:rsidR="00F107C6" w:rsidRPr="00987A39">
        <w:t>ependent</w:t>
      </w:r>
      <w:r w:rsidR="00F107C6">
        <w:t>s</w:t>
      </w:r>
      <w:r w:rsidR="00F107C6" w:rsidRPr="00571C41">
        <w:rPr>
          <w:b/>
          <w:bCs/>
          <w:sz w:val="24"/>
        </w:rPr>
        <w:t>]</w:t>
      </w:r>
      <w:r w:rsidR="00F107C6">
        <w:t xml:space="preserve"> receive as retirement benefit</w:t>
      </w:r>
      <w:r w:rsidR="00F107C6" w:rsidRPr="00B6225D">
        <w:t xml:space="preserve"> </w:t>
      </w:r>
      <w:r w:rsidR="00F107C6">
        <w:t>payments because You are receiving benefit</w:t>
      </w:r>
      <w:r w:rsidR="00F107C6" w:rsidRPr="00B6225D">
        <w:t xml:space="preserve"> </w:t>
      </w:r>
      <w:r w:rsidR="00F107C6">
        <w:t>payments under:</w:t>
      </w:r>
    </w:p>
    <w:p w14:paraId="402B5BAA" w14:textId="2AC5D29D" w:rsidR="00D2758D" w:rsidRDefault="00D2758D" w:rsidP="00B37216">
      <w:pPr>
        <w:pStyle w:val="BulletD"/>
        <w:ind w:left="1296"/>
      </w:pPr>
      <w:r>
        <w:t>the United States Social Security Act;</w:t>
      </w:r>
    </w:p>
    <w:p w14:paraId="2A2A5C85" w14:textId="022D9214" w:rsidR="00D2758D" w:rsidRDefault="00D2758D" w:rsidP="00B37216">
      <w:pPr>
        <w:pStyle w:val="BulletD"/>
        <w:ind w:left="1296"/>
      </w:pPr>
      <w:r>
        <w:t>the Railroad Retirement Act;</w:t>
      </w:r>
    </w:p>
    <w:p w14:paraId="1C1A4936" w14:textId="2949AFDB" w:rsidR="00D2758D" w:rsidRDefault="00D2758D" w:rsidP="00B37216">
      <w:pPr>
        <w:pStyle w:val="BulletD"/>
        <w:ind w:left="1296"/>
      </w:pPr>
      <w:r>
        <w:t>the Canada Pension Plan;</w:t>
      </w:r>
    </w:p>
    <w:p w14:paraId="5710CC6D" w14:textId="0AEC2CF2" w:rsidR="00D2758D" w:rsidRDefault="00D2758D" w:rsidP="00B37216">
      <w:pPr>
        <w:pStyle w:val="BulletD"/>
        <w:ind w:left="1296"/>
      </w:pPr>
      <w:r>
        <w:t xml:space="preserve">the Quebec Pension Plan; </w:t>
      </w:r>
    </w:p>
    <w:p w14:paraId="68A68FA8" w14:textId="04D8F0BC" w:rsidR="00E524C4" w:rsidRDefault="00E524C4" w:rsidP="00B37216">
      <w:pPr>
        <w:pStyle w:val="BulletD"/>
        <w:ind w:left="1296"/>
      </w:pPr>
      <w:r>
        <w:t xml:space="preserve">the state or municipal government </w:t>
      </w:r>
      <w:r w:rsidR="003F4D7B">
        <w:t>p</w:t>
      </w:r>
      <w:r w:rsidR="004B7887">
        <w:t>lan</w:t>
      </w:r>
      <w:r>
        <w:t>; or</w:t>
      </w:r>
    </w:p>
    <w:p w14:paraId="3E24E884" w14:textId="02B72D08" w:rsidR="00D2758D" w:rsidRDefault="00D2758D" w:rsidP="00B37216">
      <w:pPr>
        <w:pStyle w:val="BulletD"/>
        <w:ind w:left="1296"/>
      </w:pPr>
      <w:r>
        <w:t>any similar</w:t>
      </w:r>
      <w:r w:rsidR="00B26632">
        <w:t xml:space="preserve"> </w:t>
      </w:r>
      <w:r w:rsidR="004627E6">
        <w:t>p</w:t>
      </w:r>
      <w:r w:rsidR="00B26632">
        <w:t xml:space="preserve">lan </w:t>
      </w:r>
      <w:r w:rsidR="001B35F0" w:rsidRPr="00B37216">
        <w:t>or Act</w:t>
      </w:r>
      <w:r>
        <w:t>.</w:t>
      </w:r>
      <w:r w:rsidR="00571C41" w:rsidRPr="00571C41">
        <w:rPr>
          <w:b/>
          <w:bCs/>
          <w:sz w:val="24"/>
        </w:rPr>
        <w:t>]</w:t>
      </w:r>
    </w:p>
    <w:p w14:paraId="4AE317F3" w14:textId="36E80829" w:rsidR="00D2758D" w:rsidRDefault="00216F89" w:rsidP="00597635">
      <w:pPr>
        <w:pStyle w:val="Indent2"/>
      </w:pPr>
      <w:r>
        <w:t>7</w:t>
      </w:r>
      <w:r w:rsidR="00D2758D">
        <w:t>.</w:t>
      </w:r>
      <w:r w:rsidR="00D2758D">
        <w:tab/>
        <w:t xml:space="preserve">The amount that </w:t>
      </w:r>
      <w:r w:rsidR="00831858">
        <w:t>You</w:t>
      </w:r>
      <w:r w:rsidR="00D2758D">
        <w:t>:</w:t>
      </w:r>
    </w:p>
    <w:p w14:paraId="012235A5" w14:textId="027E08BA" w:rsidR="00D2758D" w:rsidRDefault="00D2758D" w:rsidP="00B37216">
      <w:pPr>
        <w:pStyle w:val="BulletD"/>
        <w:ind w:left="1296"/>
        <w:rPr>
          <w:b/>
          <w:i/>
        </w:rPr>
      </w:pPr>
      <w:r>
        <w:t xml:space="preserve">receive as disability </w:t>
      </w:r>
      <w:r w:rsidR="008D5390">
        <w:t>benefit</w:t>
      </w:r>
      <w:r w:rsidR="0089086B">
        <w:t xml:space="preserve"> payment</w:t>
      </w:r>
      <w:r>
        <w:t xml:space="preserve">s under </w:t>
      </w:r>
      <w:r w:rsidR="00421C7C"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w:t>
      </w:r>
      <w:r w:rsidR="00891BBF" w:rsidRPr="00B37216">
        <w:t>R</w:t>
      </w:r>
      <w:r w:rsidRPr="00B37216">
        <w:t xml:space="preserve">etirement </w:t>
      </w:r>
      <w:r w:rsidR="00A51B32" w:rsidRPr="00B37216">
        <w:t>P</w:t>
      </w:r>
      <w:r w:rsidRPr="00B37216">
        <w:t>lan;</w:t>
      </w:r>
    </w:p>
    <w:p w14:paraId="449FB7F2" w14:textId="6CD15308" w:rsidR="00D2758D" w:rsidRDefault="00D2758D" w:rsidP="00B37216">
      <w:pPr>
        <w:pStyle w:val="BulletD"/>
        <w:ind w:left="1296"/>
      </w:pPr>
      <w:r>
        <w:t xml:space="preserve">voluntarily elect to receive as retirement or early retirement </w:t>
      </w:r>
      <w:r w:rsidR="008D5390">
        <w:t>benefit</w:t>
      </w:r>
      <w:r w:rsidR="0089086B">
        <w:t xml:space="preserve"> payment</w:t>
      </w:r>
      <w:r>
        <w:t xml:space="preserve">s under </w:t>
      </w:r>
      <w:r w:rsidR="00421C7C"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w:t>
      </w:r>
      <w:r w:rsidR="001D0612">
        <w:t>R</w:t>
      </w:r>
      <w:r>
        <w:t xml:space="preserve">etirement </w:t>
      </w:r>
      <w:r w:rsidR="004631D5">
        <w:t>P</w:t>
      </w:r>
      <w:r>
        <w:t>lan; or</w:t>
      </w:r>
    </w:p>
    <w:p w14:paraId="6378A7E3" w14:textId="75BD01BB" w:rsidR="00D2758D" w:rsidRDefault="00D2758D" w:rsidP="00B37216">
      <w:pPr>
        <w:pStyle w:val="BulletD"/>
        <w:ind w:left="1296"/>
      </w:pPr>
      <w:r>
        <w:t xml:space="preserve">receive as </w:t>
      </w:r>
      <w:r w:rsidR="001D0612">
        <w:t>r</w:t>
      </w:r>
      <w:r>
        <w:t xml:space="preserve">etirement </w:t>
      </w:r>
      <w:r w:rsidR="008D5390">
        <w:t>benefit</w:t>
      </w:r>
      <w:r w:rsidR="0089086B">
        <w:t xml:space="preserve"> payment</w:t>
      </w:r>
      <w:r>
        <w:t xml:space="preserve">s when </w:t>
      </w:r>
      <w:r w:rsidR="00831858">
        <w:t>You</w:t>
      </w:r>
      <w:r>
        <w:t xml:space="preserve"> reach normal retirement age, as defined in </w:t>
      </w:r>
      <w:r w:rsidR="00421C7C"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w:t>
      </w:r>
      <w:r w:rsidR="004B7887">
        <w:t>R</w:t>
      </w:r>
      <w:r>
        <w:t xml:space="preserve">etirement </w:t>
      </w:r>
      <w:r w:rsidR="004B7887">
        <w:t>P</w:t>
      </w:r>
      <w:r>
        <w:t>lan.</w:t>
      </w:r>
    </w:p>
    <w:p w14:paraId="37903DBC" w14:textId="13BB6E52" w:rsidR="00D2758D" w:rsidRDefault="00D2758D" w:rsidP="00D2758D">
      <w:pPr>
        <w:pStyle w:val="3Text"/>
      </w:pPr>
      <w:r>
        <w:t xml:space="preserve">Disability </w:t>
      </w:r>
      <w:r w:rsidR="008D5390">
        <w:t>benefit</w:t>
      </w:r>
      <w:r w:rsidR="0089086B">
        <w:t xml:space="preserve"> payment</w:t>
      </w:r>
      <w:r>
        <w:t xml:space="preserve">s under a </w:t>
      </w:r>
      <w:r w:rsidR="003556D4">
        <w:t>R</w:t>
      </w:r>
      <w:r>
        <w:t>etirement</w:t>
      </w:r>
      <w:r w:rsidR="00B26632">
        <w:t xml:space="preserve"> Plan </w:t>
      </w:r>
      <w:r>
        <w:t xml:space="preserve">will be those benefits which are paid due to </w:t>
      </w:r>
      <w:r w:rsidR="00A235C3">
        <w:t>D</w:t>
      </w:r>
      <w:r>
        <w:t xml:space="preserve">isability and do not reduce the retirement benefits which would have been paid if the </w:t>
      </w:r>
      <w:r w:rsidR="00A235C3">
        <w:t>D</w:t>
      </w:r>
      <w:r>
        <w:t>isability</w:t>
      </w:r>
      <w:r w:rsidR="0029623D">
        <w:t xml:space="preserve"> </w:t>
      </w:r>
      <w:r>
        <w:t>had not occurred.</w:t>
      </w:r>
    </w:p>
    <w:p w14:paraId="270CA3A5" w14:textId="7640893B" w:rsidR="00212CA6" w:rsidRDefault="00212CA6" w:rsidP="00212CA6">
      <w:pPr>
        <w:pStyle w:val="3Text"/>
      </w:pPr>
      <w:r>
        <w:t xml:space="preserve">Retirement </w:t>
      </w:r>
      <w:r w:rsidR="007D726A">
        <w:t xml:space="preserve">benefit </w:t>
      </w:r>
      <w:r>
        <w:t xml:space="preserve">payments will be those benefits received from a </w:t>
      </w:r>
      <w:r w:rsidR="00F0405C">
        <w:t>R</w:t>
      </w:r>
      <w:r>
        <w:t>etirement</w:t>
      </w:r>
      <w:r w:rsidR="00B26632">
        <w:t xml:space="preserve"> Plan </w:t>
      </w:r>
      <w:r>
        <w:t xml:space="preserve">that is wholly or partially funded by </w:t>
      </w:r>
      <w:r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w:t>
      </w:r>
      <w:r w:rsidR="005E70B5" w:rsidRPr="00F1788B">
        <w:rPr>
          <w:b/>
          <w:color w:val="FF0000"/>
          <w:sz w:val="24"/>
          <w:szCs w:val="24"/>
          <w:vertAlign w:val="superscript"/>
        </w:rPr>
        <w:t>13</w:t>
      </w:r>
      <w:r w:rsidR="00BF7B40">
        <w:rPr>
          <w:b/>
          <w:color w:val="FF0000"/>
          <w:sz w:val="24"/>
          <w:szCs w:val="24"/>
          <w:vertAlign w:val="superscript"/>
        </w:rPr>
        <w:t>a</w:t>
      </w:r>
      <w:r w:rsidR="005E70B5" w:rsidRPr="001935DA">
        <w:rPr>
          <w:b/>
          <w:sz w:val="24"/>
          <w:szCs w:val="24"/>
        </w:rPr>
        <w:t>[</w:t>
      </w:r>
      <w:r>
        <w:t>or a covered union</w:t>
      </w:r>
      <w:r w:rsidR="005E70B5" w:rsidRPr="00571C41">
        <w:rPr>
          <w:b/>
          <w:bCs/>
          <w:sz w:val="24"/>
        </w:rPr>
        <w:t>]</w:t>
      </w:r>
      <w:r>
        <w:t xml:space="preserve">. Disability </w:t>
      </w:r>
      <w:r>
        <w:lastRenderedPageBreak/>
        <w:t>benefits which reduce the retirement benefits under the</w:t>
      </w:r>
      <w:r w:rsidR="00B26632">
        <w:t xml:space="preserve"> </w:t>
      </w:r>
      <w:r w:rsidR="006E345B">
        <w:t>p</w:t>
      </w:r>
      <w:r w:rsidR="00B26632">
        <w:t xml:space="preserve">lan </w:t>
      </w:r>
      <w:r>
        <w:t>will also be considered as a retirement benefit.</w:t>
      </w:r>
    </w:p>
    <w:p w14:paraId="2DF2514F" w14:textId="154F882B" w:rsidR="00D2758D" w:rsidRDefault="00212CA6" w:rsidP="00212CA6">
      <w:pPr>
        <w:pStyle w:val="3Text"/>
      </w:pPr>
      <w:r>
        <w:t xml:space="preserve">Regardless of how the retirement </w:t>
      </w:r>
      <w:r w:rsidR="00CF61DA">
        <w:t xml:space="preserve">benefit </w:t>
      </w:r>
      <w:r>
        <w:t xml:space="preserve">payments from the </w:t>
      </w:r>
      <w:r w:rsidR="00F0405C">
        <w:t>R</w:t>
      </w:r>
      <w:r>
        <w:t>etirement</w:t>
      </w:r>
      <w:r w:rsidR="00B26632">
        <w:t xml:space="preserve"> Plan </w:t>
      </w:r>
      <w:r>
        <w:t xml:space="preserve">are distributed, Prudential will consider </w:t>
      </w:r>
      <w:r w:rsidR="00831858">
        <w:t>You</w:t>
      </w:r>
      <w:r w:rsidR="00F80BC5">
        <w:t>r</w:t>
      </w:r>
      <w:r>
        <w:t xml:space="preserve"> and </w:t>
      </w:r>
      <w:r w:rsidRPr="0021243B">
        <w:rPr>
          <w:b/>
          <w:bCs/>
          <w:color w:val="FF0000"/>
          <w:sz w:val="24"/>
          <w:szCs w:val="24"/>
          <w:vertAlign w:val="superscript"/>
        </w:rPr>
        <w:t>CV2</w:t>
      </w:r>
      <w:r w:rsidR="00571C41" w:rsidRPr="00571C41">
        <w:rPr>
          <w:b/>
          <w:bCs/>
          <w:sz w:val="24"/>
        </w:rPr>
        <w:t>[</w:t>
      </w:r>
      <w:r w:rsidR="00D60341">
        <w:t>Your</w:t>
      </w:r>
      <w:r>
        <w:t xml:space="preserve"> </w:t>
      </w:r>
      <w:r w:rsidR="00AE3017">
        <w:t>Employer</w:t>
      </w:r>
      <w:r w:rsidR="009D7C33">
        <w:t>’s</w:t>
      </w:r>
      <w:r w:rsidR="00571C41" w:rsidRPr="00571C41">
        <w:rPr>
          <w:b/>
          <w:bCs/>
          <w:sz w:val="24"/>
        </w:rPr>
        <w:t>]</w:t>
      </w:r>
      <w:r>
        <w:t xml:space="preserve"> contributions to be distributed simultaneously throughout </w:t>
      </w:r>
      <w:r w:rsidR="00D60341">
        <w:t>Your</w:t>
      </w:r>
      <w:r>
        <w:t xml:space="preserve"> lifetime</w:t>
      </w:r>
      <w:r w:rsidR="00D2758D">
        <w:t>.</w:t>
      </w:r>
    </w:p>
    <w:p w14:paraId="12DBA659" w14:textId="71448EF3" w:rsidR="00D2758D" w:rsidRDefault="00DA3827" w:rsidP="00D2758D">
      <w:pPr>
        <w:pStyle w:val="3Text"/>
      </w:pPr>
      <w:r w:rsidRPr="00F1788B">
        <w:rPr>
          <w:b/>
          <w:color w:val="FF0000"/>
          <w:sz w:val="24"/>
          <w:szCs w:val="24"/>
          <w:vertAlign w:val="superscript"/>
        </w:rPr>
        <w:t>13</w:t>
      </w:r>
      <w:r>
        <w:rPr>
          <w:b/>
          <w:color w:val="FF0000"/>
          <w:sz w:val="24"/>
          <w:szCs w:val="24"/>
          <w:vertAlign w:val="superscript"/>
        </w:rPr>
        <w:t>c</w:t>
      </w:r>
      <w:r w:rsidR="00571C41" w:rsidRPr="001935DA">
        <w:rPr>
          <w:b/>
          <w:sz w:val="24"/>
          <w:szCs w:val="24"/>
        </w:rPr>
        <w:t>[</w:t>
      </w:r>
      <w:r w:rsidR="00D2758D">
        <w:t xml:space="preserve">Amounts received do not include amounts rolled over or transferred to any eligible </w:t>
      </w:r>
      <w:r w:rsidR="001D78BC">
        <w:t>r</w:t>
      </w:r>
      <w:r w:rsidR="00D2758D">
        <w:t xml:space="preserve">etirement </w:t>
      </w:r>
      <w:r w:rsidR="001D78BC">
        <w:t>p</w:t>
      </w:r>
      <w:r w:rsidR="00D2758D">
        <w:t xml:space="preserve">lan. Prudential will use the definition of eligible </w:t>
      </w:r>
      <w:r w:rsidR="00CD725C">
        <w:t>r</w:t>
      </w:r>
      <w:r w:rsidR="00D2758D">
        <w:t>etirement</w:t>
      </w:r>
      <w:r w:rsidR="00B26632">
        <w:t xml:space="preserve"> </w:t>
      </w:r>
      <w:r w:rsidR="001D78BC">
        <w:t>p</w:t>
      </w:r>
      <w:r w:rsidR="00B26632">
        <w:t xml:space="preserve">lan </w:t>
      </w:r>
      <w:r w:rsidR="00D2758D">
        <w:t>as defined in Section 402 of the Internal Revenue Code including any future amendments which affect the definition</w:t>
      </w:r>
      <w:r w:rsidR="001838EB">
        <w:t xml:space="preserve"> as tied back to the </w:t>
      </w:r>
      <w:r w:rsidR="001D78BC">
        <w:t>r</w:t>
      </w:r>
      <w:r w:rsidR="001838EB">
        <w:t xml:space="preserve">etirement </w:t>
      </w:r>
      <w:r w:rsidR="001D78BC">
        <w:t>p</w:t>
      </w:r>
      <w:r w:rsidR="001838EB">
        <w:t>lan</w:t>
      </w:r>
      <w:r w:rsidR="00D2758D">
        <w:t>.</w:t>
      </w:r>
      <w:r w:rsidR="00571C41" w:rsidRPr="00571C41">
        <w:rPr>
          <w:b/>
          <w:bCs/>
          <w:sz w:val="24"/>
        </w:rPr>
        <w:t>]</w:t>
      </w:r>
    </w:p>
    <w:p w14:paraId="5AD5C1DE" w14:textId="4C28D1EA" w:rsidR="00D2758D" w:rsidRDefault="00216F89" w:rsidP="00597635">
      <w:pPr>
        <w:pStyle w:val="Indent2"/>
      </w:pPr>
      <w:r>
        <w:t>8</w:t>
      </w:r>
      <w:r w:rsidR="00D2758D">
        <w:t>.</w:t>
      </w:r>
      <w:r w:rsidR="00D2758D">
        <w:tab/>
        <w:t xml:space="preserve">The amount </w:t>
      </w:r>
      <w:r w:rsidR="00831858">
        <w:t>You</w:t>
      </w:r>
      <w:r w:rsidR="00D2758D">
        <w:t xml:space="preserve"> receive under the maritime doctrine of maintenance, wages and cure. This includes only the “wages” part of such benefits.</w:t>
      </w:r>
    </w:p>
    <w:p w14:paraId="3DFEE50A" w14:textId="1CFA3946" w:rsidR="00D2758D" w:rsidRDefault="00216F89" w:rsidP="00597635">
      <w:pPr>
        <w:pStyle w:val="Indent2"/>
      </w:pPr>
      <w:r>
        <w:t>9</w:t>
      </w:r>
      <w:r w:rsidR="00D2758D">
        <w:t>.</w:t>
      </w:r>
      <w:r w:rsidR="00D2758D">
        <w:tab/>
      </w:r>
      <w:commentRangeStart w:id="87"/>
      <w:commentRangeStart w:id="88"/>
      <w:commentRangeStart w:id="89"/>
      <w:commentRangeStart w:id="90"/>
      <w:r w:rsidR="00D2758D">
        <w:t xml:space="preserve">The amount that </w:t>
      </w:r>
      <w:r w:rsidR="00831858">
        <w:t>You</w:t>
      </w:r>
      <w:r w:rsidR="00D2758D">
        <w:t xml:space="preserve"> receive, due to </w:t>
      </w:r>
      <w:r w:rsidR="00D60341">
        <w:t>Your</w:t>
      </w:r>
      <w:r w:rsidR="00D2758D">
        <w:t xml:space="preserve"> </w:t>
      </w:r>
      <w:r w:rsidR="00FF5545">
        <w:t>Disability</w:t>
      </w:r>
      <w:r w:rsidR="00D2758D">
        <w:t xml:space="preserve">, from </w:t>
      </w:r>
      <w:r w:rsidR="00D2758D" w:rsidRPr="0026322C">
        <w:t xml:space="preserve">a </w:t>
      </w:r>
      <w:r w:rsidR="00CF2554" w:rsidRPr="00B37216">
        <w:t>T</w:t>
      </w:r>
      <w:r w:rsidR="00D2758D" w:rsidRPr="00B37216">
        <w:t xml:space="preserve">hird </w:t>
      </w:r>
      <w:r w:rsidR="00CF2554" w:rsidRPr="00B37216">
        <w:t>P</w:t>
      </w:r>
      <w:r w:rsidR="00D2758D" w:rsidRPr="00B37216">
        <w:t>arty</w:t>
      </w:r>
      <w:r w:rsidR="00D2758D">
        <w:t xml:space="preserve"> (after subtracting attorney’s fees</w:t>
      </w:r>
      <w:del w:id="91" w:author="Laura Hoogland" w:date="2026-01-22T14:57:00Z" w16du:dateUtc="2026-01-22T20:57:00Z">
        <w:r w:rsidR="00D2758D">
          <w:delText xml:space="preserve">) </w:delText>
        </w:r>
      </w:del>
      <w:ins w:id="92" w:author="Laura Hoogland" w:date="2026-01-22T14:57:00Z" w16du:dateUtc="2026-01-22T20:57:00Z">
        <w:r w:rsidR="00970E16">
          <w:t xml:space="preserve"> and court costs</w:t>
        </w:r>
        <w:r w:rsidR="00D2758D">
          <w:t xml:space="preserve">) </w:t>
        </w:r>
        <w:commentRangeEnd w:id="87"/>
        <w:r w:rsidR="002A797B">
          <w:rPr>
            <w:rStyle w:val="CommentReference"/>
            <w:sz w:val="20"/>
            <w:szCs w:val="20"/>
          </w:rPr>
          <w:commentReference w:id="87"/>
        </w:r>
        <w:commentRangeEnd w:id="88"/>
        <w:r w:rsidR="009A54CB">
          <w:rPr>
            <w:rStyle w:val="CommentReference"/>
            <w:sz w:val="20"/>
            <w:szCs w:val="20"/>
          </w:rPr>
          <w:commentReference w:id="88"/>
        </w:r>
        <w:commentRangeEnd w:id="89"/>
        <w:r w:rsidR="001B79EE">
          <w:rPr>
            <w:rStyle w:val="CommentReference"/>
            <w:sz w:val="20"/>
            <w:szCs w:val="20"/>
          </w:rPr>
          <w:commentReference w:id="89"/>
        </w:r>
        <w:commentRangeEnd w:id="90"/>
        <w:r w:rsidR="003D24CF">
          <w:rPr>
            <w:rStyle w:val="CommentReference"/>
            <w:sz w:val="20"/>
            <w:szCs w:val="20"/>
          </w:rPr>
          <w:commentReference w:id="90"/>
        </w:r>
      </w:ins>
      <w:r w:rsidR="00D2758D">
        <w:t>by judgment, settlement or otherwise.</w:t>
      </w:r>
    </w:p>
    <w:p w14:paraId="42027F66" w14:textId="7505AAD4" w:rsidR="00D2758D" w:rsidRDefault="00216F89" w:rsidP="00597635">
      <w:pPr>
        <w:pStyle w:val="Indent2"/>
        <w:rPr>
          <w:b/>
          <w:i/>
        </w:rPr>
      </w:pPr>
      <w:r>
        <w:t>10</w:t>
      </w:r>
      <w:r w:rsidR="00D2758D">
        <w:t>.</w:t>
      </w:r>
      <w:r w:rsidR="00D2758D">
        <w:tab/>
      </w:r>
      <w:r w:rsidR="00DA3827" w:rsidRPr="00F1788B">
        <w:rPr>
          <w:b/>
          <w:color w:val="FF0000"/>
          <w:sz w:val="24"/>
          <w:szCs w:val="24"/>
          <w:vertAlign w:val="superscript"/>
        </w:rPr>
        <w:t>13</w:t>
      </w:r>
      <w:r w:rsidR="00DA3827">
        <w:rPr>
          <w:b/>
          <w:color w:val="FF0000"/>
          <w:sz w:val="24"/>
          <w:szCs w:val="24"/>
          <w:vertAlign w:val="superscript"/>
        </w:rPr>
        <w:t>d</w:t>
      </w:r>
      <w:r w:rsidR="00571C41" w:rsidRPr="2DCAC8BF">
        <w:rPr>
          <w:b/>
          <w:sz w:val="24"/>
          <w:szCs w:val="24"/>
        </w:rPr>
        <w:t>[</w:t>
      </w:r>
      <w:r w:rsidR="00D2758D">
        <w:t xml:space="preserve">The amount of benefits that </w:t>
      </w:r>
      <w:r w:rsidR="00831858">
        <w:t>You</w:t>
      </w:r>
      <w:r w:rsidR="00D2758D">
        <w:t xml:space="preserve"> receive or are</w:t>
      </w:r>
      <w:r w:rsidR="00D2758D" w:rsidRPr="0026322C">
        <w:t xml:space="preserve"> </w:t>
      </w:r>
      <w:r w:rsidR="002D0DF3" w:rsidRPr="0026322C">
        <w:t>eligible</w:t>
      </w:r>
      <w:r w:rsidR="00A92598" w:rsidRPr="0026322C">
        <w:t xml:space="preserve"> </w:t>
      </w:r>
      <w:r w:rsidR="00D2758D" w:rsidRPr="0026322C">
        <w:t xml:space="preserve">to receive under any </w:t>
      </w:r>
      <w:r w:rsidR="00DA3B58" w:rsidRPr="00B37216">
        <w:t>Salary Continuation or Accumulated Sick Leave</w:t>
      </w:r>
      <w:r w:rsidR="00D2758D">
        <w:t xml:space="preserve"> to the extent that </w:t>
      </w:r>
      <w:r w:rsidR="00D60341">
        <w:t>Your</w:t>
      </w:r>
      <w:r w:rsidR="00D2758D">
        <w:t xml:space="preserve"> </w:t>
      </w:r>
      <w:r w:rsidR="00EC1AA0">
        <w:t xml:space="preserve">Weekly </w:t>
      </w:r>
      <w:r w:rsidR="00CD2B8E">
        <w:t>B</w:t>
      </w:r>
      <w:r w:rsidR="008D5390">
        <w:t>enefit</w:t>
      </w:r>
      <w:r w:rsidR="00D2758D">
        <w:t xml:space="preserve"> </w:t>
      </w:r>
      <w:r w:rsidR="00CD2B8E">
        <w:t>P</w:t>
      </w:r>
      <w:r w:rsidR="00310F08">
        <w:t xml:space="preserve">ayment </w:t>
      </w:r>
      <w:r w:rsidR="00D2758D">
        <w:t xml:space="preserve">and </w:t>
      </w:r>
      <w:r w:rsidR="00CE0FCA">
        <w:t>Deductible Sources of Income</w:t>
      </w:r>
      <w:r w:rsidR="00D2758D">
        <w:t xml:space="preserve"> including any other group and/or individual </w:t>
      </w:r>
      <w:r w:rsidR="003E64E5">
        <w:t>d</w:t>
      </w:r>
      <w:r w:rsidR="0047239E">
        <w:t>isability</w:t>
      </w:r>
      <w:r w:rsidR="00D2758D">
        <w:t xml:space="preserve"> benefits, exceed or would exceed </w:t>
      </w:r>
      <w:r w:rsidR="00A60B59" w:rsidRPr="0021243B">
        <w:rPr>
          <w:b/>
          <w:bCs/>
          <w:color w:val="FF0000"/>
          <w:sz w:val="24"/>
          <w:szCs w:val="24"/>
          <w:vertAlign w:val="superscript"/>
        </w:rPr>
        <w:t>1</w:t>
      </w:r>
      <w:r w:rsidR="00A60B59">
        <w:rPr>
          <w:b/>
          <w:bCs/>
          <w:color w:val="FF0000"/>
          <w:sz w:val="24"/>
          <w:szCs w:val="24"/>
          <w:vertAlign w:val="superscript"/>
        </w:rPr>
        <w:t>2</w:t>
      </w:r>
      <w:r w:rsidR="00A60B59" w:rsidRPr="0021243B">
        <w:rPr>
          <w:b/>
          <w:bCs/>
          <w:color w:val="FF0000"/>
          <w:sz w:val="24"/>
          <w:szCs w:val="24"/>
          <w:vertAlign w:val="superscript"/>
        </w:rPr>
        <w:t>a</w:t>
      </w:r>
      <w:r w:rsidR="00571C41" w:rsidRPr="2DCAC8BF">
        <w:rPr>
          <w:b/>
          <w:sz w:val="24"/>
          <w:szCs w:val="24"/>
        </w:rPr>
        <w:t>[</w:t>
      </w:r>
      <w:r w:rsidR="00D2758D">
        <w:t>50% to 100%</w:t>
      </w:r>
      <w:r w:rsidR="00571C41" w:rsidRPr="004F5F8C">
        <w:rPr>
          <w:b/>
          <w:sz w:val="24"/>
          <w:szCs w:val="24"/>
        </w:rPr>
        <w:t>]</w:t>
      </w:r>
      <w:r w:rsidR="00D2758D">
        <w:t xml:space="preserve"> of </w:t>
      </w:r>
      <w:r w:rsidR="00D60341">
        <w:t>Your</w:t>
      </w:r>
      <w:r w:rsidR="00D2758D">
        <w:t xml:space="preserve"> </w:t>
      </w:r>
      <w:r w:rsidR="00026DE6">
        <w:t>Weekly Earnings</w:t>
      </w:r>
      <w:r w:rsidR="00A06ABD" w:rsidRPr="00264C02">
        <w:rPr>
          <w:b/>
          <w:sz w:val="24"/>
          <w:szCs w:val="24"/>
        </w:rPr>
        <w:t>]</w:t>
      </w:r>
      <w:r w:rsidR="00D2758D" w:rsidRPr="004F5F8C">
        <w:t>.</w:t>
      </w:r>
    </w:p>
    <w:p w14:paraId="55F9FD95" w14:textId="50938426" w:rsidR="00D2758D" w:rsidRDefault="00216F89" w:rsidP="00597635">
      <w:pPr>
        <w:pStyle w:val="Indent2"/>
        <w:rPr>
          <w:b/>
          <w:sz w:val="24"/>
          <w:szCs w:val="24"/>
        </w:rPr>
      </w:pPr>
      <w:r>
        <w:t>11.</w:t>
      </w:r>
      <w:r w:rsidR="00D2758D">
        <w:tab/>
      </w:r>
      <w:r w:rsidR="00DA3827" w:rsidRPr="00F1788B">
        <w:rPr>
          <w:b/>
          <w:color w:val="FF0000"/>
          <w:sz w:val="24"/>
          <w:szCs w:val="24"/>
          <w:vertAlign w:val="superscript"/>
        </w:rPr>
        <w:t>13</w:t>
      </w:r>
      <w:r w:rsidR="00DA3827">
        <w:rPr>
          <w:b/>
          <w:color w:val="FF0000"/>
          <w:sz w:val="24"/>
          <w:szCs w:val="24"/>
          <w:vertAlign w:val="superscript"/>
        </w:rPr>
        <w:t>d</w:t>
      </w:r>
      <w:r w:rsidR="00571C41" w:rsidRPr="001935DA">
        <w:rPr>
          <w:b/>
          <w:sz w:val="24"/>
          <w:szCs w:val="24"/>
        </w:rPr>
        <w:t>[</w:t>
      </w:r>
      <w:r w:rsidR="00D2758D">
        <w:t xml:space="preserve">Individual </w:t>
      </w:r>
      <w:r w:rsidR="008D5176">
        <w:t>d</w:t>
      </w:r>
      <w:r w:rsidR="0047239E">
        <w:t>isability</w:t>
      </w:r>
      <w:r w:rsidR="00D2758D">
        <w:t xml:space="preserve"> income benefits that </w:t>
      </w:r>
      <w:r w:rsidR="00831858">
        <w:t>You</w:t>
      </w:r>
      <w:r w:rsidR="00D2758D">
        <w:t xml:space="preserve"> receive or are </w:t>
      </w:r>
      <w:r w:rsidR="002D0DF3">
        <w:t>eligible</w:t>
      </w:r>
      <w:r w:rsidR="00A92598" w:rsidRPr="00A92598">
        <w:t xml:space="preserve"> </w:t>
      </w:r>
      <w:r w:rsidR="00D2758D">
        <w:t xml:space="preserve">to receive to the extent that </w:t>
      </w:r>
      <w:r w:rsidR="00D60341">
        <w:t>Your</w:t>
      </w:r>
      <w:r w:rsidR="00D2758D">
        <w:t xml:space="preserve"> </w:t>
      </w:r>
      <w:r w:rsidR="003A524B">
        <w:t>Weekly B</w:t>
      </w:r>
      <w:r w:rsidR="008D5390">
        <w:t>enefit</w:t>
      </w:r>
      <w:r w:rsidR="00D2758D">
        <w:t xml:space="preserve"> </w:t>
      </w:r>
      <w:r w:rsidR="003A524B">
        <w:t>P</w:t>
      </w:r>
      <w:r w:rsidR="00310F08">
        <w:t xml:space="preserve">ayment </w:t>
      </w:r>
      <w:r w:rsidR="00D2758D">
        <w:t xml:space="preserve">and </w:t>
      </w:r>
      <w:r w:rsidR="00CE0FCA">
        <w:t>Deductible Sources of Income</w:t>
      </w:r>
      <w:r w:rsidR="00D2758D">
        <w:t xml:space="preserve">, including any other group and/or individual </w:t>
      </w:r>
      <w:r w:rsidR="00CD47C2">
        <w:t>d</w:t>
      </w:r>
      <w:r w:rsidR="0047239E">
        <w:t>isability</w:t>
      </w:r>
      <w:r w:rsidR="00D2758D">
        <w:t xml:space="preserve"> benefits, exceed or would exceed </w:t>
      </w:r>
      <w:r w:rsidR="006E3DFF" w:rsidRPr="0021243B">
        <w:rPr>
          <w:b/>
          <w:bCs/>
          <w:color w:val="FF0000"/>
          <w:sz w:val="24"/>
          <w:szCs w:val="24"/>
          <w:vertAlign w:val="superscript"/>
        </w:rPr>
        <w:t>1</w:t>
      </w:r>
      <w:r w:rsidR="006E3DFF">
        <w:rPr>
          <w:b/>
          <w:bCs/>
          <w:color w:val="FF0000"/>
          <w:sz w:val="24"/>
          <w:szCs w:val="24"/>
          <w:vertAlign w:val="superscript"/>
        </w:rPr>
        <w:t>2</w:t>
      </w:r>
      <w:r w:rsidR="006E3DFF" w:rsidRPr="0021243B">
        <w:rPr>
          <w:b/>
          <w:bCs/>
          <w:color w:val="FF0000"/>
          <w:sz w:val="24"/>
          <w:szCs w:val="24"/>
          <w:vertAlign w:val="superscript"/>
        </w:rPr>
        <w:t>a</w:t>
      </w:r>
      <w:r w:rsidR="006E3DFF" w:rsidRPr="2DCAC8BF">
        <w:rPr>
          <w:b/>
          <w:sz w:val="24"/>
          <w:szCs w:val="24"/>
        </w:rPr>
        <w:t>[</w:t>
      </w:r>
      <w:r w:rsidR="00D2758D">
        <w:t>50% to 100%</w:t>
      </w:r>
      <w:r w:rsidR="006E3DFF" w:rsidRPr="2DCAC8BF">
        <w:rPr>
          <w:b/>
          <w:sz w:val="24"/>
          <w:szCs w:val="24"/>
        </w:rPr>
        <w:t>]</w:t>
      </w:r>
      <w:r w:rsidR="00D2758D">
        <w:t xml:space="preserve"> of </w:t>
      </w:r>
      <w:r w:rsidR="00D60341">
        <w:t>Your</w:t>
      </w:r>
      <w:r w:rsidR="00D2758D">
        <w:t xml:space="preserve"> </w:t>
      </w:r>
      <w:r w:rsidR="00026DE6">
        <w:t>Weekly Earnings</w:t>
      </w:r>
      <w:r w:rsidR="00D2758D">
        <w:t>.</w:t>
      </w:r>
      <w:r w:rsidR="00571C41" w:rsidRPr="2DCAC8BF">
        <w:rPr>
          <w:b/>
          <w:sz w:val="24"/>
          <w:szCs w:val="24"/>
        </w:rPr>
        <w:t>]</w:t>
      </w:r>
    </w:p>
    <w:p w14:paraId="062C8823" w14:textId="3C43129B" w:rsidR="00D2758D" w:rsidRDefault="00D2758D" w:rsidP="00597635">
      <w:pPr>
        <w:pStyle w:val="Indent2"/>
      </w:pPr>
      <w:r>
        <w:t>1</w:t>
      </w:r>
      <w:r w:rsidR="00216F89">
        <w:t>2</w:t>
      </w:r>
      <w:r>
        <w:t>.</w:t>
      </w:r>
      <w:r>
        <w:tab/>
      </w:r>
      <w:r w:rsidR="001F5B11" w:rsidRPr="00F1788B">
        <w:rPr>
          <w:b/>
          <w:color w:val="FF0000"/>
          <w:sz w:val="24"/>
          <w:szCs w:val="24"/>
          <w:vertAlign w:val="superscript"/>
        </w:rPr>
        <w:t>13</w:t>
      </w:r>
      <w:r w:rsidR="001F5B11">
        <w:rPr>
          <w:b/>
          <w:color w:val="FF0000"/>
          <w:sz w:val="24"/>
          <w:szCs w:val="24"/>
          <w:vertAlign w:val="superscript"/>
        </w:rPr>
        <w:t>e</w:t>
      </w:r>
      <w:r w:rsidR="00571C41" w:rsidRPr="001935DA">
        <w:rPr>
          <w:b/>
          <w:sz w:val="24"/>
          <w:szCs w:val="24"/>
        </w:rPr>
        <w:t>[</w:t>
      </w:r>
      <w:r>
        <w:t xml:space="preserve">The amount that </w:t>
      </w:r>
      <w:r w:rsidR="00831858">
        <w:t>You</w:t>
      </w:r>
      <w:r>
        <w:t xml:space="preserve"> receive from a partnership, proprietorship or any similar draws.</w:t>
      </w:r>
      <w:r w:rsidR="00571C41" w:rsidRPr="00571C41">
        <w:rPr>
          <w:b/>
          <w:bCs/>
          <w:sz w:val="24"/>
        </w:rPr>
        <w:t>]</w:t>
      </w:r>
    </w:p>
    <w:p w14:paraId="23A4A8E7" w14:textId="120DEC87" w:rsidR="00D2758D" w:rsidRDefault="00D2758D" w:rsidP="00597635">
      <w:pPr>
        <w:pStyle w:val="Indent2"/>
      </w:pPr>
      <w:r>
        <w:t>1</w:t>
      </w:r>
      <w:r w:rsidR="00216F89">
        <w:t>3</w:t>
      </w:r>
      <w:r>
        <w:t>.</w:t>
      </w:r>
      <w:r>
        <w:tab/>
        <w:t xml:space="preserve">The amount that </w:t>
      </w:r>
      <w:r w:rsidR="00831858">
        <w:t>You</w:t>
      </w:r>
      <w:r>
        <w:t xml:space="preserve"> receive or are </w:t>
      </w:r>
      <w:r w:rsidR="002D0DF3">
        <w:t>eligible</w:t>
      </w:r>
      <w:r w:rsidR="00A92598" w:rsidRPr="00A92598">
        <w:t xml:space="preserve"> </w:t>
      </w:r>
      <w:r>
        <w:t xml:space="preserve">to receive under any unemployment income </w:t>
      </w:r>
      <w:r w:rsidR="00891BBF">
        <w:t>A</w:t>
      </w:r>
      <w:r>
        <w:t xml:space="preserve">ct or </w:t>
      </w:r>
      <w:r w:rsidR="00891BBF">
        <w:t>L</w:t>
      </w:r>
      <w:r>
        <w:t xml:space="preserve">aw due to the end of employment with </w:t>
      </w:r>
      <w:r w:rsidR="00421C7C"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w:t>
      </w:r>
    </w:p>
    <w:p w14:paraId="7B82564C" w14:textId="30C36A4E" w:rsidR="00406A76" w:rsidRDefault="00406A76" w:rsidP="00597635">
      <w:pPr>
        <w:pStyle w:val="Indent2"/>
      </w:pPr>
      <w:r>
        <w:t>1</w:t>
      </w:r>
      <w:r w:rsidR="00216F89">
        <w:t>4</w:t>
      </w:r>
      <w:r>
        <w:t>.</w:t>
      </w:r>
      <w:r>
        <w:tab/>
        <w:t xml:space="preserve">The amount </w:t>
      </w:r>
      <w:r w:rsidR="005A3DAE">
        <w:t xml:space="preserve">that </w:t>
      </w:r>
      <w:r w:rsidR="00EB2794">
        <w:t>You</w:t>
      </w:r>
      <w:r w:rsidR="005A3DAE">
        <w:t xml:space="preserve"> receive or are eligible</w:t>
      </w:r>
      <w:r w:rsidR="00A92598" w:rsidRPr="00A92598">
        <w:t xml:space="preserve"> </w:t>
      </w:r>
      <w:r w:rsidR="005A3DAE">
        <w:t xml:space="preserve">to receive due to </w:t>
      </w:r>
      <w:r w:rsidR="00D60341">
        <w:t>Your</w:t>
      </w:r>
      <w:r w:rsidR="005A3DAE">
        <w:t xml:space="preserve"> </w:t>
      </w:r>
      <w:r w:rsidR="00251936">
        <w:t>d</w:t>
      </w:r>
      <w:r w:rsidR="008C60EB">
        <w:t xml:space="preserve">isability </w:t>
      </w:r>
      <w:r w:rsidR="005A3DAE">
        <w:t xml:space="preserve">or </w:t>
      </w:r>
      <w:r w:rsidR="00AD6947">
        <w:t>own</w:t>
      </w:r>
      <w:r w:rsidR="005A3DAE">
        <w:t xml:space="preserve"> serious health condition</w:t>
      </w:r>
      <w:r>
        <w:t xml:space="preserve"> from a </w:t>
      </w:r>
      <w:r w:rsidR="00980D87">
        <w:t>federal</w:t>
      </w:r>
      <w:r w:rsidR="00105425">
        <w:t>, state</w:t>
      </w:r>
      <w:r w:rsidR="00AD6947">
        <w:t>,</w:t>
      </w:r>
      <w:r w:rsidR="00840080">
        <w:t xml:space="preserve"> </w:t>
      </w:r>
      <w:r w:rsidR="00980D87">
        <w:t>or local</w:t>
      </w:r>
      <w:r>
        <w:t xml:space="preserve"> paid medical leave or a similar </w:t>
      </w:r>
      <w:r w:rsidR="0007726A">
        <w:t>plan</w:t>
      </w:r>
      <w:r>
        <w:t xml:space="preserve">, </w:t>
      </w:r>
      <w:r w:rsidR="002E5EFA" w:rsidRPr="00F1788B">
        <w:rPr>
          <w:b/>
          <w:color w:val="FF0000"/>
          <w:sz w:val="24"/>
          <w:szCs w:val="24"/>
          <w:vertAlign w:val="superscript"/>
        </w:rPr>
        <w:t>1</w:t>
      </w:r>
      <w:r w:rsidR="002E5EFA">
        <w:rPr>
          <w:b/>
          <w:color w:val="FF0000"/>
          <w:sz w:val="24"/>
          <w:szCs w:val="24"/>
          <w:vertAlign w:val="superscript"/>
        </w:rPr>
        <w:t>2b</w:t>
      </w:r>
      <w:r w:rsidR="002E5EFA" w:rsidRPr="001935DA">
        <w:rPr>
          <w:b/>
          <w:sz w:val="24"/>
          <w:szCs w:val="24"/>
        </w:rPr>
        <w:t>[</w:t>
      </w:r>
      <w:r>
        <w:t xml:space="preserve">but only to the extent that such income plus the amount of </w:t>
      </w:r>
      <w:r w:rsidR="00D60341">
        <w:t>Your</w:t>
      </w:r>
      <w:r>
        <w:t xml:space="preserve"> </w:t>
      </w:r>
      <w:r w:rsidR="00145F75">
        <w:t>Weekly</w:t>
      </w:r>
      <w:r>
        <w:t xml:space="preserve"> Benefit</w:t>
      </w:r>
      <w:r w:rsidR="000E2E7C">
        <w:t xml:space="preserve"> Payment</w:t>
      </w:r>
      <w:r>
        <w:t xml:space="preserve"> is more than </w:t>
      </w:r>
      <w:r w:rsidR="00A60B59" w:rsidRPr="0021243B">
        <w:rPr>
          <w:b/>
          <w:bCs/>
          <w:color w:val="FF0000"/>
          <w:sz w:val="24"/>
          <w:szCs w:val="24"/>
          <w:vertAlign w:val="superscript"/>
        </w:rPr>
        <w:t>1</w:t>
      </w:r>
      <w:r w:rsidR="00A60B59">
        <w:rPr>
          <w:b/>
          <w:bCs/>
          <w:color w:val="FF0000"/>
          <w:sz w:val="24"/>
          <w:szCs w:val="24"/>
          <w:vertAlign w:val="superscript"/>
        </w:rPr>
        <w:t>2</w:t>
      </w:r>
      <w:r w:rsidR="00A60B59" w:rsidRPr="0021243B">
        <w:rPr>
          <w:b/>
          <w:bCs/>
          <w:color w:val="FF0000"/>
          <w:sz w:val="24"/>
          <w:szCs w:val="24"/>
          <w:vertAlign w:val="superscript"/>
        </w:rPr>
        <w:t>a</w:t>
      </w:r>
      <w:r w:rsidR="00571C41" w:rsidRPr="00571C41">
        <w:rPr>
          <w:b/>
          <w:bCs/>
          <w:sz w:val="24"/>
        </w:rPr>
        <w:t>[</w:t>
      </w:r>
      <w:r>
        <w:t>50% - 100%</w:t>
      </w:r>
      <w:r w:rsidR="00571C41" w:rsidRPr="00571C41">
        <w:rPr>
          <w:b/>
          <w:bCs/>
          <w:sz w:val="24"/>
        </w:rPr>
        <w:t>]</w:t>
      </w:r>
      <w:r>
        <w:t xml:space="preserve"> of </w:t>
      </w:r>
      <w:r w:rsidR="00D60341">
        <w:t>Your</w:t>
      </w:r>
      <w:r>
        <w:t xml:space="preserve"> </w:t>
      </w:r>
      <w:r w:rsidR="00145F75">
        <w:t>Weekly</w:t>
      </w:r>
      <w:r>
        <w:t xml:space="preserve"> Earnings</w:t>
      </w:r>
      <w:r w:rsidR="002E5EFA" w:rsidRPr="00571C41">
        <w:rPr>
          <w:b/>
          <w:bCs/>
          <w:sz w:val="24"/>
        </w:rPr>
        <w:t>]</w:t>
      </w:r>
      <w:r>
        <w:t>.</w:t>
      </w:r>
    </w:p>
    <w:p w14:paraId="52359453" w14:textId="714A1557" w:rsidR="00406A76" w:rsidRDefault="00406A76" w:rsidP="00597635">
      <w:pPr>
        <w:pStyle w:val="Indent2"/>
      </w:pPr>
      <w:r>
        <w:t>1</w:t>
      </w:r>
      <w:r w:rsidR="00216F89">
        <w:t>5</w:t>
      </w:r>
      <w:r>
        <w:t>.</w:t>
      </w:r>
      <w:r>
        <w:tab/>
        <w:t xml:space="preserve">Any individual </w:t>
      </w:r>
      <w:r w:rsidR="00AF48FF">
        <w:t>d</w:t>
      </w:r>
      <w:r w:rsidR="0047239E">
        <w:t>isability</w:t>
      </w:r>
      <w:r>
        <w:t xml:space="preserve"> insurance </w:t>
      </w:r>
      <w:r w:rsidR="00F558DA">
        <w:t>benefit</w:t>
      </w:r>
      <w:r w:rsidR="007424CB">
        <w:t xml:space="preserve"> </w:t>
      </w:r>
      <w:r>
        <w:t xml:space="preserve">that is wholly or partially funded by </w:t>
      </w:r>
      <w:r w:rsidRPr="002E41CC">
        <w:rPr>
          <w:b/>
          <w:bCs/>
          <w:color w:val="FF0000"/>
          <w:sz w:val="24"/>
          <w:szCs w:val="24"/>
          <w:vertAlign w:val="superscript"/>
        </w:rPr>
        <w:t>CV2</w:t>
      </w:r>
      <w:r w:rsidR="00571C41" w:rsidRPr="001935DA">
        <w:rPr>
          <w:b/>
          <w:sz w:val="24"/>
        </w:rPr>
        <w:t>[</w:t>
      </w:r>
      <w:r w:rsidR="00D60341">
        <w:t>Your</w:t>
      </w:r>
      <w:r>
        <w:t xml:space="preserve"> Employer</w:t>
      </w:r>
      <w:r w:rsidR="00571C41" w:rsidRPr="193144A0">
        <w:rPr>
          <w:b/>
          <w:sz w:val="24"/>
          <w:szCs w:val="24"/>
        </w:rPr>
        <w:t>]</w:t>
      </w:r>
      <w:r>
        <w:t>.</w:t>
      </w:r>
    </w:p>
    <w:p w14:paraId="6C881196" w14:textId="2015BF5C" w:rsidR="00406A76" w:rsidRDefault="00406A76" w:rsidP="00597635">
      <w:pPr>
        <w:pStyle w:val="Indent2"/>
      </w:pPr>
      <w:r>
        <w:t>1</w:t>
      </w:r>
      <w:r w:rsidR="005A3DAE">
        <w:t>6</w:t>
      </w:r>
      <w:r>
        <w:t>.</w:t>
      </w:r>
      <w:r>
        <w:tab/>
      </w:r>
      <w:r w:rsidR="00EF34D1">
        <w:t>Any</w:t>
      </w:r>
      <w:r>
        <w:t xml:space="preserve"> amount that </w:t>
      </w:r>
      <w:r w:rsidR="00831858">
        <w:t>You</w:t>
      </w:r>
      <w:r>
        <w:t xml:space="preserve"> received</w:t>
      </w:r>
      <w:r w:rsidR="00441679">
        <w:t xml:space="preserve"> as a result of </w:t>
      </w:r>
      <w:r w:rsidR="00D60341">
        <w:t>Your</w:t>
      </w:r>
      <w:r w:rsidR="00441679">
        <w:t xml:space="preserve"> </w:t>
      </w:r>
      <w:r w:rsidR="00FF5545">
        <w:t>Disability</w:t>
      </w:r>
      <w:r>
        <w:t xml:space="preserve">, payable but deferred, or paid after </w:t>
      </w:r>
      <w:r w:rsidR="00D60341">
        <w:t>Your</w:t>
      </w:r>
      <w:r>
        <w:t xml:space="preserve"> </w:t>
      </w:r>
      <w:r w:rsidR="0047239E">
        <w:t>Disability</w:t>
      </w:r>
      <w:r>
        <w:t xml:space="preserve"> benefit began with</w:t>
      </w:r>
      <w:r w:rsidRPr="00AA422B">
        <w:rPr>
          <w:b/>
          <w:bCs/>
          <w:color w:val="FF0000"/>
          <w:sz w:val="24"/>
          <w:szCs w:val="24"/>
          <w:vertAlign w:val="superscript"/>
        </w:rPr>
        <w:t xml:space="preserve"> </w:t>
      </w:r>
      <w:r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w:t>
      </w:r>
    </w:p>
    <w:p w14:paraId="3B1794BD" w14:textId="58FD2F15" w:rsidR="00406A76" w:rsidRDefault="00406A76" w:rsidP="00597635">
      <w:pPr>
        <w:pStyle w:val="Indent2"/>
      </w:pPr>
      <w:r>
        <w:t>1</w:t>
      </w:r>
      <w:r w:rsidR="005A3DAE">
        <w:t>7</w:t>
      </w:r>
      <w:r>
        <w:t>.</w:t>
      </w:r>
      <w:r>
        <w:tab/>
        <w:t xml:space="preserve">The amount </w:t>
      </w:r>
      <w:r w:rsidR="00831858">
        <w:t>You</w:t>
      </w:r>
      <w:r>
        <w:t xml:space="preserve"> receive from any vacation pay, severance pay, sick pay, </w:t>
      </w:r>
      <w:r w:rsidR="002E3C69">
        <w:t>s</w:t>
      </w:r>
      <w:r>
        <w:t xml:space="preserve">abbatical pay or paid time off </w:t>
      </w:r>
      <w:r w:rsidR="0007726A">
        <w:t>plan</w:t>
      </w:r>
      <w:r>
        <w:t xml:space="preserve">, including floating holidays. </w:t>
      </w:r>
      <w:r w:rsidR="007D605C" w:rsidRPr="00F1788B">
        <w:rPr>
          <w:b/>
          <w:color w:val="FF0000"/>
          <w:sz w:val="24"/>
          <w:szCs w:val="24"/>
          <w:vertAlign w:val="superscript"/>
        </w:rPr>
        <w:t>1</w:t>
      </w:r>
      <w:r w:rsidR="007D605C">
        <w:rPr>
          <w:b/>
          <w:color w:val="FF0000"/>
          <w:sz w:val="24"/>
          <w:szCs w:val="24"/>
          <w:vertAlign w:val="superscript"/>
        </w:rPr>
        <w:t>3a</w:t>
      </w:r>
      <w:r w:rsidR="007D605C" w:rsidRPr="001935DA">
        <w:rPr>
          <w:b/>
          <w:sz w:val="24"/>
          <w:szCs w:val="24"/>
        </w:rPr>
        <w:t>[</w:t>
      </w:r>
      <w:r>
        <w:t xml:space="preserve">This is considered only to the extent that such income will exceed or would exceed </w:t>
      </w:r>
      <w:r w:rsidR="00904273" w:rsidRPr="0021243B">
        <w:rPr>
          <w:b/>
          <w:bCs/>
          <w:color w:val="FF0000"/>
          <w:sz w:val="24"/>
          <w:szCs w:val="24"/>
          <w:vertAlign w:val="superscript"/>
        </w:rPr>
        <w:t>1</w:t>
      </w:r>
      <w:r w:rsidR="00904273">
        <w:rPr>
          <w:b/>
          <w:bCs/>
          <w:color w:val="FF0000"/>
          <w:sz w:val="24"/>
          <w:szCs w:val="24"/>
          <w:vertAlign w:val="superscript"/>
        </w:rPr>
        <w:t>2</w:t>
      </w:r>
      <w:r w:rsidR="00904273" w:rsidRPr="0021243B">
        <w:rPr>
          <w:b/>
          <w:bCs/>
          <w:color w:val="FF0000"/>
          <w:sz w:val="24"/>
          <w:szCs w:val="24"/>
          <w:vertAlign w:val="superscript"/>
        </w:rPr>
        <w:t>a</w:t>
      </w:r>
      <w:r w:rsidR="00571C41" w:rsidRPr="00571C41">
        <w:rPr>
          <w:b/>
          <w:bCs/>
          <w:sz w:val="24"/>
        </w:rPr>
        <w:t>[</w:t>
      </w:r>
      <w:r>
        <w:t>50% to 100%</w:t>
      </w:r>
      <w:r w:rsidR="00571C41" w:rsidRPr="00571C41">
        <w:rPr>
          <w:b/>
          <w:bCs/>
          <w:sz w:val="24"/>
        </w:rPr>
        <w:t>]</w:t>
      </w:r>
      <w:r>
        <w:t xml:space="preserve"> of </w:t>
      </w:r>
      <w:r w:rsidR="00D60341">
        <w:t>Your</w:t>
      </w:r>
      <w:r>
        <w:t xml:space="preserve"> </w:t>
      </w:r>
      <w:r w:rsidR="00026DE6">
        <w:t>Weekly Earnings</w:t>
      </w:r>
      <w:r>
        <w:t>.</w:t>
      </w:r>
      <w:r w:rsidR="00434AFE" w:rsidRPr="00434AFE">
        <w:rPr>
          <w:b/>
          <w:bCs/>
          <w:sz w:val="24"/>
        </w:rPr>
        <w:t xml:space="preserve"> </w:t>
      </w:r>
      <w:r w:rsidR="00434AFE" w:rsidRPr="00571C41">
        <w:rPr>
          <w:b/>
          <w:bCs/>
          <w:sz w:val="24"/>
        </w:rPr>
        <w:t>]</w:t>
      </w:r>
    </w:p>
    <w:p w14:paraId="7C18C03C" w14:textId="3D66F02B" w:rsidR="00D058EB" w:rsidRDefault="00D058EB" w:rsidP="00597635">
      <w:pPr>
        <w:pStyle w:val="Indent2"/>
      </w:pPr>
      <w:r>
        <w:t>1</w:t>
      </w:r>
      <w:r w:rsidR="005A3DAE">
        <w:t>8</w:t>
      </w:r>
      <w:r>
        <w:t>.</w:t>
      </w:r>
      <w:r>
        <w:tab/>
      </w:r>
      <w:r w:rsidR="0007237B">
        <w:t>The amounts rolled over to a tax qualified</w:t>
      </w:r>
      <w:r w:rsidR="00B26632">
        <w:t xml:space="preserve"> </w:t>
      </w:r>
      <w:r w:rsidR="00E777B8">
        <w:t>p</w:t>
      </w:r>
      <w:r w:rsidR="00B26632">
        <w:t xml:space="preserve">lan </w:t>
      </w:r>
      <w:r w:rsidR="008B5DEF">
        <w:t xml:space="preserve">that </w:t>
      </w:r>
      <w:r w:rsidR="00831858">
        <w:t>You</w:t>
      </w:r>
      <w:r w:rsidR="008B5DEF">
        <w:t xml:space="preserve"> </w:t>
      </w:r>
      <w:r w:rsidR="0007237B">
        <w:t xml:space="preserve">received </w:t>
      </w:r>
      <w:r w:rsidR="008B5DEF">
        <w:t>w</w:t>
      </w:r>
      <w:r w:rsidR="0007237B">
        <w:t xml:space="preserve">hile </w:t>
      </w:r>
      <w:r w:rsidR="00831858">
        <w:t>You</w:t>
      </w:r>
      <w:r w:rsidR="0007237B">
        <w:t xml:space="preserve"> are receiving a </w:t>
      </w:r>
      <w:r w:rsidR="00DF2963">
        <w:t>d</w:t>
      </w:r>
      <w:r w:rsidR="00FF5545">
        <w:t>isability</w:t>
      </w:r>
      <w:r w:rsidR="0007237B">
        <w:t xml:space="preserve"> benefit payment from </w:t>
      </w:r>
      <w:r w:rsidR="003B254A">
        <w:t>Us</w:t>
      </w:r>
      <w:r w:rsidR="0007237B">
        <w:t>.</w:t>
      </w:r>
      <w:r w:rsidR="00572828" w:rsidRPr="00571C41">
        <w:rPr>
          <w:b/>
          <w:bCs/>
          <w:sz w:val="24"/>
        </w:rPr>
        <w:t>]</w:t>
      </w:r>
    </w:p>
    <w:p w14:paraId="03E80664" w14:textId="545EC8AA" w:rsidR="00D2758D" w:rsidRDefault="001F5B11" w:rsidP="00D2758D">
      <w:pPr>
        <w:pStyle w:val="2Text"/>
        <w:rPr>
          <w:b/>
          <w:sz w:val="24"/>
          <w:szCs w:val="24"/>
        </w:rPr>
      </w:pPr>
      <w:r w:rsidRPr="00F1788B">
        <w:rPr>
          <w:b/>
          <w:color w:val="FF0000"/>
          <w:sz w:val="24"/>
          <w:szCs w:val="24"/>
          <w:vertAlign w:val="superscript"/>
        </w:rPr>
        <w:lastRenderedPageBreak/>
        <w:t>13</w:t>
      </w:r>
      <w:r>
        <w:rPr>
          <w:b/>
          <w:color w:val="FF0000"/>
          <w:sz w:val="24"/>
          <w:szCs w:val="24"/>
          <w:vertAlign w:val="superscript"/>
        </w:rPr>
        <w:t>f</w:t>
      </w:r>
      <w:r w:rsidR="00571C41" w:rsidRPr="001935DA">
        <w:rPr>
          <w:b/>
          <w:sz w:val="24"/>
          <w:szCs w:val="24"/>
        </w:rPr>
        <w:t>[</w:t>
      </w:r>
      <w:r w:rsidR="00D2758D">
        <w:t xml:space="preserve">With the exception of retirement </w:t>
      </w:r>
      <w:r w:rsidR="00AD5B19">
        <w:t xml:space="preserve">benefit </w:t>
      </w:r>
      <w:r w:rsidR="00D2758D">
        <w:t xml:space="preserve">payments, or amounts that </w:t>
      </w:r>
      <w:r w:rsidR="00831858">
        <w:t>You</w:t>
      </w:r>
      <w:r w:rsidR="00D2758D">
        <w:t xml:space="preserve"> receive from a partnership, proprietorship or any similar draws, Prudential will only subtract </w:t>
      </w:r>
      <w:r w:rsidR="00167306" w:rsidRPr="00987A39">
        <w:t xml:space="preserve">Deductible Sources </w:t>
      </w:r>
      <w:r w:rsidR="005A0FB7">
        <w:t>of</w:t>
      </w:r>
      <w:r w:rsidR="00167306" w:rsidRPr="00987A39">
        <w:t xml:space="preserve"> Income</w:t>
      </w:r>
      <w:r w:rsidR="00167306" w:rsidRPr="00167306">
        <w:rPr>
          <w:b/>
          <w:i/>
        </w:rPr>
        <w:t xml:space="preserve"> </w:t>
      </w:r>
      <w:r w:rsidR="00D2758D">
        <w:t xml:space="preserve">which are payable as a result of </w:t>
      </w:r>
      <w:r w:rsidR="00D60341">
        <w:t>Your</w:t>
      </w:r>
      <w:r w:rsidR="00D2758D">
        <w:t xml:space="preserve"> </w:t>
      </w:r>
      <w:r w:rsidR="00FF5545">
        <w:t>Disability</w:t>
      </w:r>
      <w:r w:rsidR="00D2758D">
        <w:t>.</w:t>
      </w:r>
      <w:r w:rsidR="00571C41" w:rsidRPr="2DCAC8BF">
        <w:rPr>
          <w:b/>
          <w:sz w:val="24"/>
          <w:szCs w:val="24"/>
        </w:rPr>
        <w:t>]</w:t>
      </w:r>
    </w:p>
    <w:p w14:paraId="6573C5F1" w14:textId="1B2C8EF6" w:rsidR="00D2758D" w:rsidRDefault="00434AFE" w:rsidP="00D2758D">
      <w:pPr>
        <w:pStyle w:val="2Text"/>
        <w:rPr>
          <w:b/>
          <w:sz w:val="24"/>
          <w:szCs w:val="24"/>
        </w:rPr>
      </w:pPr>
      <w:r w:rsidRPr="00F1788B">
        <w:rPr>
          <w:b/>
          <w:color w:val="FF0000"/>
          <w:sz w:val="24"/>
          <w:szCs w:val="24"/>
          <w:vertAlign w:val="superscript"/>
        </w:rPr>
        <w:t>1</w:t>
      </w:r>
      <w:r>
        <w:rPr>
          <w:b/>
          <w:color w:val="FF0000"/>
          <w:sz w:val="24"/>
          <w:szCs w:val="24"/>
          <w:vertAlign w:val="superscript"/>
        </w:rPr>
        <w:t>3a</w:t>
      </w:r>
      <w:r w:rsidRPr="4AC5788A">
        <w:rPr>
          <w:b/>
          <w:sz w:val="24"/>
          <w:szCs w:val="24"/>
        </w:rPr>
        <w:t>[</w:t>
      </w:r>
      <w:r w:rsidR="00D2758D">
        <w:t xml:space="preserve">We will not reduce </w:t>
      </w:r>
      <w:r w:rsidR="00D60341">
        <w:t>Your</w:t>
      </w:r>
      <w:r w:rsidR="00D2758D">
        <w:t xml:space="preserve"> </w:t>
      </w:r>
      <w:r w:rsidR="008D5390">
        <w:t>benefit</w:t>
      </w:r>
      <w:r w:rsidR="00D2758D">
        <w:t xml:space="preserve"> </w:t>
      </w:r>
      <w:r w:rsidR="001C58C4">
        <w:t xml:space="preserve">payment </w:t>
      </w:r>
      <w:r w:rsidR="00D2758D">
        <w:t xml:space="preserve">by </w:t>
      </w:r>
      <w:r w:rsidR="00D60341">
        <w:t>Your</w:t>
      </w:r>
      <w:r w:rsidR="00D2758D">
        <w:t xml:space="preserve"> Social Security income if </w:t>
      </w:r>
      <w:r w:rsidR="00D60341">
        <w:t>Your</w:t>
      </w:r>
      <w:r w:rsidR="00D2758D">
        <w:t xml:space="preserve"> </w:t>
      </w:r>
      <w:r w:rsidR="00A05BBD" w:rsidRPr="00A05BBD">
        <w:rPr>
          <w:bCs/>
        </w:rPr>
        <w:t>Disability</w:t>
      </w:r>
      <w:r w:rsidR="00D2758D">
        <w:t xml:space="preserve"> begins after </w:t>
      </w:r>
      <w:r w:rsidR="001F5B11" w:rsidRPr="00F1788B">
        <w:rPr>
          <w:b/>
          <w:color w:val="FF0000"/>
          <w:sz w:val="24"/>
          <w:szCs w:val="24"/>
          <w:vertAlign w:val="superscript"/>
        </w:rPr>
        <w:t>13</w:t>
      </w:r>
      <w:r w:rsidR="00B711DF">
        <w:rPr>
          <w:b/>
          <w:color w:val="FF0000"/>
          <w:sz w:val="24"/>
          <w:szCs w:val="24"/>
          <w:vertAlign w:val="superscript"/>
        </w:rPr>
        <w:t>g</w:t>
      </w:r>
      <w:r w:rsidR="00571C41" w:rsidRPr="4AC5788A">
        <w:rPr>
          <w:b/>
          <w:sz w:val="24"/>
          <w:szCs w:val="24"/>
        </w:rPr>
        <w:t>[</w:t>
      </w:r>
      <w:r w:rsidR="00D2758D">
        <w:t xml:space="preserve">age </w:t>
      </w:r>
      <w:r w:rsidR="00B9724B">
        <w:t>6</w:t>
      </w:r>
      <w:r w:rsidR="003A007F">
        <w:t>0</w:t>
      </w:r>
      <w:r w:rsidR="00B9724B">
        <w:t xml:space="preserve"> - </w:t>
      </w:r>
      <w:r w:rsidR="00945E22">
        <w:t>99</w:t>
      </w:r>
      <w:r w:rsidR="00571C41" w:rsidRPr="4AC5788A">
        <w:rPr>
          <w:b/>
          <w:sz w:val="24"/>
          <w:szCs w:val="24"/>
        </w:rPr>
        <w:t>]</w:t>
      </w:r>
      <w:r w:rsidR="00695B03">
        <w:t xml:space="preserve"> </w:t>
      </w:r>
      <w:r w:rsidR="00D2758D">
        <w:t xml:space="preserve">and </w:t>
      </w:r>
      <w:r w:rsidR="00831858">
        <w:t>You</w:t>
      </w:r>
      <w:r w:rsidR="00D2758D">
        <w:t xml:space="preserve"> were already receiving Social Security retirement </w:t>
      </w:r>
      <w:r w:rsidR="008D5390">
        <w:t>benefit</w:t>
      </w:r>
      <w:r w:rsidR="001C58C4">
        <w:t xml:space="preserve"> payment</w:t>
      </w:r>
      <w:r w:rsidR="00D2758D">
        <w:t>s.</w:t>
      </w:r>
      <w:r w:rsidR="00571C41" w:rsidRPr="4AC5788A">
        <w:rPr>
          <w:b/>
          <w:sz w:val="24"/>
          <w:szCs w:val="24"/>
        </w:rPr>
        <w:t>]</w:t>
      </w:r>
    </w:p>
    <w:p w14:paraId="749E3DAE" w14:textId="05B5A7D3" w:rsidR="00D2758D" w:rsidRDefault="002761F7" w:rsidP="00D2758D">
      <w:pPr>
        <w:pStyle w:val="SubtitleD"/>
      </w:pPr>
      <w:r w:rsidRPr="00987A39">
        <w:rPr>
          <w:rFonts w:ascii="Arial" w:hAnsi="Arial" w:cs="Arial"/>
          <w:color w:val="FF0000"/>
          <w:vertAlign w:val="superscript"/>
        </w:rPr>
        <w:t>16</w:t>
      </w:r>
      <w:r w:rsidR="00571C41" w:rsidRPr="00A3509D">
        <w:rPr>
          <w:rFonts w:ascii="Arial" w:hAnsi="Arial" w:cs="Arial"/>
        </w:rPr>
        <w:t>[</w:t>
      </w:r>
      <w:r w:rsidR="00D2758D">
        <w:t>What Are Not Deductible Sources of Income?</w:t>
      </w:r>
    </w:p>
    <w:p w14:paraId="78F7E198" w14:textId="6C266D65" w:rsidR="00D2758D" w:rsidRDefault="00D2758D" w:rsidP="00D2758D">
      <w:pPr>
        <w:pStyle w:val="2Text"/>
      </w:pPr>
      <w:r>
        <w:t xml:space="preserve">Prudential will not deduct from </w:t>
      </w:r>
      <w:r w:rsidR="00D60341">
        <w:t>Your</w:t>
      </w:r>
      <w:r>
        <w:t xml:space="preserve"> </w:t>
      </w:r>
      <w:r w:rsidR="00051DAA">
        <w:t>G</w:t>
      </w:r>
      <w:r>
        <w:t xml:space="preserve">ross </w:t>
      </w:r>
      <w:r w:rsidR="00051DAA">
        <w:t>D</w:t>
      </w:r>
      <w:r>
        <w:t xml:space="preserve">isability </w:t>
      </w:r>
      <w:r w:rsidR="00051DAA">
        <w:t>B</w:t>
      </w:r>
      <w:r w:rsidR="008D5390">
        <w:t>enefit</w:t>
      </w:r>
      <w:r>
        <w:t xml:space="preserve"> </w:t>
      </w:r>
      <w:r w:rsidR="00051DAA">
        <w:t>P</w:t>
      </w:r>
      <w:r w:rsidR="00B9052C">
        <w:t xml:space="preserve">ayment </w:t>
      </w:r>
      <w:r>
        <w:t xml:space="preserve">income </w:t>
      </w:r>
      <w:r w:rsidR="00831858">
        <w:t>You</w:t>
      </w:r>
      <w:r>
        <w:t xml:space="preserve"> receive from, but not limited to, the following sources:</w:t>
      </w:r>
    </w:p>
    <w:p w14:paraId="61D7B39D" w14:textId="36487D64" w:rsidR="00D2758D" w:rsidRDefault="00D2758D" w:rsidP="00D2758D">
      <w:pPr>
        <w:pStyle w:val="BulletD"/>
      </w:pPr>
      <w:r>
        <w:t xml:space="preserve">401(k) </w:t>
      </w:r>
      <w:r w:rsidR="00DB0F92">
        <w:t>p</w:t>
      </w:r>
      <w:r w:rsidR="00524E2F">
        <w:t>lan</w:t>
      </w:r>
      <w:r>
        <w:t>s;</w:t>
      </w:r>
    </w:p>
    <w:p w14:paraId="395E7CFB" w14:textId="2FC10F71" w:rsidR="003F0573" w:rsidRDefault="003F0573" w:rsidP="00D2758D">
      <w:pPr>
        <w:pStyle w:val="BulletD"/>
      </w:pPr>
      <w:r>
        <w:t xml:space="preserve">403(b) </w:t>
      </w:r>
      <w:r w:rsidR="00DB0F92">
        <w:t>p</w:t>
      </w:r>
      <w:r w:rsidR="00524E2F">
        <w:t>lan</w:t>
      </w:r>
      <w:r>
        <w:t>s</w:t>
      </w:r>
      <w:r w:rsidR="00D56F93">
        <w:t xml:space="preserve"> or similar </w:t>
      </w:r>
      <w:r w:rsidR="00DB0F92">
        <w:t>p</w:t>
      </w:r>
      <w:r w:rsidR="00524E2F">
        <w:t>lan</w:t>
      </w:r>
      <w:r w:rsidR="00D56F93">
        <w:t>s</w:t>
      </w:r>
      <w:r>
        <w:t>;</w:t>
      </w:r>
    </w:p>
    <w:p w14:paraId="6BE0AFB9" w14:textId="1752D745" w:rsidR="00D2758D" w:rsidRDefault="00D2758D" w:rsidP="00D2758D">
      <w:pPr>
        <w:pStyle w:val="BulletD"/>
      </w:pPr>
      <w:r>
        <w:t xml:space="preserve">profit sharing </w:t>
      </w:r>
      <w:r w:rsidR="00DB0F92">
        <w:t>p</w:t>
      </w:r>
      <w:r w:rsidR="00524E2F">
        <w:t>lan</w:t>
      </w:r>
      <w:r>
        <w:t>s;</w:t>
      </w:r>
    </w:p>
    <w:p w14:paraId="4C896ACD" w14:textId="4426049A" w:rsidR="00D2758D" w:rsidRDefault="00D2758D" w:rsidP="00D2758D">
      <w:pPr>
        <w:pStyle w:val="BulletD"/>
      </w:pPr>
      <w:r>
        <w:t xml:space="preserve">thrift </w:t>
      </w:r>
      <w:r w:rsidR="00DB0F92">
        <w:t>p</w:t>
      </w:r>
      <w:r w:rsidR="00524E2F">
        <w:t>lan</w:t>
      </w:r>
      <w:r>
        <w:t>s;</w:t>
      </w:r>
    </w:p>
    <w:p w14:paraId="45710565" w14:textId="77777777" w:rsidR="00D2758D" w:rsidRDefault="00D2758D" w:rsidP="00D2758D">
      <w:pPr>
        <w:pStyle w:val="BulletD"/>
      </w:pPr>
      <w:r>
        <w:t>tax sheltered annuities;</w:t>
      </w:r>
    </w:p>
    <w:p w14:paraId="5E4DBD15" w14:textId="5B1F0E98" w:rsidR="00D2758D" w:rsidRDefault="00D2758D" w:rsidP="00D2758D">
      <w:pPr>
        <w:pStyle w:val="BulletD"/>
      </w:pPr>
      <w:r>
        <w:t xml:space="preserve">stock ownership </w:t>
      </w:r>
      <w:r w:rsidR="00DB0F92">
        <w:t>p</w:t>
      </w:r>
      <w:r w:rsidR="00524E2F">
        <w:t>lan</w:t>
      </w:r>
      <w:r>
        <w:t>s;</w:t>
      </w:r>
    </w:p>
    <w:p w14:paraId="487213AA" w14:textId="2FE00692" w:rsidR="00D2758D" w:rsidRDefault="00D2758D" w:rsidP="00D2758D">
      <w:pPr>
        <w:pStyle w:val="BulletD"/>
      </w:pPr>
      <w:r>
        <w:t xml:space="preserve">non-qualified </w:t>
      </w:r>
      <w:r w:rsidR="00DB0F92">
        <w:t>p</w:t>
      </w:r>
      <w:r w:rsidR="00524E2F">
        <w:t>lan</w:t>
      </w:r>
      <w:r>
        <w:t>s of deferred compensation;</w:t>
      </w:r>
    </w:p>
    <w:p w14:paraId="27CF01E2" w14:textId="141C8D04" w:rsidR="00D2758D" w:rsidRDefault="00D2758D" w:rsidP="00D2758D">
      <w:pPr>
        <w:pStyle w:val="BulletD"/>
      </w:pPr>
      <w:r>
        <w:t xml:space="preserve">pension </w:t>
      </w:r>
      <w:r w:rsidR="00DB0F92">
        <w:t>p</w:t>
      </w:r>
      <w:r w:rsidR="00524E2F">
        <w:t>lan</w:t>
      </w:r>
      <w:r>
        <w:t>s for partners;</w:t>
      </w:r>
    </w:p>
    <w:p w14:paraId="69B3CD17" w14:textId="1103AC34" w:rsidR="00D2758D" w:rsidRDefault="00D2758D" w:rsidP="00D2758D">
      <w:pPr>
        <w:pStyle w:val="BulletD"/>
      </w:pPr>
      <w:r>
        <w:t xml:space="preserve">military pension and </w:t>
      </w:r>
      <w:r w:rsidR="00186B1E">
        <w:t xml:space="preserve">military </w:t>
      </w:r>
      <w:r w:rsidR="00DB0F92">
        <w:t>d</w:t>
      </w:r>
      <w:r w:rsidR="0047239E">
        <w:t>isability</w:t>
      </w:r>
      <w:r>
        <w:t xml:space="preserve"> income </w:t>
      </w:r>
      <w:r w:rsidR="00DB0F92">
        <w:t>p</w:t>
      </w:r>
      <w:r w:rsidR="00524E2F">
        <w:t>lan</w:t>
      </w:r>
      <w:r>
        <w:t>s;</w:t>
      </w:r>
    </w:p>
    <w:p w14:paraId="510FFA39" w14:textId="6246F802" w:rsidR="00D2758D" w:rsidRDefault="00D2758D" w:rsidP="00D2758D">
      <w:pPr>
        <w:pStyle w:val="BulletD"/>
      </w:pPr>
      <w:r>
        <w:t xml:space="preserve">credit </w:t>
      </w:r>
      <w:r w:rsidR="00DB0F92">
        <w:t>d</w:t>
      </w:r>
      <w:r w:rsidR="0047239E">
        <w:t>isability</w:t>
      </w:r>
      <w:r>
        <w:t xml:space="preserve"> insurance;</w:t>
      </w:r>
    </w:p>
    <w:p w14:paraId="3318A813" w14:textId="34B96ECB" w:rsidR="00D2758D" w:rsidRDefault="00D2758D" w:rsidP="00D2758D">
      <w:pPr>
        <w:pStyle w:val="BulletD"/>
      </w:pPr>
      <w:r>
        <w:t xml:space="preserve">franchise </w:t>
      </w:r>
      <w:r w:rsidR="00DB0F92">
        <w:t>d</w:t>
      </w:r>
      <w:r w:rsidR="0047239E">
        <w:t>isability</w:t>
      </w:r>
      <w:r>
        <w:t xml:space="preserve"> income </w:t>
      </w:r>
      <w:r w:rsidR="00DB0F92">
        <w:t>p</w:t>
      </w:r>
      <w:r w:rsidR="00524E2F">
        <w:t>lan</w:t>
      </w:r>
      <w:r>
        <w:t>s;</w:t>
      </w:r>
    </w:p>
    <w:p w14:paraId="33D01D2C" w14:textId="3D8F41E1" w:rsidR="00D2758D" w:rsidRDefault="00D2758D" w:rsidP="00D2758D">
      <w:pPr>
        <w:pStyle w:val="BulletD"/>
      </w:pPr>
      <w:r>
        <w:t xml:space="preserve">a </w:t>
      </w:r>
      <w:r w:rsidR="00F9314B">
        <w:t>r</w:t>
      </w:r>
      <w:r w:rsidR="001B35F0">
        <w:t>etirement</w:t>
      </w:r>
      <w:r w:rsidR="00B26632">
        <w:t xml:space="preserve"> </w:t>
      </w:r>
      <w:r w:rsidR="00507A58">
        <w:t>p</w:t>
      </w:r>
      <w:r w:rsidR="00B26632">
        <w:t xml:space="preserve">lan </w:t>
      </w:r>
      <w:r>
        <w:t xml:space="preserve">from another </w:t>
      </w:r>
      <w:r w:rsidR="003D3BA7">
        <w:t>e</w:t>
      </w:r>
      <w:r>
        <w:t>mployer;</w:t>
      </w:r>
    </w:p>
    <w:p w14:paraId="3EA30B64" w14:textId="77777777" w:rsidR="000B72A6" w:rsidRDefault="00D2758D" w:rsidP="00D2758D">
      <w:pPr>
        <w:pStyle w:val="BulletD"/>
      </w:pPr>
      <w:r>
        <w:t>individual retirement accounts (IRA)</w:t>
      </w:r>
      <w:r w:rsidR="000B72A6">
        <w:t>;</w:t>
      </w:r>
    </w:p>
    <w:p w14:paraId="34B76A70" w14:textId="651A77CC" w:rsidR="00E95C0E" w:rsidRDefault="00E95C0E" w:rsidP="00E95C0E">
      <w:pPr>
        <w:pStyle w:val="BulletD"/>
      </w:pPr>
      <w:r>
        <w:t xml:space="preserve">individual </w:t>
      </w:r>
      <w:r w:rsidR="00DB0F92">
        <w:t>d</w:t>
      </w:r>
      <w:r w:rsidR="0047239E">
        <w:t>isability</w:t>
      </w:r>
      <w:r>
        <w:t xml:space="preserve"> income;</w:t>
      </w:r>
    </w:p>
    <w:p w14:paraId="7B7B12B1" w14:textId="015072B8" w:rsidR="00E95C0E" w:rsidRDefault="00DB0F92" w:rsidP="00E95C0E">
      <w:pPr>
        <w:pStyle w:val="BulletD"/>
      </w:pPr>
      <w:r>
        <w:t>e</w:t>
      </w:r>
      <w:r w:rsidR="00AE3017">
        <w:t>mployer</w:t>
      </w:r>
      <w:r w:rsidR="00E95C0E">
        <w:t xml:space="preserve"> sponsored maternity benefit </w:t>
      </w:r>
      <w:r>
        <w:t>p</w:t>
      </w:r>
      <w:r w:rsidR="00524E2F">
        <w:t>lan</w:t>
      </w:r>
      <w:r w:rsidR="00E95C0E">
        <w:t>s;</w:t>
      </w:r>
    </w:p>
    <w:p w14:paraId="3B88FF7F" w14:textId="6DA2E943" w:rsidR="00E95C0E" w:rsidRDefault="00B41A65" w:rsidP="00E95C0E">
      <w:pPr>
        <w:pStyle w:val="BulletD"/>
      </w:pPr>
      <w:r>
        <w:t xml:space="preserve">federal or </w:t>
      </w:r>
      <w:r w:rsidR="00E95C0E" w:rsidRPr="00822009">
        <w:t xml:space="preserve">state paid family medical leave, or a similar </w:t>
      </w:r>
      <w:r w:rsidR="00DB0F92">
        <w:t>p</w:t>
      </w:r>
      <w:r w:rsidR="00524E2F">
        <w:t>lan</w:t>
      </w:r>
      <w:r w:rsidR="00E95C0E">
        <w:t>s</w:t>
      </w:r>
      <w:r w:rsidR="00E95C0E" w:rsidRPr="00822009">
        <w:t xml:space="preserve"> for an approved leave</w:t>
      </w:r>
      <w:r w:rsidR="00E95C0E">
        <w:t>;</w:t>
      </w:r>
    </w:p>
    <w:p w14:paraId="11BE73E5" w14:textId="77777777" w:rsidR="00E95C0E" w:rsidRDefault="00E95C0E" w:rsidP="00E95C0E">
      <w:pPr>
        <w:pStyle w:val="BulletD"/>
      </w:pPr>
      <w:r>
        <w:t>reimbursement for hospital, medical or surgical expenses;</w:t>
      </w:r>
    </w:p>
    <w:p w14:paraId="5270D9FA" w14:textId="6D07D026" w:rsidR="00E95C0E" w:rsidRDefault="00BC5586" w:rsidP="00E95C0E">
      <w:pPr>
        <w:pStyle w:val="BulletD"/>
      </w:pPr>
      <w:r>
        <w:t>c</w:t>
      </w:r>
      <w:r w:rsidR="0026625A">
        <w:t xml:space="preserve">ost of </w:t>
      </w:r>
      <w:r>
        <w:t>l</w:t>
      </w:r>
      <w:r w:rsidR="0026625A">
        <w:t xml:space="preserve">iving </w:t>
      </w:r>
      <w:r w:rsidR="00AC4437">
        <w:t>increases</w:t>
      </w:r>
      <w:r w:rsidR="00E95C0E">
        <w:t xml:space="preserve"> paid under the </w:t>
      </w:r>
      <w:r w:rsidR="00167306" w:rsidRPr="00987A39">
        <w:t xml:space="preserve">Deductible Sources </w:t>
      </w:r>
      <w:r w:rsidR="005A0FB7">
        <w:t>of</w:t>
      </w:r>
      <w:r w:rsidR="00167306" w:rsidRPr="00987A39">
        <w:t xml:space="preserve"> Income</w:t>
      </w:r>
      <w:r w:rsidR="00167306" w:rsidRPr="00167306">
        <w:rPr>
          <w:b/>
          <w:i/>
        </w:rPr>
        <w:t xml:space="preserve"> </w:t>
      </w:r>
      <w:r w:rsidR="00E95C0E">
        <w:t>section;</w:t>
      </w:r>
    </w:p>
    <w:p w14:paraId="4E673817" w14:textId="77777777" w:rsidR="00E95C0E" w:rsidRDefault="00E95C0E" w:rsidP="00E95C0E">
      <w:pPr>
        <w:pStyle w:val="BulletD"/>
      </w:pPr>
      <w:r>
        <w:t>group credit insurance;</w:t>
      </w:r>
    </w:p>
    <w:p w14:paraId="68DFB640" w14:textId="25A34AF5" w:rsidR="00E95C0E" w:rsidRDefault="00E95C0E" w:rsidP="00E95C0E">
      <w:pPr>
        <w:pStyle w:val="BulletD"/>
      </w:pPr>
      <w:r>
        <w:t xml:space="preserve">mortgage </w:t>
      </w:r>
      <w:r w:rsidR="00DB0F92">
        <w:t>d</w:t>
      </w:r>
      <w:r w:rsidR="0047239E">
        <w:t>isability</w:t>
      </w:r>
      <w:r>
        <w:t xml:space="preserve"> insurance benefits</w:t>
      </w:r>
    </w:p>
    <w:p w14:paraId="695FA4AB" w14:textId="61CC95A3" w:rsidR="00E95C0E" w:rsidRDefault="00E95C0E" w:rsidP="00E95C0E">
      <w:pPr>
        <w:pStyle w:val="BulletD"/>
      </w:pPr>
      <w:r>
        <w:lastRenderedPageBreak/>
        <w:t xml:space="preserve">early retirement benefits under </w:t>
      </w:r>
      <w:r w:rsidRPr="0021243B">
        <w:rPr>
          <w:b/>
          <w:bCs/>
          <w:color w:val="FF0000"/>
          <w:sz w:val="24"/>
          <w:szCs w:val="24"/>
          <w:vertAlign w:val="superscript"/>
        </w:rPr>
        <w:t>CV2</w:t>
      </w:r>
      <w:r w:rsidR="00571C41" w:rsidRPr="00571C41">
        <w:rPr>
          <w:b/>
          <w:bCs/>
          <w:sz w:val="24"/>
        </w:rPr>
        <w:t>[</w:t>
      </w:r>
      <w:r w:rsidR="00831858">
        <w:t>You</w:t>
      </w:r>
      <w:r>
        <w:t xml:space="preserve"> Employer’s</w:t>
      </w:r>
      <w:r w:rsidR="00571C41" w:rsidRPr="00571C41">
        <w:rPr>
          <w:b/>
          <w:bCs/>
          <w:sz w:val="24"/>
        </w:rPr>
        <w:t>]</w:t>
      </w:r>
      <w:r>
        <w:t xml:space="preserve"> </w:t>
      </w:r>
      <w:r w:rsidR="00607C65">
        <w:t>R</w:t>
      </w:r>
      <w:r>
        <w:t>etirement</w:t>
      </w:r>
      <w:r w:rsidR="00B26632">
        <w:t xml:space="preserve"> </w:t>
      </w:r>
      <w:r w:rsidR="00607C65">
        <w:t>P</w:t>
      </w:r>
      <w:r w:rsidR="00B26632">
        <w:t xml:space="preserve">lan </w:t>
      </w:r>
      <w:r>
        <w:t xml:space="preserve">that have not been voluntary taken by </w:t>
      </w:r>
      <w:r w:rsidR="00831858">
        <w:t>You</w:t>
      </w:r>
      <w:r>
        <w:t>;</w:t>
      </w:r>
    </w:p>
    <w:p w14:paraId="153D11C9" w14:textId="7CFFD02F" w:rsidR="00E95C0E" w:rsidRDefault="00E95C0E" w:rsidP="00E95C0E">
      <w:pPr>
        <w:pStyle w:val="BulletD"/>
      </w:pPr>
      <w:r>
        <w:t xml:space="preserve">veteran’s </w:t>
      </w:r>
      <w:r w:rsidR="00BB1EBC">
        <w:t>d</w:t>
      </w:r>
      <w:r w:rsidR="0047239E">
        <w:t>isability</w:t>
      </w:r>
      <w:r>
        <w:t xml:space="preserve"> benefit payments;</w:t>
      </w:r>
    </w:p>
    <w:p w14:paraId="62E00171" w14:textId="0FF8E139" w:rsidR="00E95C0E" w:rsidRDefault="00E95C0E" w:rsidP="00E95C0E">
      <w:pPr>
        <w:pStyle w:val="BulletD"/>
      </w:pPr>
      <w:r>
        <w:t>benefits received from an accelerated death benefit;</w:t>
      </w:r>
      <w:r w:rsidR="00A22289">
        <w:t xml:space="preserve"> </w:t>
      </w:r>
    </w:p>
    <w:p w14:paraId="46A43972" w14:textId="1D90F75A" w:rsidR="00E95C0E" w:rsidRDefault="00E95C0E" w:rsidP="00E95C0E">
      <w:pPr>
        <w:pStyle w:val="BulletD"/>
      </w:pPr>
      <w:r>
        <w:t xml:space="preserve">amounts rolled over to a tax qualified </w:t>
      </w:r>
      <w:r w:rsidR="008409F8">
        <w:t>p</w:t>
      </w:r>
      <w:r w:rsidR="00524E2F">
        <w:t>lan</w:t>
      </w:r>
      <w:r>
        <w:t>;</w:t>
      </w:r>
    </w:p>
    <w:p w14:paraId="253CABBF" w14:textId="36AD6354" w:rsidR="00E95C0E" w:rsidRDefault="00E95C0E" w:rsidP="00E95C0E">
      <w:pPr>
        <w:pStyle w:val="BulletD"/>
      </w:pPr>
      <w:r w:rsidRPr="00CC114B">
        <w:t xml:space="preserve">attorney fees included in any award or settlement. If the attorney fees are incurred because of </w:t>
      </w:r>
      <w:r w:rsidR="00D60341">
        <w:t>Your</w:t>
      </w:r>
      <w:r w:rsidRPr="00CC114B">
        <w:t xml:space="preserve"> successful pursuit of Social Security </w:t>
      </w:r>
      <w:r w:rsidR="0047239E">
        <w:t>Disability</w:t>
      </w:r>
      <w:r w:rsidRPr="00CC114B">
        <w:t xml:space="preserve"> benefits, such fees are limited to those approved by the Social Security Administration</w:t>
      </w:r>
      <w:r>
        <w:t>;</w:t>
      </w:r>
    </w:p>
    <w:p w14:paraId="2395965B" w14:textId="0BD72E66" w:rsidR="00E95C0E" w:rsidRPr="006018A0" w:rsidRDefault="00CE0FCA" w:rsidP="00E95C0E">
      <w:pPr>
        <w:pStyle w:val="BulletD"/>
      </w:pPr>
      <w:r>
        <w:rPr>
          <w:bCs/>
          <w:iCs/>
        </w:rPr>
        <w:t>S</w:t>
      </w:r>
      <w:r w:rsidR="00E95C0E" w:rsidRPr="0021243B">
        <w:rPr>
          <w:bCs/>
          <w:iCs/>
        </w:rPr>
        <w:t xml:space="preserve">alary </w:t>
      </w:r>
      <w:r>
        <w:rPr>
          <w:bCs/>
          <w:iCs/>
        </w:rPr>
        <w:t>C</w:t>
      </w:r>
      <w:r w:rsidR="00E95C0E" w:rsidRPr="0021243B">
        <w:rPr>
          <w:bCs/>
          <w:iCs/>
        </w:rPr>
        <w:t xml:space="preserve">ontinuation or </w:t>
      </w:r>
      <w:r>
        <w:rPr>
          <w:bCs/>
          <w:iCs/>
        </w:rPr>
        <w:t>A</w:t>
      </w:r>
      <w:r w:rsidR="00E95C0E" w:rsidRPr="0021243B">
        <w:rPr>
          <w:bCs/>
          <w:iCs/>
        </w:rPr>
        <w:t xml:space="preserve">ccumulated </w:t>
      </w:r>
      <w:r>
        <w:rPr>
          <w:bCs/>
          <w:iCs/>
        </w:rPr>
        <w:t>S</w:t>
      </w:r>
      <w:r w:rsidR="00E95C0E" w:rsidRPr="0021243B">
        <w:rPr>
          <w:bCs/>
          <w:iCs/>
        </w:rPr>
        <w:t xml:space="preserve">ick </w:t>
      </w:r>
      <w:r>
        <w:rPr>
          <w:bCs/>
          <w:iCs/>
        </w:rPr>
        <w:t>L</w:t>
      </w:r>
      <w:r w:rsidR="00E95C0E" w:rsidRPr="0021243B">
        <w:rPr>
          <w:bCs/>
          <w:iCs/>
        </w:rPr>
        <w:t>eave</w:t>
      </w:r>
      <w:r w:rsidR="00E95C0E">
        <w:rPr>
          <w:bCs/>
          <w:iCs/>
        </w:rPr>
        <w:t xml:space="preserve"> </w:t>
      </w:r>
      <w:r w:rsidR="00F37D4D">
        <w:rPr>
          <w:bCs/>
          <w:iCs/>
        </w:rPr>
        <w:t>p</w:t>
      </w:r>
      <w:r w:rsidR="00524E2F">
        <w:rPr>
          <w:bCs/>
          <w:iCs/>
        </w:rPr>
        <w:t>lan</w:t>
      </w:r>
      <w:r w:rsidR="00E95C0E">
        <w:rPr>
          <w:bCs/>
          <w:iCs/>
        </w:rPr>
        <w:t>s;</w:t>
      </w:r>
    </w:p>
    <w:p w14:paraId="46805803" w14:textId="2D05721B" w:rsidR="00D2758D" w:rsidRDefault="000823D3" w:rsidP="00644B36">
      <w:pPr>
        <w:pStyle w:val="BulletD"/>
      </w:pPr>
      <w:r>
        <w:t>c</w:t>
      </w:r>
      <w:r w:rsidR="00E720BC">
        <w:t xml:space="preserve">ritical </w:t>
      </w:r>
      <w:r w:rsidR="00AE345F">
        <w:t>i</w:t>
      </w:r>
      <w:r w:rsidR="00E720BC">
        <w:t>llness</w:t>
      </w:r>
      <w:r w:rsidR="00E95C0E">
        <w:t xml:space="preserve"> insurance, accident insurance, specified disease insurance or cancer insurance, unless the benefit is paid out as a wage replacement benefit</w:t>
      </w:r>
      <w:r w:rsidR="00D2758D">
        <w:t>.</w:t>
      </w:r>
      <w:r w:rsidR="00571C41" w:rsidRPr="00571C41">
        <w:rPr>
          <w:b/>
          <w:bCs/>
          <w:sz w:val="24"/>
        </w:rPr>
        <w:t>]</w:t>
      </w:r>
    </w:p>
    <w:p w14:paraId="74FE621E" w14:textId="6EB73F3C" w:rsidR="00D2758D" w:rsidRDefault="00574438" w:rsidP="00D2758D">
      <w:pPr>
        <w:pStyle w:val="SubtitleD"/>
      </w:pPr>
      <w:r w:rsidRPr="00987A39">
        <w:rPr>
          <w:rFonts w:ascii="Arial" w:hAnsi="Arial" w:cs="Arial"/>
          <w:color w:val="FF0000"/>
          <w:vertAlign w:val="superscript"/>
        </w:rPr>
        <w:t>14</w:t>
      </w:r>
      <w:r w:rsidR="00571C41" w:rsidRPr="00DA780A">
        <w:rPr>
          <w:rFonts w:ascii="Arial" w:hAnsi="Arial" w:cs="Arial"/>
        </w:rPr>
        <w:t>[</w:t>
      </w:r>
      <w:r w:rsidR="00D2758D">
        <w:t>What If Subtracting Deductible Sources of Income Results in a Zero Benefit? (Minimum Benefit)</w:t>
      </w:r>
    </w:p>
    <w:p w14:paraId="3B1BAB81" w14:textId="3B2A8FC5" w:rsidR="00D2758D" w:rsidRDefault="00D2758D" w:rsidP="00D2758D">
      <w:pPr>
        <w:pStyle w:val="2Text"/>
      </w:pPr>
      <w:r>
        <w:t xml:space="preserve">The </w:t>
      </w:r>
      <w:r w:rsidR="00981F29">
        <w:t>M</w:t>
      </w:r>
      <w:r>
        <w:t xml:space="preserve">inimum </w:t>
      </w:r>
      <w:r w:rsidR="00D962DB">
        <w:t>W</w:t>
      </w:r>
      <w:r>
        <w:t xml:space="preserve">eekly </w:t>
      </w:r>
      <w:r w:rsidR="00D962DB">
        <w:t>B</w:t>
      </w:r>
      <w:r w:rsidR="00767D13">
        <w:t>enefit</w:t>
      </w:r>
      <w:r w:rsidR="00FA56CA">
        <w:t xml:space="preserve"> </w:t>
      </w:r>
      <w:r w:rsidR="00D962DB">
        <w:t>P</w:t>
      </w:r>
      <w:r w:rsidR="00FA56CA">
        <w:t>ayment</w:t>
      </w:r>
      <w:r w:rsidR="00767D13">
        <w:t xml:space="preserve"> </w:t>
      </w:r>
      <w:r>
        <w:t xml:space="preserve">is </w:t>
      </w:r>
      <w:r w:rsidR="00B05485" w:rsidRPr="0021243B">
        <w:rPr>
          <w:b/>
          <w:bCs/>
          <w:color w:val="FF0000"/>
          <w:sz w:val="24"/>
          <w:szCs w:val="24"/>
          <w:vertAlign w:val="superscript"/>
        </w:rPr>
        <w:t>1</w:t>
      </w:r>
      <w:r w:rsidR="00B05485">
        <w:rPr>
          <w:b/>
          <w:bCs/>
          <w:color w:val="FF0000"/>
          <w:sz w:val="24"/>
          <w:szCs w:val="24"/>
          <w:vertAlign w:val="superscript"/>
        </w:rPr>
        <w:t>4e</w:t>
      </w:r>
      <w:r w:rsidR="00571C41" w:rsidRPr="00571C41">
        <w:rPr>
          <w:b/>
          <w:bCs/>
          <w:sz w:val="24"/>
        </w:rPr>
        <w:t>[</w:t>
      </w:r>
      <w:r>
        <w:t>$0 to unlimited</w:t>
      </w:r>
      <w:r w:rsidR="00571C41" w:rsidRPr="00571C41">
        <w:rPr>
          <w:b/>
          <w:bCs/>
          <w:sz w:val="24"/>
        </w:rPr>
        <w:t>]</w:t>
      </w:r>
      <w:r>
        <w:t>.</w:t>
      </w:r>
    </w:p>
    <w:p w14:paraId="48EB195F" w14:textId="2FE94B82" w:rsidR="00821C92" w:rsidRDefault="00767D13" w:rsidP="00D2758D">
      <w:pPr>
        <w:pStyle w:val="2Text"/>
      </w:pPr>
      <w:r>
        <w:t xml:space="preserve">Prudential will pay the </w:t>
      </w:r>
      <w:r w:rsidR="005977E8">
        <w:t>Minimum Weekly Benefit</w:t>
      </w:r>
      <w:r w:rsidR="00842235">
        <w:t xml:space="preserve"> regardless of any </w:t>
      </w:r>
      <w:r w:rsidR="00685CB1">
        <w:t>dedu</w:t>
      </w:r>
      <w:r w:rsidR="00842235">
        <w:t xml:space="preserve">ctions from </w:t>
      </w:r>
      <w:r w:rsidR="00CE0FCA">
        <w:t>Deductible Sources of Income</w:t>
      </w:r>
      <w:r w:rsidR="00337647">
        <w:t xml:space="preserve">. </w:t>
      </w:r>
      <w:r w:rsidR="00416ADD" w:rsidRPr="00407E4F">
        <w:t xml:space="preserve">If there is an overpayment due to Prudential for any Prudential claim, Prudential may apply </w:t>
      </w:r>
      <w:r w:rsidR="00416ADD">
        <w:t>the Minimum Weekly Benefit</w:t>
      </w:r>
      <w:r w:rsidR="00416ADD" w:rsidRPr="00407E4F">
        <w:t xml:space="preserve"> amount toward an</w:t>
      </w:r>
      <w:r w:rsidR="002F3174">
        <w:t>y</w:t>
      </w:r>
      <w:r w:rsidR="00416ADD" w:rsidRPr="00407E4F">
        <w:t xml:space="preserve"> outstanding overpayment.</w:t>
      </w:r>
      <w:r w:rsidR="00D707D9" w:rsidRPr="00D707D9">
        <w:rPr>
          <w:b/>
          <w:bCs/>
          <w:sz w:val="24"/>
        </w:rPr>
        <w:t>]</w:t>
      </w:r>
    </w:p>
    <w:p w14:paraId="59BA7275" w14:textId="2D444F03" w:rsidR="00D2758D" w:rsidRDefault="00574438" w:rsidP="00D2758D">
      <w:pPr>
        <w:pStyle w:val="SubtitleD"/>
      </w:pPr>
      <w:r w:rsidRPr="00987A39">
        <w:rPr>
          <w:rFonts w:ascii="Arial" w:hAnsi="Arial" w:cs="Arial"/>
          <w:color w:val="FF0000"/>
          <w:vertAlign w:val="superscript"/>
        </w:rPr>
        <w:t>14</w:t>
      </w:r>
      <w:r w:rsidR="00571C41" w:rsidRPr="00C55C11">
        <w:rPr>
          <w:rFonts w:ascii="Arial" w:hAnsi="Arial" w:cs="Arial"/>
        </w:rPr>
        <w:t>[</w:t>
      </w:r>
      <w:r w:rsidR="00D2758D">
        <w:t>What Happens When You Receive a Cost of Living Increase from Deductible Sources of Income?</w:t>
      </w:r>
    </w:p>
    <w:p w14:paraId="6783D026" w14:textId="2A71ACDE" w:rsidR="00D2758D" w:rsidRDefault="00D2758D" w:rsidP="00D2758D">
      <w:pPr>
        <w:pStyle w:val="2Text"/>
      </w:pPr>
      <w:r>
        <w:t xml:space="preserve">Once Prudential has subtracted any </w:t>
      </w:r>
      <w:r w:rsidR="00CC4601">
        <w:t>D</w:t>
      </w:r>
      <w:r>
        <w:t xml:space="preserve">eductible </w:t>
      </w:r>
      <w:r w:rsidR="00CC4601">
        <w:t>S</w:t>
      </w:r>
      <w:r>
        <w:t xml:space="preserve">ource of </w:t>
      </w:r>
      <w:r w:rsidR="00CC4601">
        <w:t>I</w:t>
      </w:r>
      <w:r>
        <w:t xml:space="preserve">ncome from </w:t>
      </w:r>
      <w:r w:rsidR="00D60341">
        <w:t>Your</w:t>
      </w:r>
      <w:r>
        <w:t xml:space="preserve"> </w:t>
      </w:r>
      <w:r w:rsidR="00E81B94">
        <w:t>G</w:t>
      </w:r>
      <w:r>
        <w:t xml:space="preserve">ross </w:t>
      </w:r>
      <w:r w:rsidR="00E81B94">
        <w:t>D</w:t>
      </w:r>
      <w:r>
        <w:t xml:space="preserve">isability </w:t>
      </w:r>
      <w:r w:rsidR="00E81B94">
        <w:t>B</w:t>
      </w:r>
      <w:r w:rsidR="008D5390">
        <w:t>enefit</w:t>
      </w:r>
      <w:r w:rsidR="00FA56CA">
        <w:t xml:space="preserve"> </w:t>
      </w:r>
      <w:r w:rsidR="00E81B94">
        <w:t>P</w:t>
      </w:r>
      <w:r w:rsidR="00FA56CA">
        <w:t>ayment</w:t>
      </w:r>
      <w:r>
        <w:t xml:space="preserve">, Prudential will not further reduce </w:t>
      </w:r>
      <w:r w:rsidR="00D60341">
        <w:t>Your</w:t>
      </w:r>
      <w:r>
        <w:t xml:space="preserve"> </w:t>
      </w:r>
      <w:r w:rsidR="008D5390">
        <w:t>benefit</w:t>
      </w:r>
      <w:r>
        <w:t xml:space="preserve"> </w:t>
      </w:r>
      <w:r w:rsidR="00403375">
        <w:t xml:space="preserve">payment </w:t>
      </w:r>
      <w:r>
        <w:t>due to a cost of living increase from that source.</w:t>
      </w:r>
      <w:r w:rsidR="00571C41" w:rsidRPr="00571C41">
        <w:rPr>
          <w:b/>
          <w:bCs/>
          <w:sz w:val="24"/>
        </w:rPr>
        <w:t>]</w:t>
      </w:r>
    </w:p>
    <w:p w14:paraId="0EA8725B" w14:textId="04547EA9" w:rsidR="00445269" w:rsidRDefault="00CB3E2A" w:rsidP="00445269">
      <w:pPr>
        <w:pStyle w:val="SubtitleD"/>
      </w:pPr>
      <w:r>
        <w:rPr>
          <w:rFonts w:ascii="Arial" w:hAnsi="Arial" w:cs="Arial"/>
          <w:color w:val="FF0000"/>
          <w:vertAlign w:val="superscript"/>
        </w:rPr>
        <w:t>14</w:t>
      </w:r>
      <w:r w:rsidR="00571C41" w:rsidRPr="001935DA">
        <w:rPr>
          <w:rFonts w:ascii="Arial" w:hAnsi="Arial" w:cs="Arial"/>
        </w:rPr>
        <w:t>[</w:t>
      </w:r>
      <w:r w:rsidR="00445269">
        <w:t>When Must You Apply for Social Security Benefits?</w:t>
      </w:r>
    </w:p>
    <w:p w14:paraId="6F37CEC5" w14:textId="04F45AA4" w:rsidR="00445269" w:rsidRDefault="00445269" w:rsidP="00445269">
      <w:pPr>
        <w:pStyle w:val="2Text"/>
      </w:pPr>
      <w:r>
        <w:t xml:space="preserve">You must apply for Social Security benefits when the length of </w:t>
      </w:r>
      <w:r w:rsidR="00D60341">
        <w:t>Your</w:t>
      </w:r>
      <w:r>
        <w:t xml:space="preserve"> </w:t>
      </w:r>
      <w:r w:rsidR="00FF5545">
        <w:t>Disability</w:t>
      </w:r>
      <w:r>
        <w:t xml:space="preserve"> meets the minimum duration required to apply for such benefits. You must apply within </w:t>
      </w:r>
      <w:r w:rsidR="00231BFF">
        <w:rPr>
          <w:b/>
          <w:color w:val="FF0000"/>
          <w:sz w:val="24"/>
          <w:szCs w:val="24"/>
          <w:vertAlign w:val="superscript"/>
        </w:rPr>
        <w:t>14f</w:t>
      </w:r>
      <w:r w:rsidR="00571C41" w:rsidRPr="001935DA">
        <w:rPr>
          <w:b/>
          <w:sz w:val="24"/>
          <w:szCs w:val="24"/>
        </w:rPr>
        <w:t>[</w:t>
      </w:r>
      <w:r w:rsidR="00BB70EE">
        <w:t>1</w:t>
      </w:r>
      <w:r>
        <w:t xml:space="preserve"> – </w:t>
      </w:r>
      <w:r w:rsidR="007408B4">
        <w:t xml:space="preserve">12 </w:t>
      </w:r>
      <w:r w:rsidR="008A571D">
        <w:t>weeks</w:t>
      </w:r>
      <w:r w:rsidR="00571C41" w:rsidRPr="00571C41">
        <w:rPr>
          <w:b/>
          <w:bCs/>
          <w:sz w:val="24"/>
        </w:rPr>
        <w:t>]</w:t>
      </w:r>
      <w:r>
        <w:t xml:space="preserve"> from the date of Prudential’s initial request </w:t>
      </w:r>
      <w:r w:rsidR="00F970F7">
        <w:t xml:space="preserve">for </w:t>
      </w:r>
      <w:r w:rsidR="00831858">
        <w:t>You</w:t>
      </w:r>
      <w:r>
        <w:t xml:space="preserve"> to do so. If the Social Security Administration denies </w:t>
      </w:r>
      <w:r w:rsidR="00D60341">
        <w:t>Your</w:t>
      </w:r>
      <w:r>
        <w:t xml:space="preserve"> </w:t>
      </w:r>
      <w:r w:rsidR="0008233E">
        <w:t>application</w:t>
      </w:r>
      <w:r>
        <w:t xml:space="preserve"> for benefits, </w:t>
      </w:r>
      <w:r w:rsidR="00831858">
        <w:t>You</w:t>
      </w:r>
      <w:r>
        <w:t xml:space="preserve"> must follow the process established by the Social Security Administration to reconsider the denial.</w:t>
      </w:r>
    </w:p>
    <w:p w14:paraId="4B0440DE" w14:textId="2F001455" w:rsidR="00445269" w:rsidRDefault="00903B79" w:rsidP="00E102BA">
      <w:pPr>
        <w:pStyle w:val="2Text"/>
        <w:tabs>
          <w:tab w:val="clear" w:pos="432"/>
          <w:tab w:val="clear" w:pos="864"/>
        </w:tabs>
      </w:pPr>
      <w:r>
        <w:t>F</w:t>
      </w:r>
      <w:r w:rsidRPr="00D65D21">
        <w:t>or purposes of Social Security</w:t>
      </w:r>
      <w:r>
        <w:t xml:space="preserve"> benefits</w:t>
      </w:r>
      <w:r w:rsidRPr="00D65D21">
        <w:t>, when a timely application for benefits has been made and denied</w:t>
      </w:r>
      <w:r>
        <w:t xml:space="preserve">, and </w:t>
      </w:r>
      <w:r w:rsidRPr="00D65D21">
        <w:t>a request for reconsideration</w:t>
      </w:r>
      <w:r>
        <w:t xml:space="preserve"> has also been denied, </w:t>
      </w:r>
      <w:r w:rsidRPr="00D65D21">
        <w:t xml:space="preserve">a hearing before an Administrative Law Judge must be made within </w:t>
      </w:r>
      <w:r>
        <w:t xml:space="preserve">the applicable timeframes as outlined in the previous Social Security </w:t>
      </w:r>
      <w:r w:rsidRPr="00D65D21">
        <w:t xml:space="preserve">denial, unless Prudential states in writing, that it does not require </w:t>
      </w:r>
      <w:r w:rsidR="00831858">
        <w:t>You</w:t>
      </w:r>
      <w:r w:rsidRPr="00D65D21">
        <w:t xml:space="preserve"> to do so</w:t>
      </w:r>
      <w:r w:rsidR="00445269">
        <w:t>.</w:t>
      </w:r>
      <w:r w:rsidR="00571C41" w:rsidRPr="00571C41">
        <w:rPr>
          <w:b/>
          <w:bCs/>
          <w:sz w:val="24"/>
        </w:rPr>
        <w:t>]</w:t>
      </w:r>
    </w:p>
    <w:p w14:paraId="7D3974AA" w14:textId="3A8E7F59" w:rsidR="00445269" w:rsidRDefault="00CE7394" w:rsidP="00445269">
      <w:pPr>
        <w:pStyle w:val="SubtitleD"/>
      </w:pPr>
      <w:r>
        <w:rPr>
          <w:rFonts w:ascii="Arial" w:hAnsi="Arial" w:cs="Arial"/>
          <w:color w:val="FF0000"/>
          <w:vertAlign w:val="superscript"/>
        </w:rPr>
        <w:lastRenderedPageBreak/>
        <w:t>14</w:t>
      </w:r>
      <w:r w:rsidR="00571C41" w:rsidRPr="001935DA">
        <w:rPr>
          <w:rFonts w:ascii="Arial" w:hAnsi="Arial" w:cs="Arial"/>
        </w:rPr>
        <w:t>[</w:t>
      </w:r>
      <w:r w:rsidR="00445269">
        <w:t>When Must You Apply for Benefits Offered by a State or Municipal Government?</w:t>
      </w:r>
    </w:p>
    <w:p w14:paraId="203D8CCE" w14:textId="56049DE5" w:rsidR="00445269" w:rsidRDefault="00973718" w:rsidP="00445269">
      <w:pPr>
        <w:pStyle w:val="2Text"/>
        <w:rPr>
          <w:b/>
          <w:sz w:val="24"/>
          <w:szCs w:val="24"/>
        </w:rPr>
      </w:pPr>
      <w:r>
        <w:t>You must apply</w:t>
      </w:r>
      <w:r w:rsidR="00445269" w:rsidRPr="00D310B3">
        <w:t xml:space="preserve"> for </w:t>
      </w:r>
      <w:r w:rsidR="00EF0842">
        <w:t>d</w:t>
      </w:r>
      <w:r w:rsidR="0047239E">
        <w:t>isability</w:t>
      </w:r>
      <w:r w:rsidR="00445269" w:rsidRPr="00D310B3">
        <w:t xml:space="preserve"> benefits under a</w:t>
      </w:r>
      <w:r w:rsidR="00B26632">
        <w:t xml:space="preserve"> </w:t>
      </w:r>
      <w:r w:rsidR="00D845ED">
        <w:t>p</w:t>
      </w:r>
      <w:r w:rsidR="00B26632">
        <w:t xml:space="preserve">lan </w:t>
      </w:r>
      <w:r w:rsidR="00445269" w:rsidRPr="00D310B3">
        <w:t xml:space="preserve">offered by a state or municipal government, such as those offered by a </w:t>
      </w:r>
      <w:r w:rsidR="00941584">
        <w:t>P</w:t>
      </w:r>
      <w:r w:rsidR="00445269" w:rsidRPr="00D310B3">
        <w:t xml:space="preserve">ublic </w:t>
      </w:r>
      <w:r w:rsidR="00445269" w:rsidRPr="165B09DB">
        <w:rPr>
          <w:b/>
          <w:color w:val="FF0000"/>
          <w:sz w:val="24"/>
          <w:szCs w:val="24"/>
          <w:vertAlign w:val="superscript"/>
        </w:rPr>
        <w:t>CV6</w:t>
      </w:r>
      <w:r w:rsidR="00571C41" w:rsidRPr="165B09DB">
        <w:rPr>
          <w:b/>
          <w:sz w:val="24"/>
          <w:szCs w:val="24"/>
        </w:rPr>
        <w:t>[</w:t>
      </w:r>
      <w:r w:rsidR="002C00D1">
        <w:t>E</w:t>
      </w:r>
      <w:r w:rsidR="00445269">
        <w:t>mployee</w:t>
      </w:r>
      <w:r w:rsidR="00571C41" w:rsidRPr="165B09DB">
        <w:rPr>
          <w:b/>
          <w:sz w:val="24"/>
          <w:szCs w:val="24"/>
        </w:rPr>
        <w:t>]</w:t>
      </w:r>
      <w:r w:rsidR="00445269" w:rsidRPr="00D310B3">
        <w:t xml:space="preserve"> </w:t>
      </w:r>
      <w:r w:rsidR="00941584">
        <w:t>R</w:t>
      </w:r>
      <w:r w:rsidR="00445269" w:rsidRPr="00D310B3">
        <w:t xml:space="preserve">etirement </w:t>
      </w:r>
      <w:r w:rsidR="00941584">
        <w:t>S</w:t>
      </w:r>
      <w:r w:rsidR="00445269" w:rsidRPr="00D310B3">
        <w:t xml:space="preserve">ystem or </w:t>
      </w:r>
      <w:r w:rsidR="00941584">
        <w:t>S</w:t>
      </w:r>
      <w:r w:rsidR="00445269" w:rsidRPr="00D310B3">
        <w:t>tate</w:t>
      </w:r>
      <w:r w:rsidR="009A04E9">
        <w:t xml:space="preserve"> </w:t>
      </w:r>
      <w:r w:rsidR="00941584">
        <w:t>T</w:t>
      </w:r>
      <w:r w:rsidR="00445269" w:rsidRPr="00D310B3">
        <w:t xml:space="preserve">eacher </w:t>
      </w:r>
      <w:r w:rsidR="00941584">
        <w:t>R</w:t>
      </w:r>
      <w:r w:rsidR="00445269" w:rsidRPr="00D310B3">
        <w:t xml:space="preserve">etirement </w:t>
      </w:r>
      <w:r w:rsidR="00941584">
        <w:t>S</w:t>
      </w:r>
      <w:r w:rsidR="00445269" w:rsidRPr="00D310B3">
        <w:t xml:space="preserve">ystem, when the length of </w:t>
      </w:r>
      <w:r w:rsidR="00D60341">
        <w:t>Your</w:t>
      </w:r>
      <w:r w:rsidR="00445269" w:rsidRPr="00D310B3">
        <w:t xml:space="preserve"> </w:t>
      </w:r>
      <w:r w:rsidR="00FF5545">
        <w:t>Disability</w:t>
      </w:r>
      <w:r w:rsidR="00445269" w:rsidRPr="00D310B3">
        <w:t xml:space="preserve"> meets the minimum duration required to apply for such benefits and </w:t>
      </w:r>
      <w:r w:rsidR="00831858">
        <w:t>You</w:t>
      </w:r>
      <w:r w:rsidR="00445269" w:rsidRPr="00D310B3">
        <w:t xml:space="preserve"> are eligible under th</w:t>
      </w:r>
      <w:r w:rsidR="00ED0736">
        <w:t>at</w:t>
      </w:r>
      <w:r w:rsidR="00445269">
        <w:t xml:space="preserve"> </w:t>
      </w:r>
      <w:r w:rsidR="00284541">
        <w:t>p</w:t>
      </w:r>
      <w:r w:rsidR="003B6015">
        <w:t>lan.</w:t>
      </w:r>
      <w:r w:rsidR="00445269" w:rsidRPr="00D310B3">
        <w:t xml:space="preserve"> You must ap</w:t>
      </w:r>
      <w:r w:rsidR="00445269">
        <w:t>p</w:t>
      </w:r>
      <w:r w:rsidR="00445269" w:rsidRPr="00D310B3">
        <w:t xml:space="preserve">ly within </w:t>
      </w:r>
      <w:r w:rsidR="00667195">
        <w:rPr>
          <w:b/>
          <w:color w:val="FF0000"/>
          <w:sz w:val="24"/>
          <w:szCs w:val="24"/>
          <w:vertAlign w:val="superscript"/>
        </w:rPr>
        <w:t>14f</w:t>
      </w:r>
      <w:r w:rsidR="00571C41" w:rsidRPr="001935DA">
        <w:rPr>
          <w:b/>
          <w:sz w:val="24"/>
          <w:szCs w:val="24"/>
        </w:rPr>
        <w:t>[</w:t>
      </w:r>
      <w:r w:rsidR="00445269">
        <w:t xml:space="preserve">1 - </w:t>
      </w:r>
      <w:r w:rsidR="008A571D">
        <w:t>12</w:t>
      </w:r>
      <w:r w:rsidR="008A571D" w:rsidRPr="00D310B3">
        <w:t xml:space="preserve"> </w:t>
      </w:r>
      <w:r w:rsidR="008A571D">
        <w:t>weeks</w:t>
      </w:r>
      <w:r w:rsidR="00571C41" w:rsidRPr="165B09DB">
        <w:rPr>
          <w:b/>
          <w:sz w:val="24"/>
          <w:szCs w:val="24"/>
        </w:rPr>
        <w:t>]</w:t>
      </w:r>
      <w:r w:rsidR="00445269" w:rsidRPr="00D310B3">
        <w:t xml:space="preserve"> from the date of </w:t>
      </w:r>
      <w:r w:rsidR="00445269">
        <w:t>Prudential’s</w:t>
      </w:r>
      <w:r w:rsidR="00445269" w:rsidRPr="00D310B3">
        <w:t xml:space="preserve"> request. If the administrator of that alternative</w:t>
      </w:r>
      <w:r w:rsidR="00B26632">
        <w:t xml:space="preserve"> </w:t>
      </w:r>
      <w:r w:rsidR="00A04DB3">
        <w:t>p</w:t>
      </w:r>
      <w:r w:rsidR="00B26632">
        <w:t xml:space="preserve">lan </w:t>
      </w:r>
      <w:r w:rsidR="00445269" w:rsidRPr="00D310B3">
        <w:t xml:space="preserve">denies </w:t>
      </w:r>
      <w:r w:rsidR="00D60341">
        <w:t>Your</w:t>
      </w:r>
      <w:r w:rsidR="00445269" w:rsidRPr="00D310B3">
        <w:t xml:space="preserve"> eligibility for benefits, </w:t>
      </w:r>
      <w:r w:rsidR="00831858">
        <w:t>You</w:t>
      </w:r>
      <w:r w:rsidR="00445269" w:rsidRPr="00D310B3">
        <w:t xml:space="preserve"> will be required to follow the process established by the administrator to reconsider the denial</w:t>
      </w:r>
      <w:r w:rsidR="00445269">
        <w:t>.</w:t>
      </w:r>
      <w:r w:rsidR="00571C41" w:rsidRPr="165B09DB">
        <w:rPr>
          <w:b/>
          <w:sz w:val="24"/>
          <w:szCs w:val="24"/>
        </w:rPr>
        <w:t>]</w:t>
      </w:r>
    </w:p>
    <w:p w14:paraId="63C88999" w14:textId="58699C1D" w:rsidR="00D2758D" w:rsidRDefault="006F09BE" w:rsidP="00D2758D">
      <w:pPr>
        <w:pStyle w:val="SubtitleD"/>
      </w:pPr>
      <w:r w:rsidRPr="00987A39">
        <w:rPr>
          <w:rFonts w:ascii="Arial" w:hAnsi="Arial" w:cs="Arial"/>
          <w:color w:val="FF0000"/>
          <w:vertAlign w:val="superscript"/>
        </w:rPr>
        <w:t>17</w:t>
      </w:r>
      <w:r w:rsidR="00571C41" w:rsidRPr="00DB593E">
        <w:rPr>
          <w:rFonts w:ascii="Arial" w:hAnsi="Arial" w:cs="Arial"/>
        </w:rPr>
        <w:t>[</w:t>
      </w:r>
      <w:r w:rsidR="00D2758D">
        <w:t>What If Prudential Determines that You</w:t>
      </w:r>
      <w:r w:rsidR="009E078D">
        <w:t xml:space="preserve"> </w:t>
      </w:r>
      <w:r w:rsidR="004F2350">
        <w:rPr>
          <w:rFonts w:ascii="Arial" w:hAnsi="Arial" w:cs="Arial"/>
          <w:color w:val="FF0000"/>
          <w:vertAlign w:val="superscript"/>
        </w:rPr>
        <w:t>17a</w:t>
      </w:r>
      <w:r w:rsidR="00571C41" w:rsidRPr="00DB593E">
        <w:rPr>
          <w:rFonts w:ascii="Arial" w:hAnsi="Arial" w:cs="Arial"/>
        </w:rPr>
        <w:t>[</w:t>
      </w:r>
      <w:r w:rsidR="009E078D">
        <w:t xml:space="preserve">or </w:t>
      </w:r>
      <w:r w:rsidR="00D60341">
        <w:t>Your</w:t>
      </w:r>
      <w:r w:rsidR="009E078D">
        <w:t xml:space="preserve"> </w:t>
      </w:r>
      <w:r w:rsidR="007F6E49">
        <w:t>Dependents</w:t>
      </w:r>
      <w:r w:rsidR="00571C41" w:rsidRPr="00DB593E">
        <w:rPr>
          <w:rFonts w:ascii="Arial" w:hAnsi="Arial" w:cs="Arial"/>
        </w:rPr>
        <w:t>]</w:t>
      </w:r>
      <w:r w:rsidR="009E078D">
        <w:t xml:space="preserve"> </w:t>
      </w:r>
      <w:r w:rsidR="00D2758D">
        <w:t>May Qualify for Deductible Income Benefits?</w:t>
      </w:r>
    </w:p>
    <w:p w14:paraId="3CB8EC19" w14:textId="28A287EF" w:rsidR="002E184F" w:rsidRDefault="002E184F" w:rsidP="00D55A75">
      <w:pPr>
        <w:pStyle w:val="2Text"/>
      </w:pPr>
      <w:bookmarkStart w:id="94" w:name="_Hlk40387441"/>
      <w:r w:rsidRPr="0021243B">
        <w:rPr>
          <w:bCs/>
        </w:rPr>
        <w:t xml:space="preserve">If </w:t>
      </w:r>
      <w:r w:rsidR="00831858">
        <w:rPr>
          <w:bCs/>
        </w:rPr>
        <w:t>You</w:t>
      </w:r>
      <w:r w:rsidRPr="0021243B">
        <w:rPr>
          <w:bCs/>
        </w:rPr>
        <w:t xml:space="preserve"> do not furnish</w:t>
      </w:r>
      <w:r>
        <w:rPr>
          <w:bCs/>
        </w:rPr>
        <w:t xml:space="preserve"> satisfactory</w:t>
      </w:r>
      <w:r w:rsidRPr="0021243B">
        <w:rPr>
          <w:bCs/>
        </w:rPr>
        <w:t xml:space="preserve"> proof of </w:t>
      </w:r>
      <w:r w:rsidR="00167306" w:rsidRPr="00987A39">
        <w:t xml:space="preserve">Deductible Sources </w:t>
      </w:r>
      <w:r w:rsidR="005A0FB7">
        <w:t>of</w:t>
      </w:r>
      <w:r w:rsidR="00167306" w:rsidRPr="00987A39">
        <w:t xml:space="preserve"> Income</w:t>
      </w:r>
      <w:r w:rsidR="00167306" w:rsidRPr="00167306">
        <w:rPr>
          <w:b/>
          <w:bCs/>
          <w:i/>
        </w:rPr>
        <w:t xml:space="preserve"> </w:t>
      </w:r>
      <w:r w:rsidRPr="0021243B">
        <w:rPr>
          <w:bCs/>
        </w:rPr>
        <w:t>benefits,</w:t>
      </w:r>
      <w:r>
        <w:rPr>
          <w:bCs/>
        </w:rPr>
        <w:t xml:space="preserve"> </w:t>
      </w:r>
      <w:r w:rsidRPr="0021243B">
        <w:rPr>
          <w:bCs/>
        </w:rPr>
        <w:t>Prudential reserves the right to suspend benefit</w:t>
      </w:r>
      <w:r w:rsidR="007B6CC9">
        <w:rPr>
          <w:bCs/>
        </w:rPr>
        <w:t>s</w:t>
      </w:r>
      <w:r w:rsidRPr="0021243B">
        <w:rPr>
          <w:bCs/>
        </w:rPr>
        <w:t xml:space="preserve"> or adjust benefits by the estimated amount of such other income benefits</w:t>
      </w:r>
      <w:r>
        <w:rPr>
          <w:bCs/>
        </w:rPr>
        <w:t>.</w:t>
      </w:r>
      <w:bookmarkEnd w:id="94"/>
    </w:p>
    <w:p w14:paraId="1494E94D" w14:textId="16D84570" w:rsidR="00D2758D" w:rsidRDefault="00D2758D" w:rsidP="00B37216">
      <w:pPr>
        <w:pStyle w:val="BulletD"/>
      </w:pPr>
      <w:r>
        <w:t xml:space="preserve">If </w:t>
      </w:r>
      <w:r w:rsidR="003B254A">
        <w:t>We</w:t>
      </w:r>
      <w:r>
        <w:t xml:space="preserve"> determine that </w:t>
      </w:r>
      <w:r w:rsidR="00831858">
        <w:t>You</w:t>
      </w:r>
      <w:r>
        <w:t xml:space="preserve"> </w:t>
      </w:r>
      <w:r w:rsidR="004F2350">
        <w:rPr>
          <w:b/>
          <w:color w:val="FF0000"/>
          <w:sz w:val="24"/>
          <w:szCs w:val="24"/>
          <w:vertAlign w:val="superscript"/>
        </w:rPr>
        <w:t>17a</w:t>
      </w:r>
      <w:r w:rsidR="00571C41" w:rsidRPr="001935DA">
        <w:rPr>
          <w:b/>
          <w:sz w:val="24"/>
          <w:szCs w:val="24"/>
        </w:rPr>
        <w:t>[</w:t>
      </w:r>
      <w:r w:rsidR="005D1B2E">
        <w:t xml:space="preserve">or </w:t>
      </w:r>
      <w:r w:rsidR="00D60341">
        <w:t>Your</w:t>
      </w:r>
      <w:r w:rsidR="00937A75">
        <w:t xml:space="preserve"> </w:t>
      </w:r>
      <w:r w:rsidR="003D6676">
        <w:t>d</w:t>
      </w:r>
      <w:r w:rsidR="00167306" w:rsidRPr="00987A39">
        <w:t>ependent</w:t>
      </w:r>
      <w:r w:rsidR="00C4476F">
        <w:t>s</w:t>
      </w:r>
      <w:r w:rsidR="00571C41" w:rsidRPr="00571C41">
        <w:rPr>
          <w:b/>
          <w:bCs/>
          <w:sz w:val="24"/>
        </w:rPr>
        <w:t>]</w:t>
      </w:r>
      <w:r w:rsidR="005D1B2E">
        <w:t xml:space="preserve"> </w:t>
      </w:r>
      <w:r>
        <w:t xml:space="preserve">may qualify for benefits under item </w:t>
      </w:r>
      <w:r w:rsidR="007312D9">
        <w:rPr>
          <w:b/>
          <w:color w:val="FF0000"/>
          <w:sz w:val="24"/>
          <w:szCs w:val="24"/>
          <w:vertAlign w:val="superscript"/>
        </w:rPr>
        <w:t>17b</w:t>
      </w:r>
      <w:r w:rsidR="00571C41" w:rsidRPr="00571C41">
        <w:rPr>
          <w:b/>
          <w:bCs/>
          <w:sz w:val="24"/>
        </w:rPr>
        <w:t>[</w:t>
      </w:r>
      <w:r>
        <w:t>1, 2 or 3</w:t>
      </w:r>
      <w:r w:rsidR="00571C41" w:rsidRPr="00571C41">
        <w:rPr>
          <w:b/>
          <w:bCs/>
          <w:sz w:val="24"/>
        </w:rPr>
        <w:t>]</w:t>
      </w:r>
      <w:r>
        <w:t xml:space="preserve"> in the </w:t>
      </w:r>
      <w:r w:rsidR="00167306" w:rsidRPr="00987A39">
        <w:t xml:space="preserve">Deductible Sources </w:t>
      </w:r>
      <w:r w:rsidR="005A0FB7">
        <w:t>of</w:t>
      </w:r>
      <w:r w:rsidR="00167306" w:rsidRPr="00987A39">
        <w:t xml:space="preserve"> Income</w:t>
      </w:r>
      <w:r w:rsidR="00167306" w:rsidRPr="00167306">
        <w:rPr>
          <w:b/>
          <w:i/>
        </w:rPr>
        <w:t xml:space="preserve"> </w:t>
      </w:r>
      <w:r>
        <w:t xml:space="preserve">section, </w:t>
      </w:r>
      <w:r w:rsidR="003B254A">
        <w:t>We</w:t>
      </w:r>
      <w:r>
        <w:t xml:space="preserve"> will estimate these benefits. </w:t>
      </w:r>
      <w:r w:rsidR="00C266EB">
        <w:t xml:space="preserve">We can reduce </w:t>
      </w:r>
      <w:r w:rsidR="00D60341">
        <w:t>Your</w:t>
      </w:r>
      <w:r w:rsidR="00C266EB">
        <w:t xml:space="preserve"> benefit payment by the estimated amount if such benefits have not been awarded.</w:t>
      </w:r>
      <w:r>
        <w:t xml:space="preserve"> </w:t>
      </w:r>
      <w:r w:rsidR="00F144A9">
        <w:rPr>
          <w:b/>
          <w:color w:val="FF0000"/>
          <w:sz w:val="24"/>
          <w:szCs w:val="24"/>
          <w:vertAlign w:val="superscript"/>
        </w:rPr>
        <w:t>14</w:t>
      </w:r>
      <w:r w:rsidR="00571C41" w:rsidRPr="001935DA">
        <w:rPr>
          <w:b/>
          <w:sz w:val="24"/>
          <w:szCs w:val="24"/>
        </w:rPr>
        <w:t>[</w:t>
      </w:r>
      <w:r w:rsidR="00B970A8">
        <w:t xml:space="preserve">If </w:t>
      </w:r>
      <w:r w:rsidR="003B254A">
        <w:t>We</w:t>
      </w:r>
      <w:r w:rsidR="00B970A8">
        <w:t xml:space="preserve"> determine that </w:t>
      </w:r>
      <w:r w:rsidR="00831858">
        <w:t>You</w:t>
      </w:r>
      <w:r w:rsidR="00B970A8">
        <w:t xml:space="preserve"> </w:t>
      </w:r>
      <w:r w:rsidR="00816F14">
        <w:rPr>
          <w:b/>
          <w:color w:val="FF0000"/>
          <w:sz w:val="24"/>
          <w:szCs w:val="24"/>
          <w:vertAlign w:val="superscript"/>
        </w:rPr>
        <w:t>17a</w:t>
      </w:r>
      <w:r w:rsidR="00571C41" w:rsidRPr="001935DA">
        <w:rPr>
          <w:b/>
          <w:sz w:val="24"/>
          <w:szCs w:val="24"/>
        </w:rPr>
        <w:t>[</w:t>
      </w:r>
      <w:r w:rsidR="00B970A8">
        <w:t xml:space="preserve">or </w:t>
      </w:r>
      <w:r w:rsidR="00D60341">
        <w:t>Your</w:t>
      </w:r>
      <w:r w:rsidR="00B970A8">
        <w:t xml:space="preserve"> </w:t>
      </w:r>
      <w:r w:rsidR="003D6676">
        <w:t>d</w:t>
      </w:r>
      <w:r w:rsidR="00167306" w:rsidRPr="00987A39">
        <w:t>ependent</w:t>
      </w:r>
      <w:r w:rsidR="00BC7B4D">
        <w:t>s</w:t>
      </w:r>
      <w:r w:rsidR="00571C41" w:rsidRPr="00571C41">
        <w:rPr>
          <w:b/>
          <w:bCs/>
          <w:sz w:val="24"/>
        </w:rPr>
        <w:t>]</w:t>
      </w:r>
      <w:r w:rsidR="00B970A8">
        <w:t xml:space="preserve"> may be eligible for benefits under item </w:t>
      </w:r>
      <w:r w:rsidR="007312D9">
        <w:rPr>
          <w:b/>
          <w:color w:val="FF0000"/>
          <w:sz w:val="24"/>
          <w:szCs w:val="24"/>
          <w:vertAlign w:val="superscript"/>
        </w:rPr>
        <w:t>17b</w:t>
      </w:r>
      <w:r w:rsidR="00571C41" w:rsidRPr="00571C41">
        <w:rPr>
          <w:b/>
          <w:bCs/>
          <w:sz w:val="24"/>
        </w:rPr>
        <w:t>[</w:t>
      </w:r>
      <w:r w:rsidR="00B970A8">
        <w:t>3 or 4</w:t>
      </w:r>
      <w:r w:rsidR="00571C41" w:rsidRPr="00571C41">
        <w:rPr>
          <w:b/>
          <w:bCs/>
          <w:sz w:val="24"/>
        </w:rPr>
        <w:t>]</w:t>
      </w:r>
      <w:r w:rsidR="00B970A8">
        <w:t xml:space="preserve"> </w:t>
      </w:r>
      <w:r w:rsidR="003B254A">
        <w:t>We</w:t>
      </w:r>
      <w:r w:rsidR="00B970A8">
        <w:t xml:space="preserve"> may estimate these benefits if </w:t>
      </w:r>
      <w:r w:rsidR="00831858">
        <w:t>You</w:t>
      </w:r>
      <w:r w:rsidR="00B970A8">
        <w:t xml:space="preserve"> have not applied within </w:t>
      </w:r>
      <w:r w:rsidR="0012319D">
        <w:rPr>
          <w:b/>
          <w:color w:val="FF0000"/>
          <w:sz w:val="24"/>
          <w:szCs w:val="24"/>
          <w:vertAlign w:val="superscript"/>
        </w:rPr>
        <w:t>14f</w:t>
      </w:r>
      <w:r w:rsidR="00571C41" w:rsidRPr="00571C41">
        <w:rPr>
          <w:b/>
          <w:bCs/>
          <w:sz w:val="24"/>
        </w:rPr>
        <w:t>[</w:t>
      </w:r>
      <w:r w:rsidR="00B970A8">
        <w:t>1</w:t>
      </w:r>
      <w:r w:rsidR="00EA40A9">
        <w:t xml:space="preserve"> </w:t>
      </w:r>
      <w:r w:rsidR="00B970A8">
        <w:t>-</w:t>
      </w:r>
      <w:r w:rsidR="00EA40A9">
        <w:t xml:space="preserve"> </w:t>
      </w:r>
      <w:r w:rsidR="0000757F">
        <w:t xml:space="preserve">12 </w:t>
      </w:r>
      <w:r w:rsidR="00B970A8">
        <w:t>months</w:t>
      </w:r>
      <w:r w:rsidR="00571C41" w:rsidRPr="00571C41">
        <w:rPr>
          <w:b/>
          <w:bCs/>
          <w:sz w:val="24"/>
        </w:rPr>
        <w:t>]</w:t>
      </w:r>
      <w:r w:rsidR="00B970A8">
        <w:t xml:space="preserve"> of </w:t>
      </w:r>
      <w:r w:rsidR="00D60341">
        <w:t>Your</w:t>
      </w:r>
      <w:r w:rsidR="00B970A8">
        <w:t xml:space="preserve"> </w:t>
      </w:r>
      <w:r w:rsidR="00FF5545" w:rsidDel="00BF53C2">
        <w:t>Disability</w:t>
      </w:r>
      <w:r w:rsidR="00B970A8">
        <w:t>.</w:t>
      </w:r>
      <w:r w:rsidR="00571C41" w:rsidRPr="00571C41">
        <w:rPr>
          <w:b/>
          <w:bCs/>
          <w:sz w:val="24"/>
        </w:rPr>
        <w:t>]</w:t>
      </w:r>
      <w:r w:rsidR="00B970A8">
        <w:t xml:space="preserve"> </w:t>
      </w:r>
      <w:r>
        <w:t xml:space="preserve">We can reduce </w:t>
      </w:r>
      <w:r w:rsidR="00D60341">
        <w:t>Your</w:t>
      </w:r>
      <w:r>
        <w:t xml:space="preserve"> </w:t>
      </w:r>
      <w:r w:rsidR="008D5390">
        <w:t>benefit</w:t>
      </w:r>
      <w:r>
        <w:t xml:space="preserve"> </w:t>
      </w:r>
      <w:r w:rsidR="00403375">
        <w:t xml:space="preserve">payment </w:t>
      </w:r>
      <w:r>
        <w:t>by the estimated amount if such benefits have not been awarded.</w:t>
      </w:r>
    </w:p>
    <w:p w14:paraId="604F6C5E" w14:textId="171ED338" w:rsidR="00D2758D" w:rsidRDefault="00D2758D" w:rsidP="00D2758D">
      <w:pPr>
        <w:pStyle w:val="3Text"/>
      </w:pPr>
      <w:r>
        <w:t xml:space="preserve">However, </w:t>
      </w:r>
      <w:r w:rsidR="003B254A">
        <w:t>We</w:t>
      </w:r>
      <w:r>
        <w:t xml:space="preserve"> will NOT reduce </w:t>
      </w:r>
      <w:r w:rsidR="00D60341">
        <w:t>Your</w:t>
      </w:r>
      <w:r w:rsidR="00C87E3A">
        <w:t xml:space="preserve"> </w:t>
      </w:r>
      <w:r w:rsidR="00D61557">
        <w:rPr>
          <w:b/>
          <w:color w:val="FF0000"/>
          <w:sz w:val="24"/>
          <w:szCs w:val="24"/>
          <w:vertAlign w:val="superscript"/>
        </w:rPr>
        <w:t>17a</w:t>
      </w:r>
      <w:r w:rsidR="00571C41" w:rsidRPr="00571C41">
        <w:rPr>
          <w:b/>
          <w:bCs/>
          <w:sz w:val="24"/>
        </w:rPr>
        <w:t>[</w:t>
      </w:r>
      <w:r w:rsidR="00C87E3A">
        <w:t xml:space="preserve">or </w:t>
      </w:r>
      <w:r w:rsidR="00D60341">
        <w:t>Your</w:t>
      </w:r>
      <w:r w:rsidR="00C87E3A">
        <w:t xml:space="preserve"> </w:t>
      </w:r>
      <w:r w:rsidR="003D6676">
        <w:t>d</w:t>
      </w:r>
      <w:r w:rsidR="00167306" w:rsidRPr="00987A39">
        <w:t>ependent</w:t>
      </w:r>
      <w:r w:rsidR="00411E9E">
        <w:t>’</w:t>
      </w:r>
      <w:r w:rsidR="00BC7B4D">
        <w:t>s</w:t>
      </w:r>
      <w:r w:rsidR="00571C41" w:rsidRPr="00571C41">
        <w:rPr>
          <w:b/>
          <w:bCs/>
          <w:sz w:val="24"/>
        </w:rPr>
        <w:t>]</w:t>
      </w:r>
      <w:r w:rsidR="00C87E3A">
        <w:t xml:space="preserve"> </w:t>
      </w:r>
      <w:r w:rsidR="008D5390">
        <w:t>benefit</w:t>
      </w:r>
      <w:r>
        <w:t xml:space="preserve"> </w:t>
      </w:r>
      <w:r w:rsidR="00C06152">
        <w:t xml:space="preserve">payment </w:t>
      </w:r>
      <w:r>
        <w:t>by the estimated amount under item</w:t>
      </w:r>
      <w:r w:rsidR="007312D9">
        <w:t xml:space="preserve"> </w:t>
      </w:r>
      <w:r w:rsidR="007312D9">
        <w:rPr>
          <w:b/>
          <w:color w:val="FF0000"/>
          <w:sz w:val="24"/>
          <w:szCs w:val="24"/>
          <w:vertAlign w:val="superscript"/>
        </w:rPr>
        <w:t>17b</w:t>
      </w:r>
      <w:r w:rsidR="00571C41" w:rsidRPr="00571C41">
        <w:rPr>
          <w:b/>
          <w:bCs/>
          <w:sz w:val="24"/>
        </w:rPr>
        <w:t>[</w:t>
      </w:r>
      <w:r>
        <w:t>1, 2 or 3</w:t>
      </w:r>
      <w:r w:rsidR="007312D9">
        <w:t>.</w:t>
      </w:r>
      <w:r w:rsidR="00571C41" w:rsidRPr="00571C41">
        <w:rPr>
          <w:b/>
          <w:bCs/>
          <w:sz w:val="24"/>
        </w:rPr>
        <w:t>]</w:t>
      </w:r>
      <w:r>
        <w:t xml:space="preserve"> in the </w:t>
      </w:r>
      <w:r w:rsidR="00167306" w:rsidRPr="00987A39">
        <w:t xml:space="preserve">Deductible Sources </w:t>
      </w:r>
      <w:r w:rsidR="005A0FB7">
        <w:t>of</w:t>
      </w:r>
      <w:r w:rsidR="00167306" w:rsidRPr="00987A39">
        <w:t xml:space="preserve"> Income</w:t>
      </w:r>
      <w:r w:rsidR="00167306" w:rsidRPr="00167306">
        <w:rPr>
          <w:b/>
          <w:i/>
        </w:rPr>
        <w:t xml:space="preserve"> </w:t>
      </w:r>
      <w:r>
        <w:t xml:space="preserve">section if </w:t>
      </w:r>
      <w:r w:rsidR="00831858">
        <w:t>You</w:t>
      </w:r>
      <w:r>
        <w:t>:</w:t>
      </w:r>
    </w:p>
    <w:p w14:paraId="5754E622" w14:textId="2E3E3590" w:rsidR="00D2758D" w:rsidRDefault="00D2758D" w:rsidP="00250B5E">
      <w:pPr>
        <w:pStyle w:val="BulletD"/>
        <w:numPr>
          <w:ilvl w:val="0"/>
          <w:numId w:val="26"/>
        </w:numPr>
        <w:ind w:left="1296"/>
      </w:pPr>
      <w:r>
        <w:t>apply for the benefits;</w:t>
      </w:r>
      <w:r w:rsidR="00BB3255">
        <w:t xml:space="preserve"> </w:t>
      </w:r>
    </w:p>
    <w:p w14:paraId="6742EF4B" w14:textId="0DDEB877" w:rsidR="00D2758D" w:rsidRDefault="00D2758D" w:rsidP="00250B5E">
      <w:pPr>
        <w:pStyle w:val="BulletD"/>
        <w:numPr>
          <w:ilvl w:val="0"/>
          <w:numId w:val="26"/>
        </w:numPr>
        <w:ind w:left="1296"/>
      </w:pPr>
      <w:r>
        <w:t xml:space="preserve">appeal any denial to all administrative levels Prudential </w:t>
      </w:r>
      <w:r w:rsidR="002839F5">
        <w:t>determines</w:t>
      </w:r>
      <w:r>
        <w:t xml:space="preserve"> are necessary; and</w:t>
      </w:r>
    </w:p>
    <w:p w14:paraId="2FF3CC8B" w14:textId="0FF84149" w:rsidR="00D2758D" w:rsidRDefault="00D2758D" w:rsidP="00250B5E">
      <w:pPr>
        <w:pStyle w:val="BulletD"/>
        <w:numPr>
          <w:ilvl w:val="0"/>
          <w:numId w:val="26"/>
        </w:numPr>
        <w:ind w:left="1296"/>
      </w:pPr>
      <w:r>
        <w:t xml:space="preserve">sign Prudential’s </w:t>
      </w:r>
      <w:r w:rsidR="00F51093">
        <w:t>r</w:t>
      </w:r>
      <w:r>
        <w:t xml:space="preserve">eimbursement </w:t>
      </w:r>
      <w:r w:rsidR="00F51093">
        <w:t>a</w:t>
      </w:r>
      <w:r>
        <w:t xml:space="preserve">greement form. This form states that </w:t>
      </w:r>
      <w:r w:rsidR="00831858">
        <w:t>You</w:t>
      </w:r>
      <w:r>
        <w:t xml:space="preserve"> promise to pay </w:t>
      </w:r>
      <w:r w:rsidR="003B254A">
        <w:t>Us</w:t>
      </w:r>
      <w:r>
        <w:t xml:space="preserve"> any overpayment caused by an award.</w:t>
      </w:r>
    </w:p>
    <w:p w14:paraId="1AE15696" w14:textId="2D81D9A9" w:rsidR="00D2758D" w:rsidRPr="000D39FD" w:rsidRDefault="00D2758D" w:rsidP="00D2758D">
      <w:pPr>
        <w:pStyle w:val="3Text"/>
      </w:pPr>
      <w:r>
        <w:t xml:space="preserve">If </w:t>
      </w:r>
      <w:r w:rsidR="00D60341">
        <w:t>Your</w:t>
      </w:r>
      <w:r>
        <w:t xml:space="preserve"> </w:t>
      </w:r>
      <w:r w:rsidR="00C5676E">
        <w:rPr>
          <w:b/>
          <w:color w:val="FF0000"/>
          <w:sz w:val="24"/>
          <w:szCs w:val="24"/>
          <w:vertAlign w:val="superscript"/>
        </w:rPr>
        <w:t>17a</w:t>
      </w:r>
      <w:r w:rsidR="00571C41" w:rsidRPr="00571C41">
        <w:rPr>
          <w:b/>
          <w:bCs/>
          <w:sz w:val="24"/>
        </w:rPr>
        <w:t>[</w:t>
      </w:r>
      <w:r w:rsidR="00C87E3A">
        <w:t xml:space="preserve">or </w:t>
      </w:r>
      <w:r w:rsidR="00D60341">
        <w:t>Your</w:t>
      </w:r>
      <w:r w:rsidR="00C87E3A">
        <w:t xml:space="preserve"> </w:t>
      </w:r>
      <w:r w:rsidR="003D6676">
        <w:t>d</w:t>
      </w:r>
      <w:r w:rsidR="00167306" w:rsidRPr="00987A39">
        <w:t>ependent</w:t>
      </w:r>
      <w:r w:rsidR="00411E9E" w:rsidRPr="0078259C">
        <w:t>’</w:t>
      </w:r>
      <w:r w:rsidR="006925C2" w:rsidRPr="0078259C">
        <w:t>s</w:t>
      </w:r>
      <w:r w:rsidR="00571C41" w:rsidRPr="00571C41">
        <w:rPr>
          <w:b/>
          <w:bCs/>
          <w:sz w:val="24"/>
        </w:rPr>
        <w:t>]</w:t>
      </w:r>
      <w:r w:rsidR="00C87E3A">
        <w:t xml:space="preserve"> </w:t>
      </w:r>
      <w:r w:rsidR="008D5390">
        <w:t>benefit</w:t>
      </w:r>
      <w:r>
        <w:t xml:space="preserve"> </w:t>
      </w:r>
      <w:r w:rsidR="00C06152">
        <w:t xml:space="preserve">payment </w:t>
      </w:r>
      <w:r>
        <w:t xml:space="preserve">has </w:t>
      </w:r>
      <w:r w:rsidRPr="001E3BFE">
        <w:t xml:space="preserve">been reduced by an estimated amount, </w:t>
      </w:r>
      <w:r w:rsidR="00D60341">
        <w:t>Your</w:t>
      </w:r>
      <w:r w:rsidRPr="001E3BFE">
        <w:t xml:space="preserve"> </w:t>
      </w:r>
      <w:r w:rsidR="008D5390" w:rsidRPr="001E3BFE">
        <w:t>benefit</w:t>
      </w:r>
      <w:r w:rsidRPr="000D39FD">
        <w:t xml:space="preserve"> </w:t>
      </w:r>
      <w:r w:rsidR="00C06152">
        <w:t>payment</w:t>
      </w:r>
      <w:r w:rsidR="00C06152" w:rsidRPr="000D39FD">
        <w:t xml:space="preserve"> </w:t>
      </w:r>
      <w:r w:rsidRPr="000D39FD">
        <w:t xml:space="preserve">will be adjusted when </w:t>
      </w:r>
      <w:r w:rsidR="003B254A">
        <w:t>We</w:t>
      </w:r>
      <w:r w:rsidRPr="000D39FD">
        <w:t xml:space="preserve"> receive </w:t>
      </w:r>
      <w:r w:rsidR="00742E83">
        <w:t xml:space="preserve">satisfactory </w:t>
      </w:r>
      <w:r w:rsidRPr="000D39FD">
        <w:t>proof:</w:t>
      </w:r>
    </w:p>
    <w:p w14:paraId="2507DEFA" w14:textId="605C9CD4" w:rsidR="00205632" w:rsidRPr="001E3BFE" w:rsidRDefault="00D2758D" w:rsidP="00250B5E">
      <w:pPr>
        <w:pStyle w:val="BulletD"/>
        <w:numPr>
          <w:ilvl w:val="0"/>
          <w:numId w:val="26"/>
        </w:numPr>
        <w:ind w:left="1296"/>
      </w:pPr>
      <w:r w:rsidRPr="001E3BFE">
        <w:t>of the amount awarded; or</w:t>
      </w:r>
    </w:p>
    <w:p w14:paraId="3EBC76D4" w14:textId="4495D74F" w:rsidR="002F68EB" w:rsidRPr="002F68EB" w:rsidRDefault="00D2758D" w:rsidP="00250B5E">
      <w:pPr>
        <w:pStyle w:val="BulletD"/>
        <w:numPr>
          <w:ilvl w:val="0"/>
          <w:numId w:val="26"/>
        </w:numPr>
        <w:ind w:left="1296"/>
      </w:pPr>
      <w:r>
        <w:t xml:space="preserve">that benefits have been denied and all appeals Prudential </w:t>
      </w:r>
      <w:r w:rsidR="002839F5">
        <w:t>determines</w:t>
      </w:r>
      <w:r>
        <w:t xml:space="preserve"> are necessary have been completed. In this case, a lump sum refund of the estimated amount will be made to </w:t>
      </w:r>
      <w:r w:rsidR="00831858">
        <w:t>You</w:t>
      </w:r>
      <w:r>
        <w:t>.</w:t>
      </w:r>
    </w:p>
    <w:p w14:paraId="20897AAA" w14:textId="0EBA7820" w:rsidR="009D4AF7" w:rsidRDefault="009D4AF7">
      <w:pPr>
        <w:pStyle w:val="BulletD"/>
        <w:numPr>
          <w:ilvl w:val="0"/>
          <w:numId w:val="0"/>
        </w:numPr>
        <w:ind w:left="864"/>
      </w:pPr>
      <w:r w:rsidRPr="0021243B">
        <w:rPr>
          <w:bCs/>
        </w:rPr>
        <w:t xml:space="preserve">If </w:t>
      </w:r>
      <w:r w:rsidR="00EB2794">
        <w:rPr>
          <w:bCs/>
        </w:rPr>
        <w:t>You</w:t>
      </w:r>
      <w:r w:rsidRPr="0021243B">
        <w:rPr>
          <w:bCs/>
        </w:rPr>
        <w:t xml:space="preserve"> do not furnish</w:t>
      </w:r>
      <w:r>
        <w:rPr>
          <w:bCs/>
        </w:rPr>
        <w:t xml:space="preserve"> to Prudential satisfactory</w:t>
      </w:r>
      <w:r w:rsidRPr="0021243B">
        <w:rPr>
          <w:bCs/>
        </w:rPr>
        <w:t xml:space="preserve"> proof of </w:t>
      </w:r>
      <w:r w:rsidR="00167306" w:rsidRPr="00987A39">
        <w:t xml:space="preserve">Deductible Sources </w:t>
      </w:r>
      <w:r w:rsidR="005A0FB7">
        <w:t>of</w:t>
      </w:r>
      <w:r w:rsidR="00167306" w:rsidRPr="00987A39">
        <w:t xml:space="preserve"> Income</w:t>
      </w:r>
      <w:r w:rsidR="00167306" w:rsidRPr="00167306">
        <w:rPr>
          <w:b/>
          <w:bCs/>
          <w:i/>
        </w:rPr>
        <w:t xml:space="preserve"> </w:t>
      </w:r>
      <w:r>
        <w:rPr>
          <w:bCs/>
        </w:rPr>
        <w:t xml:space="preserve">to which </w:t>
      </w:r>
      <w:r w:rsidR="00EB2794">
        <w:rPr>
          <w:bCs/>
        </w:rPr>
        <w:t>You</w:t>
      </w:r>
      <w:r>
        <w:rPr>
          <w:bCs/>
        </w:rPr>
        <w:t xml:space="preserve"> are or may be e</w:t>
      </w:r>
      <w:r w:rsidR="00EF2FB6">
        <w:rPr>
          <w:bCs/>
        </w:rPr>
        <w:t>ligible</w:t>
      </w:r>
      <w:r w:rsidRPr="0021243B">
        <w:rPr>
          <w:bCs/>
        </w:rPr>
        <w:t>,</w:t>
      </w:r>
      <w:r>
        <w:rPr>
          <w:bCs/>
        </w:rPr>
        <w:t xml:space="preserve"> or if </w:t>
      </w:r>
      <w:r w:rsidR="00EB2794">
        <w:rPr>
          <w:bCs/>
        </w:rPr>
        <w:t>You</w:t>
      </w:r>
      <w:r>
        <w:rPr>
          <w:bCs/>
        </w:rPr>
        <w:t xml:space="preserve"> fail to cooperate fully in Prudential’s efforts to determine the amount of Deductible Sources of Income,</w:t>
      </w:r>
      <w:r w:rsidRPr="0021243B">
        <w:rPr>
          <w:bCs/>
        </w:rPr>
        <w:t xml:space="preserve"> Prudential reserves the right to suspend or adjust benefits by the estimated amount of such other income benefits</w:t>
      </w:r>
      <w:r>
        <w:rPr>
          <w:bCs/>
        </w:rPr>
        <w:t>.</w:t>
      </w:r>
    </w:p>
    <w:p w14:paraId="1AC62F50" w14:textId="6C66D6C7" w:rsidR="00B3102C" w:rsidRDefault="00C104D4" w:rsidP="00987A39">
      <w:pPr>
        <w:pStyle w:val="BulletD"/>
        <w:numPr>
          <w:ilvl w:val="0"/>
          <w:numId w:val="0"/>
        </w:numPr>
        <w:ind w:left="864"/>
      </w:pPr>
      <w:r w:rsidRPr="00987A39">
        <w:rPr>
          <w:b/>
          <w:bCs/>
          <w:color w:val="FF0000"/>
          <w:sz w:val="24"/>
          <w:szCs w:val="24"/>
          <w:vertAlign w:val="superscript"/>
        </w:rPr>
        <w:lastRenderedPageBreak/>
        <w:t>17c</w:t>
      </w:r>
      <w:r w:rsidR="00571C41" w:rsidRPr="00571C41">
        <w:rPr>
          <w:b/>
          <w:bCs/>
          <w:sz w:val="24"/>
        </w:rPr>
        <w:t>[</w:t>
      </w:r>
      <w:commentRangeStart w:id="95"/>
      <w:commentRangeStart w:id="96"/>
      <w:r w:rsidR="004653F8">
        <w:t>Prudential may</w:t>
      </w:r>
      <w:del w:id="97" w:author="Laura Hoogland" w:date="2026-01-22T14:57:00Z" w16du:dateUtc="2026-01-22T20:57:00Z">
        <w:r w:rsidR="004653F8">
          <w:delText>, in its sole discretion,</w:delText>
        </w:r>
      </w:del>
      <w:r w:rsidR="004653F8">
        <w:t xml:space="preserve"> cease to pay benefits under th</w:t>
      </w:r>
      <w:r w:rsidR="007E6916">
        <w:t>is</w:t>
      </w:r>
      <w:r w:rsidR="00B26632">
        <w:t xml:space="preserve"> Plan </w:t>
      </w:r>
      <w:r w:rsidR="004653F8">
        <w:t xml:space="preserve">if </w:t>
      </w:r>
      <w:r w:rsidR="00EB2794">
        <w:t>You</w:t>
      </w:r>
      <w:r w:rsidR="004653F8">
        <w:t xml:space="preserve"> refuse to execute a reimbursement agreement. Prudential may cease to pay benefits subject to a reimbursement agreement if</w:t>
      </w:r>
      <w:del w:id="98" w:author="Laura Hoogland" w:date="2026-01-22T14:57:00Z" w16du:dateUtc="2026-01-22T20:57:00Z">
        <w:r w:rsidR="004653F8">
          <w:delText>, in the discretion of Prudential,</w:delText>
        </w:r>
      </w:del>
      <w:r w:rsidR="004653F8">
        <w:t xml:space="preserve"> </w:t>
      </w:r>
      <w:r w:rsidR="00EB2794">
        <w:t>You</w:t>
      </w:r>
      <w:r w:rsidR="004653F8">
        <w:t xml:space="preserve"> have failed or are failing to fulfill </w:t>
      </w:r>
      <w:r w:rsidR="00D60341">
        <w:t>Your</w:t>
      </w:r>
      <w:r w:rsidR="004653F8">
        <w:t xml:space="preserve"> duty to cooperate or to comply with the provisions of this </w:t>
      </w:r>
      <w:r w:rsidR="007E6916">
        <w:t>s</w:t>
      </w:r>
      <w:r w:rsidR="004653F8">
        <w:t>ection</w:t>
      </w:r>
      <w:del w:id="99" w:author="Laura Hoogland" w:date="2026-01-22T14:57:00Z" w16du:dateUtc="2026-01-22T20:57:00Z">
        <w:r w:rsidR="004653F8">
          <w:delText>.</w:delText>
        </w:r>
        <w:r w:rsidR="00571C41" w:rsidRPr="00571C41">
          <w:rPr>
            <w:b/>
            <w:bCs/>
            <w:sz w:val="24"/>
          </w:rPr>
          <w:delText>]</w:delText>
        </w:r>
      </w:del>
      <w:ins w:id="100" w:author="Laura Hoogland" w:date="2026-01-22T14:57:00Z" w16du:dateUtc="2026-01-22T20:57:00Z">
        <w:r w:rsidR="004653F8">
          <w:t>.</w:t>
        </w:r>
        <w:commentRangeEnd w:id="95"/>
        <w:r w:rsidR="00E37B68" w:rsidRPr="00571C41">
          <w:rPr>
            <w:rStyle w:val="CommentReference"/>
            <w:b/>
            <w:bCs/>
            <w:sz w:val="24"/>
            <w:szCs w:val="20"/>
          </w:rPr>
          <w:commentReference w:id="95"/>
        </w:r>
        <w:commentRangeEnd w:id="96"/>
        <w:r w:rsidR="004B200D" w:rsidRPr="00571C41">
          <w:rPr>
            <w:rStyle w:val="CommentReference"/>
            <w:b/>
            <w:bCs/>
            <w:sz w:val="24"/>
            <w:szCs w:val="20"/>
          </w:rPr>
          <w:commentReference w:id="96"/>
        </w:r>
        <w:r w:rsidR="00571C41" w:rsidRPr="00571C41">
          <w:rPr>
            <w:b/>
            <w:bCs/>
            <w:sz w:val="24"/>
          </w:rPr>
          <w:t>]</w:t>
        </w:r>
      </w:ins>
    </w:p>
    <w:p w14:paraId="2D4B6E06" w14:textId="022F6110" w:rsidR="00D2758D" w:rsidRDefault="00D2758D" w:rsidP="00B37216">
      <w:pPr>
        <w:pStyle w:val="BulletD"/>
      </w:pPr>
      <w:r>
        <w:t xml:space="preserve">If </w:t>
      </w:r>
      <w:r w:rsidR="003B254A">
        <w:t>We</w:t>
      </w:r>
      <w:r>
        <w:t xml:space="preserve"> determine that </w:t>
      </w:r>
      <w:r w:rsidR="00831858">
        <w:t>You</w:t>
      </w:r>
      <w:r>
        <w:t xml:space="preserve"> may qualify for benefits under item </w:t>
      </w:r>
      <w:r w:rsidR="000351DA">
        <w:rPr>
          <w:b/>
          <w:color w:val="FF0000"/>
          <w:sz w:val="24"/>
          <w:szCs w:val="24"/>
          <w:vertAlign w:val="superscript"/>
        </w:rPr>
        <w:t>17b</w:t>
      </w:r>
      <w:r w:rsidR="00571C41" w:rsidRPr="00571C41">
        <w:rPr>
          <w:b/>
          <w:bCs/>
          <w:sz w:val="24"/>
        </w:rPr>
        <w:t>[</w:t>
      </w:r>
      <w:r>
        <w:t>8, 9 or 11</w:t>
      </w:r>
      <w:r w:rsidR="00571C41" w:rsidRPr="00571C41">
        <w:rPr>
          <w:b/>
          <w:bCs/>
          <w:sz w:val="24"/>
        </w:rPr>
        <w:t>]</w:t>
      </w:r>
      <w:r>
        <w:t xml:space="preserve"> in the </w:t>
      </w:r>
      <w:r w:rsidR="00167306" w:rsidRPr="00987A39">
        <w:t xml:space="preserve">Deductible Sources </w:t>
      </w:r>
      <w:r w:rsidR="005A0FB7">
        <w:t>of</w:t>
      </w:r>
      <w:r w:rsidR="00167306" w:rsidRPr="00987A39">
        <w:t xml:space="preserve"> Income</w:t>
      </w:r>
      <w:r w:rsidR="00167306" w:rsidRPr="00167306">
        <w:rPr>
          <w:b/>
          <w:i/>
        </w:rPr>
        <w:t xml:space="preserve"> </w:t>
      </w:r>
      <w:r>
        <w:t xml:space="preserve">section, </w:t>
      </w:r>
      <w:r w:rsidR="003B254A">
        <w:t>We</w:t>
      </w:r>
      <w:r>
        <w:t xml:space="preserve"> will estimate </w:t>
      </w:r>
      <w:r w:rsidR="00D60341">
        <w:t>Your</w:t>
      </w:r>
      <w:r>
        <w:t xml:space="preserve"> entitlement to these benefits. We can reduce </w:t>
      </w:r>
      <w:r w:rsidR="00D60341">
        <w:t>Your</w:t>
      </w:r>
      <w:r>
        <w:t xml:space="preserve"> </w:t>
      </w:r>
      <w:r w:rsidR="008D5390">
        <w:t>benefit</w:t>
      </w:r>
      <w:r>
        <w:t xml:space="preserve"> </w:t>
      </w:r>
      <w:r w:rsidR="00C06152">
        <w:t xml:space="preserve">payment </w:t>
      </w:r>
      <w:r>
        <w:t>by the estimated amount if such benefits have not been received.</w:t>
      </w:r>
    </w:p>
    <w:p w14:paraId="3A760CD4" w14:textId="48046E84" w:rsidR="00D2758D" w:rsidRDefault="00D2758D" w:rsidP="00D2758D">
      <w:pPr>
        <w:pStyle w:val="3Text"/>
      </w:pPr>
      <w:r>
        <w:t xml:space="preserve">If </w:t>
      </w:r>
      <w:r w:rsidR="00D60341">
        <w:t>Your</w:t>
      </w:r>
      <w:r>
        <w:t xml:space="preserve"> </w:t>
      </w:r>
      <w:r w:rsidR="008D5390">
        <w:t>benefit</w:t>
      </w:r>
      <w:r>
        <w:t xml:space="preserve"> </w:t>
      </w:r>
      <w:r w:rsidR="00C06152">
        <w:t xml:space="preserve">payment </w:t>
      </w:r>
      <w:r>
        <w:t xml:space="preserve">has been reduced by an estimated amount, </w:t>
      </w:r>
      <w:r w:rsidR="00D60341">
        <w:t>Your</w:t>
      </w:r>
      <w:r>
        <w:t xml:space="preserve"> </w:t>
      </w:r>
      <w:r w:rsidR="008D5390">
        <w:t>benefit</w:t>
      </w:r>
      <w:r>
        <w:t xml:space="preserve"> </w:t>
      </w:r>
      <w:r w:rsidR="00C06152">
        <w:t xml:space="preserve">payment </w:t>
      </w:r>
      <w:r>
        <w:t xml:space="preserve">will be adjusted when </w:t>
      </w:r>
      <w:r w:rsidR="003B254A">
        <w:t>We</w:t>
      </w:r>
      <w:r>
        <w:t xml:space="preserve"> receive</w:t>
      </w:r>
      <w:r w:rsidR="006F50AB">
        <w:t xml:space="preserve"> </w:t>
      </w:r>
      <w:r w:rsidR="006F50AB">
        <w:rPr>
          <w:bCs/>
        </w:rPr>
        <w:t>satisfactory</w:t>
      </w:r>
      <w:r>
        <w:t xml:space="preserve"> proof:</w:t>
      </w:r>
    </w:p>
    <w:p w14:paraId="2346F965" w14:textId="77777777" w:rsidR="00D2758D" w:rsidRDefault="00D2758D" w:rsidP="00250B5E">
      <w:pPr>
        <w:pStyle w:val="BulletD"/>
        <w:numPr>
          <w:ilvl w:val="0"/>
          <w:numId w:val="26"/>
        </w:numPr>
        <w:ind w:left="1296"/>
      </w:pPr>
      <w:r>
        <w:t>of the amount received; or</w:t>
      </w:r>
    </w:p>
    <w:p w14:paraId="7DA8AFE0" w14:textId="3FB813EF" w:rsidR="00D2758D" w:rsidRDefault="00D2758D" w:rsidP="00250B5E">
      <w:pPr>
        <w:pStyle w:val="BulletD"/>
        <w:numPr>
          <w:ilvl w:val="0"/>
          <w:numId w:val="26"/>
        </w:numPr>
        <w:ind w:left="1296"/>
      </w:pPr>
      <w:r>
        <w:t xml:space="preserve">that benefits have been denied. In this case, a lump sum refund of the estimated amount will be made to </w:t>
      </w:r>
      <w:r w:rsidR="00831858">
        <w:t>You</w:t>
      </w:r>
      <w:r>
        <w:t>.</w:t>
      </w:r>
      <w:r w:rsidR="00571C41" w:rsidRPr="00571C41">
        <w:rPr>
          <w:b/>
          <w:bCs/>
          <w:sz w:val="24"/>
        </w:rPr>
        <w:t>]</w:t>
      </w:r>
    </w:p>
    <w:p w14:paraId="18355B1E" w14:textId="58813616" w:rsidR="005773C4" w:rsidRDefault="008379C0" w:rsidP="005773C4">
      <w:pPr>
        <w:pStyle w:val="SubtitleD"/>
      </w:pPr>
      <w:r>
        <w:rPr>
          <w:rFonts w:ascii="Arial" w:hAnsi="Arial" w:cs="Arial"/>
          <w:color w:val="FF0000"/>
          <w:vertAlign w:val="superscript"/>
        </w:rPr>
        <w:t>14</w:t>
      </w:r>
      <w:r w:rsidR="00571C41" w:rsidRPr="001935DA">
        <w:rPr>
          <w:rFonts w:ascii="Arial" w:hAnsi="Arial" w:cs="Arial"/>
        </w:rPr>
        <w:t>[</w:t>
      </w:r>
      <w:r w:rsidR="005773C4">
        <w:t>What are Prudential’s Reimbursement Rights?</w:t>
      </w:r>
    </w:p>
    <w:p w14:paraId="51F55C1F" w14:textId="31C42B19" w:rsidR="005773C4" w:rsidRPr="00FE4839" w:rsidRDefault="005773C4" w:rsidP="005773C4">
      <w:pPr>
        <w:pStyle w:val="2Text"/>
      </w:pPr>
      <w:r>
        <w:t xml:space="preserve">Prudential </w:t>
      </w:r>
      <w:r w:rsidRPr="00FE4839">
        <w:t>ha</w:t>
      </w:r>
      <w:r>
        <w:t>s</w:t>
      </w:r>
      <w:r w:rsidRPr="00FE4839">
        <w:t xml:space="preserve"> the right to request to be reimbursed for any benefit</w:t>
      </w:r>
      <w:r>
        <w:t xml:space="preserve">s </w:t>
      </w:r>
      <w:r w:rsidRPr="00FE4839">
        <w:t xml:space="preserve">made or required to be made under </w:t>
      </w:r>
      <w:r>
        <w:t>t</w:t>
      </w:r>
      <w:r w:rsidRPr="00FE4839">
        <w:t>he</w:t>
      </w:r>
      <w:r w:rsidR="00B26632">
        <w:t xml:space="preserve"> Plan </w:t>
      </w:r>
      <w:r w:rsidRPr="00FE4839">
        <w:t xml:space="preserve">for a </w:t>
      </w:r>
      <w:r w:rsidR="00FF5545">
        <w:t>Disability</w:t>
      </w:r>
      <w:r w:rsidRPr="00FE4839">
        <w:t xml:space="preserve"> for which You recover </w:t>
      </w:r>
      <w:r w:rsidR="00E16A2E">
        <w:t>any amounts or payments</w:t>
      </w:r>
      <w:r w:rsidR="00E16A2E" w:rsidRPr="00FE4839">
        <w:t xml:space="preserve"> </w:t>
      </w:r>
      <w:r w:rsidRPr="00FE4839">
        <w:t xml:space="preserve">from a </w:t>
      </w:r>
      <w:r w:rsidRPr="00B37216">
        <w:t>Third Party</w:t>
      </w:r>
      <w:r w:rsidRPr="00FE4839">
        <w:t>.</w:t>
      </w:r>
    </w:p>
    <w:p w14:paraId="4CDC0361" w14:textId="77777777" w:rsidR="005773C4" w:rsidRPr="00FE4839" w:rsidRDefault="005773C4" w:rsidP="005773C4">
      <w:pPr>
        <w:pStyle w:val="2Text"/>
      </w:pPr>
      <w:r w:rsidRPr="00FE4839">
        <w:t xml:space="preserve">If You recover </w:t>
      </w:r>
      <w:r>
        <w:t>a benefit</w:t>
      </w:r>
      <w:r w:rsidRPr="00FE4839">
        <w:t xml:space="preserve"> from a </w:t>
      </w:r>
      <w:r w:rsidRPr="00987A39">
        <w:t>Third Party</w:t>
      </w:r>
      <w:r w:rsidRPr="00FE4839">
        <w:t xml:space="preserve"> as:</w:t>
      </w:r>
    </w:p>
    <w:p w14:paraId="2F7A6C38" w14:textId="77777777" w:rsidR="005773C4" w:rsidRDefault="005773C4" w:rsidP="007D2DE7">
      <w:pPr>
        <w:pStyle w:val="BulletD"/>
      </w:pPr>
      <w:r w:rsidRPr="00FE4839">
        <w:t>a legal judgment;</w:t>
      </w:r>
    </w:p>
    <w:p w14:paraId="06965ADE" w14:textId="77777777" w:rsidR="005773C4" w:rsidRDefault="005773C4" w:rsidP="007D2DE7">
      <w:pPr>
        <w:pStyle w:val="BulletD"/>
      </w:pPr>
      <w:r w:rsidRPr="00FE4839">
        <w:t>an arbitration award; or</w:t>
      </w:r>
    </w:p>
    <w:p w14:paraId="5128A4CE" w14:textId="77777777" w:rsidR="005773C4" w:rsidRPr="00FE4839" w:rsidRDefault="005773C4" w:rsidP="007D2DE7">
      <w:pPr>
        <w:pStyle w:val="BulletD"/>
      </w:pPr>
      <w:r w:rsidRPr="00FE4839">
        <w:t>a settlement or otherwise;</w:t>
      </w:r>
    </w:p>
    <w:p w14:paraId="1F47487B" w14:textId="77777777" w:rsidR="005773C4" w:rsidRPr="00FE4839" w:rsidRDefault="005773C4" w:rsidP="005773C4">
      <w:pPr>
        <w:pStyle w:val="2Text"/>
      </w:pPr>
      <w:r w:rsidRPr="00FE4839">
        <w:t xml:space="preserve">You must reimburse </w:t>
      </w:r>
      <w:r>
        <w:t>Prudential</w:t>
      </w:r>
      <w:r w:rsidRPr="00FE4839">
        <w:t xml:space="preserve"> for the lesser of:</w:t>
      </w:r>
    </w:p>
    <w:p w14:paraId="0CB461C4" w14:textId="77777777" w:rsidR="005773C4" w:rsidRDefault="005773C4" w:rsidP="00250B5E">
      <w:pPr>
        <w:pStyle w:val="Bullet1D"/>
        <w:numPr>
          <w:ilvl w:val="0"/>
          <w:numId w:val="27"/>
        </w:numPr>
        <w:ind w:left="864" w:hanging="432"/>
      </w:pPr>
      <w:r w:rsidRPr="00FE4839">
        <w:t xml:space="preserve">the amount of </w:t>
      </w:r>
      <w:r>
        <w:t>benefit</w:t>
      </w:r>
      <w:r w:rsidRPr="00FE4839">
        <w:t xml:space="preserve"> made or required to be made by </w:t>
      </w:r>
      <w:r>
        <w:t>Prudential</w:t>
      </w:r>
      <w:r w:rsidRPr="00FE4839">
        <w:t xml:space="preserve">; or </w:t>
      </w:r>
    </w:p>
    <w:p w14:paraId="3C5E57A0" w14:textId="5F05C392" w:rsidR="005773C4" w:rsidRDefault="005773C4" w:rsidP="00250B5E">
      <w:pPr>
        <w:pStyle w:val="Bullet1D"/>
        <w:numPr>
          <w:ilvl w:val="0"/>
          <w:numId w:val="27"/>
        </w:numPr>
        <w:ind w:left="864" w:hanging="432"/>
      </w:pPr>
      <w:commentRangeStart w:id="101"/>
      <w:commentRangeStart w:id="102"/>
      <w:r w:rsidRPr="00FE4839">
        <w:t xml:space="preserve">the amount recovered from the </w:t>
      </w:r>
      <w:r w:rsidRPr="00DE681E">
        <w:t>Third Party</w:t>
      </w:r>
      <w:r w:rsidRPr="00FE4839">
        <w:t xml:space="preserve"> less any reasonable legal fees</w:t>
      </w:r>
      <w:r w:rsidR="00A2639B">
        <w:t xml:space="preserve"> </w:t>
      </w:r>
      <w:ins w:id="103" w:author="Laura Hoogland" w:date="2026-01-22T14:57:00Z" w16du:dateUtc="2026-01-22T20:57:00Z">
        <w:r w:rsidR="00A2639B">
          <w:t>and court costs</w:t>
        </w:r>
        <w:r w:rsidRPr="00FE4839">
          <w:t xml:space="preserve"> </w:t>
        </w:r>
      </w:ins>
      <w:r w:rsidRPr="00FE4839">
        <w:t>associated with the recovery</w:t>
      </w:r>
      <w:r>
        <w:t>, as determined by Prudential</w:t>
      </w:r>
      <w:r w:rsidRPr="00FE4839">
        <w:t>.</w:t>
      </w:r>
      <w:r w:rsidR="00571C41" w:rsidRPr="00571C41">
        <w:rPr>
          <w:b/>
          <w:bCs/>
          <w:sz w:val="24"/>
        </w:rPr>
        <w:t>]</w:t>
      </w:r>
      <w:commentRangeEnd w:id="101"/>
      <w:r w:rsidR="00A2639B">
        <w:rPr>
          <w:rStyle w:val="CommentReference"/>
          <w:sz w:val="20"/>
          <w:szCs w:val="20"/>
        </w:rPr>
        <w:commentReference w:id="101"/>
      </w:r>
      <w:commentRangeEnd w:id="102"/>
      <w:r w:rsidR="001D1E89">
        <w:rPr>
          <w:rStyle w:val="CommentReference"/>
          <w:sz w:val="20"/>
          <w:szCs w:val="20"/>
        </w:rPr>
        <w:commentReference w:id="102"/>
      </w:r>
    </w:p>
    <w:p w14:paraId="127C6798" w14:textId="0732616E" w:rsidR="00D2758D" w:rsidRDefault="00FD2515" w:rsidP="00D2758D">
      <w:pPr>
        <w:pStyle w:val="SubtitleD"/>
      </w:pPr>
      <w:r w:rsidRPr="00987A39">
        <w:rPr>
          <w:rFonts w:ascii="Arial" w:hAnsi="Arial" w:cs="Arial"/>
          <w:color w:val="FF0000"/>
          <w:vertAlign w:val="superscript"/>
        </w:rPr>
        <w:t>14</w:t>
      </w:r>
      <w:r w:rsidR="00571C41" w:rsidRPr="00735D1D">
        <w:rPr>
          <w:rFonts w:ascii="Arial" w:hAnsi="Arial" w:cs="Arial"/>
        </w:rPr>
        <w:t>[</w:t>
      </w:r>
      <w:r w:rsidR="00D2758D">
        <w:t xml:space="preserve">What Happens If You Receive a Lump Sum </w:t>
      </w:r>
      <w:r w:rsidR="008D5390">
        <w:t>Benefit</w:t>
      </w:r>
      <w:r w:rsidR="00EF1B97">
        <w:t xml:space="preserve"> Payment</w:t>
      </w:r>
      <w:r w:rsidR="00D2758D">
        <w:t>?</w:t>
      </w:r>
    </w:p>
    <w:p w14:paraId="3DA180C6" w14:textId="0D609E57" w:rsidR="00D2758D" w:rsidRDefault="00D2758D" w:rsidP="00D2758D">
      <w:pPr>
        <w:pStyle w:val="2Text"/>
      </w:pPr>
      <w:r>
        <w:t xml:space="preserve">If </w:t>
      </w:r>
      <w:r w:rsidR="00831858">
        <w:t>You</w:t>
      </w:r>
      <w:r>
        <w:t xml:space="preserve"> receive a lump sum </w:t>
      </w:r>
      <w:r w:rsidR="008D5390">
        <w:t>benefit</w:t>
      </w:r>
      <w:r w:rsidR="008014FF">
        <w:t xml:space="preserve"> payment</w:t>
      </w:r>
      <w:r>
        <w:t xml:space="preserve"> from any </w:t>
      </w:r>
      <w:r w:rsidR="008A5A06">
        <w:t>D</w:t>
      </w:r>
      <w:r>
        <w:t xml:space="preserve">eductible </w:t>
      </w:r>
      <w:r w:rsidR="008A5A06">
        <w:t>S</w:t>
      </w:r>
      <w:r>
        <w:t xml:space="preserve">ource of </w:t>
      </w:r>
      <w:r w:rsidR="008A5A06">
        <w:t>I</w:t>
      </w:r>
      <w:r>
        <w:t xml:space="preserve">ncome, the lump sum will be pro-rated on a weekly basis over the time period for which the sum was given. </w:t>
      </w:r>
      <w:r w:rsidR="008F51D4" w:rsidRPr="008F51D4">
        <w:t>If no time period is stated we will use a reasonable one as determined by Prudential.</w:t>
      </w:r>
      <w:r w:rsidR="00571C41" w:rsidRPr="03D09955">
        <w:rPr>
          <w:b/>
          <w:sz w:val="24"/>
          <w:szCs w:val="24"/>
        </w:rPr>
        <w:t>]</w:t>
      </w:r>
    </w:p>
    <w:p w14:paraId="27E48666" w14:textId="295182BB" w:rsidR="00D2758D" w:rsidRDefault="00D2758D" w:rsidP="00D2758D">
      <w:pPr>
        <w:pStyle w:val="SubtitleD"/>
      </w:pPr>
      <w:r>
        <w:t xml:space="preserve">How Long Will Prudential Continue to Send You </w:t>
      </w:r>
      <w:r w:rsidR="008D5390">
        <w:t>Benefit</w:t>
      </w:r>
      <w:r w:rsidR="00C03D50">
        <w:t xml:space="preserve"> Payment</w:t>
      </w:r>
      <w:r>
        <w:t>s?</w:t>
      </w:r>
    </w:p>
    <w:p w14:paraId="02C0918D" w14:textId="46FB507E" w:rsidR="00D2758D" w:rsidRDefault="00D2758D" w:rsidP="00D2758D">
      <w:pPr>
        <w:pStyle w:val="2Text"/>
      </w:pPr>
      <w:r>
        <w:t xml:space="preserve">Prudential will send </w:t>
      </w:r>
      <w:r w:rsidR="00831858">
        <w:t>You</w:t>
      </w:r>
      <w:r>
        <w:t xml:space="preserve"> a </w:t>
      </w:r>
      <w:r w:rsidR="008D5390">
        <w:t>benefit</w:t>
      </w:r>
      <w:r w:rsidR="00C03D50">
        <w:t xml:space="preserve"> payment</w:t>
      </w:r>
      <w:r>
        <w:t xml:space="preserve"> </w:t>
      </w:r>
      <w:r w:rsidR="006366B6" w:rsidRPr="03D09955">
        <w:rPr>
          <w:b/>
          <w:color w:val="FF0000"/>
          <w:sz w:val="24"/>
          <w:szCs w:val="24"/>
          <w:vertAlign w:val="superscript"/>
        </w:rPr>
        <w:t>14c</w:t>
      </w:r>
      <w:r w:rsidR="00571C41" w:rsidRPr="03D09955">
        <w:rPr>
          <w:b/>
          <w:sz w:val="24"/>
          <w:szCs w:val="24"/>
        </w:rPr>
        <w:t>[</w:t>
      </w:r>
      <w:r>
        <w:t xml:space="preserve">each </w:t>
      </w:r>
      <w:r w:rsidR="00FE7047">
        <w:t>week</w:t>
      </w:r>
      <w:r w:rsidR="00571C41" w:rsidRPr="03D09955">
        <w:rPr>
          <w:b/>
          <w:sz w:val="24"/>
          <w:szCs w:val="24"/>
        </w:rPr>
        <w:t>]</w:t>
      </w:r>
      <w:r>
        <w:t xml:space="preserve"> up to </w:t>
      </w:r>
      <w:r w:rsidRPr="000442C7">
        <w:t xml:space="preserve">the </w:t>
      </w:r>
      <w:r w:rsidR="0026625A" w:rsidRPr="00B37216">
        <w:t xml:space="preserve">Maximum Period </w:t>
      </w:r>
      <w:r w:rsidRPr="00B37216">
        <w:t xml:space="preserve">of </w:t>
      </w:r>
      <w:r w:rsidR="00287A1D" w:rsidRPr="00B37216">
        <w:t>Benefit Payment</w:t>
      </w:r>
      <w:r>
        <w:t xml:space="preserve">. </w:t>
      </w:r>
      <w:r w:rsidR="00D60341">
        <w:t>Your</w:t>
      </w:r>
      <w:r>
        <w:t xml:space="preserve"> </w:t>
      </w:r>
      <w:r w:rsidR="00211E22">
        <w:t>M</w:t>
      </w:r>
      <w:r>
        <w:t xml:space="preserve">aximum </w:t>
      </w:r>
      <w:r w:rsidR="00211E22">
        <w:t>P</w:t>
      </w:r>
      <w:r>
        <w:t xml:space="preserve">eriod of </w:t>
      </w:r>
      <w:r w:rsidR="00211E22">
        <w:t>B</w:t>
      </w:r>
      <w:r w:rsidR="008D5390">
        <w:t>enefit</w:t>
      </w:r>
      <w:r>
        <w:t xml:space="preserve"> </w:t>
      </w:r>
      <w:r w:rsidR="00211E22">
        <w:t>P</w:t>
      </w:r>
      <w:r w:rsidR="00C03D50">
        <w:t xml:space="preserve">ayment </w:t>
      </w:r>
      <w:r>
        <w:t xml:space="preserve">is </w:t>
      </w:r>
      <w:r w:rsidR="00FD6A1C" w:rsidRPr="03D09955">
        <w:rPr>
          <w:b/>
          <w:color w:val="FF0000"/>
          <w:sz w:val="24"/>
          <w:szCs w:val="24"/>
          <w:vertAlign w:val="superscript"/>
        </w:rPr>
        <w:t>14d</w:t>
      </w:r>
      <w:r w:rsidR="00571C41" w:rsidRPr="001935DA">
        <w:rPr>
          <w:b/>
          <w:sz w:val="24"/>
        </w:rPr>
        <w:t>[</w:t>
      </w:r>
      <w:r w:rsidR="006E2EA3">
        <w:t>1</w:t>
      </w:r>
      <w:r>
        <w:t xml:space="preserve"> to unlimited weeks</w:t>
      </w:r>
      <w:r w:rsidR="00571C41" w:rsidRPr="03D09955">
        <w:rPr>
          <w:b/>
          <w:sz w:val="24"/>
          <w:szCs w:val="24"/>
        </w:rPr>
        <w:t>]</w:t>
      </w:r>
      <w:r>
        <w:t xml:space="preserve"> during a continuous period of </w:t>
      </w:r>
      <w:r w:rsidR="00FF5545">
        <w:t>Disability</w:t>
      </w:r>
      <w:r>
        <w:t>.</w:t>
      </w:r>
    </w:p>
    <w:p w14:paraId="7318E225" w14:textId="1BA93CCA" w:rsidR="002E184F" w:rsidRDefault="00305D28" w:rsidP="00D2758D">
      <w:pPr>
        <w:pStyle w:val="2Text"/>
      </w:pPr>
      <w:r w:rsidRPr="00987A39">
        <w:rPr>
          <w:rFonts w:cs="Arial"/>
          <w:b/>
          <w:bCs/>
          <w:color w:val="FF0000"/>
          <w:sz w:val="24"/>
          <w:szCs w:val="24"/>
          <w:vertAlign w:val="superscript"/>
        </w:rPr>
        <w:lastRenderedPageBreak/>
        <w:t>14</w:t>
      </w:r>
      <w:r w:rsidR="00571C41" w:rsidRPr="001935DA">
        <w:rPr>
          <w:rFonts w:cs="Arial"/>
          <w:b/>
          <w:sz w:val="24"/>
        </w:rPr>
        <w:t>[</w:t>
      </w:r>
      <w:commentRangeStart w:id="104"/>
      <w:commentRangeStart w:id="105"/>
      <w:r w:rsidR="00D2758D">
        <w:t xml:space="preserve">We will stop sending </w:t>
      </w:r>
      <w:r w:rsidR="00831858">
        <w:t>You</w:t>
      </w:r>
      <w:r w:rsidR="00D2758D">
        <w:t xml:space="preserve"> </w:t>
      </w:r>
      <w:r w:rsidR="008D5390">
        <w:t>benefit</w:t>
      </w:r>
      <w:r w:rsidR="00016D35">
        <w:t xml:space="preserve"> payment</w:t>
      </w:r>
      <w:r w:rsidR="00D2758D">
        <w:t xml:space="preserve">s while </w:t>
      </w:r>
      <w:r w:rsidR="00831858">
        <w:t>You</w:t>
      </w:r>
      <w:r w:rsidR="00D2758D">
        <w:t xml:space="preserve"> are incarcerated as a result of a</w:t>
      </w:r>
      <w:r w:rsidR="00514EEA">
        <w:t xml:space="preserve"> </w:t>
      </w:r>
      <w:r w:rsidR="00D2758D">
        <w:t>conviction.</w:t>
      </w:r>
    </w:p>
    <w:p w14:paraId="0326E216" w14:textId="404A71ED" w:rsidR="00D2758D" w:rsidRDefault="005142A2" w:rsidP="00D2758D">
      <w:pPr>
        <w:pStyle w:val="2Text"/>
        <w:rPr>
          <w:b/>
          <w:bCs/>
          <w:sz w:val="24"/>
        </w:rPr>
      </w:pPr>
      <w:r w:rsidRPr="00AE4F76">
        <w:rPr>
          <w:rFonts w:cs="Arial"/>
        </w:rPr>
        <w:t xml:space="preserve">We will stop sending </w:t>
      </w:r>
      <w:r>
        <w:rPr>
          <w:rFonts w:cs="Arial"/>
        </w:rPr>
        <w:t>You</w:t>
      </w:r>
      <w:r w:rsidRPr="00AE4F76">
        <w:rPr>
          <w:rFonts w:cs="Arial"/>
        </w:rPr>
        <w:t xml:space="preserve"> benefit payments</w:t>
      </w:r>
      <w:r>
        <w:rPr>
          <w:rFonts w:cs="Arial"/>
        </w:rPr>
        <w:t xml:space="preserve"> if </w:t>
      </w:r>
      <w:r w:rsidR="00EB2794">
        <w:rPr>
          <w:rFonts w:cs="Arial"/>
        </w:rPr>
        <w:t>You</w:t>
      </w:r>
      <w:r>
        <w:rPr>
          <w:rFonts w:cs="Arial"/>
        </w:rPr>
        <w:t xml:space="preserve"> are convicted </w:t>
      </w:r>
      <w:r w:rsidR="00A53862">
        <w:rPr>
          <w:rFonts w:cs="Arial"/>
        </w:rPr>
        <w:t xml:space="preserve">for </w:t>
      </w:r>
      <w:r>
        <w:rPr>
          <w:rFonts w:cs="Arial"/>
        </w:rPr>
        <w:t>the</w:t>
      </w:r>
      <w:r w:rsidRPr="00AE4F76">
        <w:t xml:space="preserve"> commission of or attempt to commit </w:t>
      </w:r>
      <w:del w:id="106" w:author="Laura Hoogland" w:date="2026-01-22T14:57:00Z" w16du:dateUtc="2026-01-22T20:57:00Z">
        <w:r w:rsidRPr="00AE4F76">
          <w:delText xml:space="preserve">an assault or </w:delText>
        </w:r>
      </w:del>
      <w:commentRangeStart w:id="107"/>
      <w:commentRangeStart w:id="108"/>
      <w:commentRangeEnd w:id="107"/>
      <w:r w:rsidR="009A1F22" w:rsidRPr="00AE4F76">
        <w:rPr>
          <w:rStyle w:val="CommentReference"/>
          <w:sz w:val="20"/>
          <w:szCs w:val="20"/>
        </w:rPr>
        <w:commentReference w:id="107"/>
      </w:r>
      <w:commentRangeEnd w:id="108"/>
      <w:r w:rsidR="002A6849" w:rsidRPr="00AE4F76">
        <w:rPr>
          <w:rStyle w:val="CommentReference"/>
          <w:sz w:val="20"/>
          <w:szCs w:val="20"/>
        </w:rPr>
        <w:commentReference w:id="108"/>
      </w:r>
      <w:r w:rsidRPr="00AE4F76">
        <w:t>a felony</w:t>
      </w:r>
      <w:commentRangeEnd w:id="104"/>
      <w:r w:rsidR="00677C56" w:rsidRPr="00ED2EE3">
        <w:rPr>
          <w:rStyle w:val="CommentReference"/>
          <w:sz w:val="20"/>
          <w:szCs w:val="20"/>
        </w:rPr>
        <w:commentReference w:id="104"/>
      </w:r>
      <w:commentRangeEnd w:id="105"/>
      <w:r w:rsidR="00130C58" w:rsidRPr="00ED2EE3">
        <w:rPr>
          <w:rStyle w:val="CommentReference"/>
          <w:sz w:val="20"/>
          <w:szCs w:val="20"/>
        </w:rPr>
        <w:commentReference w:id="105"/>
      </w:r>
      <w:r w:rsidR="0062576B" w:rsidRPr="00ED2EE3">
        <w:t>.</w:t>
      </w:r>
      <w:r w:rsidR="00571C41" w:rsidRPr="00571C41">
        <w:rPr>
          <w:b/>
          <w:bCs/>
          <w:sz w:val="24"/>
        </w:rPr>
        <w:t>]</w:t>
      </w:r>
    </w:p>
    <w:p w14:paraId="6B5658BA" w14:textId="29172EF8" w:rsidR="00B7740A" w:rsidRDefault="00B7740A" w:rsidP="00D2758D">
      <w:pPr>
        <w:pStyle w:val="2Text"/>
      </w:pPr>
      <w:r w:rsidRPr="00987A39">
        <w:rPr>
          <w:b/>
          <w:color w:val="FF0000"/>
          <w:sz w:val="24"/>
          <w:vertAlign w:val="superscript"/>
        </w:rPr>
        <w:t>14</w:t>
      </w:r>
      <w:r w:rsidRPr="00571C41">
        <w:rPr>
          <w:b/>
          <w:bCs/>
          <w:sz w:val="24"/>
        </w:rPr>
        <w:t>[</w:t>
      </w:r>
      <w:r w:rsidR="00876EBD">
        <w:t xml:space="preserve">We will stop sending </w:t>
      </w:r>
      <w:r>
        <w:t xml:space="preserve">You </w:t>
      </w:r>
      <w:r w:rsidR="00876EBD">
        <w:t>benefit</w:t>
      </w:r>
      <w:r w:rsidR="0096535B">
        <w:t>s</w:t>
      </w:r>
      <w:r w:rsidR="00876EBD">
        <w:t xml:space="preserve"> if You </w:t>
      </w:r>
      <w:r>
        <w:t>are residing o</w:t>
      </w:r>
      <w:r w:rsidRPr="007F3DF5">
        <w:t>utside the United States, territories and possessions of the United States, or Canada</w:t>
      </w:r>
      <w:r w:rsidRPr="00987A39">
        <w:t xml:space="preserve">. We will consider </w:t>
      </w:r>
      <w:r>
        <w:t>You</w:t>
      </w:r>
      <w:r w:rsidRPr="00987A39">
        <w:t xml:space="preserve"> to reside outside </w:t>
      </w:r>
      <w:r w:rsidR="00B94A72">
        <w:t xml:space="preserve">the United States, territories and possessions of the United States, or Canada when </w:t>
      </w:r>
      <w:r>
        <w:t>You</w:t>
      </w:r>
      <w:r w:rsidRPr="00987A39">
        <w:t xml:space="preserve"> have been outside </w:t>
      </w:r>
      <w:r w:rsidRPr="007F3DF5">
        <w:t xml:space="preserve">for a total period of </w:t>
      </w:r>
      <w:r w:rsidRPr="007F3DF5">
        <w:rPr>
          <w:b/>
          <w:color w:val="FF0000"/>
          <w:sz w:val="24"/>
          <w:vertAlign w:val="superscript"/>
        </w:rPr>
        <w:t>14a</w:t>
      </w:r>
      <w:r w:rsidRPr="00571C41">
        <w:rPr>
          <w:b/>
          <w:bCs/>
          <w:sz w:val="24"/>
        </w:rPr>
        <w:t>[</w:t>
      </w:r>
      <w:r w:rsidRPr="007F3DF5">
        <w:t>3 – 12 months</w:t>
      </w:r>
      <w:r w:rsidRPr="00571C41">
        <w:rPr>
          <w:b/>
          <w:bCs/>
          <w:sz w:val="24"/>
        </w:rPr>
        <w:t>]</w:t>
      </w:r>
      <w:r w:rsidRPr="007F3DF5">
        <w:t xml:space="preserve"> or more during any </w:t>
      </w:r>
      <w:r w:rsidRPr="007F3DF5">
        <w:rPr>
          <w:b/>
          <w:color w:val="FF0000"/>
          <w:sz w:val="28"/>
          <w:vertAlign w:val="superscript"/>
        </w:rPr>
        <w:t>14b</w:t>
      </w:r>
      <w:r w:rsidRPr="00571C41">
        <w:rPr>
          <w:b/>
          <w:bCs/>
          <w:sz w:val="24"/>
        </w:rPr>
        <w:t>[</w:t>
      </w:r>
      <w:r w:rsidRPr="007F3DF5">
        <w:t>6 – 24 consecutive months</w:t>
      </w:r>
      <w:r w:rsidRPr="00571C41">
        <w:rPr>
          <w:b/>
          <w:bCs/>
          <w:sz w:val="24"/>
        </w:rPr>
        <w:t>]</w:t>
      </w:r>
      <w:r w:rsidRPr="007F3DF5">
        <w:t xml:space="preserve"> of benefit</w:t>
      </w:r>
      <w:r w:rsidRPr="00987A39">
        <w:t xml:space="preserve"> payment</w:t>
      </w:r>
      <w:r w:rsidRPr="007F3DF5">
        <w:t>s</w:t>
      </w:r>
      <w:r w:rsidRPr="00987A39">
        <w:t xml:space="preserve"> under this Plan</w:t>
      </w:r>
      <w:r w:rsidRPr="007F3DF5">
        <w:t>.</w:t>
      </w:r>
      <w:r w:rsidRPr="00571C41">
        <w:rPr>
          <w:b/>
          <w:bCs/>
          <w:sz w:val="24"/>
        </w:rPr>
        <w:t>]</w:t>
      </w:r>
    </w:p>
    <w:p w14:paraId="6DB7DC1C" w14:textId="123215DB" w:rsidR="00D2758D" w:rsidRDefault="00D2758D" w:rsidP="00D2758D">
      <w:pPr>
        <w:pStyle w:val="2Text"/>
      </w:pPr>
      <w:r>
        <w:t xml:space="preserve">We will stop sending </w:t>
      </w:r>
      <w:r w:rsidR="00831858">
        <w:t>You</w:t>
      </w:r>
      <w:r>
        <w:t xml:space="preserve"> </w:t>
      </w:r>
      <w:r w:rsidR="008D5390">
        <w:t>benefit</w:t>
      </w:r>
      <w:r w:rsidR="00016D35">
        <w:t xml:space="preserve"> payment</w:t>
      </w:r>
      <w:r>
        <w:t xml:space="preserve">s and </w:t>
      </w:r>
      <w:r w:rsidR="00D60341">
        <w:t>Your</w:t>
      </w:r>
      <w:r>
        <w:t xml:space="preserve"> claim will end on the earliest of the following:</w:t>
      </w:r>
    </w:p>
    <w:p w14:paraId="64419DFD" w14:textId="432EBAE6" w:rsidR="00D2758D" w:rsidRDefault="00007CD7" w:rsidP="00B37216">
      <w:pPr>
        <w:pStyle w:val="BulletD"/>
      </w:pPr>
      <w:r>
        <w:rPr>
          <w:rFonts w:cs="Arial"/>
          <w:b/>
          <w:bCs/>
          <w:color w:val="FF0000"/>
          <w:sz w:val="24"/>
          <w:szCs w:val="24"/>
          <w:vertAlign w:val="superscript"/>
        </w:rPr>
        <w:t>14</w:t>
      </w:r>
      <w:r w:rsidR="00571C41" w:rsidRPr="001935DA">
        <w:rPr>
          <w:rFonts w:cs="Arial"/>
          <w:b/>
          <w:sz w:val="24"/>
          <w:szCs w:val="24"/>
        </w:rPr>
        <w:t>[</w:t>
      </w:r>
      <w:r w:rsidR="00D2758D">
        <w:t xml:space="preserve">When </w:t>
      </w:r>
      <w:r w:rsidR="00831858">
        <w:t>You</w:t>
      </w:r>
      <w:r w:rsidR="00D2758D">
        <w:t xml:space="preserve"> are able to work in </w:t>
      </w:r>
      <w:r w:rsidR="00D60341">
        <w:t>Your</w:t>
      </w:r>
      <w:r w:rsidR="00D2758D">
        <w:t xml:space="preserve"> </w:t>
      </w:r>
      <w:r w:rsidR="008610C1" w:rsidRPr="1706AA90">
        <w:rPr>
          <w:b/>
          <w:color w:val="FF0000"/>
          <w:sz w:val="24"/>
          <w:szCs w:val="24"/>
          <w:vertAlign w:val="superscript"/>
        </w:rPr>
        <w:t>CV5</w:t>
      </w:r>
      <w:r w:rsidR="00571C41" w:rsidRPr="1706AA90">
        <w:rPr>
          <w:b/>
          <w:sz w:val="24"/>
          <w:szCs w:val="24"/>
        </w:rPr>
        <w:t>[</w:t>
      </w:r>
      <w:r w:rsidR="001868E9">
        <w:t>Regular Occupation</w:t>
      </w:r>
      <w:r w:rsidR="00571C41" w:rsidRPr="1706AA90">
        <w:rPr>
          <w:b/>
          <w:sz w:val="24"/>
          <w:szCs w:val="24"/>
        </w:rPr>
        <w:t>]</w:t>
      </w:r>
      <w:r w:rsidR="00D2758D">
        <w:t xml:space="preserve"> on a</w:t>
      </w:r>
      <w:r w:rsidR="00D2758D" w:rsidRPr="000442C7">
        <w:t xml:space="preserve"> </w:t>
      </w:r>
      <w:r w:rsidR="003B499E" w:rsidRPr="00B37216">
        <w:t>Part-</w:t>
      </w:r>
      <w:r w:rsidR="00B23484" w:rsidRPr="00B37216">
        <w:t>T</w:t>
      </w:r>
      <w:r w:rsidR="003B499E" w:rsidRPr="00B37216">
        <w:t>ime Basis</w:t>
      </w:r>
      <w:r w:rsidR="00D2758D" w:rsidRPr="000442C7">
        <w:t xml:space="preserve"> but </w:t>
      </w:r>
      <w:r w:rsidR="00831858" w:rsidRPr="000442C7">
        <w:t>You</w:t>
      </w:r>
      <w:r w:rsidR="00D2758D" w:rsidRPr="000442C7">
        <w:t xml:space="preserve"> cho</w:t>
      </w:r>
      <w:r w:rsidR="00D2758D">
        <w:t>ose not to.</w:t>
      </w:r>
      <w:r w:rsidR="000B0F5E" w:rsidRPr="000B0F5E">
        <w:rPr>
          <w:b/>
          <w:sz w:val="24"/>
          <w:szCs w:val="24"/>
        </w:rPr>
        <w:t xml:space="preserve"> </w:t>
      </w:r>
      <w:r w:rsidR="000B0F5E" w:rsidRPr="6302352D">
        <w:rPr>
          <w:b/>
          <w:sz w:val="24"/>
          <w:szCs w:val="24"/>
        </w:rPr>
        <w:t>]</w:t>
      </w:r>
    </w:p>
    <w:p w14:paraId="0E0CD055" w14:textId="08C42F4E" w:rsidR="00D2758D" w:rsidRDefault="6F0C3AA4" w:rsidP="00B37216">
      <w:pPr>
        <w:pStyle w:val="BulletD"/>
      </w:pPr>
      <w:r w:rsidRPr="1706AA90">
        <w:rPr>
          <w:b/>
          <w:bCs/>
          <w:color w:val="FF0000"/>
          <w:sz w:val="24"/>
          <w:szCs w:val="24"/>
          <w:vertAlign w:val="superscript"/>
        </w:rPr>
        <w:t>14</w:t>
      </w:r>
      <w:r w:rsidRPr="1706AA90">
        <w:rPr>
          <w:b/>
          <w:bCs/>
          <w:sz w:val="24"/>
          <w:szCs w:val="24"/>
        </w:rPr>
        <w:t>[</w:t>
      </w:r>
      <w:r w:rsidR="00D2758D">
        <w:t xml:space="preserve">The end of the </w:t>
      </w:r>
      <w:r w:rsidR="00B8065D">
        <w:t>M</w:t>
      </w:r>
      <w:r w:rsidR="00D2758D">
        <w:t xml:space="preserve">aximum </w:t>
      </w:r>
      <w:r w:rsidR="00B8065D">
        <w:t>P</w:t>
      </w:r>
      <w:r w:rsidR="00D2758D">
        <w:t xml:space="preserve">eriod of </w:t>
      </w:r>
      <w:r w:rsidR="00B8065D">
        <w:t>B</w:t>
      </w:r>
      <w:r w:rsidR="008D5390">
        <w:t>enefit</w:t>
      </w:r>
      <w:r w:rsidR="00016D35">
        <w:t xml:space="preserve"> </w:t>
      </w:r>
      <w:r w:rsidR="00B8065D">
        <w:t>P</w:t>
      </w:r>
      <w:r w:rsidR="00016D35">
        <w:t>ayment</w:t>
      </w:r>
      <w:r w:rsidR="00D2758D">
        <w:t>.</w:t>
      </w:r>
      <w:r w:rsidR="000B0F5E" w:rsidRPr="000B0F5E">
        <w:rPr>
          <w:b/>
          <w:sz w:val="24"/>
          <w:szCs w:val="24"/>
        </w:rPr>
        <w:t xml:space="preserve"> </w:t>
      </w:r>
      <w:r w:rsidR="000B0F5E" w:rsidRPr="6302352D">
        <w:rPr>
          <w:b/>
          <w:sz w:val="24"/>
          <w:szCs w:val="24"/>
        </w:rPr>
        <w:t>]</w:t>
      </w:r>
    </w:p>
    <w:p w14:paraId="573B9BD5" w14:textId="599E7071" w:rsidR="00D2758D" w:rsidRDefault="62355B69" w:rsidP="00B37216">
      <w:pPr>
        <w:pStyle w:val="BulletD"/>
      </w:pPr>
      <w:r w:rsidRPr="6302352D">
        <w:rPr>
          <w:b/>
          <w:bCs/>
          <w:color w:val="FF0000"/>
          <w:sz w:val="24"/>
          <w:szCs w:val="24"/>
          <w:vertAlign w:val="superscript"/>
        </w:rPr>
        <w:t>14</w:t>
      </w:r>
      <w:r w:rsidR="00571C41" w:rsidRPr="6302352D">
        <w:rPr>
          <w:b/>
          <w:sz w:val="24"/>
          <w:szCs w:val="24"/>
        </w:rPr>
        <w:t>[</w:t>
      </w:r>
      <w:r w:rsidR="00D2758D">
        <w:t xml:space="preserve">The date </w:t>
      </w:r>
      <w:r w:rsidR="00831858">
        <w:t>You</w:t>
      </w:r>
      <w:r w:rsidR="00D2758D">
        <w:t xml:space="preserve"> are no longer </w:t>
      </w:r>
      <w:r w:rsidR="00167306" w:rsidRPr="00987A39">
        <w:t>Disabled</w:t>
      </w:r>
      <w:r w:rsidR="00167306" w:rsidRPr="001E6277">
        <w:t xml:space="preserve"> </w:t>
      </w:r>
      <w:r w:rsidR="00D2758D">
        <w:t>under the terms of th</w:t>
      </w:r>
      <w:r w:rsidR="00D30454">
        <w:t>is</w:t>
      </w:r>
      <w:r w:rsidR="00D2758D">
        <w:t xml:space="preserve"> </w:t>
      </w:r>
      <w:r w:rsidR="00D30454">
        <w:t>P</w:t>
      </w:r>
      <w:r w:rsidR="00D2758D">
        <w:t>lan.</w:t>
      </w:r>
      <w:r w:rsidR="000B0F5E" w:rsidRPr="000B0F5E">
        <w:rPr>
          <w:b/>
          <w:sz w:val="24"/>
          <w:szCs w:val="24"/>
        </w:rPr>
        <w:t xml:space="preserve"> </w:t>
      </w:r>
      <w:r w:rsidR="000B0F5E" w:rsidRPr="6302352D">
        <w:rPr>
          <w:b/>
          <w:sz w:val="24"/>
          <w:szCs w:val="24"/>
        </w:rPr>
        <w:t>]</w:t>
      </w:r>
    </w:p>
    <w:p w14:paraId="46202243" w14:textId="784FF2B3" w:rsidR="00D2758D" w:rsidRDefault="000B0F5E" w:rsidP="00B37216">
      <w:pPr>
        <w:pStyle w:val="BulletD"/>
      </w:pPr>
      <w:r w:rsidRPr="1706AA90">
        <w:rPr>
          <w:b/>
          <w:bCs/>
          <w:color w:val="FF0000"/>
          <w:sz w:val="24"/>
          <w:szCs w:val="24"/>
          <w:vertAlign w:val="superscript"/>
        </w:rPr>
        <w:t>14</w:t>
      </w:r>
      <w:r w:rsidRPr="1706AA90">
        <w:rPr>
          <w:b/>
          <w:bCs/>
          <w:sz w:val="24"/>
          <w:szCs w:val="24"/>
        </w:rPr>
        <w:t>[</w:t>
      </w:r>
      <w:r w:rsidR="00D2758D">
        <w:t xml:space="preserve">The date </w:t>
      </w:r>
      <w:r w:rsidR="00831858">
        <w:t>You</w:t>
      </w:r>
      <w:r w:rsidR="00D2758D">
        <w:t xml:space="preserve"> fail to submit</w:t>
      </w:r>
      <w:r w:rsidR="00CC35D8">
        <w:t xml:space="preserve"> </w:t>
      </w:r>
      <w:r w:rsidR="00CC35D8">
        <w:rPr>
          <w:bCs/>
        </w:rPr>
        <w:t>satisfactory</w:t>
      </w:r>
      <w:r w:rsidR="00D2758D">
        <w:t xml:space="preserve"> proof of continuing </w:t>
      </w:r>
      <w:r w:rsidR="00FF5545">
        <w:t>Disability</w:t>
      </w:r>
      <w:r w:rsidR="00D2758D">
        <w:t xml:space="preserve"> satisfactory to Prudential</w:t>
      </w:r>
      <w:r w:rsidRPr="00571C41">
        <w:rPr>
          <w:b/>
          <w:bCs/>
          <w:sz w:val="24"/>
        </w:rPr>
        <w:t>]</w:t>
      </w:r>
    </w:p>
    <w:p w14:paraId="441B7A2B" w14:textId="4A41AC69" w:rsidR="00D2758D" w:rsidRDefault="00007CD7" w:rsidP="00B37216">
      <w:pPr>
        <w:pStyle w:val="BulletD"/>
      </w:pPr>
      <w:r>
        <w:rPr>
          <w:rFonts w:cs="Arial"/>
          <w:b/>
          <w:bCs/>
          <w:color w:val="FF0000"/>
          <w:sz w:val="24"/>
          <w:szCs w:val="24"/>
          <w:vertAlign w:val="superscript"/>
        </w:rPr>
        <w:t>14</w:t>
      </w:r>
      <w:r w:rsidR="00571C41" w:rsidRPr="001935DA">
        <w:rPr>
          <w:rFonts w:cs="Arial"/>
          <w:b/>
          <w:sz w:val="24"/>
          <w:szCs w:val="24"/>
        </w:rPr>
        <w:t>[</w:t>
      </w:r>
      <w:r w:rsidR="00D2758D">
        <w:t xml:space="preserve">The date </w:t>
      </w:r>
      <w:r w:rsidR="00D60341">
        <w:t>Your</w:t>
      </w:r>
      <w:r w:rsidR="00D2758D">
        <w:t xml:space="preserve"> </w:t>
      </w:r>
      <w:r w:rsidR="00167306" w:rsidRPr="00987A39">
        <w:t>Disability Earnings</w:t>
      </w:r>
      <w:r w:rsidR="00167306" w:rsidRPr="00167306">
        <w:rPr>
          <w:b/>
          <w:i/>
        </w:rPr>
        <w:t xml:space="preserve"> </w:t>
      </w:r>
      <w:r w:rsidR="00D2758D">
        <w:t xml:space="preserve">exceed the amount allowable under the </w:t>
      </w:r>
      <w:r w:rsidR="00985B0E">
        <w:t>Plan</w:t>
      </w:r>
      <w:r w:rsidR="00D2758D">
        <w:t>.</w:t>
      </w:r>
      <w:r w:rsidR="000B0F5E">
        <w:t xml:space="preserve"> </w:t>
      </w:r>
      <w:r w:rsidR="000B0F5E" w:rsidRPr="00571C41">
        <w:rPr>
          <w:b/>
          <w:bCs/>
          <w:sz w:val="24"/>
        </w:rPr>
        <w:t>]</w:t>
      </w:r>
    </w:p>
    <w:p w14:paraId="072CE710" w14:textId="4E72D6E9" w:rsidR="00D2758D" w:rsidRDefault="000B0F5E" w:rsidP="00B37216">
      <w:pPr>
        <w:pStyle w:val="BulletD"/>
      </w:pPr>
      <w:r w:rsidRPr="1706AA90">
        <w:rPr>
          <w:b/>
          <w:bCs/>
          <w:color w:val="FF0000"/>
          <w:sz w:val="24"/>
          <w:szCs w:val="24"/>
          <w:vertAlign w:val="superscript"/>
        </w:rPr>
        <w:t>14</w:t>
      </w:r>
      <w:r w:rsidRPr="1706AA90">
        <w:rPr>
          <w:b/>
          <w:bCs/>
          <w:sz w:val="24"/>
          <w:szCs w:val="24"/>
        </w:rPr>
        <w:t>[</w:t>
      </w:r>
      <w:r w:rsidR="00D2758D">
        <w:t xml:space="preserve">The date </w:t>
      </w:r>
      <w:r w:rsidR="00831858">
        <w:t>You</w:t>
      </w:r>
      <w:r w:rsidR="00D2758D">
        <w:t xml:space="preserve"> die.</w:t>
      </w:r>
      <w:r w:rsidRPr="00571C41">
        <w:rPr>
          <w:b/>
          <w:bCs/>
          <w:sz w:val="24"/>
        </w:rPr>
        <w:t>]</w:t>
      </w:r>
    </w:p>
    <w:p w14:paraId="0270DF43" w14:textId="5BD974AE" w:rsidR="005D7C3F" w:rsidRDefault="005211E9" w:rsidP="00B37216">
      <w:pPr>
        <w:pStyle w:val="BulletD"/>
      </w:pPr>
      <w:r w:rsidRPr="03D09955" w:rsidDel="00F12720">
        <w:rPr>
          <w:b/>
          <w:color w:val="FF0000"/>
          <w:sz w:val="24"/>
          <w:szCs w:val="24"/>
          <w:vertAlign w:val="superscript"/>
        </w:rPr>
        <w:t>14</w:t>
      </w:r>
      <w:r w:rsidR="00571C41" w:rsidRPr="03D09955" w:rsidDel="00F12720">
        <w:rPr>
          <w:b/>
          <w:sz w:val="24"/>
          <w:szCs w:val="24"/>
        </w:rPr>
        <w:t>[</w:t>
      </w:r>
      <w:r w:rsidR="003D338C" w:rsidDel="00410017">
        <w:t xml:space="preserve">The date </w:t>
      </w:r>
      <w:r w:rsidR="00831858" w:rsidDel="00410017">
        <w:t>You</w:t>
      </w:r>
      <w:r w:rsidR="003D338C" w:rsidDel="00410017">
        <w:t xml:space="preserve"> decline to participate in a </w:t>
      </w:r>
      <w:r w:rsidR="00636D21" w:rsidDel="00410017">
        <w:t xml:space="preserve">Rehabilitation Program </w:t>
      </w:r>
      <w:r w:rsidR="003D338C" w:rsidDel="00410017">
        <w:t xml:space="preserve">that Prudential considers appropriate for </w:t>
      </w:r>
      <w:r w:rsidR="00D60341">
        <w:t>Your</w:t>
      </w:r>
      <w:r w:rsidR="003D338C" w:rsidDel="00410017">
        <w:t xml:space="preserve"> situation and that is approved by an independent </w:t>
      </w:r>
      <w:r w:rsidR="00BB45C7" w:rsidDel="00410017">
        <w:t>Doctor</w:t>
      </w:r>
      <w:r w:rsidDel="00410017">
        <w:t>.</w:t>
      </w:r>
      <w:r w:rsidR="00571C41" w:rsidRPr="03D09955" w:rsidDel="00410017">
        <w:rPr>
          <w:b/>
          <w:sz w:val="24"/>
          <w:szCs w:val="24"/>
        </w:rPr>
        <w:t>]</w:t>
      </w:r>
    </w:p>
    <w:p w14:paraId="02C316D8" w14:textId="291EF9F0" w:rsidR="002373D3" w:rsidRPr="00B37216" w:rsidRDefault="00C74811" w:rsidP="00B37216">
      <w:pPr>
        <w:pStyle w:val="BulletD"/>
        <w:rPr>
          <w:b/>
        </w:rPr>
      </w:pPr>
      <w:r w:rsidRPr="00AE7C99">
        <w:rPr>
          <w:b/>
          <w:color w:val="FF0000"/>
          <w:sz w:val="24"/>
          <w:szCs w:val="24"/>
          <w:vertAlign w:val="superscript"/>
        </w:rPr>
        <w:t>14</w:t>
      </w:r>
      <w:r w:rsidR="00571C41" w:rsidRPr="001935DA">
        <w:rPr>
          <w:b/>
          <w:sz w:val="24"/>
        </w:rPr>
        <w:t>[</w:t>
      </w:r>
      <w:r w:rsidR="00E970DD">
        <w:t xml:space="preserve">The date </w:t>
      </w:r>
      <w:r w:rsidR="00891602">
        <w:t xml:space="preserve">You </w:t>
      </w:r>
      <w:r w:rsidR="00856043">
        <w:t>are</w:t>
      </w:r>
      <w:r w:rsidR="00891602">
        <w:t xml:space="preserve"> residing o</w:t>
      </w:r>
      <w:r w:rsidR="00BA5979" w:rsidRPr="007F3DF5">
        <w:t>utside the United States, territories and possessions of the United States, or Canada</w:t>
      </w:r>
      <w:r w:rsidR="00DB3FB8" w:rsidRPr="00987A39">
        <w:t xml:space="preserve">. </w:t>
      </w:r>
      <w:r w:rsidR="003F726C" w:rsidRPr="00987A39">
        <w:t xml:space="preserve">We will consider </w:t>
      </w:r>
      <w:r w:rsidR="00831858">
        <w:t>You</w:t>
      </w:r>
      <w:r w:rsidR="003F726C" w:rsidRPr="00987A39">
        <w:t xml:space="preserve"> to reside outside </w:t>
      </w:r>
      <w:r w:rsidR="000F357B">
        <w:t xml:space="preserve">the United States, territories and possessions of the United States, or Canada when </w:t>
      </w:r>
      <w:r w:rsidR="00831858">
        <w:t>You</w:t>
      </w:r>
      <w:r w:rsidR="003F726C" w:rsidRPr="00987A39">
        <w:t xml:space="preserve"> have </w:t>
      </w:r>
      <w:r w:rsidR="008E0C17" w:rsidRPr="00987A39">
        <w:t xml:space="preserve">been </w:t>
      </w:r>
      <w:r w:rsidR="00EA6740" w:rsidRPr="00987A39">
        <w:t>outside</w:t>
      </w:r>
      <w:r w:rsidR="004D462F" w:rsidRPr="00987A39">
        <w:t xml:space="preserve"> </w:t>
      </w:r>
      <w:r w:rsidR="00BA5979" w:rsidRPr="007F3DF5">
        <w:t xml:space="preserve">for a total period of </w:t>
      </w:r>
      <w:r w:rsidR="00593E8C" w:rsidRPr="00AE7C99">
        <w:rPr>
          <w:b/>
          <w:color w:val="FF0000"/>
          <w:sz w:val="24"/>
          <w:szCs w:val="24"/>
          <w:vertAlign w:val="superscript"/>
        </w:rPr>
        <w:t>14</w:t>
      </w:r>
      <w:r w:rsidR="00BA5979" w:rsidRPr="00AE7C99">
        <w:rPr>
          <w:b/>
          <w:color w:val="FF0000"/>
          <w:sz w:val="24"/>
          <w:szCs w:val="24"/>
          <w:vertAlign w:val="superscript"/>
        </w:rPr>
        <w:t>a</w:t>
      </w:r>
      <w:r w:rsidR="00571C41" w:rsidRPr="001935DA">
        <w:rPr>
          <w:b/>
          <w:sz w:val="24"/>
        </w:rPr>
        <w:t>[</w:t>
      </w:r>
      <w:r w:rsidR="00BA5979" w:rsidRPr="007F3DF5">
        <w:t>3 – 12 months</w:t>
      </w:r>
      <w:r w:rsidR="00D707D9" w:rsidRPr="00D707D9">
        <w:rPr>
          <w:b/>
          <w:sz w:val="24"/>
        </w:rPr>
        <w:t>]</w:t>
      </w:r>
      <w:r w:rsidR="00BA5979" w:rsidRPr="007F3DF5">
        <w:t xml:space="preserve"> or more during any </w:t>
      </w:r>
      <w:r w:rsidR="0086612B" w:rsidRPr="00B37216">
        <w:rPr>
          <w:b/>
          <w:color w:val="FF0000"/>
          <w:sz w:val="24"/>
          <w:szCs w:val="24"/>
          <w:vertAlign w:val="superscript"/>
        </w:rPr>
        <w:t>14</w:t>
      </w:r>
      <w:r w:rsidR="00BA5979" w:rsidRPr="00B37216">
        <w:rPr>
          <w:b/>
          <w:color w:val="FF0000"/>
          <w:sz w:val="24"/>
          <w:szCs w:val="24"/>
          <w:vertAlign w:val="superscript"/>
        </w:rPr>
        <w:t>b</w:t>
      </w:r>
      <w:r w:rsidR="00571C41" w:rsidRPr="001935DA">
        <w:rPr>
          <w:b/>
          <w:sz w:val="24"/>
        </w:rPr>
        <w:t>[</w:t>
      </w:r>
      <w:r w:rsidR="00BA5979" w:rsidRPr="007F3DF5">
        <w:t xml:space="preserve">6 </w:t>
      </w:r>
      <w:r w:rsidR="0059614D" w:rsidRPr="007F3DF5">
        <w:t>–</w:t>
      </w:r>
      <w:r w:rsidR="00BA5979" w:rsidRPr="007F3DF5">
        <w:t xml:space="preserve"> 24 consecutive months</w:t>
      </w:r>
      <w:r w:rsidR="00D707D9" w:rsidRPr="00D707D9">
        <w:rPr>
          <w:b/>
          <w:sz w:val="24"/>
        </w:rPr>
        <w:t>]</w:t>
      </w:r>
      <w:r w:rsidR="00BA5979" w:rsidRPr="007F3DF5">
        <w:t xml:space="preserve"> of benefit</w:t>
      </w:r>
      <w:r w:rsidR="00B1319C" w:rsidRPr="00987A39">
        <w:t xml:space="preserve"> payment</w:t>
      </w:r>
      <w:r w:rsidR="00BA5979" w:rsidRPr="007F3DF5">
        <w:t>s</w:t>
      </w:r>
      <w:r w:rsidR="00EA6740" w:rsidRPr="00987A39">
        <w:t xml:space="preserve"> under this Plan</w:t>
      </w:r>
      <w:r w:rsidR="009076B1" w:rsidRPr="007F3DF5">
        <w:t>.</w:t>
      </w:r>
      <w:r w:rsidR="00D707D9" w:rsidRPr="00D707D9">
        <w:rPr>
          <w:b/>
          <w:sz w:val="24"/>
        </w:rPr>
        <w:t>]</w:t>
      </w:r>
    </w:p>
    <w:p w14:paraId="7A2E51F8" w14:textId="73258E26" w:rsidR="00D748F1" w:rsidRDefault="00D748F1" w:rsidP="00B37216">
      <w:pPr>
        <w:pStyle w:val="BulletD"/>
      </w:pPr>
      <w:r w:rsidRPr="00987A39">
        <w:rPr>
          <w:b/>
          <w:color w:val="FF0000"/>
          <w:sz w:val="24"/>
          <w:vertAlign w:val="superscript"/>
        </w:rPr>
        <w:t>14</w:t>
      </w:r>
      <w:r w:rsidRPr="00571C41">
        <w:rPr>
          <w:b/>
          <w:bCs/>
          <w:sz w:val="24"/>
        </w:rPr>
        <w:t>[</w:t>
      </w:r>
      <w:r w:rsidRPr="00D748F1">
        <w:t xml:space="preserve">During </w:t>
      </w:r>
      <w:r w:rsidR="00D60341">
        <w:t>Your</w:t>
      </w:r>
      <w:r w:rsidRPr="00D748F1">
        <w:t xml:space="preserve"> </w:t>
      </w:r>
      <w:r w:rsidR="00CB1A12" w:rsidRPr="00692172">
        <w:rPr>
          <w:b/>
          <w:color w:val="FF0000"/>
          <w:sz w:val="24"/>
          <w:vertAlign w:val="superscript"/>
        </w:rPr>
        <w:t>CV5</w:t>
      </w:r>
      <w:r w:rsidR="00CB1A12" w:rsidRPr="00571C41">
        <w:rPr>
          <w:b/>
          <w:bCs/>
          <w:sz w:val="24"/>
        </w:rPr>
        <w:t>[</w:t>
      </w:r>
      <w:r w:rsidRPr="00D748F1">
        <w:t>Regular Occupation</w:t>
      </w:r>
      <w:r w:rsidR="00CB1A12" w:rsidRPr="00571C41">
        <w:rPr>
          <w:b/>
          <w:bCs/>
          <w:sz w:val="24"/>
        </w:rPr>
        <w:t>]</w:t>
      </w:r>
      <w:r w:rsidRPr="00D748F1">
        <w:t xml:space="preserve"> period, when You are able to be recertified by the FAA to fly an </w:t>
      </w:r>
      <w:r w:rsidR="005F0618" w:rsidRPr="00D748F1">
        <w:t>aircraft but</w:t>
      </w:r>
      <w:r w:rsidRPr="00D748F1">
        <w:t xml:space="preserve"> choose not to.</w:t>
      </w:r>
      <w:r w:rsidRPr="00571C41">
        <w:rPr>
          <w:b/>
          <w:bCs/>
          <w:sz w:val="24"/>
        </w:rPr>
        <w:t>]</w:t>
      </w:r>
    </w:p>
    <w:p w14:paraId="6D02E7E0" w14:textId="4F2FA3B7" w:rsidR="00D748F1" w:rsidRDefault="00D748F1" w:rsidP="00B37216">
      <w:pPr>
        <w:pStyle w:val="BulletD"/>
      </w:pPr>
      <w:r w:rsidRPr="00987A39">
        <w:rPr>
          <w:b/>
          <w:color w:val="FF0000"/>
          <w:sz w:val="24"/>
          <w:vertAlign w:val="superscript"/>
        </w:rPr>
        <w:t>14</w:t>
      </w:r>
      <w:r w:rsidRPr="00571C41">
        <w:rPr>
          <w:b/>
          <w:bCs/>
          <w:sz w:val="24"/>
        </w:rPr>
        <w:t>[</w:t>
      </w:r>
      <w:r w:rsidR="00E05189" w:rsidRPr="00E05189">
        <w:t>The date You refuse to be examined by Doctors, other medical practitioners or vocational experts of Our choice.</w:t>
      </w:r>
      <w:r w:rsidRPr="00571C41">
        <w:rPr>
          <w:b/>
          <w:bCs/>
          <w:sz w:val="24"/>
        </w:rPr>
        <w:t>]</w:t>
      </w:r>
    </w:p>
    <w:p w14:paraId="296C2059" w14:textId="6B96D986" w:rsidR="00D748F1" w:rsidRDefault="00D748F1" w:rsidP="00B37216">
      <w:pPr>
        <w:pStyle w:val="BulletD"/>
        <w:rPr>
          <w:b/>
          <w:bCs/>
          <w:sz w:val="24"/>
        </w:rPr>
      </w:pPr>
      <w:r w:rsidRPr="00987A39">
        <w:rPr>
          <w:b/>
          <w:color w:val="FF0000"/>
          <w:sz w:val="24"/>
          <w:vertAlign w:val="superscript"/>
        </w:rPr>
        <w:t>14</w:t>
      </w:r>
      <w:r w:rsidRPr="00571C41">
        <w:rPr>
          <w:b/>
          <w:bCs/>
          <w:sz w:val="24"/>
        </w:rPr>
        <w:t>[</w:t>
      </w:r>
      <w:r w:rsidR="00CB1A12" w:rsidRPr="00CB1A12">
        <w:t>The date You refuse to be interviewed by an authorized Prudential representative.</w:t>
      </w:r>
      <w:r w:rsidRPr="00571C41">
        <w:rPr>
          <w:b/>
          <w:bCs/>
          <w:sz w:val="24"/>
        </w:rPr>
        <w:t>]</w:t>
      </w:r>
    </w:p>
    <w:p w14:paraId="761C8220" w14:textId="03015EA7" w:rsidR="00E96C98" w:rsidRDefault="00120384">
      <w:pPr>
        <w:pStyle w:val="BulletD"/>
        <w:rPr>
          <w:b/>
          <w:bCs/>
          <w:sz w:val="24"/>
        </w:rPr>
      </w:pPr>
      <w:r w:rsidRPr="00987A39">
        <w:rPr>
          <w:b/>
          <w:color w:val="FF0000"/>
          <w:sz w:val="24"/>
          <w:vertAlign w:val="superscript"/>
        </w:rPr>
        <w:t>14</w:t>
      </w:r>
      <w:r w:rsidRPr="00571C41">
        <w:rPr>
          <w:b/>
          <w:bCs/>
          <w:sz w:val="24"/>
        </w:rPr>
        <w:t>[</w:t>
      </w:r>
      <w:commentRangeStart w:id="109"/>
      <w:commentRangeStart w:id="110"/>
      <w:commentRangeStart w:id="111"/>
      <w:commentRangeStart w:id="112"/>
      <w:commentRangeStart w:id="113"/>
      <w:r w:rsidRPr="00CB1A12">
        <w:t xml:space="preserve">The date </w:t>
      </w:r>
      <w:r w:rsidR="001A7E29">
        <w:t>You have</w:t>
      </w:r>
      <w:r w:rsidR="001A7E29" w:rsidRPr="001A7E29">
        <w:t xml:space="preserve"> been </w:t>
      </w:r>
      <w:r w:rsidR="0043406E" w:rsidRPr="001A7E29">
        <w:t>incarcerated</w:t>
      </w:r>
      <w:r w:rsidR="001A7E29" w:rsidRPr="001A7E29">
        <w:t xml:space="preserve"> as a result of a conviction for the commission of or attempt to commit </w:t>
      </w:r>
      <w:del w:id="114" w:author="Laura Hoogland" w:date="2026-01-22T14:57:00Z" w16du:dateUtc="2026-01-22T20:57:00Z">
        <w:r w:rsidR="001A7E29" w:rsidRPr="001A7E29">
          <w:delText>an assault or</w:delText>
        </w:r>
      </w:del>
      <w:ins w:id="115" w:author="Laura Hoogland" w:date="2026-01-22T14:57:00Z" w16du:dateUtc="2026-01-22T20:57:00Z">
        <w:r w:rsidR="004D5F4D">
          <w:t>a</w:t>
        </w:r>
      </w:ins>
      <w:r w:rsidR="004D5F4D">
        <w:t xml:space="preserve"> </w:t>
      </w:r>
      <w:r w:rsidR="001A7E29" w:rsidRPr="001A7E29">
        <w:t>felony for which You are convicted</w:t>
      </w:r>
      <w:r w:rsidRPr="00CB1A12">
        <w:t>.</w:t>
      </w:r>
      <w:r w:rsidRPr="00571C41">
        <w:rPr>
          <w:b/>
          <w:bCs/>
          <w:sz w:val="24"/>
        </w:rPr>
        <w:t>]</w:t>
      </w:r>
    </w:p>
    <w:p w14:paraId="171D1F19" w14:textId="6698E011" w:rsidR="0009134A" w:rsidRPr="00B37216" w:rsidRDefault="00494C6F" w:rsidP="00B37216">
      <w:pPr>
        <w:pStyle w:val="BulletD"/>
        <w:rPr>
          <w:b/>
          <w:bCs/>
          <w:sz w:val="24"/>
        </w:rPr>
      </w:pPr>
      <w:r w:rsidRPr="00494C6F">
        <w:rPr>
          <w:b/>
          <w:color w:val="FF0000"/>
          <w:sz w:val="24"/>
          <w:vertAlign w:val="superscript"/>
        </w:rPr>
        <w:lastRenderedPageBreak/>
        <w:t>14</w:t>
      </w:r>
      <w:r w:rsidRPr="00494C6F">
        <w:rPr>
          <w:b/>
          <w:bCs/>
          <w:sz w:val="24"/>
        </w:rPr>
        <w:t>[</w:t>
      </w:r>
      <w:r w:rsidRPr="00CB1A12">
        <w:t xml:space="preserve">The date </w:t>
      </w:r>
      <w:r>
        <w:t xml:space="preserve">You are convicted for a commission of or attempt to commit </w:t>
      </w:r>
      <w:del w:id="116" w:author="Laura Hoogland" w:date="2026-01-22T14:57:00Z" w16du:dateUtc="2026-01-22T20:57:00Z">
        <w:r>
          <w:delText xml:space="preserve">an assault or </w:delText>
        </w:r>
      </w:del>
      <w:r>
        <w:t>a felony</w:t>
      </w:r>
      <w:r w:rsidRPr="00CB1A12">
        <w:t>.</w:t>
      </w:r>
      <w:r w:rsidRPr="00494C6F">
        <w:rPr>
          <w:b/>
          <w:bCs/>
          <w:sz w:val="24"/>
        </w:rPr>
        <w:t>]</w:t>
      </w:r>
      <w:commentRangeEnd w:id="109"/>
      <w:r w:rsidR="008A405A" w:rsidRPr="00B37216">
        <w:rPr>
          <w:rStyle w:val="CommentReference"/>
          <w:b/>
          <w:bCs/>
          <w:sz w:val="24"/>
          <w:szCs w:val="20"/>
        </w:rPr>
        <w:commentReference w:id="109"/>
      </w:r>
      <w:commentRangeEnd w:id="110"/>
      <w:r w:rsidR="00130C58" w:rsidRPr="00B37216">
        <w:rPr>
          <w:rStyle w:val="CommentReference"/>
          <w:b/>
          <w:bCs/>
          <w:sz w:val="24"/>
          <w:szCs w:val="20"/>
        </w:rPr>
        <w:commentReference w:id="110"/>
      </w:r>
      <w:commentRangeEnd w:id="111"/>
      <w:r w:rsidR="0094640E" w:rsidRPr="00B37216">
        <w:rPr>
          <w:rStyle w:val="CommentReference"/>
          <w:b/>
          <w:bCs/>
          <w:sz w:val="24"/>
          <w:szCs w:val="20"/>
        </w:rPr>
        <w:commentReference w:id="111"/>
      </w:r>
      <w:commentRangeEnd w:id="112"/>
      <w:r w:rsidR="009A1F22" w:rsidRPr="00B37216">
        <w:rPr>
          <w:rStyle w:val="CommentReference"/>
          <w:b/>
          <w:bCs/>
          <w:sz w:val="24"/>
          <w:szCs w:val="20"/>
        </w:rPr>
        <w:commentReference w:id="112"/>
      </w:r>
      <w:commentRangeEnd w:id="113"/>
      <w:r w:rsidR="00825A36" w:rsidRPr="00B37216">
        <w:rPr>
          <w:rStyle w:val="CommentReference"/>
          <w:b/>
          <w:bCs/>
          <w:sz w:val="24"/>
          <w:szCs w:val="20"/>
        </w:rPr>
        <w:commentReference w:id="113"/>
      </w:r>
    </w:p>
    <w:p w14:paraId="7ABFCBC0" w14:textId="6282873D" w:rsidR="00D2758D" w:rsidRPr="004A05E8" w:rsidRDefault="00D2758D" w:rsidP="004A05E8">
      <w:pPr>
        <w:pStyle w:val="SubtitleD"/>
        <w:rPr>
          <w:szCs w:val="24"/>
        </w:rPr>
      </w:pPr>
      <w:r w:rsidRPr="004A05E8">
        <w:rPr>
          <w:szCs w:val="24"/>
        </w:rPr>
        <w:t xml:space="preserve">What Disabilities </w:t>
      </w:r>
      <w:r w:rsidRPr="004A05E8">
        <w:t>Are</w:t>
      </w:r>
      <w:r w:rsidRPr="004A05E8">
        <w:rPr>
          <w:szCs w:val="24"/>
        </w:rPr>
        <w:t xml:space="preserve"> Not Covered Under </w:t>
      </w:r>
      <w:r w:rsidR="00D60341" w:rsidRPr="00355178">
        <w:rPr>
          <w:szCs w:val="24"/>
        </w:rPr>
        <w:t>Your</w:t>
      </w:r>
      <w:r w:rsidRPr="004A05E8">
        <w:rPr>
          <w:szCs w:val="24"/>
        </w:rPr>
        <w:t xml:space="preserve"> Plan?</w:t>
      </w:r>
    </w:p>
    <w:p w14:paraId="0FD2B719" w14:textId="55A962AC" w:rsidR="00D2758D" w:rsidRDefault="00D60341" w:rsidP="00D2758D">
      <w:pPr>
        <w:pStyle w:val="2Text"/>
      </w:pPr>
      <w:r>
        <w:t>Your</w:t>
      </w:r>
      <w:r w:rsidR="00B26632">
        <w:t xml:space="preserve"> Plan </w:t>
      </w:r>
      <w:r w:rsidR="00D2758D">
        <w:t xml:space="preserve">does not cover any </w:t>
      </w:r>
      <w:r w:rsidR="00376EC5">
        <w:t>D</w:t>
      </w:r>
      <w:r w:rsidR="00D2758D">
        <w:t xml:space="preserve">isabilities caused by, contributed to by, or resulting from </w:t>
      </w:r>
      <w:r>
        <w:t>Your</w:t>
      </w:r>
      <w:r w:rsidR="00D2758D">
        <w:t>:</w:t>
      </w:r>
    </w:p>
    <w:p w14:paraId="0E4F05B2" w14:textId="6C137D8D" w:rsidR="00D2758D" w:rsidRDefault="00FA2081" w:rsidP="00D2758D">
      <w:pPr>
        <w:pStyle w:val="BulletD"/>
      </w:pPr>
      <w:r w:rsidRPr="006360A4">
        <w:rPr>
          <w:rFonts w:cs="Arial"/>
          <w:b/>
          <w:bCs/>
          <w:color w:val="FF0000"/>
          <w:sz w:val="24"/>
          <w:szCs w:val="24"/>
          <w:vertAlign w:val="superscript"/>
        </w:rPr>
        <w:t>14</w:t>
      </w:r>
      <w:r w:rsidR="00571C41" w:rsidRPr="00571C41">
        <w:rPr>
          <w:b/>
          <w:bCs/>
          <w:sz w:val="24"/>
        </w:rPr>
        <w:t>[</w:t>
      </w:r>
      <w:r w:rsidR="00D2758D">
        <w:t>intentionally self-inflicted injuries</w:t>
      </w:r>
      <w:r w:rsidR="009366DC">
        <w:t xml:space="preserve"> </w:t>
      </w:r>
      <w:r w:rsidR="004154A8">
        <w:t>while</w:t>
      </w:r>
      <w:r w:rsidR="009366DC">
        <w:t xml:space="preserve"> sane or insane</w:t>
      </w:r>
      <w:r w:rsidR="00D2758D">
        <w:t>;</w:t>
      </w:r>
      <w:r w:rsidR="00204DB5">
        <w:rPr>
          <w:b/>
          <w:bCs/>
          <w:sz w:val="24"/>
        </w:rPr>
        <w:t>[</w:t>
      </w:r>
      <w:r w:rsidR="008A682C">
        <w:t>or</w:t>
      </w:r>
      <w:r w:rsidR="008A682C" w:rsidRPr="00571C41">
        <w:rPr>
          <w:b/>
          <w:bCs/>
          <w:sz w:val="24"/>
        </w:rPr>
        <w:t>]</w:t>
      </w:r>
      <w:r w:rsidR="00571C41" w:rsidRPr="00571C41">
        <w:rPr>
          <w:b/>
          <w:bCs/>
          <w:sz w:val="24"/>
        </w:rPr>
        <w:t>]</w:t>
      </w:r>
    </w:p>
    <w:p w14:paraId="11D8DD40" w14:textId="77777777" w:rsidR="00D2758D" w:rsidRDefault="00D83691" w:rsidP="00D2758D">
      <w:pPr>
        <w:pStyle w:val="BulletD"/>
        <w:rPr>
          <w:del w:id="117" w:author="Laura Hoogland" w:date="2026-01-22T14:57:00Z" w16du:dateUtc="2026-01-22T20:57:00Z"/>
        </w:rPr>
      </w:pPr>
      <w:del w:id="118" w:author="Laura Hoogland" w:date="2026-01-22T14:57:00Z" w16du:dateUtc="2026-01-22T20:57:00Z">
        <w:r w:rsidRPr="006360A4">
          <w:rPr>
            <w:rFonts w:cs="Arial"/>
            <w:b/>
            <w:bCs/>
            <w:color w:val="FF0000"/>
            <w:sz w:val="24"/>
            <w:szCs w:val="24"/>
            <w:vertAlign w:val="superscript"/>
          </w:rPr>
          <w:delText>14</w:delText>
        </w:r>
        <w:r w:rsidRPr="00571C41">
          <w:rPr>
            <w:b/>
            <w:bCs/>
            <w:sz w:val="24"/>
          </w:rPr>
          <w:delText>[</w:delText>
        </w:r>
        <w:r w:rsidR="00D2758D">
          <w:delText xml:space="preserve">active </w:delText>
        </w:r>
        <w:r w:rsidR="00AE5C58" w:rsidRPr="00B37216">
          <w:delText>P</w:delText>
        </w:r>
        <w:r w:rsidR="00D2758D" w:rsidRPr="00B37216">
          <w:delText>articipation</w:delText>
        </w:r>
        <w:r w:rsidR="00D2758D">
          <w:delText xml:space="preserve"> in a riot;</w:delText>
        </w:r>
        <w:r w:rsidR="00204DB5" w:rsidRPr="001935DA">
          <w:rPr>
            <w:b/>
            <w:sz w:val="24"/>
          </w:rPr>
          <w:delText>[</w:delText>
        </w:r>
        <w:r w:rsidR="00D2758D">
          <w:delText>or</w:delText>
        </w:r>
        <w:r w:rsidR="00571C41" w:rsidRPr="00571C41">
          <w:rPr>
            <w:b/>
            <w:bCs/>
            <w:sz w:val="24"/>
          </w:rPr>
          <w:delText>]</w:delText>
        </w:r>
        <w:r w:rsidRPr="00D83691">
          <w:rPr>
            <w:b/>
            <w:bCs/>
            <w:sz w:val="24"/>
          </w:rPr>
          <w:delText xml:space="preserve"> </w:delText>
        </w:r>
        <w:r w:rsidRPr="00571C41">
          <w:rPr>
            <w:b/>
            <w:bCs/>
            <w:sz w:val="24"/>
          </w:rPr>
          <w:delText>]</w:delText>
        </w:r>
      </w:del>
    </w:p>
    <w:p w14:paraId="68191127" w14:textId="6EF44DE7" w:rsidR="00D2758D" w:rsidRDefault="002B5101" w:rsidP="00D2758D">
      <w:pPr>
        <w:pStyle w:val="BulletD"/>
      </w:pPr>
      <w:commentRangeStart w:id="119"/>
      <w:commentRangeStart w:id="120"/>
      <w:commentRangeStart w:id="121"/>
      <w:commentRangeStart w:id="122"/>
      <w:commentRangeStart w:id="123"/>
      <w:commentRangeStart w:id="124"/>
      <w:commentRangeEnd w:id="119"/>
      <w:r w:rsidRPr="006360A4" w:rsidDel="00051A47">
        <w:rPr>
          <w:rStyle w:val="CommentReference"/>
          <w:rFonts w:cs="Arial"/>
          <w:b/>
          <w:bCs/>
          <w:color w:val="FF0000"/>
          <w:sz w:val="24"/>
          <w:szCs w:val="24"/>
          <w:vertAlign w:val="superscript"/>
        </w:rPr>
        <w:commentReference w:id="119"/>
      </w:r>
      <w:commentRangeEnd w:id="120"/>
      <w:r w:rsidR="00FD3288" w:rsidRPr="006360A4" w:rsidDel="00051A47">
        <w:rPr>
          <w:rStyle w:val="CommentReference"/>
          <w:rFonts w:cs="Arial"/>
          <w:b/>
          <w:bCs/>
          <w:color w:val="FF0000"/>
          <w:sz w:val="24"/>
          <w:szCs w:val="24"/>
          <w:vertAlign w:val="superscript"/>
        </w:rPr>
        <w:commentReference w:id="120"/>
      </w:r>
      <w:commentRangeEnd w:id="121"/>
      <w:r w:rsidR="009D3C97" w:rsidRPr="006360A4" w:rsidDel="00051A47">
        <w:rPr>
          <w:rStyle w:val="CommentReference"/>
          <w:rFonts w:cs="Arial"/>
          <w:b/>
          <w:bCs/>
          <w:color w:val="FF0000"/>
          <w:sz w:val="24"/>
          <w:szCs w:val="24"/>
          <w:vertAlign w:val="superscript"/>
        </w:rPr>
        <w:commentReference w:id="121"/>
      </w:r>
      <w:commentRangeEnd w:id="122"/>
      <w:r w:rsidR="00130C58" w:rsidRPr="006360A4" w:rsidDel="00051A47">
        <w:rPr>
          <w:rStyle w:val="CommentReference"/>
          <w:rFonts w:cs="Arial"/>
          <w:b/>
          <w:bCs/>
          <w:color w:val="FF0000"/>
          <w:sz w:val="24"/>
          <w:szCs w:val="24"/>
          <w:vertAlign w:val="superscript"/>
        </w:rPr>
        <w:commentReference w:id="122"/>
      </w:r>
      <w:commentRangeEnd w:id="123"/>
      <w:r w:rsidR="00C534FA" w:rsidRPr="006360A4">
        <w:rPr>
          <w:rStyle w:val="CommentReference"/>
          <w:rFonts w:cs="Arial"/>
          <w:b/>
          <w:bCs/>
          <w:color w:val="FF0000"/>
          <w:sz w:val="24"/>
          <w:szCs w:val="24"/>
          <w:vertAlign w:val="superscript"/>
        </w:rPr>
        <w:commentReference w:id="123"/>
      </w:r>
      <w:commentRangeEnd w:id="124"/>
      <w:r w:rsidR="00D83691" w:rsidRPr="006360A4">
        <w:rPr>
          <w:rStyle w:val="CommentReference"/>
          <w:rFonts w:cs="Arial"/>
          <w:b/>
          <w:bCs/>
          <w:color w:val="FF0000"/>
          <w:sz w:val="24"/>
          <w:szCs w:val="24"/>
          <w:vertAlign w:val="superscript"/>
        </w:rPr>
        <w:commentReference w:id="124"/>
      </w:r>
      <w:r w:rsidR="00D83691" w:rsidRPr="006360A4">
        <w:rPr>
          <w:rFonts w:cs="Arial"/>
          <w:b/>
          <w:bCs/>
          <w:color w:val="FF0000"/>
          <w:sz w:val="24"/>
          <w:szCs w:val="24"/>
          <w:vertAlign w:val="superscript"/>
        </w:rPr>
        <w:t>14</w:t>
      </w:r>
      <w:r w:rsidR="00D83691" w:rsidRPr="00571C41">
        <w:rPr>
          <w:b/>
          <w:bCs/>
          <w:sz w:val="24"/>
        </w:rPr>
        <w:t>[</w:t>
      </w:r>
      <w:commentRangeStart w:id="125"/>
      <w:commentRangeStart w:id="126"/>
      <w:r w:rsidR="00D2758D">
        <w:t xml:space="preserve">commission of a </w:t>
      </w:r>
      <w:del w:id="127" w:author="Laura Hoogland" w:date="2026-01-22T14:57:00Z" w16du:dateUtc="2026-01-22T20:57:00Z">
        <w:r w:rsidR="00D2758D">
          <w:delText>crime</w:delText>
        </w:r>
      </w:del>
      <w:ins w:id="128" w:author="Laura Hoogland" w:date="2026-01-22T14:57:00Z" w16du:dateUtc="2026-01-22T20:57:00Z">
        <w:r w:rsidR="009A3D5B">
          <w:t>felony</w:t>
        </w:r>
      </w:ins>
      <w:r w:rsidR="009A3D5B">
        <w:t xml:space="preserve"> </w:t>
      </w:r>
      <w:r w:rsidR="00D2758D">
        <w:t xml:space="preserve">for which </w:t>
      </w:r>
      <w:r w:rsidR="00831858">
        <w:t>You</w:t>
      </w:r>
      <w:r w:rsidR="00D2758D">
        <w:t xml:space="preserve"> have been convicted under state </w:t>
      </w:r>
      <w:r w:rsidR="00EE4B45" w:rsidRPr="006360A4">
        <w:rPr>
          <w:rFonts w:cs="Arial"/>
          <w:b/>
          <w:bCs/>
          <w:color w:val="FF0000"/>
          <w:sz w:val="24"/>
          <w:szCs w:val="24"/>
          <w:vertAlign w:val="superscript"/>
        </w:rPr>
        <w:t>14</w:t>
      </w:r>
      <w:r w:rsidR="00571C41" w:rsidRPr="00571C41">
        <w:rPr>
          <w:b/>
          <w:bCs/>
          <w:sz w:val="24"/>
        </w:rPr>
        <w:t>[</w:t>
      </w:r>
      <w:r w:rsidR="00D2758D">
        <w:t>, provincial</w:t>
      </w:r>
      <w:r w:rsidR="00571C41" w:rsidRPr="00571C41">
        <w:rPr>
          <w:b/>
          <w:bCs/>
          <w:sz w:val="24"/>
        </w:rPr>
        <w:t>]</w:t>
      </w:r>
      <w:r w:rsidR="00D2758D">
        <w:t xml:space="preserve"> or federal law;</w:t>
      </w:r>
      <w:r w:rsidR="00204DB5" w:rsidRPr="001935DA">
        <w:rPr>
          <w:b/>
          <w:sz w:val="24"/>
        </w:rPr>
        <w:t>[</w:t>
      </w:r>
      <w:commentRangeEnd w:id="125"/>
      <w:r w:rsidR="009A3D5B">
        <w:rPr>
          <w:rStyle w:val="CommentReference"/>
          <w:sz w:val="20"/>
          <w:szCs w:val="20"/>
        </w:rPr>
        <w:commentReference w:id="125"/>
      </w:r>
      <w:commentRangeEnd w:id="126"/>
      <w:r w:rsidR="00EC1BF3">
        <w:rPr>
          <w:rStyle w:val="CommentReference"/>
          <w:sz w:val="20"/>
          <w:szCs w:val="20"/>
        </w:rPr>
        <w:commentReference w:id="126"/>
      </w:r>
      <w:r w:rsidR="00D2758D">
        <w:t>or</w:t>
      </w:r>
      <w:r w:rsidR="00571C41" w:rsidRPr="00571C41">
        <w:rPr>
          <w:b/>
          <w:bCs/>
          <w:sz w:val="24"/>
        </w:rPr>
        <w:t>]</w:t>
      </w:r>
      <w:r w:rsidR="00D83691">
        <w:rPr>
          <w:b/>
          <w:bCs/>
          <w:sz w:val="24"/>
        </w:rPr>
        <w:t xml:space="preserve"> </w:t>
      </w:r>
      <w:r w:rsidR="00D83691" w:rsidRPr="00571C41">
        <w:rPr>
          <w:b/>
          <w:bCs/>
          <w:sz w:val="24"/>
        </w:rPr>
        <w:t>]</w:t>
      </w:r>
    </w:p>
    <w:p w14:paraId="041464EC" w14:textId="0CC799CA" w:rsidR="00D2758D" w:rsidRDefault="001748FB" w:rsidP="00D2758D">
      <w:pPr>
        <w:pStyle w:val="BulletD"/>
      </w:pPr>
      <w:r>
        <w:rPr>
          <w:rFonts w:cs="Arial"/>
          <w:b/>
          <w:bCs/>
          <w:color w:val="FF0000"/>
          <w:sz w:val="24"/>
          <w:szCs w:val="24"/>
          <w:vertAlign w:val="superscript"/>
        </w:rPr>
        <w:t>14</w:t>
      </w:r>
      <w:r w:rsidR="00571C41" w:rsidRPr="001935DA">
        <w:rPr>
          <w:rFonts w:cs="Arial"/>
          <w:b/>
          <w:sz w:val="24"/>
          <w:szCs w:val="24"/>
        </w:rPr>
        <w:t>[</w:t>
      </w:r>
      <w:r w:rsidR="008254E8">
        <w:t>Pre-Existing</w:t>
      </w:r>
      <w:r w:rsidR="00B64CA7">
        <w:t xml:space="preserve"> Condition </w:t>
      </w:r>
      <w:r w:rsidR="003708A3">
        <w:t>as defined in this Group Insurance Certificate</w:t>
      </w:r>
      <w:r w:rsidR="00571C41" w:rsidRPr="00571C41">
        <w:rPr>
          <w:b/>
          <w:bCs/>
          <w:sz w:val="24"/>
        </w:rPr>
        <w:t>]</w:t>
      </w:r>
      <w:r w:rsidR="00D2758D">
        <w:t xml:space="preserve">, </w:t>
      </w:r>
      <w:r w:rsidR="001D07E9" w:rsidRPr="00BF2B17">
        <w:rPr>
          <w:b/>
          <w:color w:val="FF0000"/>
          <w:sz w:val="24"/>
          <w:szCs w:val="24"/>
          <w:vertAlign w:val="superscript"/>
        </w:rPr>
        <w:t>14</w:t>
      </w:r>
      <w:r w:rsidR="00D707D9" w:rsidRPr="00D707D9">
        <w:rPr>
          <w:b/>
          <w:sz w:val="24"/>
        </w:rPr>
        <w:t>[</w:t>
      </w:r>
      <w:r w:rsidR="001D07E9" w:rsidRPr="001D07E9">
        <w:t xml:space="preserve">But, this exclusion does not apply until after </w:t>
      </w:r>
      <w:r w:rsidR="001D07E9" w:rsidRPr="00BF2B17">
        <w:rPr>
          <w:b/>
          <w:color w:val="FF0000"/>
          <w:sz w:val="24"/>
          <w:szCs w:val="24"/>
          <w:vertAlign w:val="superscript"/>
        </w:rPr>
        <w:t>18c</w:t>
      </w:r>
      <w:r w:rsidR="00D707D9" w:rsidRPr="00D707D9">
        <w:rPr>
          <w:b/>
          <w:sz w:val="24"/>
        </w:rPr>
        <w:t>[</w:t>
      </w:r>
      <w:r w:rsidR="001D07E9" w:rsidRPr="001D07E9">
        <w:t>1-10 Weekly</w:t>
      </w:r>
      <w:r w:rsidR="00D707D9" w:rsidRPr="00D707D9">
        <w:rPr>
          <w:b/>
          <w:sz w:val="24"/>
        </w:rPr>
        <w:t>]</w:t>
      </w:r>
      <w:r w:rsidR="001D07E9" w:rsidRPr="001D07E9">
        <w:t xml:space="preserve"> Benefit Payments. For the first period of </w:t>
      </w:r>
      <w:r w:rsidR="001D07E9" w:rsidRPr="00BF2B17">
        <w:rPr>
          <w:b/>
          <w:color w:val="FF0000"/>
          <w:sz w:val="24"/>
          <w:szCs w:val="24"/>
          <w:vertAlign w:val="superscript"/>
        </w:rPr>
        <w:t>18c</w:t>
      </w:r>
      <w:r w:rsidR="00D707D9" w:rsidRPr="00D707D9">
        <w:rPr>
          <w:b/>
          <w:sz w:val="24"/>
        </w:rPr>
        <w:t>[</w:t>
      </w:r>
      <w:r w:rsidR="001D07E9" w:rsidRPr="001D07E9">
        <w:t>1 – 10 Weekly</w:t>
      </w:r>
      <w:r w:rsidR="00D707D9" w:rsidRPr="00D707D9">
        <w:rPr>
          <w:b/>
          <w:sz w:val="24"/>
        </w:rPr>
        <w:t>]</w:t>
      </w:r>
      <w:r w:rsidR="001D07E9" w:rsidRPr="001D07E9">
        <w:t xml:space="preserve"> Benefit Payments, Prudential will pay </w:t>
      </w:r>
      <w:r w:rsidR="001D07E9" w:rsidRPr="00BF2B17">
        <w:rPr>
          <w:b/>
          <w:color w:val="FF0000"/>
          <w:sz w:val="24"/>
          <w:szCs w:val="24"/>
          <w:vertAlign w:val="superscript"/>
        </w:rPr>
        <w:t>18d</w:t>
      </w:r>
      <w:r w:rsidR="00D707D9" w:rsidRPr="00D707D9">
        <w:rPr>
          <w:b/>
          <w:sz w:val="24"/>
        </w:rPr>
        <w:t>[</w:t>
      </w:r>
      <w:r w:rsidR="001D07E9" w:rsidRPr="001D07E9">
        <w:t>10% to 100%</w:t>
      </w:r>
      <w:r w:rsidR="00D707D9" w:rsidRPr="00D707D9">
        <w:rPr>
          <w:b/>
          <w:sz w:val="24"/>
        </w:rPr>
        <w:t>]</w:t>
      </w:r>
      <w:r w:rsidR="001D07E9" w:rsidRPr="001D07E9">
        <w:t xml:space="preserve"> of Your Weekly Earnings, but not more than the Maximum Weekly Benefit. If You subsequently do not have a Pre-Existing Condition and the first period Weekly Earnings payments are less than Your Weekly Benefit Payment, We will pay You in arrears a benefit payment for the difference of the percentages in order to make You whole</w:t>
      </w:r>
      <w:r w:rsidR="00E62517">
        <w:t>;</w:t>
      </w:r>
      <w:r w:rsidR="00E62517" w:rsidRPr="00D707D9">
        <w:rPr>
          <w:b/>
          <w:sz w:val="24"/>
        </w:rPr>
        <w:t>]</w:t>
      </w:r>
      <w:r w:rsidR="00E62517" w:rsidRPr="001D07E9">
        <w:t xml:space="preserve">  </w:t>
      </w:r>
      <w:r w:rsidR="0092212E" w:rsidRPr="006360A4">
        <w:rPr>
          <w:rFonts w:cs="Arial"/>
          <w:b/>
          <w:bCs/>
          <w:color w:val="FF0000"/>
          <w:sz w:val="24"/>
          <w:szCs w:val="24"/>
          <w:vertAlign w:val="superscript"/>
        </w:rPr>
        <w:t>1</w:t>
      </w:r>
      <w:r w:rsidR="0092212E">
        <w:rPr>
          <w:rFonts w:cs="Arial"/>
          <w:b/>
          <w:bCs/>
          <w:color w:val="FF0000"/>
          <w:sz w:val="24"/>
          <w:szCs w:val="24"/>
          <w:vertAlign w:val="superscript"/>
        </w:rPr>
        <w:t>9</w:t>
      </w:r>
      <w:r w:rsidR="00571C41" w:rsidRPr="00571C41">
        <w:rPr>
          <w:b/>
          <w:bCs/>
          <w:sz w:val="24"/>
        </w:rPr>
        <w:t>[</w:t>
      </w:r>
      <w:r w:rsidR="00D2758D">
        <w:t>or</w:t>
      </w:r>
    </w:p>
    <w:p w14:paraId="7430B9BE" w14:textId="22264753" w:rsidR="00D2758D" w:rsidRDefault="00AE5C58" w:rsidP="00D2758D">
      <w:pPr>
        <w:pStyle w:val="BulletD"/>
      </w:pPr>
      <w:r w:rsidRPr="00B37216">
        <w:rPr>
          <w:bCs/>
          <w:iCs/>
        </w:rPr>
        <w:t>O</w:t>
      </w:r>
      <w:r w:rsidR="00D2758D" w:rsidRPr="00B37216">
        <w:rPr>
          <w:bCs/>
          <w:iCs/>
        </w:rPr>
        <w:t xml:space="preserve">ccupational </w:t>
      </w:r>
      <w:r w:rsidRPr="00B37216">
        <w:rPr>
          <w:bCs/>
          <w:iCs/>
        </w:rPr>
        <w:t>S</w:t>
      </w:r>
      <w:r w:rsidR="00D2758D" w:rsidRPr="00B37216">
        <w:rPr>
          <w:bCs/>
          <w:iCs/>
        </w:rPr>
        <w:t xml:space="preserve">ickness or </w:t>
      </w:r>
      <w:r w:rsidRPr="00B37216">
        <w:rPr>
          <w:bCs/>
          <w:iCs/>
        </w:rPr>
        <w:t>I</w:t>
      </w:r>
      <w:r w:rsidR="00D2758D" w:rsidRPr="00B37216">
        <w:rPr>
          <w:bCs/>
          <w:iCs/>
        </w:rPr>
        <w:t>njury</w:t>
      </w:r>
      <w:r w:rsidR="00D2758D" w:rsidRPr="009379D6">
        <w:rPr>
          <w:bCs/>
          <w:iCs/>
        </w:rPr>
        <w:t xml:space="preserve"> or</w:t>
      </w:r>
      <w:r w:rsidR="00D2758D">
        <w:t xml:space="preserve"> any </w:t>
      </w:r>
      <w:r w:rsidR="00A567A5">
        <w:t>D</w:t>
      </w:r>
      <w:r w:rsidR="00D2758D">
        <w:t xml:space="preserve">isabilities which begin at the same time or after </w:t>
      </w:r>
      <w:r w:rsidR="00D60341">
        <w:t>Your</w:t>
      </w:r>
      <w:r w:rsidR="00D2758D">
        <w:t xml:space="preserve"> </w:t>
      </w:r>
      <w:r w:rsidR="00E71A9B">
        <w:t>O</w:t>
      </w:r>
      <w:r w:rsidR="00D2758D">
        <w:t xml:space="preserve">ccupational </w:t>
      </w:r>
      <w:r w:rsidR="00E71A9B">
        <w:t>S</w:t>
      </w:r>
      <w:r w:rsidR="00D2758D">
        <w:t xml:space="preserve">ickness or </w:t>
      </w:r>
      <w:r w:rsidR="00E71A9B">
        <w:t>I</w:t>
      </w:r>
      <w:r w:rsidR="00D2758D">
        <w:t xml:space="preserve">njury. However, Prudential will cover </w:t>
      </w:r>
      <w:r w:rsidR="00A567A5">
        <w:t>D</w:t>
      </w:r>
      <w:r w:rsidR="00D2758D">
        <w:t xml:space="preserve">isabilities due to </w:t>
      </w:r>
      <w:r w:rsidR="006C4D2C">
        <w:t>O</w:t>
      </w:r>
      <w:r w:rsidR="00D2758D">
        <w:t xml:space="preserve">ccupational </w:t>
      </w:r>
      <w:r w:rsidR="006C4D2C">
        <w:t>S</w:t>
      </w:r>
      <w:r w:rsidR="00D2758D">
        <w:t>icknesses or injuries for partners or sole proprietors who cannot be covered by workers’ compensation law</w:t>
      </w:r>
      <w:r w:rsidR="00571C41" w:rsidRPr="00571C41">
        <w:rPr>
          <w:b/>
          <w:bCs/>
          <w:sz w:val="24"/>
        </w:rPr>
        <w:t>]</w:t>
      </w:r>
      <w:r w:rsidR="00A87CA3">
        <w:t>; or</w:t>
      </w:r>
      <w:r w:rsidR="00943E99">
        <w:t xml:space="preserve"> </w:t>
      </w:r>
    </w:p>
    <w:p w14:paraId="6A6D97B3" w14:textId="7ABA521D" w:rsidR="008002F8" w:rsidRDefault="00AF5E86" w:rsidP="00D2758D">
      <w:pPr>
        <w:pStyle w:val="BulletD"/>
      </w:pPr>
      <w:r w:rsidRPr="00987A39">
        <w:rPr>
          <w:b/>
          <w:bCs/>
          <w:color w:val="FF0000"/>
          <w:sz w:val="24"/>
          <w:szCs w:val="24"/>
          <w:vertAlign w:val="superscript"/>
        </w:rPr>
        <w:t>20</w:t>
      </w:r>
      <w:r w:rsidR="00571C41" w:rsidRPr="00571C41">
        <w:rPr>
          <w:b/>
          <w:bCs/>
          <w:sz w:val="24"/>
        </w:rPr>
        <w:t>[</w:t>
      </w:r>
      <w:r w:rsidR="005A5823">
        <w:t>l</w:t>
      </w:r>
      <w:r w:rsidR="0022314D">
        <w:t xml:space="preserve">oss of </w:t>
      </w:r>
      <w:r w:rsidR="00E5512F">
        <w:t>a</w:t>
      </w:r>
      <w:r w:rsidR="00F16EC7">
        <w:t xml:space="preserve"> professional or occupational</w:t>
      </w:r>
      <w:r w:rsidR="005A5823">
        <w:t xml:space="preserve"> license</w:t>
      </w:r>
      <w:r w:rsidR="00F16EC7">
        <w:t xml:space="preserve"> or certification; or</w:t>
      </w:r>
    </w:p>
    <w:p w14:paraId="2D5D927A" w14:textId="77777777" w:rsidR="00D332CA" w:rsidRDefault="004E29DA" w:rsidP="003F3029">
      <w:pPr>
        <w:pStyle w:val="BulletD"/>
        <w:rPr>
          <w:del w:id="129" w:author="Laura Hoogland" w:date="2026-01-22T14:57:00Z" w16du:dateUtc="2026-01-22T20:57:00Z"/>
        </w:rPr>
      </w:pPr>
      <w:r w:rsidRPr="00E451A1">
        <w:t>commission of</w:t>
      </w:r>
      <w:r w:rsidR="0062576B" w:rsidRPr="00987A39">
        <w:t>,</w:t>
      </w:r>
      <w:r w:rsidRPr="00E451A1">
        <w:t xml:space="preserve"> or attempt to commit </w:t>
      </w:r>
      <w:del w:id="130" w:author="Laura Hoogland" w:date="2026-01-22T14:57:00Z" w16du:dateUtc="2026-01-22T20:57:00Z">
        <w:r w:rsidRPr="00E451A1">
          <w:delText>an assault or a felony</w:delText>
        </w:r>
        <w:r w:rsidR="0062576B" w:rsidRPr="00E451A1">
          <w:delText xml:space="preserve"> for which </w:delText>
        </w:r>
        <w:r w:rsidR="00831858">
          <w:delText>You</w:delText>
        </w:r>
        <w:r w:rsidR="0062576B" w:rsidRPr="00E451A1">
          <w:delText xml:space="preserve"> are convicted of</w:delText>
        </w:r>
        <w:r w:rsidRPr="00E451A1">
          <w:delText>;</w:delText>
        </w:r>
        <w:r>
          <w:delText xml:space="preserve"> or</w:delText>
        </w:r>
      </w:del>
    </w:p>
    <w:p w14:paraId="0D8290A5" w14:textId="79C91A06" w:rsidR="00D332CA" w:rsidRDefault="009B6C3B" w:rsidP="003F3029">
      <w:pPr>
        <w:pStyle w:val="BulletD"/>
      </w:pPr>
      <w:del w:id="131" w:author="Laura Hoogland" w:date="2026-01-22T14:57:00Z" w16du:dateUtc="2026-01-22T20:57:00Z">
        <w:r>
          <w:delText xml:space="preserve">being charged with a commission of or attempt to commit an assault or </w:delText>
        </w:r>
      </w:del>
      <w:r w:rsidR="004E29DA" w:rsidRPr="00E451A1">
        <w:t>a felony;</w:t>
      </w:r>
      <w:r w:rsidR="004E29DA">
        <w:t xml:space="preserve"> or</w:t>
      </w:r>
    </w:p>
    <w:p w14:paraId="15D926EE" w14:textId="47D0A319" w:rsidR="007A0C81" w:rsidRDefault="0070737F" w:rsidP="00D2758D">
      <w:pPr>
        <w:pStyle w:val="BulletD"/>
      </w:pPr>
      <w:r>
        <w:t xml:space="preserve">elective </w:t>
      </w:r>
      <w:r w:rsidR="007A0C81">
        <w:t xml:space="preserve">cosmetic surgery or treatment primarily to change </w:t>
      </w:r>
      <w:r w:rsidR="00D60341">
        <w:t>Your</w:t>
      </w:r>
      <w:r w:rsidR="007A0C81">
        <w:t xml:space="preserve"> appearance; or</w:t>
      </w:r>
    </w:p>
    <w:p w14:paraId="7B762122" w14:textId="784E8686" w:rsidR="007A0C81" w:rsidRDefault="009A1944" w:rsidP="00D2758D">
      <w:pPr>
        <w:pStyle w:val="BulletD"/>
      </w:pPr>
      <w:r>
        <w:t xml:space="preserve">gender reassignment </w:t>
      </w:r>
      <w:r w:rsidR="00FB19EA">
        <w:t>surgery; or</w:t>
      </w:r>
    </w:p>
    <w:p w14:paraId="38FAF862" w14:textId="55AE58F6" w:rsidR="00FB19EA" w:rsidRDefault="0070737F" w:rsidP="00D2758D">
      <w:pPr>
        <w:pStyle w:val="BulletD"/>
      </w:pPr>
      <w:r>
        <w:t xml:space="preserve">elective </w:t>
      </w:r>
      <w:r w:rsidR="00FB19EA">
        <w:t>reversal of sterilization; or</w:t>
      </w:r>
    </w:p>
    <w:p w14:paraId="61E617CF" w14:textId="34647531" w:rsidR="00FB19EA" w:rsidRDefault="0070737F" w:rsidP="00D2758D">
      <w:pPr>
        <w:pStyle w:val="BulletD"/>
      </w:pPr>
      <w:r>
        <w:t xml:space="preserve">elective </w:t>
      </w:r>
      <w:r w:rsidR="00EC4229">
        <w:t>liposuction; or</w:t>
      </w:r>
    </w:p>
    <w:p w14:paraId="1805EE96" w14:textId="2739F58C" w:rsidR="00EC4229" w:rsidRDefault="0070737F" w:rsidP="00D2758D">
      <w:pPr>
        <w:pStyle w:val="BulletD"/>
      </w:pPr>
      <w:r>
        <w:t xml:space="preserve">elective </w:t>
      </w:r>
      <w:r w:rsidR="00EC4229">
        <w:t>visual correction surgery; or</w:t>
      </w:r>
    </w:p>
    <w:p w14:paraId="758DB5DA" w14:textId="7AEF86DA" w:rsidR="00E53965" w:rsidRDefault="00856DB4" w:rsidP="00D2758D">
      <w:pPr>
        <w:pStyle w:val="BulletD"/>
      </w:pPr>
      <w:r>
        <w:t>O</w:t>
      </w:r>
      <w:r w:rsidR="009A4459">
        <w:t xml:space="preserve">rgan </w:t>
      </w:r>
      <w:r>
        <w:t>Donor T</w:t>
      </w:r>
      <w:r w:rsidR="009A4459">
        <w:t xml:space="preserve">ransplant </w:t>
      </w:r>
      <w:r>
        <w:t>P</w:t>
      </w:r>
      <w:r w:rsidR="009A4459">
        <w:t>rocedure</w:t>
      </w:r>
      <w:r w:rsidR="00E53965">
        <w:t>; or</w:t>
      </w:r>
    </w:p>
    <w:p w14:paraId="2786539E" w14:textId="39ECAB42" w:rsidR="001D2A24" w:rsidRPr="004C1B3F" w:rsidRDefault="0070737F" w:rsidP="007C56DD">
      <w:pPr>
        <w:pStyle w:val="BulletD"/>
      </w:pPr>
      <w:commentRangeStart w:id="132"/>
      <w:commentRangeStart w:id="133"/>
      <w:r>
        <w:t xml:space="preserve">elective </w:t>
      </w:r>
      <w:r w:rsidR="00EC4229">
        <w:t>in vitro fertilization, embryo transfer procedure</w:t>
      </w:r>
      <w:r w:rsidR="00854682">
        <w:t xml:space="preserve">, or artificial insemination. </w:t>
      </w:r>
      <w:commentRangeEnd w:id="132"/>
      <w:del w:id="134" w:author="Laura Hoogland" w:date="2026-01-22T14:57:00Z" w16du:dateUtc="2026-01-22T20:57:00Z">
        <w:r w:rsidR="00854682">
          <w:delText>But, pregnancies and complications resulting from any of these procedures will be treated as a Sickness</w:delText>
        </w:r>
        <w:r w:rsidR="00946856">
          <w:delText>; or</w:delText>
        </w:r>
      </w:del>
      <w:r w:rsidR="007C56DD" w:rsidRPr="004C1B3F">
        <w:rPr>
          <w:rStyle w:val="CommentReference"/>
          <w:sz w:val="20"/>
          <w:szCs w:val="20"/>
        </w:rPr>
        <w:commentReference w:id="132"/>
      </w:r>
      <w:commentRangeEnd w:id="133"/>
      <w:r w:rsidR="00E34FCA" w:rsidRPr="004C1B3F">
        <w:rPr>
          <w:rStyle w:val="CommentReference"/>
          <w:sz w:val="20"/>
          <w:szCs w:val="20"/>
        </w:rPr>
        <w:commentReference w:id="133"/>
      </w:r>
    </w:p>
    <w:p w14:paraId="4772C942" w14:textId="77777777" w:rsidR="001D2A24" w:rsidRPr="004C1B3F" w:rsidRDefault="001D2A24" w:rsidP="001D2A24">
      <w:pPr>
        <w:pStyle w:val="BulletD"/>
        <w:rPr>
          <w:del w:id="135" w:author="Laura Hoogland" w:date="2026-01-22T14:57:00Z" w16du:dateUtc="2026-01-22T20:57:00Z"/>
        </w:rPr>
      </w:pPr>
      <w:del w:id="136" w:author="Laura Hoogland" w:date="2026-01-22T14:57:00Z" w16du:dateUtc="2026-01-22T20:57:00Z">
        <w:r w:rsidRPr="004C1B3F">
          <w:delText>normal pregnancy. But Complications of Pregnancy will be treated as any other Sickness; or</w:delText>
        </w:r>
      </w:del>
    </w:p>
    <w:p w14:paraId="40DD5AA5" w14:textId="109A7941" w:rsidR="00FB19EA" w:rsidRDefault="00FA7597" w:rsidP="000A3610">
      <w:pPr>
        <w:pStyle w:val="BulletD"/>
      </w:pPr>
      <w:r>
        <w:t>cos</w:t>
      </w:r>
      <w:r w:rsidR="00E00E16">
        <w:t xml:space="preserve">metic surgery or medically unnecessary surgical procedure </w:t>
      </w:r>
      <w:r w:rsidR="00552CA2">
        <w:t xml:space="preserve">unless such procedure is in connection with an Injury or Sickness sustained while </w:t>
      </w:r>
      <w:r w:rsidR="00831858">
        <w:t>You</w:t>
      </w:r>
      <w:r w:rsidR="00552CA2">
        <w:t xml:space="preserve"> are </w:t>
      </w:r>
      <w:r w:rsidR="008C12D0">
        <w:t>covered</w:t>
      </w:r>
      <w:r w:rsidR="00552CA2">
        <w:t xml:space="preserve"> under this Plan</w:t>
      </w:r>
      <w:r w:rsidR="00217E86">
        <w:t xml:space="preserve"> for which Prudential has determined You are Disabled</w:t>
      </w:r>
      <w:r w:rsidR="00552CA2">
        <w:t>; or</w:t>
      </w:r>
    </w:p>
    <w:p w14:paraId="71E69CE0" w14:textId="77777777" w:rsidR="00F16EC7" w:rsidRDefault="0085462B" w:rsidP="00D2758D">
      <w:pPr>
        <w:pStyle w:val="BulletD"/>
        <w:rPr>
          <w:del w:id="137" w:author="Laura Hoogland" w:date="2026-01-22T14:57:00Z" w16du:dateUtc="2026-01-22T20:57:00Z"/>
        </w:rPr>
      </w:pPr>
      <w:del w:id="138" w:author="Laura Hoogland" w:date="2026-01-22T14:57:00Z" w16du:dateUtc="2026-01-22T20:57:00Z">
        <w:r>
          <w:delText>b</w:delText>
        </w:r>
        <w:r w:rsidR="00055F5C" w:rsidRPr="00055F5C">
          <w:delText xml:space="preserve">eing under the influence of alcohol or alcohol intoxication, including but not limited to having a blood alcohol level above the limit for permissible operation of a motor vehicle in the jurisdiction where the </w:delText>
        </w:r>
        <w:r w:rsidR="009674FC">
          <w:delText>l</w:delText>
        </w:r>
        <w:r w:rsidR="00055F5C" w:rsidRPr="00055F5C">
          <w:delText xml:space="preserve">oss occurred, regardless of whether </w:delText>
        </w:r>
        <w:r w:rsidR="00C10C8F">
          <w:delText>Y</w:delText>
        </w:r>
        <w:r w:rsidR="00533C56">
          <w:delText>ou</w:delText>
        </w:r>
        <w:r w:rsidR="00055F5C" w:rsidRPr="00055F5C">
          <w:delText xml:space="preserve">: (a) </w:delText>
        </w:r>
        <w:r w:rsidR="00533C56">
          <w:delText>were</w:delText>
        </w:r>
        <w:r w:rsidR="00055F5C" w:rsidRPr="00055F5C">
          <w:delText xml:space="preserve"> operating a motor vehicle; and (b) </w:delText>
        </w:r>
        <w:r w:rsidR="00533C56">
          <w:delText>were</w:delText>
        </w:r>
        <w:r w:rsidR="00055F5C" w:rsidRPr="00055F5C">
          <w:delText xml:space="preserve"> convicted of an alcohol related offense</w:delText>
        </w:r>
        <w:r w:rsidR="009426D4">
          <w:delText>; or</w:delText>
        </w:r>
      </w:del>
    </w:p>
    <w:p w14:paraId="371D320A" w14:textId="77777777" w:rsidR="00B10F97" w:rsidRDefault="0085462B" w:rsidP="00420198">
      <w:pPr>
        <w:pStyle w:val="BulletD"/>
        <w:rPr>
          <w:del w:id="139" w:author="Laura Hoogland" w:date="2026-01-22T14:57:00Z" w16du:dateUtc="2026-01-22T20:57:00Z"/>
        </w:rPr>
      </w:pPr>
      <w:del w:id="140" w:author="Laura Hoogland" w:date="2026-01-22T14:57:00Z" w16du:dateUtc="2026-01-22T20:57:00Z">
        <w:r>
          <w:delText>b</w:delText>
        </w:r>
        <w:r w:rsidR="007D1811" w:rsidRPr="00D22353">
          <w:delText xml:space="preserve">eing under the influence of or taking any non-prescription </w:delText>
        </w:r>
        <w:r w:rsidR="00FC2A8A" w:rsidRPr="004C1B3F">
          <w:delText>or prescription drugs</w:delText>
        </w:r>
        <w:r w:rsidR="007D1811" w:rsidRPr="00D22353">
          <w:delText xml:space="preserve">, medication, narcotic, </w:delText>
        </w:r>
        <w:r w:rsidR="007D1811">
          <w:delText xml:space="preserve">stimulant, </w:delText>
        </w:r>
        <w:r w:rsidR="007D1811" w:rsidRPr="00D22353">
          <w:delText>hallucinogen, barbiturate,</w:delText>
        </w:r>
        <w:r w:rsidR="007D1811">
          <w:delText xml:space="preserve"> </w:delText>
        </w:r>
        <w:r w:rsidR="007D1811" w:rsidRPr="00D22353">
          <w:delText>amphetamine, gas,</w:delText>
        </w:r>
        <w:r w:rsidR="007D1811">
          <w:delText xml:space="preserve"> </w:delText>
        </w:r>
        <w:r w:rsidR="007D1811" w:rsidRPr="00D22353">
          <w:delText xml:space="preserve">fumes or inhalants, poison or any other controlled substance as defined in Title II of the </w:delText>
        </w:r>
        <w:r w:rsidR="007D1811">
          <w:delText>C</w:delText>
        </w:r>
        <w:r w:rsidR="007D1811" w:rsidRPr="00D22353">
          <w:delText xml:space="preserve">omprehensive Drug Abuse Prevention and Control Act of 1970, as now or hereafter amended, unless prescribed by and administered in accordance with the advice of the </w:delText>
        </w:r>
        <w:r w:rsidR="003762D5">
          <w:delText>Insured</w:delText>
        </w:r>
        <w:r w:rsidR="007D1811" w:rsidRPr="00D22353">
          <w:delText xml:space="preserve">’s </w:delText>
        </w:r>
        <w:r w:rsidR="007D1811">
          <w:delText>Doctor.</w:delText>
        </w:r>
      </w:del>
    </w:p>
    <w:p w14:paraId="0453AD2E" w14:textId="503FD481" w:rsidR="00F16EC7" w:rsidRDefault="00A83AEF" w:rsidP="00D2758D">
      <w:pPr>
        <w:pStyle w:val="BulletD"/>
        <w:rPr>
          <w:ins w:id="141" w:author="Laura Hoogland" w:date="2026-01-22T14:57:00Z" w16du:dateUtc="2026-01-22T20:57:00Z"/>
        </w:rPr>
      </w:pPr>
      <w:commentRangeStart w:id="142"/>
      <w:commentRangeStart w:id="143"/>
      <w:commentRangeStart w:id="144"/>
      <w:commentRangeStart w:id="145"/>
      <w:ins w:id="146" w:author="Laura Hoogland" w:date="2026-01-22T14:57:00Z" w16du:dateUtc="2026-01-22T20:57:00Z">
        <w:r>
          <w:t>being intoxicated or under the influence of any narcotic</w:t>
        </w:r>
        <w:r w:rsidR="009426D4">
          <w:t>; or</w:t>
        </w:r>
      </w:ins>
    </w:p>
    <w:commentRangeEnd w:id="142"/>
    <w:p w14:paraId="42412E71" w14:textId="28C1BAA2" w:rsidR="007D1811" w:rsidRDefault="004828A7" w:rsidP="00B44286">
      <w:pPr>
        <w:pStyle w:val="BulletD"/>
        <w:tabs>
          <w:tab w:val="clear" w:pos="1296"/>
          <w:tab w:val="left" w:pos="900"/>
        </w:tabs>
      </w:pPr>
      <w:ins w:id="147" w:author="Laura Hoogland" w:date="2026-01-22T14:57:00Z" w16du:dateUtc="2026-01-22T20:57:00Z">
        <w:r>
          <w:rPr>
            <w:rStyle w:val="CommentReference"/>
            <w:sz w:val="20"/>
            <w:szCs w:val="20"/>
          </w:rPr>
          <w:commentReference w:id="142"/>
        </w:r>
        <w:commentRangeEnd w:id="143"/>
        <w:r w:rsidR="00E1557A">
          <w:rPr>
            <w:rStyle w:val="CommentReference"/>
            <w:sz w:val="20"/>
            <w:szCs w:val="20"/>
          </w:rPr>
          <w:commentReference w:id="143"/>
        </w:r>
        <w:commentRangeEnd w:id="144"/>
        <w:r w:rsidR="000660B2">
          <w:rPr>
            <w:rStyle w:val="CommentReference"/>
            <w:sz w:val="20"/>
            <w:szCs w:val="20"/>
          </w:rPr>
          <w:commentReference w:id="144"/>
        </w:r>
        <w:commentRangeEnd w:id="145"/>
        <w:r w:rsidR="00853921">
          <w:rPr>
            <w:rStyle w:val="CommentReference"/>
            <w:sz w:val="20"/>
            <w:szCs w:val="20"/>
          </w:rPr>
          <w:commentReference w:id="145"/>
        </w:r>
      </w:ins>
      <w:commentRangeStart w:id="149"/>
      <w:commentRangeStart w:id="150"/>
      <w:r w:rsidR="00CE70A3">
        <w:t>Excluded</w:t>
      </w:r>
      <w:r w:rsidR="00CE70A3" w:rsidRPr="00B37216">
        <w:t xml:space="preserve"> </w:t>
      </w:r>
      <w:r w:rsidR="00B10F97" w:rsidRPr="004C1B3F">
        <w:t>C</w:t>
      </w:r>
      <w:r w:rsidR="00B10F97" w:rsidRPr="00B37216">
        <w:t>ondition</w:t>
      </w:r>
      <w:del w:id="151" w:author="Laura Hoogland" w:date="2026-01-22T14:57:00Z" w16du:dateUtc="2026-01-22T20:57:00Z">
        <w:r w:rsidR="00B10F97" w:rsidRPr="004C1B3F">
          <w:delText>; or</w:delText>
        </w:r>
      </w:del>
      <w:ins w:id="152" w:author="Laura Hoogland" w:date="2026-01-22T14:57:00Z" w16du:dateUtc="2026-01-22T20:57:00Z">
        <w:r w:rsidR="00B10F97" w:rsidRPr="004C1B3F">
          <w:t>.</w:t>
        </w:r>
        <w:r w:rsidR="00B10F97" w:rsidRPr="00B10F97">
          <w:rPr>
            <w:b/>
            <w:bCs/>
            <w:sz w:val="24"/>
          </w:rPr>
          <w:t>]</w:t>
        </w:r>
        <w:commentRangeEnd w:id="149"/>
        <w:r w:rsidR="009A03C8">
          <w:rPr>
            <w:rStyle w:val="CommentReference"/>
            <w:sz w:val="20"/>
            <w:szCs w:val="20"/>
          </w:rPr>
          <w:commentReference w:id="149"/>
        </w:r>
        <w:commentRangeEnd w:id="150"/>
        <w:r w:rsidR="000738A1">
          <w:rPr>
            <w:rStyle w:val="CommentReference"/>
            <w:sz w:val="20"/>
            <w:szCs w:val="20"/>
          </w:rPr>
          <w:commentReference w:id="150"/>
        </w:r>
      </w:ins>
    </w:p>
    <w:p w14:paraId="2B21B337" w14:textId="77777777" w:rsidR="007D1811" w:rsidRDefault="00B10F97" w:rsidP="00B75E33">
      <w:pPr>
        <w:pStyle w:val="BulletD"/>
        <w:rPr>
          <w:del w:id="153" w:author="Laura Hoogland" w:date="2026-01-22T14:57:00Z" w16du:dateUtc="2026-01-22T20:57:00Z"/>
        </w:rPr>
      </w:pPr>
      <w:del w:id="154" w:author="Laura Hoogland" w:date="2026-01-22T14:57:00Z" w16du:dateUtc="2026-01-22T20:57:00Z">
        <w:r w:rsidRPr="004C1B3F">
          <w:delText xml:space="preserve">pregnancy. But, this does include a </w:delText>
        </w:r>
        <w:r w:rsidRPr="00B37216">
          <w:delText>Complication of Pregnancy</w:delText>
        </w:r>
        <w:r w:rsidRPr="004C1B3F">
          <w:delText>.</w:delText>
        </w:r>
        <w:r w:rsidRPr="00B10F97">
          <w:rPr>
            <w:b/>
            <w:bCs/>
            <w:sz w:val="24"/>
          </w:rPr>
          <w:delText>]</w:delText>
        </w:r>
      </w:del>
    </w:p>
    <w:p w14:paraId="04E11DFA" w14:textId="1D69907F" w:rsidR="00D2758D" w:rsidRDefault="00482AFE" w:rsidP="00D2758D">
      <w:pPr>
        <w:pStyle w:val="2Text"/>
      </w:pPr>
      <w:r>
        <w:rPr>
          <w:b/>
          <w:bCs/>
          <w:color w:val="FF0000"/>
          <w:sz w:val="24"/>
          <w:szCs w:val="24"/>
          <w:vertAlign w:val="superscript"/>
        </w:rPr>
        <w:t>14</w:t>
      </w:r>
      <w:r w:rsidR="00571C41" w:rsidRPr="03D09955">
        <w:rPr>
          <w:b/>
          <w:sz w:val="24"/>
          <w:szCs w:val="24"/>
        </w:rPr>
        <w:t>[</w:t>
      </w:r>
      <w:r w:rsidR="00D60341">
        <w:t>Your</w:t>
      </w:r>
      <w:r w:rsidR="00B26632">
        <w:t xml:space="preserve"> Plan </w:t>
      </w:r>
      <w:r w:rsidR="00D2758D">
        <w:t xml:space="preserve">does not cover a </w:t>
      </w:r>
      <w:r w:rsidR="00FF5545">
        <w:t>Disability</w:t>
      </w:r>
      <w:r w:rsidR="00D2758D">
        <w:t xml:space="preserve"> due to a </w:t>
      </w:r>
      <w:r w:rsidR="00661D55">
        <w:t>P</w:t>
      </w:r>
      <w:r w:rsidR="00D2758D">
        <w:t>re-</w:t>
      </w:r>
      <w:r w:rsidR="00207E98">
        <w:t>E</w:t>
      </w:r>
      <w:r w:rsidR="00D2758D">
        <w:t xml:space="preserve">xisting </w:t>
      </w:r>
      <w:r w:rsidR="00661D55">
        <w:t>C</w:t>
      </w:r>
      <w:r w:rsidR="00D2758D">
        <w:t>ondition.</w:t>
      </w:r>
      <w:r w:rsidR="00571C41" w:rsidRPr="03D09955">
        <w:rPr>
          <w:b/>
          <w:sz w:val="24"/>
          <w:szCs w:val="24"/>
        </w:rPr>
        <w:t>]</w:t>
      </w:r>
      <w:r w:rsidR="00B06B87">
        <w:t xml:space="preserve"> </w:t>
      </w:r>
    </w:p>
    <w:p w14:paraId="6AFEF572" w14:textId="670BA014" w:rsidR="006F59DF" w:rsidRDefault="004835FF" w:rsidP="006F59DF">
      <w:pPr>
        <w:pStyle w:val="2Text"/>
      </w:pPr>
      <w:r>
        <w:rPr>
          <w:b/>
          <w:bCs/>
          <w:color w:val="FF0000"/>
          <w:sz w:val="24"/>
          <w:szCs w:val="24"/>
          <w:vertAlign w:val="superscript"/>
        </w:rPr>
        <w:lastRenderedPageBreak/>
        <w:t>14</w:t>
      </w:r>
      <w:r w:rsidR="00571C41" w:rsidRPr="00571C41">
        <w:rPr>
          <w:b/>
          <w:bCs/>
          <w:sz w:val="24"/>
        </w:rPr>
        <w:t>[</w:t>
      </w:r>
      <w:r w:rsidR="00D60341">
        <w:t>Your</w:t>
      </w:r>
      <w:r w:rsidR="00B26632">
        <w:t xml:space="preserve"> Plan </w:t>
      </w:r>
      <w:r w:rsidR="00D2758D">
        <w:t xml:space="preserve">does not cover a </w:t>
      </w:r>
      <w:r w:rsidR="00FF5545">
        <w:t>Disability</w:t>
      </w:r>
      <w:r w:rsidR="00D2758D">
        <w:t xml:space="preserve"> due to war, declared or undeclared, or any act of war</w:t>
      </w:r>
      <w:del w:id="155" w:author="Laura Hoogland" w:date="2026-01-22T14:57:00Z" w16du:dateUtc="2026-01-22T20:57:00Z">
        <w:r w:rsidR="00222CBF">
          <w:delText>, insu</w:delText>
        </w:r>
        <w:r w:rsidR="00F465C8">
          <w:delText>rrection,</w:delText>
        </w:r>
        <w:r w:rsidR="00204DB5" w:rsidRPr="001935DA">
          <w:rPr>
            <w:b/>
            <w:sz w:val="24"/>
          </w:rPr>
          <w:delText>[</w:delText>
        </w:r>
        <w:r w:rsidR="009F2B76">
          <w:delText>or</w:delText>
        </w:r>
        <w:r w:rsidR="00571C41" w:rsidRPr="00571C41">
          <w:rPr>
            <w:b/>
            <w:bCs/>
            <w:sz w:val="24"/>
          </w:rPr>
          <w:delText>]</w:delText>
        </w:r>
        <w:r w:rsidR="00F465C8">
          <w:delText xml:space="preserve"> rebellion </w:delText>
        </w:r>
        <w:r w:rsidR="00765353">
          <w:rPr>
            <w:b/>
            <w:color w:val="FF0000"/>
            <w:sz w:val="24"/>
            <w:szCs w:val="24"/>
            <w:vertAlign w:val="superscript"/>
          </w:rPr>
          <w:delText>18</w:delText>
        </w:r>
        <w:r w:rsidR="008232AA">
          <w:rPr>
            <w:b/>
            <w:color w:val="FF0000"/>
            <w:sz w:val="24"/>
            <w:szCs w:val="24"/>
            <w:vertAlign w:val="superscript"/>
          </w:rPr>
          <w:delText>e</w:delText>
        </w:r>
        <w:r w:rsidR="00571C41" w:rsidRPr="00571C41">
          <w:rPr>
            <w:b/>
            <w:bCs/>
            <w:sz w:val="24"/>
          </w:rPr>
          <w:delText>[</w:delText>
        </w:r>
        <w:r w:rsidR="00F465C8">
          <w:delText xml:space="preserve">or </w:delText>
        </w:r>
        <w:r w:rsidR="00A938AF">
          <w:delText xml:space="preserve">act of </w:delText>
        </w:r>
        <w:r w:rsidR="00A938AF" w:rsidRPr="00B37216">
          <w:delText>Terrorism</w:delText>
        </w:r>
        <w:r w:rsidR="00571C41" w:rsidRPr="00571C41">
          <w:rPr>
            <w:b/>
            <w:bCs/>
            <w:sz w:val="24"/>
          </w:rPr>
          <w:delText>]</w:delText>
        </w:r>
        <w:r w:rsidR="00D2758D">
          <w:delText>.</w:delText>
        </w:r>
        <w:r w:rsidR="006F59DF" w:rsidRPr="006F59DF">
          <w:delText xml:space="preserve"> </w:delText>
        </w:r>
        <w:r w:rsidR="00765353">
          <w:rPr>
            <w:b/>
            <w:color w:val="FF0000"/>
            <w:sz w:val="24"/>
            <w:szCs w:val="24"/>
            <w:vertAlign w:val="superscript"/>
          </w:rPr>
          <w:delText>18</w:delText>
        </w:r>
        <w:r w:rsidR="008232AA">
          <w:rPr>
            <w:b/>
            <w:color w:val="FF0000"/>
            <w:sz w:val="24"/>
            <w:szCs w:val="24"/>
            <w:vertAlign w:val="superscript"/>
          </w:rPr>
          <w:delText>e</w:delText>
        </w:r>
        <w:r w:rsidR="00571C41" w:rsidRPr="00571C41">
          <w:rPr>
            <w:b/>
            <w:bCs/>
            <w:sz w:val="24"/>
          </w:rPr>
          <w:delText>[</w:delText>
        </w:r>
        <w:r w:rsidR="006F59DF" w:rsidRPr="008F54BA">
          <w:delText xml:space="preserve">Terrorism is </w:delText>
        </w:r>
        <w:r w:rsidR="009F2B76">
          <w:rPr>
            <w:b/>
            <w:color w:val="FF0000"/>
            <w:sz w:val="24"/>
            <w:szCs w:val="24"/>
            <w:vertAlign w:val="superscript"/>
          </w:rPr>
          <w:delText>18</w:delText>
        </w:r>
        <w:r w:rsidR="008232AA">
          <w:rPr>
            <w:b/>
            <w:color w:val="FF0000"/>
            <w:sz w:val="24"/>
            <w:szCs w:val="24"/>
            <w:vertAlign w:val="superscript"/>
          </w:rPr>
          <w:delText>e</w:delText>
        </w:r>
        <w:r w:rsidR="00571C41" w:rsidRPr="00571C41">
          <w:rPr>
            <w:b/>
            <w:bCs/>
            <w:sz w:val="24"/>
          </w:rPr>
          <w:delText>[</w:delText>
        </w:r>
        <w:r w:rsidR="006F59DF" w:rsidRPr="008F54BA">
          <w:delText>not</w:delText>
        </w:r>
        <w:r w:rsidR="00571C41" w:rsidRPr="00571C41">
          <w:rPr>
            <w:b/>
            <w:bCs/>
            <w:sz w:val="24"/>
          </w:rPr>
          <w:delText>]</w:delText>
        </w:r>
        <w:r w:rsidR="006F59DF" w:rsidRPr="008F54BA">
          <w:delText xml:space="preserve"> considered an act of war</w:delText>
        </w:r>
      </w:del>
      <w:commentRangeStart w:id="156"/>
      <w:commentRangeStart w:id="157"/>
      <w:commentRangeEnd w:id="156"/>
      <w:r w:rsidR="00E3137A">
        <w:rPr>
          <w:rStyle w:val="CommentReference"/>
          <w:sz w:val="20"/>
          <w:szCs w:val="20"/>
        </w:rPr>
        <w:commentReference w:id="156"/>
      </w:r>
      <w:commentRangeEnd w:id="157"/>
      <w:r w:rsidR="00FF6AD2">
        <w:rPr>
          <w:rStyle w:val="CommentReference"/>
          <w:sz w:val="20"/>
          <w:szCs w:val="20"/>
        </w:rPr>
        <w:commentReference w:id="157"/>
      </w:r>
      <w:r w:rsidR="007F55DD">
        <w:t>.</w:t>
      </w:r>
      <w:r w:rsidR="00571C41" w:rsidRPr="00571C41">
        <w:rPr>
          <w:b/>
          <w:bCs/>
          <w:sz w:val="24"/>
        </w:rPr>
        <w:t>]]</w:t>
      </w:r>
    </w:p>
    <w:p w14:paraId="4D0D259A" w14:textId="35F78BC2" w:rsidR="00D2758D" w:rsidRDefault="00503E8D" w:rsidP="00D2758D">
      <w:pPr>
        <w:pStyle w:val="SubtitleD"/>
      </w:pPr>
      <w:commentRangeStart w:id="158"/>
      <w:commentRangeStart w:id="159"/>
      <w:r w:rsidRPr="006360A4">
        <w:rPr>
          <w:bCs/>
          <w:color w:val="FF0000"/>
          <w:szCs w:val="24"/>
          <w:vertAlign w:val="superscript"/>
        </w:rPr>
        <w:t>1</w:t>
      </w:r>
      <w:r>
        <w:rPr>
          <w:bCs/>
          <w:color w:val="FF0000"/>
          <w:szCs w:val="24"/>
          <w:vertAlign w:val="superscript"/>
        </w:rPr>
        <w:t>8</w:t>
      </w:r>
      <w:r w:rsidR="00571C41" w:rsidRPr="000112F6">
        <w:rPr>
          <w:rFonts w:ascii="Arial" w:hAnsi="Arial" w:cs="Arial"/>
          <w:szCs w:val="24"/>
        </w:rPr>
        <w:t>[</w:t>
      </w:r>
      <w:r w:rsidR="00D2758D">
        <w:t>What Is a Pre-Existing Condition?</w:t>
      </w:r>
    </w:p>
    <w:p w14:paraId="00A533C4" w14:textId="3F8D5499" w:rsidR="00D2758D" w:rsidRDefault="00D2758D" w:rsidP="005419AA">
      <w:pPr>
        <w:pStyle w:val="2Text"/>
        <w:ind w:left="864" w:hanging="432"/>
      </w:pPr>
      <w:r>
        <w:t xml:space="preserve">You have a </w:t>
      </w:r>
      <w:r w:rsidR="008254E8">
        <w:t>Pre-Existing</w:t>
      </w:r>
      <w:r w:rsidR="00B64CA7">
        <w:t xml:space="preserve"> Condition </w:t>
      </w:r>
      <w:r>
        <w:t xml:space="preserve">if both 1. </w:t>
      </w:r>
      <w:r w:rsidR="00943A9F">
        <w:t>a</w:t>
      </w:r>
      <w:r>
        <w:t xml:space="preserve">nd 2. </w:t>
      </w:r>
      <w:r w:rsidR="00943A9F">
        <w:t>a</w:t>
      </w:r>
      <w:r>
        <w:t>re true:</w:t>
      </w:r>
    </w:p>
    <w:p w14:paraId="74794E81" w14:textId="295FFA6D" w:rsidR="00D2758D" w:rsidRDefault="00D2758D" w:rsidP="002F5D69">
      <w:pPr>
        <w:pStyle w:val="Indent2"/>
      </w:pPr>
      <w:r w:rsidRPr="00705697">
        <w:t>1.</w:t>
      </w:r>
      <w:del w:id="160" w:author="Laura Hoogland" w:date="2026-01-22T14:57:00Z" w16du:dateUtc="2026-01-22T20:57:00Z">
        <w:r>
          <w:tab/>
          <w:delText>(a)</w:delText>
        </w:r>
      </w:del>
      <w:r w:rsidRPr="00705697">
        <w:tab/>
        <w:t xml:space="preserve">You received medical treatment, consultation, care or services including diagnostic measures, or took prescribed drugs or medicines, or followed treatment recommendation in the </w:t>
      </w:r>
      <w:r w:rsidR="00C82B10" w:rsidRPr="002D575A">
        <w:rPr>
          <w:b/>
          <w:color w:val="FF0000"/>
          <w:sz w:val="24"/>
          <w:vertAlign w:val="superscript"/>
        </w:rPr>
        <w:t>18a</w:t>
      </w:r>
      <w:r w:rsidR="00C82B10" w:rsidRPr="00571C41">
        <w:rPr>
          <w:b/>
          <w:bCs/>
          <w:sz w:val="24"/>
        </w:rPr>
        <w:t>[</w:t>
      </w:r>
      <w:r w:rsidRPr="00705697">
        <w:t xml:space="preserve">5 days to </w:t>
      </w:r>
      <w:del w:id="161" w:author="Laura Hoogland" w:date="2026-01-22T14:57:00Z" w16du:dateUtc="2026-01-22T20:57:00Z">
        <w:r>
          <w:delText>24</w:delText>
        </w:r>
      </w:del>
      <w:ins w:id="162" w:author="Laura Hoogland" w:date="2026-01-22T14:57:00Z" w16du:dateUtc="2026-01-22T20:57:00Z">
        <w:r w:rsidR="00522DE3" w:rsidRPr="00705697">
          <w:t>12</w:t>
        </w:r>
      </w:ins>
      <w:r w:rsidR="00522DE3" w:rsidRPr="00705697">
        <w:t xml:space="preserve"> </w:t>
      </w:r>
      <w:r w:rsidRPr="00705697">
        <w:t>months</w:t>
      </w:r>
      <w:r w:rsidR="00C82B10" w:rsidRPr="00571C41">
        <w:rPr>
          <w:b/>
          <w:bCs/>
          <w:sz w:val="24"/>
        </w:rPr>
        <w:t>]</w:t>
      </w:r>
      <w:r w:rsidRPr="00705697">
        <w:t xml:space="preserve">just prior to </w:t>
      </w:r>
      <w:r w:rsidR="00D60341" w:rsidRPr="00705697">
        <w:t>Your</w:t>
      </w:r>
      <w:r w:rsidRPr="00705697">
        <w:t xml:space="preserve"> effective date of coverage; or</w:t>
      </w:r>
      <w:r w:rsidR="004B6011" w:rsidRPr="00705697">
        <w:t xml:space="preserve"> </w:t>
      </w:r>
      <w:r w:rsidR="002C4CCB" w:rsidRPr="00705697">
        <w:t xml:space="preserve">the date an increase in benefits would otherwise be available; </w:t>
      </w:r>
      <w:r w:rsidRPr="00705697">
        <w:t>or</w:t>
      </w:r>
    </w:p>
    <w:p w14:paraId="621701BC" w14:textId="77777777" w:rsidR="00D2758D" w:rsidRDefault="00D2758D" w:rsidP="00D2758D">
      <w:pPr>
        <w:pStyle w:val="Indent3"/>
        <w:rPr>
          <w:del w:id="163" w:author="Laura Hoogland" w:date="2026-01-22T14:57:00Z" w16du:dateUtc="2026-01-22T20:57:00Z"/>
        </w:rPr>
      </w:pPr>
      <w:del w:id="164" w:author="Laura Hoogland" w:date="2026-01-22T14:57:00Z" w16du:dateUtc="2026-01-22T20:57:00Z">
        <w:r>
          <w:delText>(b)</w:delText>
        </w:r>
        <w:r>
          <w:tab/>
        </w:r>
        <w:r w:rsidR="00831858">
          <w:delText>You</w:delText>
        </w:r>
        <w:r>
          <w:delText xml:space="preserve"> had </w:delText>
        </w:r>
        <w:r w:rsidR="00A1228A">
          <w:delText xml:space="preserve">manifestations or </w:delText>
        </w:r>
        <w:r>
          <w:delText xml:space="preserve">symptoms </w:delText>
        </w:r>
        <w:r w:rsidR="00C9106A">
          <w:delText xml:space="preserve">for which an </w:delText>
        </w:r>
        <w:r>
          <w:delText xml:space="preserve">ordinarily prudent </w:delText>
        </w:r>
        <w:r w:rsidR="007305BB">
          <w:delText xml:space="preserve">person </w:delText>
        </w:r>
        <w:r w:rsidR="00651CA6">
          <w:delText>would have consulted a health care provider in the</w:delText>
        </w:r>
        <w:r>
          <w:delText xml:space="preserve"> </w:delText>
        </w:r>
        <w:r w:rsidR="008B23B2" w:rsidRPr="002D575A">
          <w:rPr>
            <w:b/>
            <w:color w:val="FF0000"/>
            <w:sz w:val="24"/>
            <w:vertAlign w:val="superscript"/>
          </w:rPr>
          <w:delText>18a</w:delText>
        </w:r>
        <w:r w:rsidR="00571C41" w:rsidRPr="00571C41">
          <w:rPr>
            <w:b/>
            <w:bCs/>
            <w:sz w:val="24"/>
          </w:rPr>
          <w:delText>[</w:delText>
        </w:r>
        <w:r>
          <w:delText>5 days to 24 months</w:delText>
        </w:r>
        <w:r w:rsidR="00571C41" w:rsidRPr="00571C41">
          <w:rPr>
            <w:b/>
            <w:bCs/>
            <w:sz w:val="24"/>
          </w:rPr>
          <w:delText>]</w:delText>
        </w:r>
        <w:r>
          <w:delText xml:space="preserve"> just prior to </w:delText>
        </w:r>
        <w:r w:rsidR="00D60341">
          <w:delText>Your</w:delText>
        </w:r>
        <w:r>
          <w:delText xml:space="preserve"> effective date of coverage</w:delText>
        </w:r>
        <w:r w:rsidR="006B3544">
          <w:delText xml:space="preserve"> or the date an increase in benefits would otherwise be available</w:delText>
        </w:r>
        <w:r>
          <w:delText>.</w:delText>
        </w:r>
      </w:del>
    </w:p>
    <w:p w14:paraId="4BECF824" w14:textId="27AA76D8" w:rsidR="00D2758D" w:rsidRDefault="00D2758D" w:rsidP="00D2758D">
      <w:pPr>
        <w:pStyle w:val="Indent2"/>
        <w:rPr>
          <w:b/>
          <w:sz w:val="24"/>
        </w:rPr>
      </w:pPr>
      <w:r>
        <w:t>2.</w:t>
      </w:r>
      <w:r>
        <w:tab/>
      </w:r>
      <w:r w:rsidR="00D60341">
        <w:t>Your</w:t>
      </w:r>
      <w:r>
        <w:t xml:space="preserve"> </w:t>
      </w:r>
      <w:r w:rsidR="00FF5545">
        <w:t>Disability</w:t>
      </w:r>
      <w:r>
        <w:t xml:space="preserve"> begins within </w:t>
      </w:r>
      <w:r w:rsidR="008B23B2" w:rsidRPr="002D575A">
        <w:rPr>
          <w:b/>
          <w:color w:val="FF0000"/>
          <w:sz w:val="24"/>
          <w:vertAlign w:val="superscript"/>
        </w:rPr>
        <w:t>18a</w:t>
      </w:r>
      <w:r w:rsidR="00571C41" w:rsidRPr="00571C41">
        <w:rPr>
          <w:b/>
          <w:bCs/>
          <w:sz w:val="24"/>
        </w:rPr>
        <w:t>[</w:t>
      </w:r>
      <w:r>
        <w:t xml:space="preserve">5 days to </w:t>
      </w:r>
      <w:del w:id="165" w:author="Laura Hoogland" w:date="2026-01-22T14:57:00Z" w16du:dateUtc="2026-01-22T20:57:00Z">
        <w:r>
          <w:delText>24</w:delText>
        </w:r>
      </w:del>
      <w:ins w:id="166" w:author="Laura Hoogland" w:date="2026-01-22T14:57:00Z" w16du:dateUtc="2026-01-22T20:57:00Z">
        <w:r w:rsidR="00E74645">
          <w:t>12</w:t>
        </w:r>
      </w:ins>
      <w:r w:rsidR="00E74645">
        <w:t xml:space="preserve"> </w:t>
      </w:r>
      <w:r>
        <w:t>months</w:t>
      </w:r>
      <w:r w:rsidR="00571C41" w:rsidRPr="00571C41">
        <w:rPr>
          <w:b/>
          <w:bCs/>
          <w:sz w:val="24"/>
        </w:rPr>
        <w:t>]</w:t>
      </w:r>
      <w:r>
        <w:t xml:space="preserve"> of the date </w:t>
      </w:r>
      <w:r w:rsidR="00D60341">
        <w:t>Your</w:t>
      </w:r>
      <w:r>
        <w:t xml:space="preserve"> coverage under the</w:t>
      </w:r>
      <w:r w:rsidR="00B26632">
        <w:t xml:space="preserve"> Plan </w:t>
      </w:r>
      <w:r>
        <w:t>becomes effective.</w:t>
      </w:r>
      <w:r w:rsidR="00571C41" w:rsidRPr="00571C41">
        <w:rPr>
          <w:b/>
          <w:bCs/>
          <w:sz w:val="24"/>
        </w:rPr>
        <w:t>]</w:t>
      </w:r>
    </w:p>
    <w:p w14:paraId="3A671625" w14:textId="321FBAD9" w:rsidR="007E5111" w:rsidRDefault="007E5111" w:rsidP="002C2BB5">
      <w:pPr>
        <w:pStyle w:val="2Text"/>
        <w:rPr>
          <w:ins w:id="167" w:author="Laura Hoogland" w:date="2026-01-22T14:57:00Z" w16du:dateUtc="2026-01-22T20:57:00Z"/>
        </w:rPr>
      </w:pPr>
      <w:ins w:id="168" w:author="Laura Hoogland" w:date="2026-01-22T14:57:00Z" w16du:dateUtc="2026-01-22T20:57:00Z">
        <w:r>
          <w:t>A pre-existing condition does not include a condition admitted in Your application for insurance which was not excluded by a signed waiver rider and attached to this Group Insurance Certificate.</w:t>
        </w:r>
      </w:ins>
    </w:p>
    <w:p w14:paraId="3641039A" w14:textId="77777777" w:rsidR="002C2BB5" w:rsidRDefault="002C2BB5" w:rsidP="002C2BB5">
      <w:pPr>
        <w:pStyle w:val="2Text"/>
        <w:rPr>
          <w:del w:id="169" w:author="Laura Hoogland" w:date="2026-01-22T14:57:00Z" w16du:dateUtc="2026-01-22T20:57:00Z"/>
        </w:rPr>
      </w:pPr>
      <w:r>
        <w:t xml:space="preserve">But, You do not have a Pre-Existing Condition if, after the date Your coverage under the Plan becomes effective or the date an increase in benefits would otherwise be available, there is a period of </w:t>
      </w:r>
      <w:r w:rsidR="002234F9">
        <w:rPr>
          <w:b/>
          <w:bCs/>
          <w:color w:val="FF0000"/>
          <w:sz w:val="24"/>
          <w:szCs w:val="24"/>
          <w:vertAlign w:val="superscript"/>
        </w:rPr>
        <w:t>18f</w:t>
      </w:r>
      <w:r w:rsidRPr="001935DA">
        <w:rPr>
          <w:b/>
          <w:sz w:val="24"/>
          <w:szCs w:val="24"/>
        </w:rPr>
        <w:t>[</w:t>
      </w:r>
      <w:r>
        <w:t xml:space="preserve">0 – </w:t>
      </w:r>
      <w:del w:id="170" w:author="Laura Hoogland" w:date="2026-01-22T14:57:00Z" w16du:dateUtc="2026-01-22T20:57:00Z">
        <w:r>
          <w:delText>18</w:delText>
        </w:r>
      </w:del>
      <w:ins w:id="171" w:author="Laura Hoogland" w:date="2026-01-22T14:57:00Z" w16du:dateUtc="2026-01-22T20:57:00Z">
        <w:r w:rsidR="00A45275">
          <w:t>12</w:t>
        </w:r>
      </w:ins>
      <w:r w:rsidR="00A45275">
        <w:t xml:space="preserve"> </w:t>
      </w:r>
      <w:r>
        <w:t>months</w:t>
      </w:r>
      <w:r w:rsidRPr="00571C41">
        <w:rPr>
          <w:b/>
          <w:bCs/>
          <w:sz w:val="24"/>
        </w:rPr>
        <w:t>]</w:t>
      </w:r>
      <w:r>
        <w:t xml:space="preserve"> or more during which You do not</w:t>
      </w:r>
      <w:r w:rsidR="00A45275">
        <w:t xml:space="preserve"> </w:t>
      </w:r>
      <w:del w:id="172" w:author="Laura Hoogland" w:date="2026-01-22T14:57:00Z" w16du:dateUtc="2026-01-22T20:57:00Z">
        <w:r>
          <w:delText>:</w:delText>
        </w:r>
      </w:del>
    </w:p>
    <w:p w14:paraId="30EFFD01" w14:textId="1D6F9552" w:rsidR="002C2BB5" w:rsidRDefault="002C2BB5" w:rsidP="002F5D69">
      <w:pPr>
        <w:pStyle w:val="2Text"/>
      </w:pPr>
      <w:r>
        <w:t>receive medical treatment, consultation, care or services, including diagnostic measures, or take prescribed drugs or medicines, or follow treatment recommendation for that condition</w:t>
      </w:r>
      <w:del w:id="173" w:author="Laura Hoogland" w:date="2026-01-22T14:57:00Z" w16du:dateUtc="2026-01-22T20:57:00Z">
        <w:r>
          <w:delText>; and</w:delText>
        </w:r>
      </w:del>
      <w:ins w:id="174" w:author="Laura Hoogland" w:date="2026-01-22T14:57:00Z" w16du:dateUtc="2026-01-22T20:57:00Z">
        <w:r>
          <w:t>.</w:t>
        </w:r>
        <w:r w:rsidRPr="00571C41">
          <w:rPr>
            <w:b/>
            <w:bCs/>
            <w:sz w:val="24"/>
          </w:rPr>
          <w:t>]</w:t>
        </w:r>
        <w:commentRangeEnd w:id="158"/>
        <w:r w:rsidR="008E2264">
          <w:rPr>
            <w:rStyle w:val="CommentReference"/>
            <w:sz w:val="20"/>
            <w:szCs w:val="20"/>
          </w:rPr>
          <w:commentReference w:id="158"/>
        </w:r>
        <w:commentRangeEnd w:id="159"/>
        <w:r w:rsidR="00C947B0">
          <w:rPr>
            <w:rStyle w:val="CommentReference"/>
            <w:sz w:val="20"/>
            <w:szCs w:val="20"/>
          </w:rPr>
          <w:commentReference w:id="159"/>
        </w:r>
      </w:ins>
    </w:p>
    <w:p w14:paraId="5CC02CF3" w14:textId="77777777" w:rsidR="002C2BB5" w:rsidRDefault="002C2BB5" w:rsidP="00026446">
      <w:pPr>
        <w:pStyle w:val="BulletD"/>
        <w:rPr>
          <w:del w:id="175" w:author="Laura Hoogland" w:date="2026-01-22T14:57:00Z" w16du:dateUtc="2026-01-22T20:57:00Z"/>
        </w:rPr>
      </w:pPr>
      <w:del w:id="176" w:author="Laura Hoogland" w:date="2026-01-22T14:57:00Z" w16du:dateUtc="2026-01-22T20:57:00Z">
        <w:r>
          <w:delText>have manifestations or symptoms related to that condition for which an ordinarily prudent person would have consulted a health care provider.</w:delText>
        </w:r>
        <w:r w:rsidRPr="00571C41">
          <w:rPr>
            <w:b/>
            <w:bCs/>
            <w:sz w:val="24"/>
          </w:rPr>
          <w:delText>]</w:delText>
        </w:r>
      </w:del>
    </w:p>
    <w:p w14:paraId="375D6A87" w14:textId="6E80B997" w:rsidR="00C84821" w:rsidRDefault="00C84821" w:rsidP="00C84821">
      <w:pPr>
        <w:pStyle w:val="SubtitleD"/>
      </w:pPr>
      <w:r>
        <w:rPr>
          <w:rFonts w:ascii="Arial" w:hAnsi="Arial" w:cs="Arial"/>
          <w:color w:val="FF0000"/>
          <w:vertAlign w:val="superscript"/>
        </w:rPr>
        <w:t>18</w:t>
      </w:r>
      <w:r w:rsidR="00C547EB">
        <w:rPr>
          <w:rFonts w:ascii="Arial" w:hAnsi="Arial" w:cs="Arial"/>
          <w:color w:val="FF0000"/>
          <w:vertAlign w:val="superscript"/>
        </w:rPr>
        <w:t>g</w:t>
      </w:r>
      <w:r w:rsidR="00571C41" w:rsidRPr="00B23271">
        <w:rPr>
          <w:rFonts w:ascii="Arial" w:hAnsi="Arial" w:cs="Arial"/>
        </w:rPr>
        <w:t>[</w:t>
      </w:r>
      <w:r>
        <w:t xml:space="preserve">How Does a Pre-Existing Condition Affect an Increase in </w:t>
      </w:r>
      <w:r w:rsidR="00D60341">
        <w:t>Your</w:t>
      </w:r>
      <w:r>
        <w:t xml:space="preserve"> Benefits?</w:t>
      </w:r>
    </w:p>
    <w:p w14:paraId="15CC7FBB" w14:textId="0FDADDA9" w:rsidR="00C84821" w:rsidRDefault="00C84821" w:rsidP="00C84821">
      <w:pPr>
        <w:pStyle w:val="2Text"/>
      </w:pPr>
      <w:r>
        <w:t xml:space="preserve">If there is an increase in </w:t>
      </w:r>
      <w:r w:rsidR="00D60341">
        <w:t>Your</w:t>
      </w:r>
      <w:r>
        <w:t xml:space="preserve"> benefits due to an amendment of the </w:t>
      </w:r>
      <w:r w:rsidR="00985B0E">
        <w:t>Plan</w:t>
      </w:r>
      <w:r>
        <w:t xml:space="preserve">; or </w:t>
      </w:r>
      <w:r w:rsidR="00D60341">
        <w:t>Your</w:t>
      </w:r>
      <w:r>
        <w:t xml:space="preserve"> enrollment in another</w:t>
      </w:r>
      <w:r w:rsidR="00B26632">
        <w:t xml:space="preserve"> Plan </w:t>
      </w:r>
      <w:r>
        <w:t xml:space="preserve">option, a benefit limit will apply if </w:t>
      </w:r>
      <w:r w:rsidR="00D60341">
        <w:t>Your</w:t>
      </w:r>
      <w:r>
        <w:t xml:space="preserve"> </w:t>
      </w:r>
      <w:r w:rsidR="00BF53C2" w:rsidRPr="00987A39">
        <w:rPr>
          <w:bCs/>
          <w:iCs/>
        </w:rPr>
        <w:t>Disability</w:t>
      </w:r>
      <w:r>
        <w:t xml:space="preserve"> is due to a </w:t>
      </w:r>
      <w:r w:rsidR="007305A0">
        <w:t>P</w:t>
      </w:r>
      <w:r>
        <w:t>re-</w:t>
      </w:r>
      <w:r w:rsidR="00002400">
        <w:t>E</w:t>
      </w:r>
      <w:r>
        <w:t xml:space="preserve">xisting </w:t>
      </w:r>
      <w:r w:rsidR="007305A0">
        <w:t>C</w:t>
      </w:r>
      <w:r>
        <w:t>ondition.</w:t>
      </w:r>
    </w:p>
    <w:p w14:paraId="614CF5BC" w14:textId="1024F8B9" w:rsidR="00C84821" w:rsidRDefault="00C84821" w:rsidP="00C84821">
      <w:pPr>
        <w:pStyle w:val="2Text"/>
      </w:pPr>
      <w:r>
        <w:t xml:space="preserve">You will be limited to the benefits </w:t>
      </w:r>
      <w:r w:rsidR="00831858">
        <w:t>You</w:t>
      </w:r>
      <w:r>
        <w:t xml:space="preserve"> had on the day before the increase if </w:t>
      </w:r>
      <w:r w:rsidR="00D60341">
        <w:t>Your</w:t>
      </w:r>
      <w:r>
        <w:t xml:space="preserve"> </w:t>
      </w:r>
      <w:r w:rsidR="00FF5545">
        <w:t>Disability</w:t>
      </w:r>
      <w:r>
        <w:t xml:space="preserve"> begins during </w:t>
      </w:r>
      <w:commentRangeStart w:id="177"/>
      <w:commentRangeStart w:id="178"/>
      <w:r>
        <w:t xml:space="preserve">the </w:t>
      </w:r>
      <w:r w:rsidRPr="00987A39">
        <w:rPr>
          <w:b/>
          <w:color w:val="FF0000"/>
          <w:sz w:val="24"/>
          <w:vertAlign w:val="superscript"/>
        </w:rPr>
        <w:t>18a</w:t>
      </w:r>
      <w:r w:rsidR="00571C41" w:rsidRPr="00571C41">
        <w:rPr>
          <w:b/>
          <w:bCs/>
          <w:sz w:val="24"/>
        </w:rPr>
        <w:t>[</w:t>
      </w:r>
      <w:r>
        <w:t xml:space="preserve">5 day to </w:t>
      </w:r>
      <w:del w:id="179" w:author="Laura Hoogland" w:date="2026-01-22T14:57:00Z" w16du:dateUtc="2026-01-22T20:57:00Z">
        <w:r>
          <w:delText>24</w:delText>
        </w:r>
      </w:del>
      <w:ins w:id="180" w:author="Laura Hoogland" w:date="2026-01-22T14:57:00Z" w16du:dateUtc="2026-01-22T20:57:00Z">
        <w:r w:rsidR="00107227">
          <w:t>12</w:t>
        </w:r>
      </w:ins>
      <w:r w:rsidR="00107227">
        <w:t xml:space="preserve"> </w:t>
      </w:r>
      <w:r>
        <w:t>month</w:t>
      </w:r>
      <w:r w:rsidR="00571C41" w:rsidRPr="00571C41">
        <w:rPr>
          <w:b/>
          <w:bCs/>
          <w:sz w:val="24"/>
        </w:rPr>
        <w:t>]</w:t>
      </w:r>
      <w:r>
        <w:t xml:space="preserve"> </w:t>
      </w:r>
      <w:commentRangeEnd w:id="177"/>
      <w:r w:rsidR="00083878">
        <w:rPr>
          <w:rStyle w:val="CommentReference"/>
          <w:sz w:val="20"/>
          <w:szCs w:val="20"/>
        </w:rPr>
        <w:commentReference w:id="177"/>
      </w:r>
      <w:commentRangeEnd w:id="178"/>
      <w:r w:rsidR="00622D1A">
        <w:rPr>
          <w:rStyle w:val="CommentReference"/>
          <w:sz w:val="20"/>
          <w:szCs w:val="20"/>
        </w:rPr>
        <w:commentReference w:id="178"/>
      </w:r>
      <w:r>
        <w:t xml:space="preserve">period starting with the date the increase in benefits would have been effective. The increase will not take effect until </w:t>
      </w:r>
      <w:r w:rsidR="00D60341">
        <w:t>Your</w:t>
      </w:r>
      <w:r>
        <w:t xml:space="preserve"> </w:t>
      </w:r>
      <w:r w:rsidR="00FF5545">
        <w:t>Disability</w:t>
      </w:r>
      <w:r>
        <w:t xml:space="preserve"> ends.</w:t>
      </w:r>
      <w:r w:rsidR="00571C41" w:rsidRPr="00571C41">
        <w:rPr>
          <w:b/>
          <w:bCs/>
          <w:sz w:val="24"/>
        </w:rPr>
        <w:t>]</w:t>
      </w:r>
    </w:p>
    <w:p w14:paraId="66CAD2C7" w14:textId="329A50B3" w:rsidR="00B12177" w:rsidRDefault="00B12177" w:rsidP="00B12177">
      <w:pPr>
        <w:pStyle w:val="SubtitleD"/>
      </w:pPr>
      <w:r>
        <w:rPr>
          <w:rFonts w:ascii="Arial" w:hAnsi="Arial" w:cs="Arial"/>
          <w:color w:val="FF0000"/>
          <w:vertAlign w:val="superscript"/>
        </w:rPr>
        <w:t>18</w:t>
      </w:r>
      <w:r w:rsidR="00C547EB">
        <w:rPr>
          <w:rFonts w:ascii="Arial" w:hAnsi="Arial" w:cs="Arial"/>
          <w:color w:val="FF0000"/>
          <w:vertAlign w:val="superscript"/>
        </w:rPr>
        <w:t>g</w:t>
      </w:r>
      <w:r w:rsidR="00571C41" w:rsidRPr="00B23271">
        <w:rPr>
          <w:rFonts w:ascii="Arial" w:hAnsi="Arial" w:cs="Arial"/>
        </w:rPr>
        <w:t>[</w:t>
      </w:r>
      <w:r>
        <w:t xml:space="preserve">How Do the Pre-Existing Condition Provisions Work If You Were Covered Under </w:t>
      </w:r>
      <w:r w:rsidRPr="00B37216">
        <w:rPr>
          <w:rFonts w:ascii="Arial" w:hAnsi="Arial" w:cs="Arial"/>
          <w:bCs/>
          <w:color w:val="FF0000"/>
          <w:szCs w:val="24"/>
          <w:vertAlign w:val="superscript"/>
        </w:rPr>
        <w:t>CV2</w:t>
      </w:r>
      <w:r w:rsidR="00571C41" w:rsidRPr="00571C41">
        <w:rPr>
          <w:bCs/>
        </w:rPr>
        <w:t>[</w:t>
      </w:r>
      <w:r w:rsidR="00D60341">
        <w:t>Your</w:t>
      </w:r>
      <w:r>
        <w:t xml:space="preserve"> Employer’s</w:t>
      </w:r>
      <w:r w:rsidR="00571C41" w:rsidRPr="00571C41">
        <w:rPr>
          <w:bCs/>
        </w:rPr>
        <w:t>]</w:t>
      </w:r>
      <w:r>
        <w:t xml:space="preserve"> </w:t>
      </w:r>
      <w:r w:rsidR="008968BD">
        <w:t xml:space="preserve">Prior </w:t>
      </w:r>
      <w:r>
        <w:t>Plan?</w:t>
      </w:r>
    </w:p>
    <w:p w14:paraId="0E05190D" w14:textId="6F754F56" w:rsidR="00B12177" w:rsidRDefault="00B12177" w:rsidP="00B12177">
      <w:pPr>
        <w:pStyle w:val="2Text"/>
      </w:pPr>
      <w:r>
        <w:t xml:space="preserve">Special rules apply to </w:t>
      </w:r>
      <w:r w:rsidR="008254E8">
        <w:t>Pre-Existing</w:t>
      </w:r>
      <w:r>
        <w:t xml:space="preserve"> conditions, if this </w:t>
      </w:r>
      <w:r w:rsidRPr="00310971">
        <w:rPr>
          <w:rFonts w:cs="Arial"/>
          <w:b/>
          <w:color w:val="FF0000"/>
          <w:sz w:val="24"/>
          <w:szCs w:val="24"/>
          <w:vertAlign w:val="superscript"/>
        </w:rPr>
        <w:t>CV1</w:t>
      </w:r>
      <w:r w:rsidR="00571C41" w:rsidRPr="00571C41">
        <w:rPr>
          <w:b/>
          <w:bCs/>
          <w:sz w:val="24"/>
        </w:rPr>
        <w:t>[</w:t>
      </w:r>
      <w:r w:rsidR="00733F20">
        <w:t xml:space="preserve">short </w:t>
      </w:r>
      <w:r>
        <w:t>term</w:t>
      </w:r>
      <w:r w:rsidR="00571C41" w:rsidRPr="00571C41">
        <w:rPr>
          <w:b/>
          <w:bCs/>
          <w:sz w:val="24"/>
        </w:rPr>
        <w:t>]</w:t>
      </w:r>
      <w:r>
        <w:t xml:space="preserve"> disability</w:t>
      </w:r>
      <w:r w:rsidR="00B26632">
        <w:t xml:space="preserve"> Plan </w:t>
      </w:r>
      <w:r>
        <w:t xml:space="preserve">replaces </w:t>
      </w:r>
      <w:r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w:t>
      </w:r>
      <w:r w:rsidR="008968BD">
        <w:t xml:space="preserve">prior </w:t>
      </w:r>
      <w:r w:rsidR="00467CBD">
        <w:t>p</w:t>
      </w:r>
      <w:r w:rsidR="00B26632">
        <w:t xml:space="preserve">lan </w:t>
      </w:r>
      <w:r>
        <w:t>and:</w:t>
      </w:r>
    </w:p>
    <w:p w14:paraId="749ECBC1" w14:textId="453B94A2" w:rsidR="00B12177" w:rsidRDefault="00831858" w:rsidP="00B12177">
      <w:pPr>
        <w:pStyle w:val="BulletD"/>
      </w:pPr>
      <w:r>
        <w:t>You</w:t>
      </w:r>
      <w:r w:rsidR="00B12177">
        <w:t xml:space="preserve"> were covered by that</w:t>
      </w:r>
      <w:r w:rsidR="00B26632">
        <w:t xml:space="preserve"> </w:t>
      </w:r>
      <w:r w:rsidR="00F97955">
        <w:t>p</w:t>
      </w:r>
      <w:r w:rsidR="00B26632">
        <w:t xml:space="preserve">lan </w:t>
      </w:r>
      <w:r w:rsidR="00B12177">
        <w:t>on the day before this</w:t>
      </w:r>
      <w:r w:rsidR="00B26632">
        <w:t xml:space="preserve"> Plan </w:t>
      </w:r>
      <w:r w:rsidR="00B12177">
        <w:t>became effective; and</w:t>
      </w:r>
    </w:p>
    <w:p w14:paraId="0AFBA89F" w14:textId="65B698C2" w:rsidR="00B12177" w:rsidRDefault="00831858" w:rsidP="00B12177">
      <w:pPr>
        <w:pStyle w:val="BulletD"/>
      </w:pPr>
      <w:r>
        <w:t>You</w:t>
      </w:r>
      <w:r w:rsidR="00B12177">
        <w:t xml:space="preserve"> became covered under this</w:t>
      </w:r>
      <w:r w:rsidR="00B26632">
        <w:t xml:space="preserve"> Plan </w:t>
      </w:r>
      <w:r w:rsidR="00B12177">
        <w:t xml:space="preserve">within </w:t>
      </w:r>
      <w:r w:rsidR="005573F9">
        <w:rPr>
          <w:b/>
          <w:color w:val="FF0000"/>
          <w:sz w:val="24"/>
          <w:vertAlign w:val="superscript"/>
        </w:rPr>
        <w:t>18b</w:t>
      </w:r>
      <w:r w:rsidR="005573F9" w:rsidRPr="00571C41">
        <w:rPr>
          <w:b/>
          <w:bCs/>
          <w:sz w:val="24"/>
        </w:rPr>
        <w:t>[</w:t>
      </w:r>
      <w:r w:rsidR="005573F9">
        <w:t>30 – 180 days</w:t>
      </w:r>
      <w:r w:rsidR="005573F9" w:rsidRPr="00571C41">
        <w:rPr>
          <w:b/>
          <w:bCs/>
          <w:sz w:val="24"/>
        </w:rPr>
        <w:t>]</w:t>
      </w:r>
      <w:r w:rsidR="005573F9">
        <w:t xml:space="preserve"> </w:t>
      </w:r>
      <w:r w:rsidR="00B12177">
        <w:t>of its effective date.</w:t>
      </w:r>
    </w:p>
    <w:p w14:paraId="738098D3" w14:textId="77777777" w:rsidR="00B12177" w:rsidRDefault="00B12177" w:rsidP="00B12177">
      <w:pPr>
        <w:pStyle w:val="2Text"/>
      </w:pPr>
      <w:r>
        <w:t>The special rules are:</w:t>
      </w:r>
    </w:p>
    <w:p w14:paraId="2773D848" w14:textId="216D83F2" w:rsidR="00B12177" w:rsidRDefault="00B12177" w:rsidP="00B37216">
      <w:pPr>
        <w:pStyle w:val="BulletD"/>
      </w:pPr>
      <w:r>
        <w:t xml:space="preserve">If </w:t>
      </w:r>
      <w:r w:rsidRPr="002E41CC">
        <w:rPr>
          <w:b/>
          <w:bCs/>
          <w:color w:val="FF0000"/>
          <w:sz w:val="24"/>
          <w:szCs w:val="24"/>
          <w:vertAlign w:val="superscript"/>
        </w:rPr>
        <w:t>CV2</w:t>
      </w:r>
      <w:r w:rsidR="00571C41" w:rsidRPr="00571C41">
        <w:rPr>
          <w:b/>
          <w:bCs/>
          <w:sz w:val="24"/>
        </w:rPr>
        <w:t>[</w:t>
      </w:r>
      <w:r>
        <w:t>the Employer’s</w:t>
      </w:r>
      <w:r w:rsidR="00571C41" w:rsidRPr="00571C41">
        <w:rPr>
          <w:b/>
          <w:bCs/>
          <w:sz w:val="24"/>
        </w:rPr>
        <w:t>]</w:t>
      </w:r>
      <w:r>
        <w:t xml:space="preserve"> </w:t>
      </w:r>
      <w:r w:rsidR="008E69E8">
        <w:t xml:space="preserve">prior </w:t>
      </w:r>
      <w:r w:rsidR="00467CBD">
        <w:t>p</w:t>
      </w:r>
      <w:r w:rsidR="00B26632">
        <w:t xml:space="preserve">lan </w:t>
      </w:r>
      <w:r>
        <w:t xml:space="preserve">did not have a </w:t>
      </w:r>
      <w:r w:rsidR="008254E8">
        <w:t>Pre-Existing</w:t>
      </w:r>
      <w:r w:rsidR="00B64CA7">
        <w:t xml:space="preserve"> Condition </w:t>
      </w:r>
      <w:r>
        <w:t xml:space="preserve">exclusion or limitation, then a </w:t>
      </w:r>
      <w:r w:rsidR="008254E8">
        <w:t>Pre-Existing</w:t>
      </w:r>
      <w:r w:rsidR="00B64CA7">
        <w:t xml:space="preserve"> Condition </w:t>
      </w:r>
      <w:r>
        <w:t xml:space="preserve">will not be excluded or limited under this </w:t>
      </w:r>
      <w:r w:rsidR="00985B0E">
        <w:t>Plan</w:t>
      </w:r>
      <w:r>
        <w:t>.</w:t>
      </w:r>
    </w:p>
    <w:p w14:paraId="223CFEED" w14:textId="756695C3" w:rsidR="00B12177" w:rsidRDefault="00B12177" w:rsidP="00B37216">
      <w:pPr>
        <w:pStyle w:val="BulletD"/>
      </w:pPr>
      <w:commentRangeStart w:id="181"/>
      <w:commentRangeStart w:id="182"/>
      <w:r>
        <w:t xml:space="preserve">If </w:t>
      </w:r>
      <w:r w:rsidRPr="002E41CC">
        <w:rPr>
          <w:b/>
          <w:bCs/>
          <w:color w:val="FF0000"/>
          <w:sz w:val="24"/>
          <w:szCs w:val="24"/>
          <w:vertAlign w:val="superscript"/>
        </w:rPr>
        <w:t>CV2</w:t>
      </w:r>
      <w:r w:rsidR="00571C41" w:rsidRPr="00571C41">
        <w:rPr>
          <w:b/>
          <w:bCs/>
          <w:sz w:val="24"/>
        </w:rPr>
        <w:t>[</w:t>
      </w:r>
      <w:r>
        <w:t>the Employer’s</w:t>
      </w:r>
      <w:r w:rsidR="00571C41" w:rsidRPr="00571C41">
        <w:rPr>
          <w:b/>
          <w:bCs/>
          <w:sz w:val="24"/>
        </w:rPr>
        <w:t>]</w:t>
      </w:r>
      <w:r>
        <w:t xml:space="preserve"> </w:t>
      </w:r>
      <w:r w:rsidR="008E69E8">
        <w:t xml:space="preserve">prior </w:t>
      </w:r>
      <w:r w:rsidR="00467CBD">
        <w:t>p</w:t>
      </w:r>
      <w:r w:rsidR="00B26632">
        <w:t xml:space="preserve">lan </w:t>
      </w:r>
      <w:r>
        <w:t xml:space="preserve">did have a </w:t>
      </w:r>
      <w:r w:rsidR="008254E8">
        <w:t>Pre-Existing</w:t>
      </w:r>
      <w:r w:rsidR="00B64CA7">
        <w:t xml:space="preserve"> Condition </w:t>
      </w:r>
      <w:r>
        <w:t xml:space="preserve">exclusion or limitation, then the limited time does not end after the first </w:t>
      </w:r>
      <w:r>
        <w:rPr>
          <w:b/>
          <w:color w:val="FF0000"/>
          <w:sz w:val="24"/>
          <w:vertAlign w:val="superscript"/>
        </w:rPr>
        <w:t>18</w:t>
      </w:r>
      <w:r w:rsidRPr="002D575A">
        <w:rPr>
          <w:b/>
          <w:color w:val="FF0000"/>
          <w:sz w:val="24"/>
          <w:vertAlign w:val="superscript"/>
        </w:rPr>
        <w:t>a</w:t>
      </w:r>
      <w:r w:rsidR="00571C41" w:rsidRPr="00571C41">
        <w:rPr>
          <w:b/>
          <w:bCs/>
          <w:sz w:val="24"/>
        </w:rPr>
        <w:t>[</w:t>
      </w:r>
      <w:r>
        <w:t xml:space="preserve">5 days to </w:t>
      </w:r>
      <w:del w:id="183" w:author="Laura Hoogland" w:date="2026-01-22T14:57:00Z" w16du:dateUtc="2026-01-22T20:57:00Z">
        <w:r>
          <w:delText>24</w:delText>
        </w:r>
      </w:del>
      <w:ins w:id="184" w:author="Laura Hoogland" w:date="2026-01-22T14:57:00Z" w16du:dateUtc="2026-01-22T20:57:00Z">
        <w:r w:rsidR="008D45FC">
          <w:t>12</w:t>
        </w:r>
      </w:ins>
      <w:r w:rsidR="008D45FC">
        <w:t xml:space="preserve"> </w:t>
      </w:r>
      <w:r>
        <w:t>months</w:t>
      </w:r>
      <w:r w:rsidR="00571C41" w:rsidRPr="00571C41">
        <w:rPr>
          <w:b/>
          <w:bCs/>
          <w:sz w:val="24"/>
        </w:rPr>
        <w:t>]</w:t>
      </w:r>
      <w:r>
        <w:t xml:space="preserve"> of coverage. </w:t>
      </w:r>
      <w:r w:rsidR="00E642E6">
        <w:lastRenderedPageBreak/>
        <w:t>Instead,</w:t>
      </w:r>
      <w:r>
        <w:t xml:space="preserve"> it will end on the date any equivalent limit would have ended under </w:t>
      </w:r>
      <w:r w:rsidRPr="002E41CC">
        <w:rPr>
          <w:b/>
          <w:bCs/>
          <w:color w:val="FF0000"/>
          <w:sz w:val="24"/>
          <w:szCs w:val="24"/>
          <w:vertAlign w:val="superscript"/>
        </w:rPr>
        <w:t>CV2</w:t>
      </w:r>
      <w:r w:rsidR="00571C41" w:rsidRPr="00571C41">
        <w:rPr>
          <w:b/>
          <w:bCs/>
          <w:sz w:val="24"/>
        </w:rPr>
        <w:t>[</w:t>
      </w:r>
      <w:r>
        <w:t>the Employer’s</w:t>
      </w:r>
      <w:r w:rsidR="00571C41" w:rsidRPr="00571C41">
        <w:rPr>
          <w:b/>
          <w:bCs/>
          <w:sz w:val="24"/>
        </w:rPr>
        <w:t>]</w:t>
      </w:r>
      <w:r>
        <w:t xml:space="preserve"> </w:t>
      </w:r>
      <w:r w:rsidR="007353F9">
        <w:t xml:space="preserve">prior </w:t>
      </w:r>
      <w:r w:rsidR="00467CBD">
        <w:t>p</w:t>
      </w:r>
      <w:r w:rsidR="003B6015">
        <w:t>lan.</w:t>
      </w:r>
      <w:commentRangeEnd w:id="181"/>
      <w:r w:rsidR="00083878">
        <w:rPr>
          <w:rStyle w:val="CommentReference"/>
          <w:sz w:val="20"/>
          <w:szCs w:val="20"/>
        </w:rPr>
        <w:commentReference w:id="181"/>
      </w:r>
      <w:commentRangeEnd w:id="182"/>
      <w:r w:rsidR="00622D1A">
        <w:rPr>
          <w:rStyle w:val="CommentReference"/>
          <w:sz w:val="20"/>
          <w:szCs w:val="20"/>
        </w:rPr>
        <w:commentReference w:id="182"/>
      </w:r>
    </w:p>
    <w:p w14:paraId="190C897D" w14:textId="3A1C3126" w:rsidR="00B12177" w:rsidRDefault="00B12177" w:rsidP="00B37216">
      <w:pPr>
        <w:pStyle w:val="BulletD"/>
      </w:pPr>
      <w:r>
        <w:t xml:space="preserve">If the change from </w:t>
      </w:r>
      <w:r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w:t>
      </w:r>
      <w:r w:rsidR="0082356B">
        <w:t xml:space="preserve">prior </w:t>
      </w:r>
      <w:r w:rsidR="00467CBD">
        <w:t>p</w:t>
      </w:r>
      <w:r w:rsidR="00B26632">
        <w:t xml:space="preserve">lan </w:t>
      </w:r>
      <w:r>
        <w:t>to this</w:t>
      </w:r>
      <w:r w:rsidR="00B26632">
        <w:t xml:space="preserve"> Plan </w:t>
      </w:r>
      <w:r>
        <w:t xml:space="preserve">of coverage would result in an increase in </w:t>
      </w:r>
      <w:r w:rsidR="00D60341">
        <w:t>Your</w:t>
      </w:r>
      <w:r>
        <w:t xml:space="preserve"> amount of benefits, the benefits for </w:t>
      </w:r>
      <w:r w:rsidR="00D60341">
        <w:t>Your</w:t>
      </w:r>
      <w:r>
        <w:t xml:space="preserve"> </w:t>
      </w:r>
      <w:r w:rsidR="00FF5545">
        <w:t>Disability</w:t>
      </w:r>
      <w:r>
        <w:t xml:space="preserve"> that is due to a </w:t>
      </w:r>
      <w:r w:rsidR="008254E8">
        <w:t>Pre-Existing</w:t>
      </w:r>
      <w:r>
        <w:t xml:space="preserve"> </w:t>
      </w:r>
      <w:r w:rsidR="008E098C">
        <w:t>S</w:t>
      </w:r>
      <w:r>
        <w:t xml:space="preserve">ickness or </w:t>
      </w:r>
      <w:r w:rsidR="008E098C">
        <w:t>I</w:t>
      </w:r>
      <w:r>
        <w:t xml:space="preserve">njury will not increase. </w:t>
      </w:r>
      <w:r w:rsidR="00E642E6">
        <w:t>Instead,</w:t>
      </w:r>
      <w:r>
        <w:t xml:space="preserve"> the benefits are limited to the amount </w:t>
      </w:r>
      <w:r w:rsidR="00831858">
        <w:t>You</w:t>
      </w:r>
      <w:r>
        <w:t xml:space="preserve"> had on the day before the</w:t>
      </w:r>
      <w:r w:rsidR="00B26632">
        <w:t xml:space="preserve"> Plan </w:t>
      </w:r>
      <w:r>
        <w:t xml:space="preserve">change. This applies whether or not </w:t>
      </w:r>
      <w:r w:rsidRPr="002E41CC">
        <w:rPr>
          <w:b/>
          <w:bCs/>
          <w:color w:val="FF0000"/>
          <w:sz w:val="24"/>
          <w:szCs w:val="24"/>
          <w:vertAlign w:val="superscript"/>
        </w:rPr>
        <w:t>CV2</w:t>
      </w:r>
      <w:r w:rsidR="00571C41" w:rsidRPr="00571C41">
        <w:rPr>
          <w:b/>
          <w:bCs/>
          <w:sz w:val="24"/>
        </w:rPr>
        <w:t>[</w:t>
      </w:r>
      <w:r>
        <w:t>the Employer’s</w:t>
      </w:r>
      <w:r w:rsidR="00571C41" w:rsidRPr="00571C41">
        <w:rPr>
          <w:b/>
          <w:bCs/>
          <w:sz w:val="24"/>
        </w:rPr>
        <w:t>]</w:t>
      </w:r>
      <w:r>
        <w:t xml:space="preserve"> </w:t>
      </w:r>
      <w:r w:rsidR="004B46C1">
        <w:t xml:space="preserve">prior </w:t>
      </w:r>
      <w:r w:rsidR="00467CBD">
        <w:t>p</w:t>
      </w:r>
      <w:r w:rsidR="00B26632">
        <w:t xml:space="preserve">lan </w:t>
      </w:r>
      <w:r>
        <w:t xml:space="preserve">had a </w:t>
      </w:r>
      <w:r w:rsidR="008254E8">
        <w:t>Pre-Existing</w:t>
      </w:r>
      <w:r w:rsidR="00B64CA7">
        <w:t xml:space="preserve"> Condition </w:t>
      </w:r>
      <w:r>
        <w:t>exclusion or limitation.</w:t>
      </w:r>
      <w:r w:rsidR="00571C41" w:rsidRPr="00571C41">
        <w:rPr>
          <w:b/>
          <w:bCs/>
          <w:sz w:val="24"/>
        </w:rPr>
        <w:t>]</w:t>
      </w:r>
    </w:p>
    <w:p w14:paraId="26D260E8" w14:textId="3B050A77" w:rsidR="008B23B2" w:rsidRPr="00484F80" w:rsidRDefault="00C547EB" w:rsidP="008B23B2">
      <w:pPr>
        <w:pStyle w:val="SubtitleD"/>
      </w:pPr>
      <w:r>
        <w:rPr>
          <w:rFonts w:ascii="Arial" w:hAnsi="Arial" w:cs="Arial"/>
          <w:color w:val="FF0000"/>
          <w:vertAlign w:val="superscript"/>
        </w:rPr>
        <w:t>18</w:t>
      </w:r>
      <w:r w:rsidR="00FE7B16">
        <w:rPr>
          <w:rFonts w:ascii="Arial" w:hAnsi="Arial" w:cs="Arial"/>
          <w:color w:val="FF0000"/>
          <w:vertAlign w:val="superscript"/>
        </w:rPr>
        <w:t>g</w:t>
      </w:r>
      <w:r w:rsidR="00571C41" w:rsidRPr="00B23271">
        <w:rPr>
          <w:rFonts w:ascii="Arial" w:hAnsi="Arial" w:cs="Arial"/>
        </w:rPr>
        <w:t>[</w:t>
      </w:r>
      <w:r w:rsidR="008B23B2">
        <w:t>How Do the Pre-Existing Condition Provisions Work If You Were Covered Under a</w:t>
      </w:r>
      <w:r w:rsidR="00B26632">
        <w:t xml:space="preserve"> Plan </w:t>
      </w:r>
      <w:r w:rsidR="008B23B2">
        <w:t xml:space="preserve">Offered by a </w:t>
      </w:r>
      <w:r w:rsidR="00E2602F">
        <w:t>S</w:t>
      </w:r>
      <w:r w:rsidR="008B23B2">
        <w:t xml:space="preserve">ubsidiary of the </w:t>
      </w:r>
      <w:r w:rsidR="008B23B2" w:rsidRPr="002D575A">
        <w:rPr>
          <w:rFonts w:ascii="Arial" w:hAnsi="Arial" w:cs="Arial"/>
          <w:color w:val="FF0000"/>
          <w:vertAlign w:val="superscript"/>
        </w:rPr>
        <w:t>CV2</w:t>
      </w:r>
      <w:r w:rsidR="00571C41" w:rsidRPr="00B23271">
        <w:rPr>
          <w:rFonts w:ascii="Arial" w:hAnsi="Arial" w:cs="Arial"/>
        </w:rPr>
        <w:t>[</w:t>
      </w:r>
      <w:r w:rsidR="008B23B2">
        <w:t>Contract Holder</w:t>
      </w:r>
      <w:r w:rsidR="00571C41" w:rsidRPr="00B23271">
        <w:rPr>
          <w:rFonts w:ascii="Arial" w:hAnsi="Arial" w:cs="Arial"/>
        </w:rPr>
        <w:t>]</w:t>
      </w:r>
      <w:r w:rsidR="008B23B2" w:rsidRPr="00484F80">
        <w:t>?</w:t>
      </w:r>
    </w:p>
    <w:p w14:paraId="6FDC6145" w14:textId="7F49DD80" w:rsidR="008B23B2" w:rsidRDefault="008B23B2" w:rsidP="008B23B2">
      <w:pPr>
        <w:pStyle w:val="2Text"/>
      </w:pPr>
      <w:r>
        <w:t xml:space="preserve">Special rules apply to </w:t>
      </w:r>
      <w:r w:rsidR="008254E8">
        <w:t>Pre-Existing</w:t>
      </w:r>
      <w:r>
        <w:t xml:space="preserve"> </w:t>
      </w:r>
      <w:r w:rsidR="000F0499">
        <w:t>C</w:t>
      </w:r>
      <w:r>
        <w:t xml:space="preserve">onditions, if this </w:t>
      </w:r>
      <w:r w:rsidRPr="00310971">
        <w:rPr>
          <w:rFonts w:cs="Arial"/>
          <w:b/>
          <w:color w:val="FF0000"/>
          <w:sz w:val="24"/>
          <w:szCs w:val="24"/>
          <w:vertAlign w:val="superscript"/>
        </w:rPr>
        <w:t>CV1</w:t>
      </w:r>
      <w:r w:rsidR="00571C41" w:rsidRPr="00571C41">
        <w:rPr>
          <w:b/>
          <w:bCs/>
          <w:sz w:val="24"/>
        </w:rPr>
        <w:t>[</w:t>
      </w:r>
      <w:r>
        <w:t>short term</w:t>
      </w:r>
      <w:r w:rsidR="00571C41" w:rsidRPr="00571C41">
        <w:rPr>
          <w:b/>
          <w:bCs/>
          <w:sz w:val="24"/>
        </w:rPr>
        <w:t>]</w:t>
      </w:r>
      <w:r>
        <w:t xml:space="preserve"> disability</w:t>
      </w:r>
      <w:r w:rsidR="00B26632">
        <w:t xml:space="preserve"> Plan </w:t>
      </w:r>
      <w:r>
        <w:t>replaces a</w:t>
      </w:r>
      <w:r w:rsidR="00B26632">
        <w:t xml:space="preserve"> </w:t>
      </w:r>
      <w:r w:rsidR="00905E34">
        <w:t>p</w:t>
      </w:r>
      <w:r w:rsidR="00B26632">
        <w:t xml:space="preserve">lan </w:t>
      </w:r>
      <w:r>
        <w:t xml:space="preserve">issued to one of the </w:t>
      </w:r>
      <w:r w:rsidRPr="00310971">
        <w:rPr>
          <w:rFonts w:cs="Arial"/>
          <w:b/>
          <w:color w:val="FF0000"/>
          <w:sz w:val="24"/>
          <w:szCs w:val="24"/>
          <w:vertAlign w:val="superscript"/>
        </w:rPr>
        <w:t>CV</w:t>
      </w:r>
      <w:r>
        <w:rPr>
          <w:rFonts w:cs="Arial"/>
          <w:b/>
          <w:color w:val="FF0000"/>
          <w:sz w:val="24"/>
          <w:szCs w:val="24"/>
          <w:vertAlign w:val="superscript"/>
        </w:rPr>
        <w:t>2</w:t>
      </w:r>
      <w:r w:rsidR="00571C41" w:rsidRPr="00571C41">
        <w:rPr>
          <w:b/>
          <w:bCs/>
          <w:sz w:val="24"/>
        </w:rPr>
        <w:t>[</w:t>
      </w:r>
      <w:r>
        <w:t>Contract Holder’s</w:t>
      </w:r>
      <w:r w:rsidR="00571C41" w:rsidRPr="00571C41">
        <w:rPr>
          <w:b/>
          <w:bCs/>
          <w:sz w:val="24"/>
        </w:rPr>
        <w:t>]</w:t>
      </w:r>
      <w:r>
        <w:t xml:space="preserve"> subsidiaries and:</w:t>
      </w:r>
    </w:p>
    <w:p w14:paraId="748C8EB9" w14:textId="05408C0E" w:rsidR="008B23B2" w:rsidRDefault="00831858" w:rsidP="008B23B2">
      <w:pPr>
        <w:pStyle w:val="BulletD"/>
      </w:pPr>
      <w:r>
        <w:t>You</w:t>
      </w:r>
      <w:r w:rsidR="008B23B2">
        <w:t xml:space="preserve"> were covered by that</w:t>
      </w:r>
      <w:r w:rsidR="00B26632">
        <w:t xml:space="preserve"> </w:t>
      </w:r>
      <w:r w:rsidR="00220353">
        <w:t>p</w:t>
      </w:r>
      <w:r w:rsidR="00B26632">
        <w:t xml:space="preserve">lan </w:t>
      </w:r>
      <w:r w:rsidR="008B23B2">
        <w:t xml:space="preserve">on the day before </w:t>
      </w:r>
      <w:r>
        <w:t>You</w:t>
      </w:r>
      <w:r w:rsidR="008B23B2">
        <w:t xml:space="preserve"> became eligible for coverage under this </w:t>
      </w:r>
      <w:r w:rsidR="00CD5A05">
        <w:t>P</w:t>
      </w:r>
      <w:r w:rsidR="008B23B2">
        <w:t xml:space="preserve">lan; </w:t>
      </w:r>
    </w:p>
    <w:p w14:paraId="4F4C3662" w14:textId="5E97AFFE" w:rsidR="008B23B2" w:rsidRDefault="00831858" w:rsidP="008B23B2">
      <w:pPr>
        <w:pStyle w:val="BulletD"/>
      </w:pPr>
      <w:r>
        <w:t>You</w:t>
      </w:r>
      <w:r w:rsidR="008B23B2">
        <w:t xml:space="preserve"> became covered under this</w:t>
      </w:r>
      <w:r w:rsidR="00B26632">
        <w:t xml:space="preserve"> Plan </w:t>
      </w:r>
      <w:r w:rsidR="008B23B2">
        <w:t xml:space="preserve">within </w:t>
      </w:r>
      <w:r w:rsidR="001272FA">
        <w:rPr>
          <w:b/>
          <w:color w:val="FF0000"/>
          <w:sz w:val="24"/>
          <w:vertAlign w:val="superscript"/>
        </w:rPr>
        <w:t>18b</w:t>
      </w:r>
      <w:r w:rsidR="00571C41" w:rsidRPr="00571C41">
        <w:rPr>
          <w:b/>
          <w:bCs/>
          <w:sz w:val="24"/>
        </w:rPr>
        <w:t>[</w:t>
      </w:r>
      <w:r w:rsidR="008B23B2">
        <w:t>30 – 180 days</w:t>
      </w:r>
      <w:r w:rsidR="00571C41" w:rsidRPr="00571C41">
        <w:rPr>
          <w:b/>
          <w:bCs/>
          <w:sz w:val="24"/>
        </w:rPr>
        <w:t>]</w:t>
      </w:r>
      <w:r w:rsidR="008B23B2">
        <w:t xml:space="preserve"> of the date </w:t>
      </w:r>
      <w:r>
        <w:t>You</w:t>
      </w:r>
      <w:r w:rsidR="008B23B2">
        <w:t xml:space="preserve"> are eligible for coverage under this </w:t>
      </w:r>
      <w:r w:rsidR="008E3DEE">
        <w:t>P</w:t>
      </w:r>
      <w:r w:rsidR="008B23B2">
        <w:t>lan; and</w:t>
      </w:r>
    </w:p>
    <w:p w14:paraId="39CF2C16" w14:textId="7B8C61C2" w:rsidR="008B23B2" w:rsidRDefault="00831858" w:rsidP="008B23B2">
      <w:pPr>
        <w:pStyle w:val="BulletD"/>
      </w:pPr>
      <w:commentRangeStart w:id="185"/>
      <w:commentRangeStart w:id="186"/>
      <w:r>
        <w:t>You</w:t>
      </w:r>
      <w:r w:rsidR="008B23B2">
        <w:t xml:space="preserve"> were in active employment with the subsidiary for at least </w:t>
      </w:r>
      <w:r w:rsidR="00F72524" w:rsidRPr="00987A39">
        <w:rPr>
          <w:b/>
          <w:color w:val="FF0000"/>
          <w:sz w:val="24"/>
          <w:vertAlign w:val="superscript"/>
        </w:rPr>
        <w:t>18a</w:t>
      </w:r>
      <w:r w:rsidR="00F72524" w:rsidRPr="00571C41">
        <w:rPr>
          <w:b/>
          <w:bCs/>
          <w:sz w:val="24"/>
        </w:rPr>
        <w:t>[</w:t>
      </w:r>
      <w:r w:rsidR="00F72524">
        <w:t xml:space="preserve">5 day to </w:t>
      </w:r>
      <w:del w:id="187" w:author="Laura Hoogland" w:date="2026-01-22T14:57:00Z" w16du:dateUtc="2026-01-22T20:57:00Z">
        <w:r w:rsidR="00F72524">
          <w:delText>24</w:delText>
        </w:r>
      </w:del>
      <w:ins w:id="188" w:author="Laura Hoogland" w:date="2026-01-22T14:57:00Z" w16du:dateUtc="2026-01-22T20:57:00Z">
        <w:r w:rsidR="008D45FC">
          <w:t>12</w:t>
        </w:r>
      </w:ins>
      <w:r w:rsidR="008D45FC">
        <w:t xml:space="preserve"> </w:t>
      </w:r>
      <w:r w:rsidR="00F72524">
        <w:t>month</w:t>
      </w:r>
      <w:r w:rsidR="00631534">
        <w:t>s</w:t>
      </w:r>
      <w:r w:rsidR="00F72524" w:rsidRPr="00571C41">
        <w:rPr>
          <w:b/>
          <w:bCs/>
          <w:sz w:val="24"/>
        </w:rPr>
        <w:t>]</w:t>
      </w:r>
      <w:r w:rsidR="008B23B2">
        <w:t>.</w:t>
      </w:r>
      <w:commentRangeEnd w:id="185"/>
      <w:r w:rsidR="00D626AA">
        <w:rPr>
          <w:rStyle w:val="CommentReference"/>
          <w:sz w:val="20"/>
          <w:szCs w:val="20"/>
        </w:rPr>
        <w:commentReference w:id="185"/>
      </w:r>
      <w:commentRangeEnd w:id="186"/>
      <w:r w:rsidR="00DC3CC2">
        <w:rPr>
          <w:rStyle w:val="CommentReference"/>
          <w:sz w:val="20"/>
          <w:szCs w:val="20"/>
        </w:rPr>
        <w:commentReference w:id="186"/>
      </w:r>
    </w:p>
    <w:p w14:paraId="5BDB23B4" w14:textId="77777777" w:rsidR="008B23B2" w:rsidRDefault="008B23B2" w:rsidP="008B23B2">
      <w:pPr>
        <w:pStyle w:val="2Text"/>
      </w:pPr>
      <w:r>
        <w:t>The special rules are:</w:t>
      </w:r>
    </w:p>
    <w:p w14:paraId="00F596D2" w14:textId="6B08E2A4" w:rsidR="008B23B2" w:rsidRDefault="008B23B2" w:rsidP="00B37216">
      <w:pPr>
        <w:pStyle w:val="BulletD"/>
      </w:pPr>
      <w:r>
        <w:t>If the subsidiary’s</w:t>
      </w:r>
      <w:r w:rsidR="00B26632">
        <w:t xml:space="preserve"> </w:t>
      </w:r>
      <w:r w:rsidR="00FA53DB">
        <w:t>p</w:t>
      </w:r>
      <w:r w:rsidR="00B26632">
        <w:t xml:space="preserve">lan </w:t>
      </w:r>
      <w:r>
        <w:t xml:space="preserve">did not have a </w:t>
      </w:r>
      <w:r w:rsidR="008254E8">
        <w:t>Pre-Existing</w:t>
      </w:r>
      <w:r w:rsidR="00B64CA7">
        <w:t xml:space="preserve"> Condition </w:t>
      </w:r>
      <w:r>
        <w:t xml:space="preserve">exclusion or limitation, then a </w:t>
      </w:r>
      <w:r w:rsidR="008254E8">
        <w:t>Pre-Existing</w:t>
      </w:r>
      <w:r w:rsidR="00B64CA7">
        <w:t xml:space="preserve"> Condition </w:t>
      </w:r>
      <w:r>
        <w:t xml:space="preserve">will not be excluded or limited under this </w:t>
      </w:r>
      <w:r w:rsidR="004C016C">
        <w:t>P</w:t>
      </w:r>
      <w:r>
        <w:t>lan.</w:t>
      </w:r>
    </w:p>
    <w:p w14:paraId="68A7B560" w14:textId="538F3C7F" w:rsidR="008B23B2" w:rsidRDefault="008B23B2" w:rsidP="00B37216">
      <w:pPr>
        <w:pStyle w:val="BulletD"/>
      </w:pPr>
      <w:commentRangeStart w:id="189"/>
      <w:commentRangeStart w:id="190"/>
      <w:r>
        <w:t>If the subsidiary’s</w:t>
      </w:r>
      <w:r w:rsidR="00B26632">
        <w:t xml:space="preserve"> </w:t>
      </w:r>
      <w:r w:rsidR="00FA53DB">
        <w:t>p</w:t>
      </w:r>
      <w:r w:rsidR="00B26632">
        <w:t xml:space="preserve">lan </w:t>
      </w:r>
      <w:r>
        <w:t xml:space="preserve">did have a </w:t>
      </w:r>
      <w:r w:rsidR="008254E8">
        <w:t>Pre-Existing</w:t>
      </w:r>
      <w:r w:rsidR="00B64CA7">
        <w:t xml:space="preserve"> Condition </w:t>
      </w:r>
      <w:r>
        <w:t xml:space="preserve">exclusion or limitation, then the limited time does not end after the first </w:t>
      </w:r>
      <w:r w:rsidR="001272FA">
        <w:rPr>
          <w:b/>
          <w:color w:val="FF0000"/>
          <w:sz w:val="24"/>
          <w:vertAlign w:val="superscript"/>
        </w:rPr>
        <w:t>18</w:t>
      </w:r>
      <w:r w:rsidRPr="002D575A">
        <w:rPr>
          <w:b/>
          <w:color w:val="FF0000"/>
          <w:sz w:val="24"/>
          <w:vertAlign w:val="superscript"/>
        </w:rPr>
        <w:t>a</w:t>
      </w:r>
      <w:r w:rsidR="00571C41" w:rsidRPr="00571C41">
        <w:rPr>
          <w:b/>
          <w:bCs/>
          <w:sz w:val="24"/>
        </w:rPr>
        <w:t>[</w:t>
      </w:r>
      <w:r>
        <w:t xml:space="preserve">5 days to </w:t>
      </w:r>
      <w:del w:id="191" w:author="Laura Hoogland" w:date="2026-01-22T14:57:00Z" w16du:dateUtc="2026-01-22T20:57:00Z">
        <w:r>
          <w:delText>24</w:delText>
        </w:r>
      </w:del>
      <w:ins w:id="192" w:author="Laura Hoogland" w:date="2026-01-22T14:57:00Z" w16du:dateUtc="2026-01-22T20:57:00Z">
        <w:r w:rsidR="008D45FC">
          <w:t>12</w:t>
        </w:r>
      </w:ins>
      <w:r w:rsidR="008D45FC">
        <w:t xml:space="preserve"> </w:t>
      </w:r>
      <w:r>
        <w:t>months</w:t>
      </w:r>
      <w:r w:rsidR="00571C41" w:rsidRPr="00571C41">
        <w:rPr>
          <w:b/>
          <w:bCs/>
          <w:sz w:val="24"/>
        </w:rPr>
        <w:t>]</w:t>
      </w:r>
      <w:r>
        <w:t xml:space="preserve"> of coverage. </w:t>
      </w:r>
      <w:r w:rsidR="00254550">
        <w:t>Instead,</w:t>
      </w:r>
      <w:r>
        <w:t xml:space="preserve"> it will end on the date any equivalent limit would have ended under the subsidiary’s </w:t>
      </w:r>
      <w:r w:rsidR="00FA53DB">
        <w:t>p</w:t>
      </w:r>
      <w:r w:rsidR="003B6015">
        <w:t>lan.</w:t>
      </w:r>
      <w:commentRangeEnd w:id="189"/>
      <w:r w:rsidR="00D626AA">
        <w:rPr>
          <w:rStyle w:val="CommentReference"/>
          <w:sz w:val="20"/>
          <w:szCs w:val="20"/>
        </w:rPr>
        <w:commentReference w:id="189"/>
      </w:r>
      <w:commentRangeEnd w:id="190"/>
      <w:r w:rsidR="00DC3CC2">
        <w:rPr>
          <w:rStyle w:val="CommentReference"/>
          <w:sz w:val="20"/>
          <w:szCs w:val="20"/>
        </w:rPr>
        <w:commentReference w:id="190"/>
      </w:r>
    </w:p>
    <w:p w14:paraId="195D2EA0" w14:textId="55F50A49" w:rsidR="008B23B2" w:rsidRDefault="008B23B2" w:rsidP="00B37216">
      <w:pPr>
        <w:pStyle w:val="BulletD"/>
      </w:pPr>
      <w:r>
        <w:t xml:space="preserve">If the change from </w:t>
      </w:r>
      <w:r w:rsidR="00D60341">
        <w:t>Your</w:t>
      </w:r>
      <w:r>
        <w:t xml:space="preserve"> subsidiary’s</w:t>
      </w:r>
      <w:r w:rsidR="00B26632">
        <w:t xml:space="preserve"> </w:t>
      </w:r>
      <w:r w:rsidR="00E36DCB">
        <w:t>p</w:t>
      </w:r>
      <w:r w:rsidR="00B26632">
        <w:t xml:space="preserve">lan </w:t>
      </w:r>
      <w:r>
        <w:t>to this</w:t>
      </w:r>
      <w:r w:rsidR="00B26632">
        <w:t xml:space="preserve"> Plan </w:t>
      </w:r>
      <w:r>
        <w:t xml:space="preserve">of coverage would result in an increase in </w:t>
      </w:r>
      <w:r w:rsidR="00D60341">
        <w:t>Your</w:t>
      </w:r>
      <w:r>
        <w:t xml:space="preserve"> amount of benefits, the benefits for </w:t>
      </w:r>
      <w:r w:rsidR="00D60341">
        <w:t>Your</w:t>
      </w:r>
      <w:r>
        <w:t xml:space="preserve"> </w:t>
      </w:r>
      <w:r w:rsidR="00BF53C2" w:rsidRPr="00987A39">
        <w:rPr>
          <w:bCs/>
          <w:iCs/>
        </w:rPr>
        <w:t>Disability</w:t>
      </w:r>
      <w:r w:rsidRPr="00057004">
        <w:rPr>
          <w:bCs/>
          <w:iCs/>
        </w:rPr>
        <w:t xml:space="preserve"> </w:t>
      </w:r>
      <w:r>
        <w:t xml:space="preserve">that is due to a </w:t>
      </w:r>
      <w:r w:rsidR="008254E8">
        <w:t>Pre-Existing</w:t>
      </w:r>
      <w:r>
        <w:t xml:space="preserve"> </w:t>
      </w:r>
      <w:r w:rsidR="00CC30F6">
        <w:t>Condition</w:t>
      </w:r>
      <w:r>
        <w:t xml:space="preserve"> will not increase. </w:t>
      </w:r>
      <w:r w:rsidR="00FB7AAA">
        <w:t>Instead,</w:t>
      </w:r>
      <w:r>
        <w:t xml:space="preserve"> the benefits are limited to the amount </w:t>
      </w:r>
      <w:r w:rsidR="00831858">
        <w:t>You</w:t>
      </w:r>
      <w:r>
        <w:t xml:space="preserve"> had on the day before the</w:t>
      </w:r>
      <w:r w:rsidR="00B26632">
        <w:t xml:space="preserve"> Plan </w:t>
      </w:r>
      <w:r>
        <w:t>change. This applies whether or not the subsidiary’s</w:t>
      </w:r>
      <w:r w:rsidR="00B26632">
        <w:t xml:space="preserve"> </w:t>
      </w:r>
      <w:r w:rsidR="00E36DCB">
        <w:t>p</w:t>
      </w:r>
      <w:r w:rsidR="00B26632">
        <w:t xml:space="preserve">lan </w:t>
      </w:r>
      <w:r>
        <w:t xml:space="preserve">had a </w:t>
      </w:r>
      <w:r w:rsidR="008254E8">
        <w:t>Pre-Existing</w:t>
      </w:r>
      <w:r w:rsidR="00B64CA7">
        <w:t xml:space="preserve"> Condition </w:t>
      </w:r>
      <w:r>
        <w:t>exclusion or limitation.</w:t>
      </w:r>
      <w:r w:rsidR="00571C41" w:rsidRPr="00571C41">
        <w:rPr>
          <w:b/>
          <w:bCs/>
          <w:sz w:val="24"/>
        </w:rPr>
        <w:t>]</w:t>
      </w:r>
    </w:p>
    <w:p w14:paraId="12EDAA16" w14:textId="5A9B5508" w:rsidR="00D2758D" w:rsidRDefault="00E2755A" w:rsidP="00D2758D">
      <w:pPr>
        <w:pStyle w:val="SubtitleD"/>
      </w:pPr>
      <w:r w:rsidRPr="00987A39">
        <w:rPr>
          <w:color w:val="FF0000"/>
          <w:sz w:val="32"/>
          <w:szCs w:val="24"/>
          <w:vertAlign w:val="superscript"/>
        </w:rPr>
        <w:t>14</w:t>
      </w:r>
      <w:r w:rsidRPr="00B23271">
        <w:rPr>
          <w:rFonts w:ascii="Arial" w:hAnsi="Arial" w:cs="Arial"/>
        </w:rPr>
        <w:t>[</w:t>
      </w:r>
      <w:r w:rsidR="00D2758D">
        <w:t>What Happens If You Return to Work Full Time and You Become Disabled Again?</w:t>
      </w:r>
    </w:p>
    <w:p w14:paraId="69813B6A" w14:textId="333EF5F3" w:rsidR="00D2758D" w:rsidRDefault="00D2758D" w:rsidP="00B37216">
      <w:pPr>
        <w:pStyle w:val="BulletD"/>
      </w:pPr>
      <w:r>
        <w:t xml:space="preserve">If </w:t>
      </w:r>
      <w:r w:rsidR="00D60341">
        <w:t>Your</w:t>
      </w:r>
      <w:r>
        <w:t xml:space="preserve"> current </w:t>
      </w:r>
      <w:r w:rsidR="00FF5545">
        <w:t>Disability</w:t>
      </w:r>
      <w:r>
        <w:t xml:space="preserve"> is related or due to the same cause(s) as </w:t>
      </w:r>
      <w:r w:rsidR="00D60341">
        <w:t>Your</w:t>
      </w:r>
      <w:r>
        <w:t xml:space="preserve"> prior </w:t>
      </w:r>
      <w:r w:rsidR="00BF53C2" w:rsidRPr="00987A39">
        <w:rPr>
          <w:bCs/>
          <w:iCs/>
        </w:rPr>
        <w:t>Disability</w:t>
      </w:r>
      <w:r w:rsidRPr="002F0396">
        <w:rPr>
          <w:bCs/>
          <w:iCs/>
        </w:rPr>
        <w:t xml:space="preserve"> </w:t>
      </w:r>
      <w:r>
        <w:t xml:space="preserve">for which Prudential made a </w:t>
      </w:r>
      <w:r w:rsidR="008D5390">
        <w:t>benefit</w:t>
      </w:r>
      <w:r w:rsidR="00C71FE1" w:rsidRPr="00C71FE1">
        <w:t xml:space="preserve"> </w:t>
      </w:r>
      <w:r w:rsidR="00C71FE1">
        <w:t>payment</w:t>
      </w:r>
      <w:r>
        <w:t>:</w:t>
      </w:r>
    </w:p>
    <w:p w14:paraId="2EDF29A1" w14:textId="23B6E941" w:rsidR="00D2758D" w:rsidRDefault="00D2758D" w:rsidP="00D2758D">
      <w:pPr>
        <w:pStyle w:val="3Text"/>
      </w:pPr>
      <w:r>
        <w:t xml:space="preserve">Prudential will treat </w:t>
      </w:r>
      <w:r w:rsidR="00D60341">
        <w:t>Your</w:t>
      </w:r>
      <w:r>
        <w:t xml:space="preserve"> current </w:t>
      </w:r>
      <w:r w:rsidR="00BF53C2" w:rsidRPr="00987A39">
        <w:rPr>
          <w:bCs/>
          <w:iCs/>
        </w:rPr>
        <w:t>Disability</w:t>
      </w:r>
      <w:r>
        <w:t xml:space="preserve"> as part of </w:t>
      </w:r>
      <w:r w:rsidR="00D60341">
        <w:t>Your</w:t>
      </w:r>
      <w:r>
        <w:t xml:space="preserve"> prior </w:t>
      </w:r>
      <w:r w:rsidR="00DC1146">
        <w:t>claim</w:t>
      </w:r>
      <w:r>
        <w:t xml:space="preserve"> and </w:t>
      </w:r>
      <w:r w:rsidR="00831858">
        <w:t>You</w:t>
      </w:r>
      <w:r>
        <w:t xml:space="preserve"> will not have to complete another </w:t>
      </w:r>
      <w:r w:rsidR="00DB3F54" w:rsidRPr="00987A39">
        <w:t xml:space="preserve">Elimination </w:t>
      </w:r>
      <w:r w:rsidR="004E03EF" w:rsidRPr="005E3C1B" w:rsidDel="00DB3F54">
        <w:t>Period</w:t>
      </w:r>
      <w:r>
        <w:t xml:space="preserve"> if </w:t>
      </w:r>
      <w:r w:rsidR="00831858">
        <w:t>You</w:t>
      </w:r>
      <w:r>
        <w:t xml:space="preserve"> return to</w:t>
      </w:r>
      <w:r w:rsidR="0043704A">
        <w:t xml:space="preserve"> being</w:t>
      </w:r>
      <w:r>
        <w:t xml:space="preserve"> </w:t>
      </w:r>
      <w:r w:rsidR="00414CB6" w:rsidRPr="00987A39">
        <w:t xml:space="preserve">Actively </w:t>
      </w:r>
      <w:r w:rsidR="005522AB">
        <w:t>at</w:t>
      </w:r>
      <w:r w:rsidR="00414CB6" w:rsidRPr="00987A39">
        <w:t xml:space="preserve"> Work</w:t>
      </w:r>
      <w:r>
        <w:t xml:space="preserve"> for </w:t>
      </w:r>
      <w:r w:rsidR="00421C7C"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on a full time basis for </w:t>
      </w:r>
      <w:r w:rsidR="00C212D3">
        <w:rPr>
          <w:b/>
          <w:color w:val="FF0000"/>
          <w:sz w:val="24"/>
          <w:vertAlign w:val="superscript"/>
        </w:rPr>
        <w:t>14</w:t>
      </w:r>
      <w:r w:rsidR="008367BE">
        <w:rPr>
          <w:b/>
          <w:color w:val="FF0000"/>
          <w:sz w:val="24"/>
          <w:vertAlign w:val="superscript"/>
        </w:rPr>
        <w:t>g</w:t>
      </w:r>
      <w:r w:rsidR="00571C41" w:rsidRPr="00571C41">
        <w:rPr>
          <w:b/>
          <w:bCs/>
          <w:sz w:val="24"/>
        </w:rPr>
        <w:t>[</w:t>
      </w:r>
      <w:r w:rsidR="00C212D3">
        <w:t xml:space="preserve">5 </w:t>
      </w:r>
      <w:r>
        <w:t xml:space="preserve">to </w:t>
      </w:r>
      <w:r w:rsidR="00C212D3">
        <w:t>180</w:t>
      </w:r>
      <w:r w:rsidR="006B692D" w:rsidRPr="00571C41">
        <w:rPr>
          <w:b/>
          <w:bCs/>
          <w:sz w:val="24"/>
        </w:rPr>
        <w:t>]</w:t>
      </w:r>
      <w:r>
        <w:t xml:space="preserve"> consecutive days or less. </w:t>
      </w:r>
      <w:r w:rsidR="00D60341">
        <w:t>Your</w:t>
      </w:r>
      <w:r>
        <w:t xml:space="preserve"> </w:t>
      </w:r>
      <w:r w:rsidR="00FF5545">
        <w:t>Disability</w:t>
      </w:r>
      <w:r>
        <w:t xml:space="preserve"> will be subject to the same terms of the</w:t>
      </w:r>
      <w:r w:rsidR="00B26632">
        <w:t xml:space="preserve"> Plan </w:t>
      </w:r>
      <w:r>
        <w:t xml:space="preserve">as </w:t>
      </w:r>
      <w:r w:rsidR="00D60341">
        <w:t>Your</w:t>
      </w:r>
      <w:r>
        <w:t xml:space="preserve"> prior claim.</w:t>
      </w:r>
    </w:p>
    <w:p w14:paraId="506C588D" w14:textId="71E3DD2A" w:rsidR="00D2758D" w:rsidRDefault="00D2758D" w:rsidP="00B37216">
      <w:pPr>
        <w:pStyle w:val="BulletD"/>
      </w:pPr>
      <w:r>
        <w:lastRenderedPageBreak/>
        <w:t xml:space="preserve">If </w:t>
      </w:r>
      <w:r w:rsidR="00D60341">
        <w:t>Your</w:t>
      </w:r>
      <w:r>
        <w:t xml:space="preserve"> current </w:t>
      </w:r>
      <w:r w:rsidR="00FF5545">
        <w:t>Disability</w:t>
      </w:r>
      <w:r>
        <w:t xml:space="preserve"> is unrelated to </w:t>
      </w:r>
      <w:r w:rsidR="00D60341">
        <w:t>Your</w:t>
      </w:r>
      <w:r>
        <w:t xml:space="preserve"> prior </w:t>
      </w:r>
      <w:r w:rsidR="00BF53C2" w:rsidRPr="00987A39">
        <w:rPr>
          <w:bCs/>
          <w:iCs/>
        </w:rPr>
        <w:t>Disability</w:t>
      </w:r>
      <w:r w:rsidRPr="002F0396">
        <w:rPr>
          <w:bCs/>
          <w:iCs/>
        </w:rPr>
        <w:t xml:space="preserve"> </w:t>
      </w:r>
      <w:r>
        <w:t xml:space="preserve">for which Prudential made a </w:t>
      </w:r>
      <w:r w:rsidR="008D5390">
        <w:t>benefit</w:t>
      </w:r>
      <w:r w:rsidR="00C71FE1" w:rsidRPr="00C71FE1">
        <w:t xml:space="preserve"> </w:t>
      </w:r>
      <w:r w:rsidR="00C71FE1">
        <w:t>payment</w:t>
      </w:r>
      <w:r>
        <w:t>:</w:t>
      </w:r>
    </w:p>
    <w:p w14:paraId="22D8DC56" w14:textId="0293C62F" w:rsidR="00D2758D" w:rsidRDefault="00D2758D" w:rsidP="00D2758D">
      <w:pPr>
        <w:pStyle w:val="3Text"/>
      </w:pPr>
      <w:r>
        <w:t xml:space="preserve">Prudential will treat </w:t>
      </w:r>
      <w:r w:rsidR="00D60341">
        <w:t>Your</w:t>
      </w:r>
      <w:r>
        <w:t xml:space="preserve"> current </w:t>
      </w:r>
      <w:r w:rsidR="00BF53C2" w:rsidRPr="00987A39">
        <w:rPr>
          <w:bCs/>
          <w:iCs/>
        </w:rPr>
        <w:t>Disability</w:t>
      </w:r>
      <w:r w:rsidRPr="002F0396">
        <w:rPr>
          <w:bCs/>
          <w:iCs/>
        </w:rPr>
        <w:t xml:space="preserve"> </w:t>
      </w:r>
      <w:r>
        <w:t xml:space="preserve">as a new claim and </w:t>
      </w:r>
      <w:r w:rsidR="00831858">
        <w:t>You</w:t>
      </w:r>
      <w:r>
        <w:t xml:space="preserve"> will have to complete another </w:t>
      </w:r>
      <w:r w:rsidR="00DB3F54" w:rsidRPr="00987A39">
        <w:t xml:space="preserve">Elimination </w:t>
      </w:r>
      <w:r w:rsidR="004E03EF" w:rsidRPr="005E3C1B" w:rsidDel="00DB3F54">
        <w:t>Period</w:t>
      </w:r>
      <w:r>
        <w:t xml:space="preserve">. </w:t>
      </w:r>
      <w:r w:rsidR="00D60341">
        <w:t>Your</w:t>
      </w:r>
      <w:r>
        <w:t xml:space="preserve"> </w:t>
      </w:r>
      <w:r w:rsidR="00BF53C2" w:rsidRPr="00987A39">
        <w:rPr>
          <w:bCs/>
          <w:iCs/>
        </w:rPr>
        <w:t>Disability</w:t>
      </w:r>
      <w:r w:rsidRPr="002F0396">
        <w:rPr>
          <w:bCs/>
          <w:iCs/>
        </w:rPr>
        <w:t xml:space="preserve"> </w:t>
      </w:r>
      <w:r>
        <w:t>will be subject to all of the</w:t>
      </w:r>
      <w:r w:rsidR="00B26632">
        <w:t xml:space="preserve"> Plan </w:t>
      </w:r>
      <w:r>
        <w:t>provisions.</w:t>
      </w:r>
    </w:p>
    <w:p w14:paraId="15795175" w14:textId="02CF71B5" w:rsidR="00D2758D" w:rsidRDefault="00D2758D" w:rsidP="00D2758D">
      <w:pPr>
        <w:pStyle w:val="3Text"/>
      </w:pPr>
      <w:r>
        <w:t xml:space="preserve">If </w:t>
      </w:r>
      <w:r w:rsidR="00831858">
        <w:t>You</w:t>
      </w:r>
      <w:r>
        <w:t xml:space="preserve"> become covered under any other group </w:t>
      </w:r>
      <w:r w:rsidR="00310971" w:rsidRPr="00310971">
        <w:rPr>
          <w:rFonts w:cs="Arial"/>
          <w:b/>
          <w:color w:val="FF0000"/>
          <w:sz w:val="24"/>
          <w:szCs w:val="24"/>
          <w:vertAlign w:val="superscript"/>
        </w:rPr>
        <w:t>CV1</w:t>
      </w:r>
      <w:r w:rsidR="00571C41" w:rsidRPr="00571C41">
        <w:rPr>
          <w:b/>
          <w:bCs/>
          <w:sz w:val="24"/>
        </w:rPr>
        <w:t>[</w:t>
      </w:r>
      <w:r>
        <w:t>short term</w:t>
      </w:r>
      <w:r w:rsidR="00571C41" w:rsidRPr="00571C41">
        <w:rPr>
          <w:b/>
          <w:bCs/>
          <w:sz w:val="24"/>
        </w:rPr>
        <w:t>]</w:t>
      </w:r>
      <w:r>
        <w:t xml:space="preserve"> disability </w:t>
      </w:r>
      <w:r w:rsidR="0007726A">
        <w:t>plan</w:t>
      </w:r>
      <w:r>
        <w:t xml:space="preserve">, </w:t>
      </w:r>
      <w:r w:rsidR="00831858">
        <w:t>You</w:t>
      </w:r>
      <w:r>
        <w:t xml:space="preserve"> will not be eligible for </w:t>
      </w:r>
      <w:r w:rsidR="008D5390">
        <w:t>benefit</w:t>
      </w:r>
      <w:r w:rsidR="00A53923">
        <w:t xml:space="preserve"> payment</w:t>
      </w:r>
      <w:r>
        <w:t xml:space="preserve">s under the Prudential </w:t>
      </w:r>
      <w:r w:rsidR="00985B0E">
        <w:t>Plan</w:t>
      </w:r>
      <w:r w:rsidR="008C470E">
        <w:t>.</w:t>
      </w:r>
      <w:r w:rsidR="00521772" w:rsidRPr="00571C41">
        <w:rPr>
          <w:b/>
          <w:bCs/>
          <w:sz w:val="24"/>
        </w:rPr>
        <w:t>]</w:t>
      </w:r>
    </w:p>
    <w:p w14:paraId="3378E4D9" w14:textId="3647E0B1" w:rsidR="00D2758D" w:rsidRDefault="00965679" w:rsidP="00D2758D">
      <w:pPr>
        <w:pStyle w:val="SubtitleD"/>
      </w:pPr>
      <w:r w:rsidRPr="00644A70">
        <w:rPr>
          <w:rFonts w:ascii="Arial" w:hAnsi="Arial" w:cs="Arial"/>
          <w:color w:val="FF0000"/>
          <w:sz w:val="28"/>
          <w:vertAlign w:val="superscript"/>
        </w:rPr>
        <w:t>14</w:t>
      </w:r>
      <w:r w:rsidR="00571C41" w:rsidRPr="00644A70">
        <w:rPr>
          <w:rFonts w:ascii="Arial" w:hAnsi="Arial" w:cs="Arial"/>
        </w:rPr>
        <w:t>[</w:t>
      </w:r>
      <w:r w:rsidR="00D2758D">
        <w:t xml:space="preserve">How Can Prudential Help You </w:t>
      </w:r>
      <w:r w:rsidR="000603C5" w:rsidRPr="00FB57AE">
        <w:rPr>
          <w:rFonts w:ascii="Arial" w:hAnsi="Arial" w:cs="Arial"/>
          <w:color w:val="FF0000"/>
          <w:sz w:val="28"/>
          <w:vertAlign w:val="superscript"/>
        </w:rPr>
        <w:t>14</w:t>
      </w:r>
      <w:r w:rsidR="00FA5904">
        <w:t>[</w:t>
      </w:r>
      <w:r w:rsidR="00D2758D">
        <w:t xml:space="preserve">and </w:t>
      </w:r>
      <w:r w:rsidR="00421C7C" w:rsidRPr="00644A70">
        <w:rPr>
          <w:rFonts w:ascii="Arial" w:hAnsi="Arial" w:cs="Arial"/>
          <w:color w:val="FF0000"/>
          <w:szCs w:val="24"/>
          <w:vertAlign w:val="superscript"/>
        </w:rPr>
        <w:t>CV2</w:t>
      </w:r>
      <w:r w:rsidR="00571C41" w:rsidRPr="00644A70">
        <w:rPr>
          <w:rFonts w:ascii="Arial" w:hAnsi="Arial" w:cs="Arial"/>
        </w:rPr>
        <w:t>[</w:t>
      </w:r>
      <w:r w:rsidR="00D60341">
        <w:t>Your</w:t>
      </w:r>
      <w:r w:rsidR="00D2758D">
        <w:t xml:space="preserve"> Employer</w:t>
      </w:r>
      <w:r w:rsidR="00571C41" w:rsidRPr="00644A70">
        <w:rPr>
          <w:rFonts w:ascii="Arial" w:hAnsi="Arial" w:cs="Arial"/>
        </w:rPr>
        <w:t>]</w:t>
      </w:r>
      <w:r w:rsidR="00D2758D">
        <w:t xml:space="preserve"> Prevent a Disability or Help You</w:t>
      </w:r>
      <w:r w:rsidR="00FA5904">
        <w:t>]</w:t>
      </w:r>
      <w:r w:rsidR="00D2758D">
        <w:t xml:space="preserve"> Return to Work?</w:t>
      </w:r>
    </w:p>
    <w:p w14:paraId="02B2B4A9" w14:textId="572F5163" w:rsidR="008B26D2" w:rsidRDefault="00D2758D" w:rsidP="008B26D2">
      <w:pPr>
        <w:pStyle w:val="2Text"/>
      </w:pPr>
      <w:r>
        <w:t xml:space="preserve">Prudential has </w:t>
      </w:r>
      <w:r w:rsidR="00655A14">
        <w:t>r</w:t>
      </w:r>
      <w:r>
        <w:t xml:space="preserve">ehabilitation </w:t>
      </w:r>
      <w:r w:rsidR="00655A14">
        <w:t>s</w:t>
      </w:r>
      <w:r>
        <w:t xml:space="preserve">ervices available. As these services are designed to coordinate with </w:t>
      </w:r>
      <w:r w:rsidR="00D60341">
        <w:t>Your</w:t>
      </w:r>
      <w:r>
        <w:t xml:space="preserve"> </w:t>
      </w:r>
      <w:r w:rsidR="00310971" w:rsidRPr="00310971">
        <w:rPr>
          <w:rFonts w:cs="Arial"/>
          <w:b/>
          <w:color w:val="FF0000"/>
          <w:sz w:val="24"/>
          <w:szCs w:val="24"/>
          <w:vertAlign w:val="superscript"/>
        </w:rPr>
        <w:t>CV1</w:t>
      </w:r>
      <w:r w:rsidR="00571C41" w:rsidRPr="00571C41">
        <w:rPr>
          <w:b/>
          <w:bCs/>
          <w:sz w:val="24"/>
        </w:rPr>
        <w:t>[</w:t>
      </w:r>
      <w:r w:rsidR="000143A2">
        <w:t>short</w:t>
      </w:r>
      <w:r w:rsidR="00955687">
        <w:t xml:space="preserve"> </w:t>
      </w:r>
      <w:r w:rsidR="00295B21">
        <w:t xml:space="preserve">or </w:t>
      </w:r>
      <w:r>
        <w:t>long</w:t>
      </w:r>
      <w:r w:rsidR="00571C41" w:rsidRPr="00571C41">
        <w:rPr>
          <w:b/>
          <w:bCs/>
          <w:sz w:val="24"/>
        </w:rPr>
        <w:t>]</w:t>
      </w:r>
      <w:r>
        <w:t xml:space="preserve"> term disability coverage, please see the </w:t>
      </w:r>
      <w:r w:rsidR="006F113D" w:rsidRPr="00644A70">
        <w:rPr>
          <w:rFonts w:cs="Arial"/>
          <w:b/>
          <w:color w:val="FF0000"/>
          <w:sz w:val="28"/>
          <w:vertAlign w:val="superscript"/>
        </w:rPr>
        <w:t>14</w:t>
      </w:r>
      <w:r w:rsidR="006F113D" w:rsidRPr="00644A70">
        <w:rPr>
          <w:rFonts w:cs="Arial"/>
          <w:b/>
          <w:bCs/>
          <w:sz w:val="24"/>
          <w:szCs w:val="24"/>
        </w:rPr>
        <w:t>[</w:t>
      </w:r>
      <w:r w:rsidR="00B14D85">
        <w:t xml:space="preserve">Stay </w:t>
      </w:r>
      <w:r w:rsidR="00F76643">
        <w:t>a</w:t>
      </w:r>
      <w:r w:rsidR="00B14D85">
        <w:t>t Work</w:t>
      </w:r>
      <w:r w:rsidR="0083477B">
        <w:t xml:space="preserve"> Benefit section</w:t>
      </w:r>
      <w:r>
        <w:t xml:space="preserve"> </w:t>
      </w:r>
      <w:r w:rsidR="00D717B5">
        <w:t>and</w:t>
      </w:r>
      <w:r>
        <w:t xml:space="preserve"> </w:t>
      </w:r>
      <w:r w:rsidR="00A8145B">
        <w:t>the</w:t>
      </w:r>
      <w:r>
        <w:t xml:space="preserve"> </w:t>
      </w:r>
      <w:r w:rsidR="00B8248D">
        <w:t xml:space="preserve">Rehabilitation </w:t>
      </w:r>
      <w:r>
        <w:t>Services section</w:t>
      </w:r>
      <w:r w:rsidR="006F113D" w:rsidRPr="00644A70">
        <w:rPr>
          <w:b/>
          <w:bCs/>
          <w:sz w:val="24"/>
          <w:szCs w:val="24"/>
        </w:rPr>
        <w:t>]</w:t>
      </w:r>
      <w:r w:rsidRPr="00644A70">
        <w:rPr>
          <w:b/>
          <w:sz w:val="24"/>
          <w:szCs w:val="24"/>
        </w:rPr>
        <w:t xml:space="preserve"> </w:t>
      </w:r>
      <w:r>
        <w:t xml:space="preserve">in </w:t>
      </w:r>
      <w:r w:rsidR="00D60341">
        <w:t>Your</w:t>
      </w:r>
      <w:r w:rsidR="005124B5">
        <w:t xml:space="preserve"> </w:t>
      </w:r>
      <w:r w:rsidR="00310971" w:rsidRPr="00310971">
        <w:rPr>
          <w:rFonts w:cs="Arial"/>
          <w:b/>
          <w:color w:val="FF0000"/>
          <w:sz w:val="24"/>
          <w:szCs w:val="24"/>
          <w:vertAlign w:val="superscript"/>
        </w:rPr>
        <w:t>CV1</w:t>
      </w:r>
      <w:r w:rsidR="00571C41" w:rsidRPr="00571C41">
        <w:rPr>
          <w:b/>
          <w:bCs/>
          <w:sz w:val="24"/>
        </w:rPr>
        <w:t>[</w:t>
      </w:r>
      <w:r w:rsidR="002865EC">
        <w:t>short</w:t>
      </w:r>
      <w:r w:rsidR="00885BC4">
        <w:t xml:space="preserve"> </w:t>
      </w:r>
      <w:r w:rsidR="0014145F">
        <w:t xml:space="preserve">or </w:t>
      </w:r>
      <w:r w:rsidR="00A83D2F">
        <w:t xml:space="preserve">long </w:t>
      </w:r>
      <w:r>
        <w:t>term</w:t>
      </w:r>
      <w:r w:rsidR="00571C41" w:rsidRPr="00571C41">
        <w:rPr>
          <w:b/>
          <w:bCs/>
          <w:sz w:val="24"/>
        </w:rPr>
        <w:t>]</w:t>
      </w:r>
      <w:r>
        <w:t xml:space="preserve"> disability </w:t>
      </w:r>
      <w:r w:rsidR="003B6015">
        <w:t>Plan.</w:t>
      </w:r>
      <w:bookmarkEnd w:id="72"/>
      <w:r w:rsidR="00571C41" w:rsidRPr="00571C41">
        <w:rPr>
          <w:b/>
          <w:bCs/>
          <w:sz w:val="24"/>
        </w:rPr>
        <w:t>]</w:t>
      </w:r>
    </w:p>
    <w:p w14:paraId="3844BB7C" w14:textId="779E7544" w:rsidR="00076EA4" w:rsidRDefault="00076EA4" w:rsidP="00076EA4">
      <w:pPr>
        <w:pStyle w:val="SubtitleD"/>
      </w:pPr>
      <w:r w:rsidRPr="002D575A">
        <w:rPr>
          <w:rFonts w:ascii="Arial" w:hAnsi="Arial" w:cs="Arial"/>
          <w:color w:val="FF0000"/>
          <w:vertAlign w:val="superscript"/>
        </w:rPr>
        <w:t>2</w:t>
      </w:r>
      <w:r w:rsidR="003F34FD">
        <w:rPr>
          <w:rFonts w:ascii="Arial" w:hAnsi="Arial" w:cs="Arial"/>
          <w:color w:val="FF0000"/>
          <w:vertAlign w:val="superscript"/>
        </w:rPr>
        <w:t>2</w:t>
      </w:r>
      <w:r w:rsidR="00571C41" w:rsidRPr="00644A70">
        <w:rPr>
          <w:rFonts w:ascii="Arial" w:hAnsi="Arial" w:cs="Arial"/>
        </w:rPr>
        <w:t>[</w:t>
      </w:r>
      <w:r>
        <w:t xml:space="preserve">What Disabilities Have a Limited Pay Period Under </w:t>
      </w:r>
      <w:r w:rsidR="00D60341">
        <w:t>Your</w:t>
      </w:r>
      <w:r>
        <w:t xml:space="preserve"> Plan?</w:t>
      </w:r>
    </w:p>
    <w:p w14:paraId="3FD94EE7" w14:textId="43D0FE83" w:rsidR="00076EA4" w:rsidRPr="00B72BF1" w:rsidRDefault="00076EA4" w:rsidP="00076EA4">
      <w:pPr>
        <w:pStyle w:val="2Text"/>
      </w:pPr>
      <w:r>
        <w:t xml:space="preserve">Disabilities due to a </w:t>
      </w:r>
      <w:r w:rsidR="008E098C">
        <w:t>S</w:t>
      </w:r>
      <w:r>
        <w:t xml:space="preserve">ickness or </w:t>
      </w:r>
      <w:r w:rsidR="008E098C" w:rsidRPr="00B72BF1">
        <w:t>I</w:t>
      </w:r>
      <w:r w:rsidRPr="00B72BF1">
        <w:t xml:space="preserve">njury which, as determined by Prudential, are </w:t>
      </w:r>
      <w:r w:rsidR="004420B8">
        <w:t>due</w:t>
      </w:r>
      <w:r w:rsidR="00943621">
        <w:t xml:space="preserve"> in whole or part</w:t>
      </w:r>
      <w:r w:rsidR="000A77C3">
        <w:t xml:space="preserve"> to</w:t>
      </w:r>
      <w:r w:rsidRPr="00B72BF1">
        <w:t xml:space="preserve"> </w:t>
      </w:r>
      <w:r w:rsidR="00FC480F" w:rsidRPr="00B37216">
        <w:t>Self-</w:t>
      </w:r>
      <w:r w:rsidR="003B3729">
        <w:t>R</w:t>
      </w:r>
      <w:r w:rsidR="00FC480F" w:rsidRPr="00B37216">
        <w:t xml:space="preserve">eported Symptoms </w:t>
      </w:r>
      <w:r w:rsidRPr="00B72BF1">
        <w:t xml:space="preserve">have a limited pay period during </w:t>
      </w:r>
      <w:r w:rsidR="00D60341">
        <w:t>Your</w:t>
      </w:r>
      <w:r w:rsidRPr="00B72BF1">
        <w:t xml:space="preserve"> lifetime. </w:t>
      </w:r>
    </w:p>
    <w:p w14:paraId="0EB4B901" w14:textId="4280113C" w:rsidR="00076EA4" w:rsidRDefault="00076EA4" w:rsidP="00076EA4">
      <w:pPr>
        <w:pStyle w:val="2Text"/>
      </w:pPr>
      <w:r w:rsidRPr="00B72BF1">
        <w:t xml:space="preserve">Disabilities which, as determined by Prudential, are due in whole or part to </w:t>
      </w:r>
      <w:r w:rsidR="00DA3B6F" w:rsidRPr="00B37216">
        <w:t xml:space="preserve">Mental Illness </w:t>
      </w:r>
      <w:r w:rsidRPr="00B72BF1">
        <w:t>also</w:t>
      </w:r>
      <w:r>
        <w:t xml:space="preserve"> have a limited pay period during </w:t>
      </w:r>
      <w:r w:rsidR="00D60341">
        <w:t>Your</w:t>
      </w:r>
      <w:r>
        <w:t xml:space="preserve"> lifetime.</w:t>
      </w:r>
    </w:p>
    <w:p w14:paraId="462A20F9" w14:textId="46220037" w:rsidR="00076EA4" w:rsidRDefault="00076EA4" w:rsidP="00076EA4">
      <w:pPr>
        <w:pStyle w:val="2Text"/>
      </w:pPr>
      <w:r>
        <w:t xml:space="preserve">Disabilities which, as determined by Prudential, are due in whole or part to </w:t>
      </w:r>
      <w:r w:rsidRPr="00B72BF1">
        <w:t xml:space="preserve">a </w:t>
      </w:r>
      <w:r w:rsidR="00AD4E28" w:rsidRPr="00B37216">
        <w:t>Musculoskeletal Disorder</w:t>
      </w:r>
      <w:r w:rsidR="00DA3B6F" w:rsidRPr="00B37216">
        <w:t xml:space="preserve"> </w:t>
      </w:r>
      <w:r w:rsidRPr="00B72BF1">
        <w:t>a</w:t>
      </w:r>
      <w:r>
        <w:t xml:space="preserve">lso have a limited pay period during </w:t>
      </w:r>
      <w:r w:rsidR="00D60341">
        <w:t>Your</w:t>
      </w:r>
      <w:r>
        <w:t xml:space="preserve"> lifetime.</w:t>
      </w:r>
    </w:p>
    <w:p w14:paraId="593FC07B" w14:textId="66CA0B60" w:rsidR="00076EA4" w:rsidRDefault="00076EA4" w:rsidP="00076EA4">
      <w:pPr>
        <w:pStyle w:val="2Text"/>
      </w:pPr>
      <w:r>
        <w:t xml:space="preserve">The limited pay period for </w:t>
      </w:r>
      <w:r w:rsidR="00904692">
        <w:t>S</w:t>
      </w:r>
      <w:r>
        <w:t>elf-</w:t>
      </w:r>
      <w:r w:rsidR="00904692">
        <w:t>R</w:t>
      </w:r>
      <w:r>
        <w:t xml:space="preserve">eported </w:t>
      </w:r>
      <w:r w:rsidR="00904692">
        <w:t>S</w:t>
      </w:r>
      <w:r>
        <w:t xml:space="preserve">ymptoms, </w:t>
      </w:r>
      <w:r w:rsidR="0014317A">
        <w:t>M</w:t>
      </w:r>
      <w:r>
        <w:t xml:space="preserve">ental </w:t>
      </w:r>
      <w:r w:rsidR="0014317A">
        <w:t>I</w:t>
      </w:r>
      <w:r>
        <w:t xml:space="preserve">llness and </w:t>
      </w:r>
      <w:r w:rsidR="0014317A">
        <w:t>M</w:t>
      </w:r>
      <w:r>
        <w:t xml:space="preserve">usculoskeletal </w:t>
      </w:r>
      <w:r w:rsidR="0014317A">
        <w:t>D</w:t>
      </w:r>
      <w:r>
        <w:t xml:space="preserve">isorders combined is </w:t>
      </w:r>
      <w:r w:rsidRPr="002D575A">
        <w:rPr>
          <w:b/>
          <w:color w:val="FF0000"/>
          <w:sz w:val="24"/>
          <w:vertAlign w:val="superscript"/>
        </w:rPr>
        <w:t>2</w:t>
      </w:r>
      <w:r w:rsidR="003F34FD">
        <w:rPr>
          <w:b/>
          <w:color w:val="FF0000"/>
          <w:sz w:val="24"/>
          <w:vertAlign w:val="superscript"/>
        </w:rPr>
        <w:t>2</w:t>
      </w:r>
      <w:r w:rsidRPr="002D575A">
        <w:rPr>
          <w:b/>
          <w:color w:val="FF0000"/>
          <w:sz w:val="24"/>
          <w:vertAlign w:val="superscript"/>
        </w:rPr>
        <w:t>a</w:t>
      </w:r>
      <w:r w:rsidR="00571C41" w:rsidRPr="00571C41">
        <w:rPr>
          <w:b/>
          <w:bCs/>
          <w:sz w:val="24"/>
        </w:rPr>
        <w:t>[</w:t>
      </w:r>
      <w:r w:rsidR="003F34FD">
        <w:t>1</w:t>
      </w:r>
      <w:r>
        <w:t xml:space="preserve"> to </w:t>
      </w:r>
      <w:r w:rsidR="00086DB0">
        <w:t>60</w:t>
      </w:r>
      <w:r>
        <w:t xml:space="preserve"> months</w:t>
      </w:r>
      <w:r w:rsidR="00571C41" w:rsidRPr="00571C41">
        <w:rPr>
          <w:b/>
          <w:bCs/>
          <w:sz w:val="24"/>
        </w:rPr>
        <w:t>]</w:t>
      </w:r>
      <w:r>
        <w:t xml:space="preserve"> during </w:t>
      </w:r>
      <w:r w:rsidR="00D60341">
        <w:t>Your</w:t>
      </w:r>
      <w:r>
        <w:t xml:space="preserve"> lifetime.</w:t>
      </w:r>
    </w:p>
    <w:p w14:paraId="7DC80838" w14:textId="762A9FC1" w:rsidR="00076EA4" w:rsidRDefault="00076EA4" w:rsidP="00076EA4">
      <w:pPr>
        <w:pStyle w:val="2Text"/>
      </w:pPr>
      <w:r>
        <w:t xml:space="preserve">Prudential will continue to send </w:t>
      </w:r>
      <w:r w:rsidR="00831858">
        <w:t>You</w:t>
      </w:r>
      <w:r>
        <w:t xml:space="preserve"> </w:t>
      </w:r>
      <w:r w:rsidR="00813361">
        <w:t>benefit</w:t>
      </w:r>
      <w:r w:rsidR="00813361" w:rsidRPr="004B2C87">
        <w:t xml:space="preserve"> </w:t>
      </w:r>
      <w:r w:rsidR="00813361">
        <w:t>payments</w:t>
      </w:r>
      <w:r>
        <w:t xml:space="preserve"> for </w:t>
      </w:r>
      <w:r w:rsidR="0031264A">
        <w:t>D</w:t>
      </w:r>
      <w:r>
        <w:t xml:space="preserve">isabilities due in whole or part to </w:t>
      </w:r>
      <w:r w:rsidR="0014317A">
        <w:t>M</w:t>
      </w:r>
      <w:r>
        <w:t xml:space="preserve">ental </w:t>
      </w:r>
      <w:r w:rsidR="0014317A">
        <w:t>I</w:t>
      </w:r>
      <w:r>
        <w:t xml:space="preserve">llness beyond the </w:t>
      </w:r>
      <w:r w:rsidRPr="002D575A">
        <w:rPr>
          <w:b/>
          <w:color w:val="FF0000"/>
          <w:sz w:val="24"/>
          <w:vertAlign w:val="superscript"/>
        </w:rPr>
        <w:t>2</w:t>
      </w:r>
      <w:r w:rsidR="003F34FD">
        <w:rPr>
          <w:b/>
          <w:color w:val="FF0000"/>
          <w:sz w:val="24"/>
          <w:vertAlign w:val="superscript"/>
        </w:rPr>
        <w:t>2</w:t>
      </w:r>
      <w:r w:rsidRPr="002D575A">
        <w:rPr>
          <w:b/>
          <w:color w:val="FF0000"/>
          <w:sz w:val="24"/>
          <w:vertAlign w:val="superscript"/>
        </w:rPr>
        <w:t>a</w:t>
      </w:r>
      <w:r w:rsidR="00571C41" w:rsidRPr="00571C41">
        <w:rPr>
          <w:b/>
          <w:bCs/>
          <w:sz w:val="24"/>
        </w:rPr>
        <w:t>[</w:t>
      </w:r>
      <w:r w:rsidR="003F34FD">
        <w:t>1</w:t>
      </w:r>
      <w:r>
        <w:t xml:space="preserve"> to </w:t>
      </w:r>
      <w:r w:rsidR="00086DB0">
        <w:t>60</w:t>
      </w:r>
      <w:r>
        <w:t xml:space="preserve"> month</w:t>
      </w:r>
      <w:r w:rsidR="00571C41" w:rsidRPr="00571C41">
        <w:rPr>
          <w:b/>
          <w:bCs/>
          <w:sz w:val="24"/>
        </w:rPr>
        <w:t>]</w:t>
      </w:r>
      <w:r>
        <w:t xml:space="preserve"> period if </w:t>
      </w:r>
      <w:r w:rsidR="00831858">
        <w:t>You</w:t>
      </w:r>
      <w:r>
        <w:t xml:space="preserve"> meet one or both of these conditions:</w:t>
      </w:r>
    </w:p>
    <w:p w14:paraId="7DF04EDE" w14:textId="6F9E1537" w:rsidR="00076EA4" w:rsidRPr="00B72BF1" w:rsidRDefault="00076EA4" w:rsidP="00076EA4">
      <w:pPr>
        <w:pStyle w:val="Indent2"/>
      </w:pPr>
      <w:r>
        <w:t>1.</w:t>
      </w:r>
      <w:r>
        <w:tab/>
        <w:t xml:space="preserve">If </w:t>
      </w:r>
      <w:r w:rsidR="00831858">
        <w:t>You</w:t>
      </w:r>
      <w:r>
        <w:t xml:space="preserve"> </w:t>
      </w:r>
      <w:r w:rsidRPr="00B72BF1">
        <w:t xml:space="preserve">are </w:t>
      </w:r>
      <w:r w:rsidR="00A2399E">
        <w:t>C</w:t>
      </w:r>
      <w:r w:rsidRPr="00B37216">
        <w:t>onfined</w:t>
      </w:r>
      <w:r w:rsidRPr="00B72BF1">
        <w:t xml:space="preserve"> to a </w:t>
      </w:r>
      <w:r w:rsidR="00B31834">
        <w:t>H</w:t>
      </w:r>
      <w:r w:rsidRPr="00B37216">
        <w:t xml:space="preserve">ospital or </w:t>
      </w:r>
      <w:r w:rsidR="00B31834">
        <w:t>I</w:t>
      </w:r>
      <w:r w:rsidRPr="00B37216">
        <w:t>nstitution</w:t>
      </w:r>
      <w:r w:rsidRPr="00B72BF1">
        <w:t xml:space="preserve"> </w:t>
      </w:r>
      <w:r>
        <w:t xml:space="preserve">at the end of the </w:t>
      </w:r>
      <w:r w:rsidRPr="002D575A">
        <w:rPr>
          <w:b/>
          <w:color w:val="FF0000"/>
          <w:sz w:val="24"/>
          <w:vertAlign w:val="superscript"/>
        </w:rPr>
        <w:t>2</w:t>
      </w:r>
      <w:r w:rsidR="003F34FD">
        <w:rPr>
          <w:b/>
          <w:color w:val="FF0000"/>
          <w:sz w:val="24"/>
          <w:vertAlign w:val="superscript"/>
        </w:rPr>
        <w:t>2</w:t>
      </w:r>
      <w:r w:rsidRPr="002D575A">
        <w:rPr>
          <w:b/>
          <w:color w:val="FF0000"/>
          <w:sz w:val="24"/>
          <w:vertAlign w:val="superscript"/>
        </w:rPr>
        <w:t>a</w:t>
      </w:r>
      <w:r w:rsidR="00571C41" w:rsidRPr="00571C41">
        <w:rPr>
          <w:b/>
          <w:bCs/>
          <w:sz w:val="24"/>
        </w:rPr>
        <w:t>[</w:t>
      </w:r>
      <w:r w:rsidR="003F34FD">
        <w:t>1</w:t>
      </w:r>
      <w:r>
        <w:t xml:space="preserve"> to </w:t>
      </w:r>
      <w:r w:rsidR="00086DB0">
        <w:t>60</w:t>
      </w:r>
      <w:r>
        <w:t xml:space="preserve"> month</w:t>
      </w:r>
      <w:r w:rsidR="00571C41" w:rsidRPr="00571C41">
        <w:rPr>
          <w:b/>
          <w:bCs/>
          <w:sz w:val="24"/>
        </w:rPr>
        <w:t>]</w:t>
      </w:r>
      <w:r>
        <w:t xml:space="preserve"> period, Prudential will continue to</w:t>
      </w:r>
      <w:r w:rsidRPr="00B72BF1">
        <w:t xml:space="preserve"> send </w:t>
      </w:r>
      <w:r w:rsidR="00831858" w:rsidRPr="00B72BF1">
        <w:t>You</w:t>
      </w:r>
      <w:r w:rsidRPr="00B72BF1">
        <w:t xml:space="preserve"> </w:t>
      </w:r>
      <w:r w:rsidR="008D5390" w:rsidRPr="00B72BF1">
        <w:t>benefit</w:t>
      </w:r>
      <w:r w:rsidR="00985D1C">
        <w:t xml:space="preserve"> paym</w:t>
      </w:r>
      <w:r w:rsidR="00962D48">
        <w:t>ent</w:t>
      </w:r>
      <w:r w:rsidRPr="00B72BF1">
        <w:t xml:space="preserve">s during </w:t>
      </w:r>
      <w:r w:rsidR="00D60341">
        <w:t>Your</w:t>
      </w:r>
      <w:r w:rsidRPr="00B72BF1">
        <w:t xml:space="preserve"> </w:t>
      </w:r>
      <w:r w:rsidR="00A2399E">
        <w:t>C</w:t>
      </w:r>
      <w:r w:rsidRPr="00B37216">
        <w:t>onfinement</w:t>
      </w:r>
      <w:r w:rsidRPr="00B72BF1">
        <w:t>.</w:t>
      </w:r>
    </w:p>
    <w:p w14:paraId="070E84AD" w14:textId="14163194" w:rsidR="00076EA4" w:rsidRDefault="00076EA4" w:rsidP="00076EA4">
      <w:pPr>
        <w:pStyle w:val="3Text"/>
      </w:pPr>
      <w:r w:rsidRPr="00B72BF1">
        <w:t xml:space="preserve">If </w:t>
      </w:r>
      <w:r w:rsidR="00831858" w:rsidRPr="00B72BF1">
        <w:t>You</w:t>
      </w:r>
      <w:r w:rsidRPr="00B72BF1">
        <w:t xml:space="preserve"> are still </w:t>
      </w:r>
      <w:r w:rsidR="00167306" w:rsidRPr="00B37216">
        <w:t xml:space="preserve">Disabled </w:t>
      </w:r>
      <w:r w:rsidRPr="00B72BF1">
        <w:t>when</w:t>
      </w:r>
      <w:r>
        <w:t xml:space="preserve"> </w:t>
      </w:r>
      <w:r w:rsidR="00831858">
        <w:t>You</w:t>
      </w:r>
      <w:r>
        <w:t xml:space="preserve"> are discharged, Prudential will send </w:t>
      </w:r>
      <w:r w:rsidR="00831858">
        <w:t>You</w:t>
      </w:r>
      <w:r>
        <w:t xml:space="preserve"> </w:t>
      </w:r>
      <w:r w:rsidR="008D5390">
        <w:t>benefit</w:t>
      </w:r>
      <w:r w:rsidR="00962D48">
        <w:t xml:space="preserve"> payment</w:t>
      </w:r>
      <w:r>
        <w:t xml:space="preserve">s for a recovery period of up to 90 days. </w:t>
      </w:r>
    </w:p>
    <w:p w14:paraId="53049539" w14:textId="3125D5E8" w:rsidR="00076EA4" w:rsidRDefault="00076EA4" w:rsidP="00076EA4">
      <w:pPr>
        <w:pStyle w:val="3Text"/>
      </w:pPr>
      <w:r>
        <w:t xml:space="preserve">If </w:t>
      </w:r>
      <w:r w:rsidR="00831858">
        <w:t>You</w:t>
      </w:r>
      <w:r>
        <w:t xml:space="preserve"> become </w:t>
      </w:r>
      <w:r w:rsidR="008318CD">
        <w:t>C</w:t>
      </w:r>
      <w:r w:rsidR="00B67419">
        <w:t xml:space="preserve">onfined again </w:t>
      </w:r>
      <w:r>
        <w:t xml:space="preserve">at any time during the recovery period and remain </w:t>
      </w:r>
      <w:r w:rsidR="0014317A">
        <w:t>C</w:t>
      </w:r>
      <w:r>
        <w:t xml:space="preserve">onfined for at least 14 days in a row, Prudential will send </w:t>
      </w:r>
      <w:r w:rsidR="008D5390">
        <w:t>benefit</w:t>
      </w:r>
      <w:r w:rsidR="0007623B">
        <w:t xml:space="preserve"> payment</w:t>
      </w:r>
      <w:r>
        <w:t xml:space="preserve">s during that additional </w:t>
      </w:r>
      <w:r w:rsidR="0014317A">
        <w:t>C</w:t>
      </w:r>
      <w:r>
        <w:t>onfinement and for one additional recovery period up to 90 more days.</w:t>
      </w:r>
    </w:p>
    <w:p w14:paraId="71DD8445" w14:textId="36A3F8A4" w:rsidR="00076EA4" w:rsidRDefault="00076EA4" w:rsidP="00076EA4">
      <w:pPr>
        <w:pStyle w:val="Indent2"/>
      </w:pPr>
      <w:r>
        <w:t>2.</w:t>
      </w:r>
      <w:r>
        <w:tab/>
        <w:t xml:space="preserve">In addition to item 1, if, after the </w:t>
      </w:r>
      <w:r w:rsidRPr="002D575A">
        <w:rPr>
          <w:b/>
          <w:color w:val="FF0000"/>
          <w:sz w:val="24"/>
          <w:vertAlign w:val="superscript"/>
        </w:rPr>
        <w:t>2</w:t>
      </w:r>
      <w:r w:rsidR="003F34FD">
        <w:rPr>
          <w:b/>
          <w:color w:val="FF0000"/>
          <w:sz w:val="24"/>
          <w:vertAlign w:val="superscript"/>
        </w:rPr>
        <w:t>2</w:t>
      </w:r>
      <w:r w:rsidRPr="002D575A">
        <w:rPr>
          <w:b/>
          <w:color w:val="FF0000"/>
          <w:sz w:val="24"/>
          <w:vertAlign w:val="superscript"/>
        </w:rPr>
        <w:t>a</w:t>
      </w:r>
      <w:r w:rsidR="00571C41" w:rsidRPr="00571C41">
        <w:rPr>
          <w:b/>
          <w:bCs/>
          <w:sz w:val="24"/>
        </w:rPr>
        <w:t>[</w:t>
      </w:r>
      <w:r w:rsidR="003F34FD">
        <w:t>1</w:t>
      </w:r>
      <w:r>
        <w:t xml:space="preserve"> to </w:t>
      </w:r>
      <w:r w:rsidR="00086DB0">
        <w:t>60</w:t>
      </w:r>
      <w:r>
        <w:t xml:space="preserve"> month</w:t>
      </w:r>
      <w:r w:rsidR="00571C41" w:rsidRPr="00571C41">
        <w:rPr>
          <w:b/>
          <w:bCs/>
          <w:sz w:val="24"/>
        </w:rPr>
        <w:t>]</w:t>
      </w:r>
      <w:r>
        <w:t xml:space="preserve"> period for which </w:t>
      </w:r>
      <w:r w:rsidR="00831858">
        <w:t>You</w:t>
      </w:r>
      <w:r>
        <w:t xml:space="preserve"> have received </w:t>
      </w:r>
      <w:r w:rsidR="008D5390">
        <w:t>benefit</w:t>
      </w:r>
      <w:r w:rsidR="0058141F">
        <w:t xml:space="preserve"> payment</w:t>
      </w:r>
      <w:r>
        <w:t xml:space="preserve">s, </w:t>
      </w:r>
      <w:r w:rsidR="00831858">
        <w:t>You</w:t>
      </w:r>
      <w:r>
        <w:t xml:space="preserve"> continue to </w:t>
      </w:r>
      <w:r w:rsidRPr="00B72BF1">
        <w:t xml:space="preserve">be </w:t>
      </w:r>
      <w:r w:rsidR="00167306" w:rsidRPr="00B37216">
        <w:t xml:space="preserve">Disabled </w:t>
      </w:r>
      <w:r w:rsidRPr="00B72BF1">
        <w:t>and</w:t>
      </w:r>
      <w:r>
        <w:t xml:space="preserve"> subsequently become </w:t>
      </w:r>
      <w:r w:rsidR="0014317A">
        <w:t>C</w:t>
      </w:r>
      <w:r>
        <w:t xml:space="preserve">onfined to a </w:t>
      </w:r>
      <w:r w:rsidR="0014317A">
        <w:t>H</w:t>
      </w:r>
      <w:r>
        <w:t xml:space="preserve">ospital </w:t>
      </w:r>
      <w:r w:rsidR="007634D2">
        <w:t>o</w:t>
      </w:r>
      <w:r>
        <w:t xml:space="preserve">r </w:t>
      </w:r>
      <w:r w:rsidR="0014317A">
        <w:t>I</w:t>
      </w:r>
      <w:r>
        <w:t xml:space="preserve">nstitution for at least 14 days in a row, Prudential will send </w:t>
      </w:r>
      <w:r w:rsidR="008D5390">
        <w:t>benefit</w:t>
      </w:r>
      <w:r w:rsidR="00306A78">
        <w:t xml:space="preserve"> payment</w:t>
      </w:r>
      <w:r>
        <w:t xml:space="preserve">s during the length of the </w:t>
      </w:r>
      <w:r w:rsidR="0014317A">
        <w:t>C</w:t>
      </w:r>
      <w:r>
        <w:t>onfinement</w:t>
      </w:r>
      <w:r w:rsidR="00E91CA7">
        <w:t xml:space="preserve"> </w:t>
      </w:r>
      <w:r w:rsidR="00E91CA7" w:rsidRPr="002D575A">
        <w:rPr>
          <w:b/>
          <w:color w:val="FF0000"/>
          <w:sz w:val="24"/>
          <w:vertAlign w:val="superscript"/>
        </w:rPr>
        <w:t>2</w:t>
      </w:r>
      <w:r w:rsidR="00E91CA7">
        <w:rPr>
          <w:b/>
          <w:color w:val="FF0000"/>
          <w:sz w:val="24"/>
          <w:vertAlign w:val="superscript"/>
        </w:rPr>
        <w:t>2</w:t>
      </w:r>
      <w:r w:rsidR="00946253">
        <w:rPr>
          <w:b/>
          <w:color w:val="FF0000"/>
          <w:sz w:val="24"/>
          <w:vertAlign w:val="superscript"/>
        </w:rPr>
        <w:t>b</w:t>
      </w:r>
      <w:r w:rsidR="00E91CA7" w:rsidRPr="00571C41">
        <w:rPr>
          <w:b/>
          <w:bCs/>
          <w:sz w:val="24"/>
        </w:rPr>
        <w:t>[</w:t>
      </w:r>
      <w:r w:rsidR="003479AA">
        <w:t xml:space="preserve"> f</w:t>
      </w:r>
      <w:r w:rsidR="00FB607D">
        <w:t xml:space="preserve">or a maximum of </w:t>
      </w:r>
      <w:r w:rsidR="00FB607D" w:rsidRPr="00DB02DF">
        <w:rPr>
          <w:b/>
          <w:color w:val="FF0000"/>
          <w:sz w:val="24"/>
          <w:vertAlign w:val="superscript"/>
        </w:rPr>
        <w:t>22a</w:t>
      </w:r>
      <w:r w:rsidR="00FB607D" w:rsidRPr="00DB02DF">
        <w:rPr>
          <w:b/>
          <w:sz w:val="24"/>
        </w:rPr>
        <w:t>[</w:t>
      </w:r>
      <w:r w:rsidR="00FB607D" w:rsidRPr="00DB02DF">
        <w:t xml:space="preserve">1 to </w:t>
      </w:r>
      <w:r w:rsidR="00673829" w:rsidRPr="00B37216">
        <w:t>60</w:t>
      </w:r>
      <w:r w:rsidR="00FB607D" w:rsidRPr="00DB02DF">
        <w:t xml:space="preserve"> month</w:t>
      </w:r>
      <w:r w:rsidR="00E163FA">
        <w:t>s</w:t>
      </w:r>
      <w:r w:rsidR="00FB607D" w:rsidRPr="00DB02DF">
        <w:rPr>
          <w:b/>
          <w:sz w:val="24"/>
        </w:rPr>
        <w:t>]</w:t>
      </w:r>
      <w:r w:rsidR="00E91CA7" w:rsidRPr="00B37216">
        <w:rPr>
          <w:b/>
          <w:sz w:val="24"/>
        </w:rPr>
        <w:t>]</w:t>
      </w:r>
      <w:r w:rsidRPr="00DB02DF">
        <w:t>.</w:t>
      </w:r>
    </w:p>
    <w:p w14:paraId="5A283FBA" w14:textId="733EABC7" w:rsidR="00076EA4" w:rsidRDefault="00076EA4" w:rsidP="00076EA4">
      <w:pPr>
        <w:pStyle w:val="2Text"/>
      </w:pPr>
      <w:r>
        <w:t xml:space="preserve">Prudential will not pay beyond the limited pay period as indicated above, or the </w:t>
      </w:r>
      <w:r w:rsidR="001A2CA2">
        <w:t>M</w:t>
      </w:r>
      <w:r>
        <w:t xml:space="preserve">aximum </w:t>
      </w:r>
      <w:r w:rsidR="001A2CA2">
        <w:t>P</w:t>
      </w:r>
      <w:r>
        <w:t xml:space="preserve">eriod of </w:t>
      </w:r>
      <w:r w:rsidR="006F05C1">
        <w:t>B</w:t>
      </w:r>
      <w:r w:rsidR="008D5390">
        <w:t>enefit</w:t>
      </w:r>
      <w:r>
        <w:t>, whichever occurs first.</w:t>
      </w:r>
    </w:p>
    <w:p w14:paraId="5521BBBA" w14:textId="2639F5C1" w:rsidR="00076EA4" w:rsidRDefault="00076EA4" w:rsidP="00076EA4">
      <w:pPr>
        <w:pStyle w:val="2Text"/>
      </w:pPr>
      <w:r>
        <w:t xml:space="preserve">Prudential will not apply the </w:t>
      </w:r>
      <w:r w:rsidR="0014317A">
        <w:t>M</w:t>
      </w:r>
      <w:r>
        <w:t xml:space="preserve">ental </w:t>
      </w:r>
      <w:r w:rsidR="0014317A">
        <w:t>I</w:t>
      </w:r>
      <w:r>
        <w:t>llness limitation to dementia if it is a result of:</w:t>
      </w:r>
    </w:p>
    <w:p w14:paraId="0A2BC3C3" w14:textId="44E4717A" w:rsidR="00076EA4" w:rsidRDefault="00E930E5" w:rsidP="00076EA4">
      <w:pPr>
        <w:pStyle w:val="BulletD"/>
      </w:pPr>
      <w:r w:rsidRPr="00987A39">
        <w:lastRenderedPageBreak/>
        <w:t>s</w:t>
      </w:r>
      <w:r w:rsidR="00167306" w:rsidRPr="00987A39">
        <w:t>troke</w:t>
      </w:r>
      <w:r w:rsidR="00076EA4">
        <w:t>;</w:t>
      </w:r>
    </w:p>
    <w:p w14:paraId="4C01C69D" w14:textId="77777777" w:rsidR="00076EA4" w:rsidRDefault="00076EA4" w:rsidP="00076EA4">
      <w:pPr>
        <w:pStyle w:val="BulletD"/>
      </w:pPr>
      <w:r>
        <w:t>trauma;</w:t>
      </w:r>
    </w:p>
    <w:p w14:paraId="7B2D4667" w14:textId="77777777" w:rsidR="00076EA4" w:rsidRDefault="00076EA4" w:rsidP="00076EA4">
      <w:pPr>
        <w:pStyle w:val="BulletD"/>
      </w:pPr>
      <w:r>
        <w:t>viral infection;</w:t>
      </w:r>
    </w:p>
    <w:p w14:paraId="12F2E7AA" w14:textId="77777777" w:rsidR="00076EA4" w:rsidRDefault="00076EA4" w:rsidP="00076EA4">
      <w:pPr>
        <w:pStyle w:val="BulletD"/>
      </w:pPr>
      <w:r>
        <w:t>Alzheimer’s disease; or</w:t>
      </w:r>
    </w:p>
    <w:p w14:paraId="0BAE1D2F" w14:textId="77777777" w:rsidR="00076EA4" w:rsidRDefault="00076EA4" w:rsidP="00076EA4">
      <w:pPr>
        <w:pStyle w:val="BulletD"/>
      </w:pPr>
      <w:r>
        <w:t>other conditions not listed which are not usually treated by a mental health provider or other qualified provider using psychotherapy, psychotropic drugs, or other similar methods of treatment as standardly accepted in the practice of medicine.</w:t>
      </w:r>
    </w:p>
    <w:p w14:paraId="31A23EEF" w14:textId="3D22F4C2" w:rsidR="00076EA4" w:rsidRDefault="00076EA4" w:rsidP="00076EA4">
      <w:pPr>
        <w:pStyle w:val="2Text"/>
      </w:pPr>
      <w:r>
        <w:t xml:space="preserve">Prudential will not apply the </w:t>
      </w:r>
      <w:r w:rsidR="0014317A">
        <w:t>M</w:t>
      </w:r>
      <w:r>
        <w:t xml:space="preserve">usculoskeletal </w:t>
      </w:r>
      <w:r w:rsidR="0014317A">
        <w:t>D</w:t>
      </w:r>
      <w:r>
        <w:t xml:space="preserve">isorder limitation to a </w:t>
      </w:r>
      <w:r w:rsidR="00BF53C2" w:rsidRPr="00987A39">
        <w:rPr>
          <w:iCs/>
        </w:rPr>
        <w:t>Disabilit</w:t>
      </w:r>
      <w:r w:rsidR="00BF53C2" w:rsidRPr="00987A39">
        <w:rPr>
          <w:i/>
        </w:rPr>
        <w:t>y</w:t>
      </w:r>
      <w:r w:rsidRPr="0047239E">
        <w:t xml:space="preserve"> </w:t>
      </w:r>
      <w:r>
        <w:t>if there is medical evidence of:</w:t>
      </w:r>
    </w:p>
    <w:p w14:paraId="38552CC5" w14:textId="0DFBA32E" w:rsidR="00076EA4" w:rsidRPr="00521772" w:rsidRDefault="00076EA4" w:rsidP="00076EA4">
      <w:pPr>
        <w:pStyle w:val="BulletD"/>
        <w:rPr>
          <w:bCs/>
          <w:iCs/>
        </w:rPr>
      </w:pPr>
      <w:r w:rsidRPr="00B37216">
        <w:rPr>
          <w:bCs/>
          <w:iCs/>
        </w:rPr>
        <w:t xml:space="preserve">Seropositive </w:t>
      </w:r>
      <w:r w:rsidR="00366DA3">
        <w:rPr>
          <w:bCs/>
          <w:iCs/>
        </w:rPr>
        <w:t>A</w:t>
      </w:r>
      <w:r w:rsidRPr="00B37216">
        <w:rPr>
          <w:bCs/>
          <w:iCs/>
        </w:rPr>
        <w:t>rthritis</w:t>
      </w:r>
      <w:r w:rsidRPr="00521772">
        <w:rPr>
          <w:bCs/>
          <w:iCs/>
        </w:rPr>
        <w:t>;</w:t>
      </w:r>
    </w:p>
    <w:p w14:paraId="36A34228" w14:textId="0DF11997" w:rsidR="00076EA4" w:rsidRPr="00521772" w:rsidRDefault="00076EA4" w:rsidP="00076EA4">
      <w:pPr>
        <w:pStyle w:val="BulletD"/>
        <w:rPr>
          <w:bCs/>
          <w:iCs/>
        </w:rPr>
      </w:pPr>
      <w:r w:rsidRPr="00B37216">
        <w:rPr>
          <w:bCs/>
          <w:iCs/>
        </w:rPr>
        <w:t xml:space="preserve">Spinal </w:t>
      </w:r>
      <w:r w:rsidR="00883C06" w:rsidRPr="00B37216">
        <w:rPr>
          <w:bCs/>
          <w:iCs/>
        </w:rPr>
        <w:t>T</w:t>
      </w:r>
      <w:r w:rsidRPr="00B37216">
        <w:rPr>
          <w:bCs/>
          <w:iCs/>
        </w:rPr>
        <w:t>umors</w:t>
      </w:r>
      <w:r w:rsidRPr="00521772">
        <w:rPr>
          <w:bCs/>
          <w:iCs/>
        </w:rPr>
        <w:t xml:space="preserve">, malignancy, or </w:t>
      </w:r>
      <w:r w:rsidRPr="00B37216">
        <w:rPr>
          <w:bCs/>
          <w:iCs/>
        </w:rPr>
        <w:t xml:space="preserve">Vascular </w:t>
      </w:r>
      <w:r w:rsidR="00883C06" w:rsidRPr="00B37216">
        <w:rPr>
          <w:bCs/>
          <w:iCs/>
        </w:rPr>
        <w:t>M</w:t>
      </w:r>
      <w:r w:rsidRPr="00B37216">
        <w:rPr>
          <w:bCs/>
          <w:iCs/>
        </w:rPr>
        <w:t>alformations</w:t>
      </w:r>
      <w:r w:rsidRPr="00521772">
        <w:rPr>
          <w:bCs/>
          <w:iCs/>
        </w:rPr>
        <w:t>;</w:t>
      </w:r>
    </w:p>
    <w:p w14:paraId="302DC20A" w14:textId="77777777" w:rsidR="00076EA4" w:rsidRPr="00521772" w:rsidRDefault="00076EA4" w:rsidP="00076EA4">
      <w:pPr>
        <w:pStyle w:val="BulletD"/>
        <w:rPr>
          <w:bCs/>
          <w:iCs/>
        </w:rPr>
      </w:pPr>
      <w:r w:rsidRPr="00B37216">
        <w:rPr>
          <w:bCs/>
          <w:iCs/>
        </w:rPr>
        <w:t>Radiculopathies</w:t>
      </w:r>
      <w:r w:rsidRPr="00521772">
        <w:rPr>
          <w:bCs/>
          <w:iCs/>
        </w:rPr>
        <w:t>;</w:t>
      </w:r>
    </w:p>
    <w:p w14:paraId="6679B460" w14:textId="77777777" w:rsidR="00076EA4" w:rsidRPr="00521772" w:rsidRDefault="00076EA4" w:rsidP="00B84008">
      <w:pPr>
        <w:pStyle w:val="BulletD"/>
        <w:keepNext/>
        <w:rPr>
          <w:bCs/>
          <w:iCs/>
        </w:rPr>
      </w:pPr>
      <w:r w:rsidRPr="00B37216">
        <w:rPr>
          <w:bCs/>
          <w:iCs/>
        </w:rPr>
        <w:t>Myelopathies</w:t>
      </w:r>
      <w:r w:rsidRPr="00521772">
        <w:rPr>
          <w:bCs/>
          <w:iCs/>
        </w:rPr>
        <w:t>;</w:t>
      </w:r>
    </w:p>
    <w:p w14:paraId="6609B04C" w14:textId="6272D3ED" w:rsidR="00076EA4" w:rsidRPr="00521772" w:rsidRDefault="00076EA4" w:rsidP="00B84008">
      <w:pPr>
        <w:pStyle w:val="BulletD"/>
        <w:keepNext/>
        <w:rPr>
          <w:bCs/>
          <w:iCs/>
        </w:rPr>
      </w:pPr>
      <w:r w:rsidRPr="00B37216">
        <w:rPr>
          <w:bCs/>
          <w:iCs/>
        </w:rPr>
        <w:t xml:space="preserve">Traumatic </w:t>
      </w:r>
      <w:r w:rsidR="00883C06" w:rsidRPr="00B37216">
        <w:rPr>
          <w:bCs/>
          <w:iCs/>
        </w:rPr>
        <w:t>S</w:t>
      </w:r>
      <w:r w:rsidRPr="00B37216">
        <w:rPr>
          <w:bCs/>
          <w:iCs/>
        </w:rPr>
        <w:t xml:space="preserve">pinal </w:t>
      </w:r>
      <w:r w:rsidR="00883C06" w:rsidRPr="00B37216">
        <w:rPr>
          <w:bCs/>
          <w:iCs/>
        </w:rPr>
        <w:t>C</w:t>
      </w:r>
      <w:r w:rsidRPr="00B37216">
        <w:rPr>
          <w:bCs/>
          <w:iCs/>
        </w:rPr>
        <w:t xml:space="preserve">ord </w:t>
      </w:r>
      <w:r w:rsidR="00883C06" w:rsidRPr="00B37216">
        <w:rPr>
          <w:bCs/>
          <w:iCs/>
        </w:rPr>
        <w:t>I</w:t>
      </w:r>
      <w:r w:rsidRPr="00B37216">
        <w:rPr>
          <w:bCs/>
          <w:iCs/>
        </w:rPr>
        <w:t>njuries</w:t>
      </w:r>
      <w:r w:rsidRPr="00521772">
        <w:rPr>
          <w:bCs/>
          <w:iCs/>
        </w:rPr>
        <w:t>; or</w:t>
      </w:r>
    </w:p>
    <w:p w14:paraId="065A3226" w14:textId="6CE7284F" w:rsidR="00076EA4" w:rsidRDefault="00076EA4" w:rsidP="00B84008">
      <w:pPr>
        <w:pStyle w:val="BulletD"/>
        <w:keepNext/>
      </w:pPr>
      <w:r w:rsidRPr="00B37216">
        <w:rPr>
          <w:bCs/>
          <w:iCs/>
        </w:rPr>
        <w:t>Myopathies</w:t>
      </w:r>
      <w:r w:rsidRPr="00521772">
        <w:rPr>
          <w:bCs/>
          <w:iCs/>
        </w:rPr>
        <w:t>.</w:t>
      </w:r>
      <w:r w:rsidR="00571C41" w:rsidRPr="00571C41">
        <w:rPr>
          <w:b/>
          <w:bCs/>
          <w:sz w:val="24"/>
        </w:rPr>
        <w:t>]</w:t>
      </w:r>
    </w:p>
    <w:p w14:paraId="6497CB8F" w14:textId="1B90464C" w:rsidR="004A4F95" w:rsidRDefault="004A4F95" w:rsidP="004A4F95">
      <w:pPr>
        <w:pStyle w:val="2Text"/>
      </w:pPr>
    </w:p>
    <w:p w14:paraId="44EAFD9C" w14:textId="40548AB6" w:rsidR="004A4F95" w:rsidRDefault="004A4F95" w:rsidP="00076EA4">
      <w:pPr>
        <w:pStyle w:val="1Text"/>
        <w:sectPr w:rsidR="004A4F95" w:rsidSect="00671431">
          <w:headerReference w:type="default" r:id="rId28"/>
          <w:footerReference w:type="default" r:id="rId29"/>
          <w:headerReference w:type="first" r:id="rId30"/>
          <w:footerReference w:type="first" r:id="rId31"/>
          <w:pgSz w:w="12240" w:h="15840" w:code="1"/>
          <w:pgMar w:top="1440" w:right="1627" w:bottom="1800" w:left="1627" w:header="720" w:footer="720" w:gutter="0"/>
          <w:cols w:space="720"/>
          <w:titlePg/>
        </w:sectPr>
      </w:pPr>
    </w:p>
    <w:p w14:paraId="63BB605E" w14:textId="5EF9D5E8" w:rsidR="00E1349A" w:rsidRDefault="00310971" w:rsidP="00E1349A">
      <w:pPr>
        <w:pStyle w:val="TitleD"/>
        <w:rPr>
          <w:caps/>
        </w:rPr>
      </w:pPr>
      <w:r w:rsidRPr="00310971">
        <w:rPr>
          <w:rFonts w:ascii="Arial" w:hAnsi="Arial" w:cs="Arial"/>
          <w:color w:val="FF0000"/>
          <w:sz w:val="24"/>
          <w:szCs w:val="24"/>
          <w:vertAlign w:val="superscript"/>
        </w:rPr>
        <w:lastRenderedPageBreak/>
        <w:t>CV1</w:t>
      </w:r>
      <w:r w:rsidR="00571C41" w:rsidRPr="00571C41">
        <w:rPr>
          <w:bCs/>
          <w:sz w:val="24"/>
        </w:rPr>
        <w:t>[</w:t>
      </w:r>
      <w:r w:rsidR="00E1349A">
        <w:t>Short Term</w:t>
      </w:r>
      <w:r w:rsidR="00571C41" w:rsidRPr="00571C41">
        <w:rPr>
          <w:bCs/>
          <w:sz w:val="24"/>
        </w:rPr>
        <w:t>]</w:t>
      </w:r>
      <w:r w:rsidR="00E1349A">
        <w:t xml:space="preserve"> Disability Coverage</w:t>
      </w:r>
      <w:r w:rsidR="00E1349A">
        <w:rPr>
          <w:caps/>
        </w:rPr>
        <w:t xml:space="preserve"> </w:t>
      </w:r>
    </w:p>
    <w:p w14:paraId="5FF0A003" w14:textId="77777777" w:rsidR="00AB27F8" w:rsidRDefault="00AB27F8" w:rsidP="00AB27F8">
      <w:pPr>
        <w:pStyle w:val="SubtitleD"/>
      </w:pPr>
      <w:bookmarkStart w:id="197" w:name="STD_Other_Benefit_Features"/>
      <w:bookmarkEnd w:id="197"/>
      <w:r>
        <w:t>OTHER BENEFIT FEATURES</w:t>
      </w:r>
    </w:p>
    <w:p w14:paraId="4E7F8112" w14:textId="6155A332" w:rsidR="0022489D" w:rsidRDefault="00AB27F8" w:rsidP="0022489D">
      <w:pPr>
        <w:pStyle w:val="SubtitleD"/>
      </w:pPr>
      <w:r w:rsidRPr="001D00F8">
        <w:rPr>
          <w:rFonts w:ascii="Arial" w:hAnsi="Arial"/>
          <w:color w:val="FF0000"/>
          <w:vertAlign w:val="superscript"/>
        </w:rPr>
        <w:t>1</w:t>
      </w:r>
      <w:r w:rsidR="00571C41" w:rsidRPr="001935DA">
        <w:rPr>
          <w:rFonts w:ascii="Arial" w:hAnsi="Arial"/>
        </w:rPr>
        <w:t>[</w:t>
      </w:r>
      <w:r w:rsidR="0022489D">
        <w:t xml:space="preserve">What Benefits Will be Provided to You or </w:t>
      </w:r>
      <w:r w:rsidR="00D60341">
        <w:t>Your</w:t>
      </w:r>
      <w:r w:rsidR="0022489D">
        <w:t xml:space="preserve"> Family If You Die or are </w:t>
      </w:r>
      <w:r w:rsidR="0022489D" w:rsidRPr="00CF2554">
        <w:t>Terminally Ill</w:t>
      </w:r>
      <w:r w:rsidR="0022489D">
        <w:t>?</w:t>
      </w:r>
      <w:r w:rsidR="0022489D">
        <w:br/>
        <w:t>(Survivor Benefit)</w:t>
      </w:r>
    </w:p>
    <w:p w14:paraId="082563F1" w14:textId="0F1A5352" w:rsidR="0022489D" w:rsidRDefault="0022489D" w:rsidP="0022489D">
      <w:pPr>
        <w:pStyle w:val="2Text"/>
      </w:pPr>
      <w:r>
        <w:t>When Prudential receives</w:t>
      </w:r>
      <w:r w:rsidR="00CC35D8">
        <w:t xml:space="preserve"> </w:t>
      </w:r>
      <w:r w:rsidR="00CC35D8">
        <w:rPr>
          <w:bCs/>
        </w:rPr>
        <w:t>satisfactory</w:t>
      </w:r>
      <w:r>
        <w:t xml:space="preserve"> proof that </w:t>
      </w:r>
      <w:r w:rsidR="00831858">
        <w:t>You</w:t>
      </w:r>
      <w:r>
        <w:t xml:space="preserve"> have died, </w:t>
      </w:r>
      <w:r w:rsidR="003B254A">
        <w:t>We</w:t>
      </w:r>
      <w:r>
        <w:t xml:space="preserve"> will pay </w:t>
      </w:r>
      <w:r w:rsidR="00D60341">
        <w:t>Your</w:t>
      </w:r>
      <w:r>
        <w:t xml:space="preserve"> </w:t>
      </w:r>
      <w:r w:rsidR="00D14AD9" w:rsidRPr="00B37216">
        <w:rPr>
          <w:bCs/>
          <w:iCs/>
        </w:rPr>
        <w:t>E</w:t>
      </w:r>
      <w:r w:rsidRPr="00B37216">
        <w:rPr>
          <w:bCs/>
          <w:iCs/>
        </w:rPr>
        <w:t xml:space="preserve">ligible </w:t>
      </w:r>
      <w:r w:rsidR="00D14AD9" w:rsidRPr="00B37216">
        <w:rPr>
          <w:bCs/>
          <w:iCs/>
        </w:rPr>
        <w:t>S</w:t>
      </w:r>
      <w:r w:rsidRPr="00B37216">
        <w:rPr>
          <w:bCs/>
          <w:iCs/>
        </w:rPr>
        <w:t>urvivor</w:t>
      </w:r>
      <w:r w:rsidR="00CE1EDB" w:rsidRPr="00B37216">
        <w:rPr>
          <w:bCs/>
          <w:iCs/>
        </w:rPr>
        <w:t>(s)</w:t>
      </w:r>
      <w:r>
        <w:t xml:space="preserve"> a </w:t>
      </w:r>
      <w:r w:rsidR="00210158">
        <w:t>Survivor Benefit</w:t>
      </w:r>
      <w:r>
        <w:t xml:space="preserve"> </w:t>
      </w:r>
      <w:r w:rsidR="0046283D">
        <w:t xml:space="preserve">in one sum </w:t>
      </w:r>
      <w:r>
        <w:t>equal to</w:t>
      </w:r>
      <w:r w:rsidR="0019350A">
        <w:t xml:space="preserve"> </w:t>
      </w:r>
      <w:r w:rsidR="00311ECA" w:rsidRPr="00987A39">
        <w:rPr>
          <w:b/>
          <w:bCs/>
          <w:color w:val="FF0000"/>
          <w:sz w:val="24"/>
          <w:szCs w:val="24"/>
          <w:vertAlign w:val="superscript"/>
        </w:rPr>
        <w:t>2d</w:t>
      </w:r>
      <w:r w:rsidR="00571C41" w:rsidRPr="00571C41">
        <w:rPr>
          <w:b/>
          <w:bCs/>
          <w:sz w:val="24"/>
        </w:rPr>
        <w:t>[</w:t>
      </w:r>
      <w:r>
        <w:t xml:space="preserve"> </w:t>
      </w:r>
      <w:r w:rsidR="00B451B6" w:rsidRPr="00987A39">
        <w:rPr>
          <w:b/>
          <w:color w:val="FF0000"/>
          <w:sz w:val="24"/>
          <w:vertAlign w:val="superscript"/>
        </w:rPr>
        <w:t>2</w:t>
      </w:r>
      <w:r w:rsidR="00571C41" w:rsidRPr="00571C41">
        <w:rPr>
          <w:b/>
          <w:bCs/>
          <w:sz w:val="24"/>
        </w:rPr>
        <w:t>[</w:t>
      </w:r>
      <w:r>
        <w:t>3 – 52 weeks</w:t>
      </w:r>
      <w:r w:rsidR="00571C41" w:rsidRPr="00571C41">
        <w:rPr>
          <w:b/>
          <w:bCs/>
          <w:sz w:val="24"/>
        </w:rPr>
        <w:t>]</w:t>
      </w:r>
      <w:r>
        <w:t xml:space="preserve"> of </w:t>
      </w:r>
      <w:r w:rsidR="00D60341">
        <w:t>Your</w:t>
      </w:r>
      <w:r>
        <w:t xml:space="preserve"> </w:t>
      </w:r>
      <w:r w:rsidR="00B419A1" w:rsidRPr="00987A39">
        <w:rPr>
          <w:b/>
          <w:bCs/>
          <w:color w:val="FF0000"/>
          <w:sz w:val="24"/>
          <w:szCs w:val="24"/>
          <w:vertAlign w:val="superscript"/>
        </w:rPr>
        <w:t>2a</w:t>
      </w:r>
      <w:r w:rsidR="00571C41" w:rsidRPr="00571C41">
        <w:rPr>
          <w:b/>
          <w:bCs/>
          <w:sz w:val="24"/>
        </w:rPr>
        <w:t>[</w:t>
      </w:r>
      <w:r w:rsidR="00BB1EBC">
        <w:t>G</w:t>
      </w:r>
      <w:r>
        <w:t>ross</w:t>
      </w:r>
      <w:r w:rsidR="00571C41" w:rsidRPr="00571C41">
        <w:rPr>
          <w:b/>
          <w:bCs/>
          <w:sz w:val="24"/>
        </w:rPr>
        <w:t>]</w:t>
      </w:r>
      <w:r>
        <w:t xml:space="preserve"> </w:t>
      </w:r>
      <w:r w:rsidR="00BB1EBC">
        <w:t>D</w:t>
      </w:r>
      <w:r>
        <w:t xml:space="preserve">isability </w:t>
      </w:r>
      <w:r w:rsidR="00BB1EBC">
        <w:t>B</w:t>
      </w:r>
      <w:r w:rsidR="008D5390">
        <w:t>enefit</w:t>
      </w:r>
      <w:r w:rsidR="000A3938" w:rsidRPr="000A3938">
        <w:t xml:space="preserve"> </w:t>
      </w:r>
      <w:r w:rsidR="00BB1EBC">
        <w:t>P</w:t>
      </w:r>
      <w:r w:rsidR="000A3938">
        <w:t>ayment</w:t>
      </w:r>
      <w:r w:rsidR="00571C41" w:rsidRPr="00571C41">
        <w:rPr>
          <w:b/>
          <w:bCs/>
          <w:sz w:val="24"/>
        </w:rPr>
        <w:t>]</w:t>
      </w:r>
      <w:r>
        <w:t>.</w:t>
      </w:r>
      <w:r w:rsidR="00B374C9" w:rsidRPr="00B374C9">
        <w:t xml:space="preserve"> </w:t>
      </w:r>
      <w:r w:rsidR="00AB7796" w:rsidRPr="00987A39">
        <w:rPr>
          <w:b/>
          <w:bCs/>
          <w:color w:val="FF0000"/>
          <w:sz w:val="24"/>
          <w:szCs w:val="24"/>
          <w:vertAlign w:val="superscript"/>
        </w:rPr>
        <w:t>2b</w:t>
      </w:r>
      <w:r w:rsidR="00571C41" w:rsidRPr="00571C41">
        <w:rPr>
          <w:b/>
          <w:bCs/>
          <w:sz w:val="24"/>
        </w:rPr>
        <w:t>[</w:t>
      </w:r>
      <w:r w:rsidR="00D60341">
        <w:t>Your</w:t>
      </w:r>
      <w:r w:rsidR="00D14AD9">
        <w:t xml:space="preserve"> </w:t>
      </w:r>
      <w:r w:rsidR="00210158">
        <w:t>Survivor Benefit</w:t>
      </w:r>
      <w:r w:rsidR="00B374C9" w:rsidRPr="006578A6">
        <w:t xml:space="preserve"> </w:t>
      </w:r>
      <w:r w:rsidR="000A7FD9">
        <w:t>payment</w:t>
      </w:r>
      <w:r w:rsidR="000A7FD9" w:rsidRPr="006578A6">
        <w:t xml:space="preserve"> </w:t>
      </w:r>
      <w:r w:rsidR="00B374C9" w:rsidRPr="006578A6">
        <w:t xml:space="preserve">will not be reduced by any </w:t>
      </w:r>
      <w:r w:rsidR="00167306" w:rsidRPr="00987A39">
        <w:t xml:space="preserve">Deductible Sources </w:t>
      </w:r>
      <w:r w:rsidR="005A0FB7">
        <w:t>of</w:t>
      </w:r>
      <w:r w:rsidR="00167306" w:rsidRPr="00987A39">
        <w:t xml:space="preserve"> Income</w:t>
      </w:r>
      <w:r w:rsidR="006C5E15">
        <w:t xml:space="preserve"> </w:t>
      </w:r>
      <w:r w:rsidR="006C5E15" w:rsidRPr="006C2D4A">
        <w:rPr>
          <w:b/>
          <w:bCs/>
          <w:color w:val="FF0000"/>
          <w:sz w:val="24"/>
          <w:szCs w:val="24"/>
          <w:vertAlign w:val="superscript"/>
        </w:rPr>
        <w:t>7</w:t>
      </w:r>
      <w:r w:rsidR="00AE1625" w:rsidRPr="00410916">
        <w:rPr>
          <w:b/>
          <w:iCs/>
          <w:sz w:val="24"/>
          <w:szCs w:val="24"/>
        </w:rPr>
        <w:t>[</w:t>
      </w:r>
      <w:r w:rsidR="003B0C63">
        <w:t xml:space="preserve">or </w:t>
      </w:r>
      <w:r w:rsidR="00FB161A">
        <w:t>Disability Earnings</w:t>
      </w:r>
      <w:r w:rsidR="00AE1625" w:rsidRPr="00410916">
        <w:rPr>
          <w:b/>
          <w:bCs/>
          <w:sz w:val="24"/>
          <w:szCs w:val="24"/>
        </w:rPr>
        <w:t>]</w:t>
      </w:r>
      <w:r w:rsidR="003B0C63">
        <w:t>.</w:t>
      </w:r>
      <w:r w:rsidR="00571C41" w:rsidRPr="00571C41">
        <w:rPr>
          <w:b/>
          <w:bCs/>
          <w:sz w:val="24"/>
        </w:rPr>
        <w:t>]</w:t>
      </w:r>
    </w:p>
    <w:p w14:paraId="59097167" w14:textId="71B2C8EC" w:rsidR="0022489D" w:rsidRDefault="0022489D" w:rsidP="0022489D">
      <w:pPr>
        <w:pStyle w:val="2Text"/>
      </w:pPr>
      <w:r>
        <w:t xml:space="preserve">The </w:t>
      </w:r>
      <w:r w:rsidR="00210158">
        <w:t>Survivor Benefit</w:t>
      </w:r>
      <w:r>
        <w:t xml:space="preserve"> will be paid if, on the date of </w:t>
      </w:r>
      <w:r w:rsidR="00D60341">
        <w:t>Your</w:t>
      </w:r>
      <w:r>
        <w:t xml:space="preserve"> death:</w:t>
      </w:r>
    </w:p>
    <w:p w14:paraId="2532CB8B" w14:textId="42704CAD" w:rsidR="0022489D" w:rsidRDefault="00831858" w:rsidP="00250B5E">
      <w:pPr>
        <w:pStyle w:val="BulletD"/>
        <w:numPr>
          <w:ilvl w:val="0"/>
          <w:numId w:val="6"/>
        </w:numPr>
        <w:textAlignment w:val="auto"/>
      </w:pPr>
      <w:r>
        <w:t>You</w:t>
      </w:r>
      <w:r w:rsidR="0022489D">
        <w:t xml:space="preserve"> were</w:t>
      </w:r>
      <w:r w:rsidR="006630D8">
        <w:t xml:space="preserve"> </w:t>
      </w:r>
      <w:r w:rsidR="00392D44" w:rsidRPr="00987A39">
        <w:rPr>
          <w:b/>
          <w:bCs/>
          <w:color w:val="FF0000"/>
          <w:sz w:val="24"/>
          <w:szCs w:val="24"/>
          <w:vertAlign w:val="superscript"/>
        </w:rPr>
        <w:t>2</w:t>
      </w:r>
      <w:r w:rsidR="00E135C0">
        <w:rPr>
          <w:b/>
          <w:bCs/>
          <w:color w:val="FF0000"/>
          <w:sz w:val="24"/>
          <w:szCs w:val="24"/>
          <w:vertAlign w:val="superscript"/>
        </w:rPr>
        <w:t>c</w:t>
      </w:r>
      <w:r w:rsidR="00571C41" w:rsidRPr="00571C41">
        <w:rPr>
          <w:b/>
          <w:bCs/>
          <w:sz w:val="24"/>
        </w:rPr>
        <w:t>[</w:t>
      </w:r>
      <w:r w:rsidR="006630D8">
        <w:t>totally or partially</w:t>
      </w:r>
      <w:r w:rsidR="00571C41" w:rsidRPr="00571C41">
        <w:rPr>
          <w:b/>
          <w:bCs/>
          <w:sz w:val="24"/>
        </w:rPr>
        <w:t>]</w:t>
      </w:r>
      <w:r w:rsidR="0022489D">
        <w:t xml:space="preserve"> </w:t>
      </w:r>
      <w:r w:rsidR="00FF5545">
        <w:t>Disabled</w:t>
      </w:r>
      <w:r w:rsidR="0022489D">
        <w:t>; and</w:t>
      </w:r>
    </w:p>
    <w:p w14:paraId="59CC567F" w14:textId="244A6AC1" w:rsidR="0022489D" w:rsidRDefault="00831858" w:rsidP="00250B5E">
      <w:pPr>
        <w:pStyle w:val="BulletD"/>
        <w:numPr>
          <w:ilvl w:val="0"/>
          <w:numId w:val="6"/>
        </w:numPr>
        <w:textAlignment w:val="auto"/>
      </w:pPr>
      <w:r>
        <w:t>You</w:t>
      </w:r>
      <w:r w:rsidR="0022489D">
        <w:t xml:space="preserve"> were receiving or were </w:t>
      </w:r>
      <w:r w:rsidR="002D0DF3">
        <w:t>eligible</w:t>
      </w:r>
      <w:r w:rsidR="0022489D">
        <w:t xml:space="preserve"> to receive </w:t>
      </w:r>
      <w:r w:rsidR="008D5390">
        <w:t>benefit</w:t>
      </w:r>
      <w:r w:rsidR="000A7FD9">
        <w:t xml:space="preserve"> payment</w:t>
      </w:r>
      <w:r w:rsidR="0022489D">
        <w:t>s under the</w:t>
      </w:r>
      <w:r w:rsidR="00B26632">
        <w:t xml:space="preserve"> Plan </w:t>
      </w:r>
      <w:r w:rsidR="0022489D">
        <w:t xml:space="preserve">for at least </w:t>
      </w:r>
      <w:r w:rsidR="009E4CB1" w:rsidRPr="00987A39">
        <w:rPr>
          <w:b/>
          <w:color w:val="FF0000"/>
          <w:sz w:val="24"/>
          <w:vertAlign w:val="superscript"/>
        </w:rPr>
        <w:t>3</w:t>
      </w:r>
      <w:r w:rsidR="00571C41" w:rsidRPr="00571C41">
        <w:rPr>
          <w:b/>
          <w:bCs/>
          <w:sz w:val="24"/>
        </w:rPr>
        <w:t>[</w:t>
      </w:r>
      <w:r w:rsidR="0022489D">
        <w:t>15</w:t>
      </w:r>
      <w:r w:rsidR="00C52A52">
        <w:t xml:space="preserve"> </w:t>
      </w:r>
      <w:r w:rsidR="0059614D">
        <w:t>–</w:t>
      </w:r>
      <w:r w:rsidR="00C52A52">
        <w:t xml:space="preserve"> 180</w:t>
      </w:r>
      <w:r w:rsidR="0022489D">
        <w:t xml:space="preserve"> consecutive days</w:t>
      </w:r>
      <w:r w:rsidR="00571C41" w:rsidRPr="00571C41">
        <w:rPr>
          <w:b/>
          <w:bCs/>
          <w:sz w:val="24"/>
        </w:rPr>
        <w:t>]</w:t>
      </w:r>
      <w:r w:rsidR="0022489D">
        <w:t xml:space="preserve"> during this period of </w:t>
      </w:r>
      <w:r w:rsidR="00FF5545">
        <w:t>Disability</w:t>
      </w:r>
      <w:r w:rsidR="0022489D">
        <w:t>.</w:t>
      </w:r>
    </w:p>
    <w:p w14:paraId="02FF7A64" w14:textId="137C0E68" w:rsidR="0022489D" w:rsidRDefault="00236126" w:rsidP="0022489D">
      <w:pPr>
        <w:pStyle w:val="2Text"/>
      </w:pPr>
      <w:r>
        <w:rPr>
          <w:b/>
          <w:bCs/>
          <w:color w:val="FF0000"/>
          <w:sz w:val="24"/>
          <w:szCs w:val="24"/>
          <w:vertAlign w:val="superscript"/>
        </w:rPr>
        <w:t>7</w:t>
      </w:r>
      <w:r w:rsidRPr="00571C41">
        <w:rPr>
          <w:b/>
          <w:bCs/>
          <w:sz w:val="24"/>
        </w:rPr>
        <w:t>[</w:t>
      </w:r>
      <w:commentRangeStart w:id="198"/>
      <w:commentRangeStart w:id="199"/>
      <w:r w:rsidR="0022489D">
        <w:t>If a benefit is payable to</w:t>
      </w:r>
      <w:r w:rsidR="000769DD">
        <w:t xml:space="preserve"> </w:t>
      </w:r>
      <w:r w:rsidR="0022489D">
        <w:t xml:space="preserve">a person who is a minor or not capable of giving a valid release for any </w:t>
      </w:r>
      <w:r w:rsidR="008D5390">
        <w:t>benefit</w:t>
      </w:r>
      <w:r w:rsidR="0022489D">
        <w:t xml:space="preserve"> </w:t>
      </w:r>
      <w:r w:rsidR="00B6475E">
        <w:t xml:space="preserve">payment </w:t>
      </w:r>
      <w:r w:rsidR="0022489D">
        <w:t xml:space="preserve">due, Prudential may, at its option, pay the amount payable to that person or to any person or </w:t>
      </w:r>
      <w:r w:rsidR="009F4274">
        <w:t>i</w:t>
      </w:r>
      <w:r w:rsidR="00381D0B">
        <w:t>nstitution</w:t>
      </w:r>
      <w:r w:rsidR="0022489D">
        <w:t xml:space="preserve"> that appears to Prudential to have assumed the custody and main support of that person. If any amount is so paid, Prudential will not have to pay that amount again.</w:t>
      </w:r>
      <w:commentRangeEnd w:id="198"/>
      <w:r w:rsidR="00110627">
        <w:rPr>
          <w:rStyle w:val="CommentReference"/>
          <w:sz w:val="20"/>
          <w:szCs w:val="20"/>
        </w:rPr>
        <w:commentReference w:id="198"/>
      </w:r>
      <w:commentRangeEnd w:id="199"/>
      <w:r w:rsidR="00FD0D57">
        <w:rPr>
          <w:rStyle w:val="CommentReference"/>
          <w:sz w:val="20"/>
          <w:szCs w:val="20"/>
        </w:rPr>
        <w:commentReference w:id="199"/>
      </w:r>
    </w:p>
    <w:p w14:paraId="15A69ABA" w14:textId="2267E741" w:rsidR="0022489D" w:rsidRDefault="0022489D" w:rsidP="0022489D">
      <w:pPr>
        <w:pStyle w:val="2Text"/>
      </w:pPr>
      <w:r>
        <w:t xml:space="preserve">If </w:t>
      </w:r>
      <w:r w:rsidR="00831858">
        <w:t>You</w:t>
      </w:r>
      <w:r>
        <w:t xml:space="preserve"> have no </w:t>
      </w:r>
      <w:r w:rsidR="00CE1EDB">
        <w:t>El</w:t>
      </w:r>
      <w:r>
        <w:t xml:space="preserve">igible </w:t>
      </w:r>
      <w:r w:rsidR="00CE1EDB">
        <w:t>S</w:t>
      </w:r>
      <w:r>
        <w:t xml:space="preserve">urvivors, </w:t>
      </w:r>
      <w:r w:rsidR="003E1A75" w:rsidRPr="003E1A75">
        <w:rPr>
          <w:b/>
          <w:bCs/>
          <w:color w:val="FF0000"/>
          <w:sz w:val="24"/>
          <w:szCs w:val="24"/>
          <w:vertAlign w:val="superscript"/>
        </w:rPr>
        <w:t>2e</w:t>
      </w:r>
      <w:r w:rsidR="00571C41" w:rsidRPr="00571C41">
        <w:rPr>
          <w:b/>
          <w:bCs/>
          <w:sz w:val="24"/>
        </w:rPr>
        <w:t>[</w:t>
      </w:r>
      <w:r w:rsidR="008D5390">
        <w:t>benefit</w:t>
      </w:r>
      <w:r w:rsidR="00B6475E">
        <w:t xml:space="preserve"> payment</w:t>
      </w:r>
      <w:r w:rsidR="004D5ADD">
        <w:t>s</w:t>
      </w:r>
      <w:r>
        <w:t xml:space="preserve"> will be made to </w:t>
      </w:r>
      <w:r w:rsidR="00D60341">
        <w:t>Your</w:t>
      </w:r>
      <w:r>
        <w:t xml:space="preserve"> estate</w:t>
      </w:r>
      <w:r w:rsidR="00571C41" w:rsidRPr="00571C41">
        <w:rPr>
          <w:b/>
          <w:bCs/>
          <w:sz w:val="24"/>
        </w:rPr>
        <w:t>]</w:t>
      </w:r>
      <w:r>
        <w:t>.</w:t>
      </w:r>
      <w:r w:rsidR="00236126" w:rsidRPr="00571C41">
        <w:rPr>
          <w:b/>
          <w:bCs/>
          <w:sz w:val="24"/>
        </w:rPr>
        <w:t>]</w:t>
      </w:r>
    </w:p>
    <w:p w14:paraId="0E5E33FE" w14:textId="25247386" w:rsidR="0022489D" w:rsidRDefault="0022489D" w:rsidP="0022489D">
      <w:pPr>
        <w:pStyle w:val="2Text"/>
      </w:pPr>
      <w:r>
        <w:t xml:space="preserve">You may elect to receive the </w:t>
      </w:r>
      <w:r w:rsidR="00210158">
        <w:t>Survivor Benefit</w:t>
      </w:r>
      <w:r>
        <w:t xml:space="preserve"> prior to </w:t>
      </w:r>
      <w:r w:rsidR="00D60341">
        <w:t>Your</w:t>
      </w:r>
      <w:r>
        <w:t xml:space="preserve"> death if:</w:t>
      </w:r>
    </w:p>
    <w:p w14:paraId="33ACAFB2" w14:textId="39CA02E3" w:rsidR="0022489D" w:rsidRDefault="00831858" w:rsidP="00B37216">
      <w:pPr>
        <w:pStyle w:val="BulletD"/>
      </w:pPr>
      <w:r>
        <w:t>You</w:t>
      </w:r>
      <w:r w:rsidR="0022489D">
        <w:t xml:space="preserve"> are a </w:t>
      </w:r>
      <w:r w:rsidR="00D14AD9" w:rsidRPr="00B37216">
        <w:t>T</w:t>
      </w:r>
      <w:r w:rsidR="0022489D" w:rsidRPr="00B37216">
        <w:t xml:space="preserve">erminally </w:t>
      </w:r>
      <w:r w:rsidR="00D14AD9" w:rsidRPr="00B37216">
        <w:t>I</w:t>
      </w:r>
      <w:r w:rsidR="0022489D" w:rsidRPr="00B37216">
        <w:t>ll</w:t>
      </w:r>
      <w:r w:rsidR="0022489D">
        <w:rPr>
          <w:b/>
          <w:bCs/>
          <w:i/>
          <w:iCs/>
        </w:rPr>
        <w:t xml:space="preserve"> </w:t>
      </w:r>
      <w:r w:rsidR="009540F7" w:rsidRPr="00B37216">
        <w:rPr>
          <w:b/>
          <w:iCs/>
          <w:color w:val="FF0000"/>
          <w:sz w:val="24"/>
          <w:vertAlign w:val="superscript"/>
        </w:rPr>
        <w:t>CV6</w:t>
      </w:r>
      <w:r w:rsidR="00571C41" w:rsidRPr="00E82628">
        <w:rPr>
          <w:b/>
          <w:sz w:val="24"/>
          <w:szCs w:val="24"/>
        </w:rPr>
        <w:t>[</w:t>
      </w:r>
      <w:r w:rsidR="00721B89" w:rsidRPr="00B37216">
        <w:t>E</w:t>
      </w:r>
      <w:r w:rsidR="009B6667" w:rsidRPr="00B37216">
        <w:t>mployee</w:t>
      </w:r>
      <w:r w:rsidR="00571C41" w:rsidRPr="00B37216">
        <w:rPr>
          <w:b/>
          <w:sz w:val="24"/>
        </w:rPr>
        <w:t>]</w:t>
      </w:r>
      <w:r w:rsidR="0022489D">
        <w:t>; and</w:t>
      </w:r>
    </w:p>
    <w:p w14:paraId="34CD53CE" w14:textId="5DA57A7D" w:rsidR="0022489D" w:rsidRDefault="00831858" w:rsidP="00250B5E">
      <w:pPr>
        <w:pStyle w:val="BulletD"/>
        <w:numPr>
          <w:ilvl w:val="0"/>
          <w:numId w:val="6"/>
        </w:numPr>
        <w:textAlignment w:val="auto"/>
      </w:pPr>
      <w:r>
        <w:t>You</w:t>
      </w:r>
      <w:r w:rsidR="0022489D">
        <w:t xml:space="preserve"> are receiving </w:t>
      </w:r>
      <w:r w:rsidR="00D962DB">
        <w:t>W</w:t>
      </w:r>
      <w:r w:rsidR="0022489D">
        <w:t xml:space="preserve">eekly </w:t>
      </w:r>
      <w:r w:rsidR="00D962DB">
        <w:t>B</w:t>
      </w:r>
      <w:r w:rsidR="008D5390">
        <w:t>enefit</w:t>
      </w:r>
      <w:r w:rsidR="00C81883">
        <w:t xml:space="preserve"> </w:t>
      </w:r>
      <w:r w:rsidR="00D962DB">
        <w:t>P</w:t>
      </w:r>
      <w:r w:rsidR="00C81883">
        <w:t>ayment</w:t>
      </w:r>
      <w:r w:rsidR="00531895">
        <w:t>(</w:t>
      </w:r>
      <w:r w:rsidR="0022489D">
        <w:t>s</w:t>
      </w:r>
      <w:r w:rsidR="00531895">
        <w:t>)</w:t>
      </w:r>
      <w:r w:rsidR="0022489D">
        <w:t>.</w:t>
      </w:r>
    </w:p>
    <w:p w14:paraId="2D2C3132" w14:textId="375E1318" w:rsidR="0022489D" w:rsidRDefault="0022489D" w:rsidP="0022489D">
      <w:pPr>
        <w:pStyle w:val="2Text"/>
      </w:pPr>
      <w:r>
        <w:t xml:space="preserve">We will pay </w:t>
      </w:r>
      <w:r w:rsidR="00831858">
        <w:t>You</w:t>
      </w:r>
      <w:r>
        <w:t xml:space="preserve"> the </w:t>
      </w:r>
      <w:r w:rsidR="00210158">
        <w:t>Survivor Benefit</w:t>
      </w:r>
      <w:r>
        <w:t xml:space="preserve"> if:</w:t>
      </w:r>
    </w:p>
    <w:p w14:paraId="12516B19" w14:textId="6092276E" w:rsidR="0022489D" w:rsidRDefault="00831858" w:rsidP="00250B5E">
      <w:pPr>
        <w:pStyle w:val="BulletD"/>
        <w:numPr>
          <w:ilvl w:val="0"/>
          <w:numId w:val="6"/>
        </w:numPr>
        <w:textAlignment w:val="auto"/>
      </w:pPr>
      <w:r>
        <w:t>You</w:t>
      </w:r>
      <w:r w:rsidR="0022489D">
        <w:t xml:space="preserve"> elect this option in writing in a </w:t>
      </w:r>
      <w:r w:rsidR="004118BA">
        <w:t>format</w:t>
      </w:r>
      <w:r w:rsidR="0022489D">
        <w:t xml:space="preserve"> that satisfies Prudential;</w:t>
      </w:r>
    </w:p>
    <w:p w14:paraId="02B2F738" w14:textId="61FF96E7" w:rsidR="0022489D" w:rsidRDefault="00831858" w:rsidP="208D2D0C">
      <w:pPr>
        <w:pStyle w:val="BulletD"/>
        <w:textAlignment w:val="auto"/>
      </w:pPr>
      <w:r>
        <w:t>You</w:t>
      </w:r>
      <w:r w:rsidR="00893573">
        <w:t xml:space="preserve"> must</w:t>
      </w:r>
      <w:r w:rsidR="0022489D">
        <w:t xml:space="preserve"> provide</w:t>
      </w:r>
      <w:r w:rsidR="00CC35D8" w:rsidRPr="00CC35D8">
        <w:rPr>
          <w:bCs/>
        </w:rPr>
        <w:t xml:space="preserve"> </w:t>
      </w:r>
      <w:r w:rsidR="00CC35D8">
        <w:rPr>
          <w:bCs/>
        </w:rPr>
        <w:t>satisfactory</w:t>
      </w:r>
      <w:r w:rsidR="0022489D">
        <w:t xml:space="preserve"> proof that </w:t>
      </w:r>
      <w:r>
        <w:t>You</w:t>
      </w:r>
      <w:r w:rsidR="0022489D">
        <w:t xml:space="preserve"> are </w:t>
      </w:r>
      <w:r w:rsidR="0022489D" w:rsidRPr="004557B0">
        <w:t xml:space="preserve">a </w:t>
      </w:r>
      <w:r w:rsidR="00CF2554" w:rsidRPr="00B37216">
        <w:t>T</w:t>
      </w:r>
      <w:r w:rsidR="0022489D" w:rsidRPr="00B37216">
        <w:t xml:space="preserve">erminally </w:t>
      </w:r>
      <w:r w:rsidR="00CF2554" w:rsidRPr="00B37216">
        <w:t>I</w:t>
      </w:r>
      <w:r w:rsidR="0022489D" w:rsidRPr="00B37216">
        <w:t>ll</w:t>
      </w:r>
      <w:r w:rsidR="0022489D">
        <w:t xml:space="preserve"> </w:t>
      </w:r>
      <w:r w:rsidR="009540F7" w:rsidRPr="00B37216">
        <w:rPr>
          <w:b/>
          <w:bCs/>
          <w:color w:val="FF0000"/>
          <w:sz w:val="24"/>
          <w:vertAlign w:val="superscript"/>
        </w:rPr>
        <w:t>CV6</w:t>
      </w:r>
      <w:r w:rsidR="00571C41" w:rsidRPr="00571C41">
        <w:rPr>
          <w:b/>
          <w:bCs/>
          <w:sz w:val="24"/>
        </w:rPr>
        <w:t>[</w:t>
      </w:r>
      <w:r w:rsidR="00794DF7">
        <w:t>E</w:t>
      </w:r>
      <w:r w:rsidR="009B6667">
        <w:t>mployee</w:t>
      </w:r>
      <w:r w:rsidR="00571C41" w:rsidRPr="00571C41">
        <w:rPr>
          <w:b/>
          <w:bCs/>
          <w:sz w:val="24"/>
        </w:rPr>
        <w:t>]</w:t>
      </w:r>
      <w:r w:rsidR="0022489D">
        <w:t xml:space="preserve">, including certification by </w:t>
      </w:r>
      <w:r w:rsidR="00D60341">
        <w:t>Your</w:t>
      </w:r>
      <w:r w:rsidR="0022489D">
        <w:t xml:space="preserve"> </w:t>
      </w:r>
      <w:r w:rsidR="00167306" w:rsidRPr="00987A39">
        <w:t>Doctor</w:t>
      </w:r>
      <w:r w:rsidR="00167306" w:rsidRPr="00167306">
        <w:rPr>
          <w:b/>
          <w:i/>
        </w:rPr>
        <w:t xml:space="preserve"> </w:t>
      </w:r>
      <w:r w:rsidR="0022489D">
        <w:t xml:space="preserve">that </w:t>
      </w:r>
      <w:r w:rsidR="00D60341">
        <w:t>Your</w:t>
      </w:r>
      <w:r w:rsidR="0022489D">
        <w:t xml:space="preserve"> life expectancy is </w:t>
      </w:r>
      <w:r w:rsidR="00F7157F" w:rsidRPr="00987A39">
        <w:rPr>
          <w:b/>
          <w:color w:val="FF0000"/>
          <w:sz w:val="24"/>
          <w:vertAlign w:val="superscript"/>
        </w:rPr>
        <w:t>4</w:t>
      </w:r>
      <w:r w:rsidR="00571C41" w:rsidRPr="00571C41">
        <w:rPr>
          <w:b/>
          <w:bCs/>
          <w:sz w:val="24"/>
        </w:rPr>
        <w:t>[</w:t>
      </w:r>
      <w:r w:rsidR="0022489D">
        <w:t>6 – 24 months</w:t>
      </w:r>
      <w:r w:rsidR="00571C41" w:rsidRPr="00571C41">
        <w:rPr>
          <w:b/>
          <w:bCs/>
          <w:sz w:val="24"/>
        </w:rPr>
        <w:t>]</w:t>
      </w:r>
      <w:r w:rsidR="0022489D">
        <w:t xml:space="preserve"> or less;</w:t>
      </w:r>
    </w:p>
    <w:p w14:paraId="307EC05B" w14:textId="42DBA7FD" w:rsidR="0022489D" w:rsidRDefault="00D60341" w:rsidP="00250B5E">
      <w:pPr>
        <w:pStyle w:val="BulletD"/>
        <w:numPr>
          <w:ilvl w:val="0"/>
          <w:numId w:val="6"/>
        </w:numPr>
        <w:textAlignment w:val="auto"/>
      </w:pPr>
      <w:r>
        <w:t>Your</w:t>
      </w:r>
      <w:r w:rsidR="0022489D">
        <w:t xml:space="preserve"> </w:t>
      </w:r>
      <w:r w:rsidR="00310971" w:rsidRPr="00310971">
        <w:rPr>
          <w:rFonts w:cs="Arial"/>
          <w:b/>
          <w:color w:val="FF0000"/>
          <w:sz w:val="24"/>
          <w:szCs w:val="24"/>
          <w:vertAlign w:val="superscript"/>
        </w:rPr>
        <w:t>CV1</w:t>
      </w:r>
      <w:r w:rsidR="00571C41" w:rsidRPr="00571C41">
        <w:rPr>
          <w:b/>
          <w:bCs/>
          <w:sz w:val="24"/>
        </w:rPr>
        <w:t>[</w:t>
      </w:r>
      <w:r w:rsidR="004B7887">
        <w:t>s</w:t>
      </w:r>
      <w:r w:rsidR="0022489D">
        <w:t xml:space="preserve">hort </w:t>
      </w:r>
      <w:r w:rsidR="004B7887">
        <w:t>t</w:t>
      </w:r>
      <w:r w:rsidR="0022489D">
        <w:t>erm</w:t>
      </w:r>
      <w:r w:rsidR="00571C41" w:rsidRPr="00571C41">
        <w:rPr>
          <w:b/>
          <w:bCs/>
          <w:sz w:val="24"/>
        </w:rPr>
        <w:t>]</w:t>
      </w:r>
      <w:r w:rsidR="0022489D">
        <w:t xml:space="preserve"> </w:t>
      </w:r>
      <w:r w:rsidR="004B7887">
        <w:t>d</w:t>
      </w:r>
      <w:r w:rsidR="0022489D">
        <w:t xml:space="preserve">isability </w:t>
      </w:r>
      <w:r w:rsidR="004B7887">
        <w:t>c</w:t>
      </w:r>
      <w:r w:rsidR="0022489D">
        <w:t>overage is not assigned; and</w:t>
      </w:r>
    </w:p>
    <w:p w14:paraId="0C9B4D6F" w14:textId="127B94E3" w:rsidR="0022489D" w:rsidRDefault="00831858" w:rsidP="00250B5E">
      <w:pPr>
        <w:pStyle w:val="BulletD"/>
        <w:numPr>
          <w:ilvl w:val="0"/>
          <w:numId w:val="6"/>
        </w:numPr>
        <w:textAlignment w:val="auto"/>
      </w:pPr>
      <w:r>
        <w:t>You</w:t>
      </w:r>
      <w:r w:rsidR="0022489D">
        <w:t xml:space="preserve"> elect this benefit only on a voluntary basis. This means: (a) if </w:t>
      </w:r>
      <w:r>
        <w:t>You</w:t>
      </w:r>
      <w:r w:rsidR="0022489D">
        <w:t xml:space="preserve"> are required by law to use this option to meet the claims of creditors, whether in bankruptcy or otherwise, </w:t>
      </w:r>
      <w:r>
        <w:t>You</w:t>
      </w:r>
      <w:r w:rsidR="0022489D">
        <w:t xml:space="preserve"> are not eligible for this benefit; (b) if </w:t>
      </w:r>
      <w:r>
        <w:t>You</w:t>
      </w:r>
      <w:r w:rsidR="0022489D">
        <w:t xml:space="preserve"> are required by a government agency to use this option in order to apply for, get or keep a government benefit or entitlement, </w:t>
      </w:r>
      <w:r>
        <w:t>You</w:t>
      </w:r>
      <w:r w:rsidR="0022489D">
        <w:t xml:space="preserve"> are not eligible for this benefit.</w:t>
      </w:r>
    </w:p>
    <w:p w14:paraId="70DB84E3" w14:textId="7B13E9CF" w:rsidR="0022489D" w:rsidRDefault="0022489D" w:rsidP="0022489D">
      <w:pPr>
        <w:pStyle w:val="2Text"/>
      </w:pPr>
      <w:r>
        <w:lastRenderedPageBreak/>
        <w:t xml:space="preserve">You may elect this option only once during </w:t>
      </w:r>
      <w:r w:rsidR="00D60341">
        <w:t>Your</w:t>
      </w:r>
      <w:r>
        <w:t xml:space="preserve"> lifetime. If </w:t>
      </w:r>
      <w:r w:rsidR="00831858">
        <w:t>You</w:t>
      </w:r>
      <w:r>
        <w:t xml:space="preserve"> elect to receive this benefit prior to </w:t>
      </w:r>
      <w:r w:rsidR="00D60341">
        <w:t>Your</w:t>
      </w:r>
      <w:r>
        <w:t xml:space="preserve"> death, no </w:t>
      </w:r>
      <w:r w:rsidR="00210158">
        <w:t>Survivor Benefit</w:t>
      </w:r>
      <w:r>
        <w:t xml:space="preserve"> will be paid upon </w:t>
      </w:r>
      <w:r w:rsidR="00D60341">
        <w:t>Your</w:t>
      </w:r>
      <w:r>
        <w:t xml:space="preserve"> death.</w:t>
      </w:r>
    </w:p>
    <w:p w14:paraId="7585E0AB" w14:textId="5743C0C7" w:rsidR="00070A48" w:rsidRDefault="007E325A" w:rsidP="0022489D">
      <w:pPr>
        <w:pStyle w:val="2Text"/>
        <w:rPr>
          <w:b/>
          <w:sz w:val="24"/>
          <w:szCs w:val="24"/>
        </w:rPr>
      </w:pPr>
      <w:r w:rsidRPr="00987A39">
        <w:rPr>
          <w:b/>
          <w:bCs/>
          <w:color w:val="FF0000"/>
          <w:sz w:val="24"/>
          <w:szCs w:val="24"/>
          <w:vertAlign w:val="superscript"/>
        </w:rPr>
        <w:t>6</w:t>
      </w:r>
      <w:r w:rsidR="00571C41" w:rsidRPr="165B09DB">
        <w:rPr>
          <w:b/>
          <w:sz w:val="24"/>
          <w:szCs w:val="24"/>
        </w:rPr>
        <w:t>[</w:t>
      </w:r>
      <w:r w:rsidR="004309F8" w:rsidRPr="004309F8">
        <w:t xml:space="preserve">If </w:t>
      </w:r>
      <w:r w:rsidR="00831858">
        <w:t>You</w:t>
      </w:r>
      <w:r w:rsidR="004309F8" w:rsidRPr="004309F8">
        <w:t xml:space="preserve"> do not want the </w:t>
      </w:r>
      <w:r w:rsidR="00210158">
        <w:t>Survivor Benefit</w:t>
      </w:r>
      <w:r w:rsidR="004309F8" w:rsidRPr="004309F8">
        <w:t xml:space="preserve"> in one sum, </w:t>
      </w:r>
      <w:r w:rsidR="00831858">
        <w:t>You</w:t>
      </w:r>
      <w:r w:rsidR="004309F8" w:rsidRPr="004309F8">
        <w:t xml:space="preserve"> may elect to have </w:t>
      </w:r>
      <w:r w:rsidR="00D32B70">
        <w:t>the Survivor Benefit</w:t>
      </w:r>
      <w:r w:rsidR="00D32B70" w:rsidRPr="004309F8">
        <w:t xml:space="preserve"> </w:t>
      </w:r>
      <w:r w:rsidR="004309F8" w:rsidRPr="004309F8">
        <w:t xml:space="preserve">paid in </w:t>
      </w:r>
      <w:r w:rsidR="00052F64" w:rsidRPr="00F81A81">
        <w:rPr>
          <w:b/>
          <w:bCs/>
          <w:color w:val="FF0000"/>
          <w:sz w:val="24"/>
          <w:szCs w:val="24"/>
          <w:vertAlign w:val="superscript"/>
        </w:rPr>
        <w:t>6</w:t>
      </w:r>
      <w:r w:rsidR="00052F64">
        <w:rPr>
          <w:b/>
          <w:bCs/>
          <w:color w:val="FF0000"/>
          <w:sz w:val="24"/>
          <w:szCs w:val="24"/>
          <w:vertAlign w:val="superscript"/>
        </w:rPr>
        <w:t>a</w:t>
      </w:r>
      <w:r w:rsidR="00571C41" w:rsidRPr="165B09DB">
        <w:rPr>
          <w:b/>
          <w:sz w:val="24"/>
          <w:szCs w:val="24"/>
        </w:rPr>
        <w:t>[</w:t>
      </w:r>
      <w:r w:rsidR="00CF5314">
        <w:t>1</w:t>
      </w:r>
      <w:r w:rsidR="009D78B6">
        <w:t xml:space="preserve"> </w:t>
      </w:r>
      <w:r w:rsidR="004309F8" w:rsidRPr="004309F8">
        <w:t xml:space="preserve">to </w:t>
      </w:r>
      <w:r w:rsidR="00F66343">
        <w:t>52</w:t>
      </w:r>
      <w:r w:rsidR="004309F8" w:rsidRPr="004309F8">
        <w:t xml:space="preserve"> equal </w:t>
      </w:r>
      <w:r w:rsidR="00880C0E" w:rsidRPr="00F81A81">
        <w:rPr>
          <w:b/>
          <w:bCs/>
          <w:color w:val="FF0000"/>
          <w:sz w:val="24"/>
          <w:szCs w:val="24"/>
          <w:vertAlign w:val="superscript"/>
        </w:rPr>
        <w:t>6</w:t>
      </w:r>
      <w:r w:rsidR="00880C0E">
        <w:rPr>
          <w:b/>
          <w:bCs/>
          <w:color w:val="FF0000"/>
          <w:sz w:val="24"/>
          <w:szCs w:val="24"/>
          <w:vertAlign w:val="superscript"/>
        </w:rPr>
        <w:t>b</w:t>
      </w:r>
      <w:r w:rsidR="00571C41" w:rsidRPr="165B09DB">
        <w:rPr>
          <w:b/>
          <w:sz w:val="24"/>
          <w:szCs w:val="24"/>
        </w:rPr>
        <w:t>[</w:t>
      </w:r>
      <w:r w:rsidR="00880C0E">
        <w:t>w</w:t>
      </w:r>
      <w:r w:rsidR="002E6519">
        <w:t>eekly</w:t>
      </w:r>
      <w:r w:rsidR="00571C41" w:rsidRPr="165B09DB">
        <w:rPr>
          <w:b/>
          <w:sz w:val="24"/>
          <w:szCs w:val="24"/>
        </w:rPr>
        <w:t>]</w:t>
      </w:r>
      <w:r w:rsidR="00880C0E">
        <w:t xml:space="preserve"> </w:t>
      </w:r>
      <w:r w:rsidR="00571C41" w:rsidRPr="165B09DB">
        <w:rPr>
          <w:b/>
          <w:sz w:val="24"/>
          <w:szCs w:val="24"/>
        </w:rPr>
        <w:t>]</w:t>
      </w:r>
      <w:r w:rsidR="004309F8" w:rsidRPr="004309F8">
        <w:t xml:space="preserve"> installments. The first </w:t>
      </w:r>
      <w:r w:rsidR="00880C0E" w:rsidRPr="00F81A81">
        <w:rPr>
          <w:b/>
          <w:bCs/>
          <w:color w:val="FF0000"/>
          <w:sz w:val="24"/>
          <w:szCs w:val="24"/>
          <w:vertAlign w:val="superscript"/>
        </w:rPr>
        <w:t>6</w:t>
      </w:r>
      <w:r w:rsidR="00880C0E">
        <w:rPr>
          <w:b/>
          <w:bCs/>
          <w:color w:val="FF0000"/>
          <w:sz w:val="24"/>
          <w:szCs w:val="24"/>
          <w:vertAlign w:val="superscript"/>
        </w:rPr>
        <w:t>b</w:t>
      </w:r>
      <w:r w:rsidR="00571C41" w:rsidRPr="165B09DB">
        <w:rPr>
          <w:b/>
          <w:sz w:val="24"/>
          <w:szCs w:val="24"/>
        </w:rPr>
        <w:t>[</w:t>
      </w:r>
      <w:r w:rsidR="00B023C5">
        <w:t>weekly</w:t>
      </w:r>
      <w:r w:rsidR="00571C41" w:rsidRPr="165B09DB">
        <w:rPr>
          <w:b/>
          <w:sz w:val="24"/>
          <w:szCs w:val="24"/>
        </w:rPr>
        <w:t>]</w:t>
      </w:r>
      <w:r w:rsidR="004309F8" w:rsidRPr="004309F8">
        <w:t xml:space="preserve"> </w:t>
      </w:r>
      <w:r w:rsidR="00880C0E">
        <w:t>benefit</w:t>
      </w:r>
      <w:r w:rsidR="004309F8" w:rsidRPr="004309F8">
        <w:t xml:space="preserve"> will be due the first of the </w:t>
      </w:r>
      <w:r w:rsidR="003B4D2A" w:rsidRPr="00F81A81">
        <w:rPr>
          <w:b/>
          <w:bCs/>
          <w:color w:val="FF0000"/>
          <w:sz w:val="24"/>
          <w:szCs w:val="24"/>
          <w:vertAlign w:val="superscript"/>
        </w:rPr>
        <w:t>6</w:t>
      </w:r>
      <w:r w:rsidR="003B4D2A">
        <w:rPr>
          <w:b/>
          <w:bCs/>
          <w:color w:val="FF0000"/>
          <w:sz w:val="24"/>
          <w:szCs w:val="24"/>
          <w:vertAlign w:val="superscript"/>
        </w:rPr>
        <w:t>b</w:t>
      </w:r>
      <w:r w:rsidR="00571C41" w:rsidRPr="165B09DB">
        <w:rPr>
          <w:b/>
          <w:sz w:val="24"/>
          <w:szCs w:val="24"/>
        </w:rPr>
        <w:t>[</w:t>
      </w:r>
      <w:r w:rsidR="00F66343">
        <w:t>week</w:t>
      </w:r>
      <w:r w:rsidR="00571C41" w:rsidRPr="165B09DB">
        <w:rPr>
          <w:b/>
          <w:sz w:val="24"/>
          <w:szCs w:val="24"/>
        </w:rPr>
        <w:t>]</w:t>
      </w:r>
      <w:r w:rsidR="004309F8" w:rsidRPr="004309F8">
        <w:t xml:space="preserve"> following the </w:t>
      </w:r>
      <w:r w:rsidR="003B4D2A" w:rsidRPr="00F81A81">
        <w:rPr>
          <w:b/>
          <w:bCs/>
          <w:color w:val="FF0000"/>
          <w:sz w:val="24"/>
          <w:szCs w:val="24"/>
          <w:vertAlign w:val="superscript"/>
        </w:rPr>
        <w:t>6</w:t>
      </w:r>
      <w:r w:rsidR="003B4D2A">
        <w:rPr>
          <w:b/>
          <w:bCs/>
          <w:color w:val="FF0000"/>
          <w:sz w:val="24"/>
          <w:szCs w:val="24"/>
          <w:vertAlign w:val="superscript"/>
        </w:rPr>
        <w:t>b</w:t>
      </w:r>
      <w:r w:rsidR="00571C41" w:rsidRPr="165B09DB">
        <w:rPr>
          <w:b/>
          <w:sz w:val="24"/>
          <w:szCs w:val="24"/>
        </w:rPr>
        <w:t>[</w:t>
      </w:r>
      <w:r w:rsidR="00F66343">
        <w:t>week</w:t>
      </w:r>
      <w:r w:rsidR="00571C41" w:rsidRPr="165B09DB">
        <w:rPr>
          <w:b/>
          <w:sz w:val="24"/>
          <w:szCs w:val="24"/>
        </w:rPr>
        <w:t>]</w:t>
      </w:r>
      <w:r w:rsidR="004309F8" w:rsidRPr="004309F8">
        <w:t xml:space="preserve"> in which Prudential approves </w:t>
      </w:r>
      <w:r w:rsidR="00D60341">
        <w:t>Your</w:t>
      </w:r>
      <w:r w:rsidR="004309F8" w:rsidRPr="004309F8">
        <w:t xml:space="preserve"> claim for </w:t>
      </w:r>
      <w:r w:rsidR="00210158">
        <w:t>Survivor Benefit</w:t>
      </w:r>
      <w:r w:rsidR="004616EE">
        <w:t>s.</w:t>
      </w:r>
      <w:r w:rsidR="004309F8" w:rsidRPr="004309F8">
        <w:t xml:space="preserve"> The other </w:t>
      </w:r>
      <w:r w:rsidR="008D5390">
        <w:t>benefit</w:t>
      </w:r>
      <w:r w:rsidR="004309F8" w:rsidRPr="004309F8">
        <w:t>s will be processed on the first day of each subsequent</w:t>
      </w:r>
      <w:r w:rsidR="003B4D2A">
        <w:t xml:space="preserve"> </w:t>
      </w:r>
      <w:r w:rsidR="003B4D2A" w:rsidRPr="00F81A81">
        <w:rPr>
          <w:b/>
          <w:bCs/>
          <w:color w:val="FF0000"/>
          <w:sz w:val="24"/>
          <w:szCs w:val="24"/>
          <w:vertAlign w:val="superscript"/>
        </w:rPr>
        <w:t>6</w:t>
      </w:r>
      <w:r w:rsidR="003B4D2A">
        <w:rPr>
          <w:b/>
          <w:bCs/>
          <w:color w:val="FF0000"/>
          <w:sz w:val="24"/>
          <w:szCs w:val="24"/>
          <w:vertAlign w:val="superscript"/>
        </w:rPr>
        <w:t>b</w:t>
      </w:r>
      <w:r w:rsidR="00571C41" w:rsidRPr="165B09DB">
        <w:rPr>
          <w:b/>
          <w:sz w:val="24"/>
          <w:szCs w:val="24"/>
        </w:rPr>
        <w:t>[</w:t>
      </w:r>
      <w:r w:rsidR="00646E0B">
        <w:t>week</w:t>
      </w:r>
      <w:r w:rsidR="00571C41" w:rsidRPr="165B09DB">
        <w:rPr>
          <w:b/>
          <w:sz w:val="24"/>
          <w:szCs w:val="24"/>
        </w:rPr>
        <w:t>]</w:t>
      </w:r>
      <w:r w:rsidR="004309F8" w:rsidRPr="004309F8">
        <w:t>.</w:t>
      </w:r>
      <w:r w:rsidR="00571C41" w:rsidRPr="165B09DB">
        <w:rPr>
          <w:b/>
          <w:sz w:val="24"/>
          <w:szCs w:val="24"/>
        </w:rPr>
        <w:t>]</w:t>
      </w:r>
    </w:p>
    <w:p w14:paraId="2738774A" w14:textId="4F159064" w:rsidR="003242C4" w:rsidRDefault="003242C4" w:rsidP="003242C4">
      <w:pPr>
        <w:pStyle w:val="2Text"/>
        <w:rPr>
          <w:b/>
          <w:bCs/>
          <w:sz w:val="24"/>
        </w:rPr>
      </w:pPr>
      <w:r>
        <w:rPr>
          <w:b/>
          <w:bCs/>
          <w:color w:val="FF0000"/>
          <w:sz w:val="24"/>
          <w:szCs w:val="24"/>
          <w:vertAlign w:val="superscript"/>
        </w:rPr>
        <w:t>8</w:t>
      </w:r>
      <w:r w:rsidRPr="00B46BF0">
        <w:rPr>
          <w:b/>
          <w:bCs/>
          <w:sz w:val="24"/>
        </w:rPr>
        <w:t>[</w:t>
      </w:r>
      <w:r w:rsidRPr="00B46BF0">
        <w:t>If You elect to receive the Survivor Benefit in installments prior to Your death and die before exhaustion of the installment payments, any remaining Survivor Benefits will be payable to your Eligible Survivor. If you have no Eligible Survivor, the remaining benefits will be paid to your estate.</w:t>
      </w:r>
      <w:r w:rsidRPr="00B46BF0">
        <w:rPr>
          <w:b/>
          <w:bCs/>
          <w:sz w:val="24"/>
        </w:rPr>
        <w:t>]</w:t>
      </w:r>
      <w:r w:rsidRPr="00A859D2">
        <w:rPr>
          <w:b/>
          <w:bCs/>
          <w:sz w:val="24"/>
        </w:rPr>
        <w:t> </w:t>
      </w:r>
    </w:p>
    <w:p w14:paraId="18BA2601" w14:textId="48118A9A" w:rsidR="00D11802" w:rsidRDefault="003F320E" w:rsidP="00BB1E56">
      <w:pPr>
        <w:pStyle w:val="Indent2"/>
        <w:tabs>
          <w:tab w:val="clear" w:pos="864"/>
        </w:tabs>
        <w:ind w:left="432" w:hanging="18"/>
        <w:rPr>
          <w:b/>
          <w:bCs/>
          <w:sz w:val="24"/>
        </w:rPr>
      </w:pPr>
      <w:r>
        <w:rPr>
          <w:b/>
          <w:bCs/>
          <w:color w:val="FF0000"/>
          <w:sz w:val="24"/>
          <w:szCs w:val="24"/>
          <w:vertAlign w:val="superscript"/>
        </w:rPr>
        <w:t>7</w:t>
      </w:r>
      <w:r w:rsidR="00571C41" w:rsidRPr="00571C41">
        <w:rPr>
          <w:b/>
          <w:bCs/>
          <w:sz w:val="24"/>
        </w:rPr>
        <w:t>[</w:t>
      </w:r>
      <w:r w:rsidR="00D11802">
        <w:t>If there is an overpayment due to Prudential</w:t>
      </w:r>
      <w:r w:rsidR="005F62D3" w:rsidRPr="005F62D3">
        <w:t xml:space="preserve"> </w:t>
      </w:r>
      <w:r w:rsidR="005F62D3">
        <w:t>for any</w:t>
      </w:r>
      <w:r w:rsidR="009656B7">
        <w:t xml:space="preserve"> Prudential</w:t>
      </w:r>
      <w:r w:rsidR="005F62D3">
        <w:t xml:space="preserve"> claim</w:t>
      </w:r>
      <w:r w:rsidR="00D11802">
        <w:t xml:space="preserve">, Prudential may apply </w:t>
      </w:r>
      <w:r w:rsidR="002935F0">
        <w:t xml:space="preserve">the </w:t>
      </w:r>
      <w:r w:rsidR="00210158">
        <w:t>Survivor Benefit</w:t>
      </w:r>
      <w:r w:rsidR="00D11802">
        <w:t xml:space="preserve"> payment toward any outstanding overpayment.</w:t>
      </w:r>
      <w:r w:rsidR="00571C41" w:rsidRPr="00571C41">
        <w:rPr>
          <w:b/>
          <w:bCs/>
          <w:sz w:val="24"/>
        </w:rPr>
        <w:t>]</w:t>
      </w:r>
      <w:r w:rsidR="00ED4CA6" w:rsidRPr="00571C41">
        <w:rPr>
          <w:b/>
          <w:bCs/>
          <w:sz w:val="24"/>
        </w:rPr>
        <w:t>]</w:t>
      </w:r>
    </w:p>
    <w:p w14:paraId="68FA043E" w14:textId="77777777" w:rsidR="00CB0D57" w:rsidRDefault="00CB0D57" w:rsidP="00E1349A">
      <w:pPr>
        <w:pStyle w:val="1Text"/>
      </w:pPr>
    </w:p>
    <w:p w14:paraId="0C3B475A" w14:textId="77777777" w:rsidR="00CB0D57" w:rsidRDefault="00CB0D57" w:rsidP="00E1349A">
      <w:pPr>
        <w:pStyle w:val="1Text"/>
        <w:sectPr w:rsidR="00CB0D57" w:rsidSect="00671431">
          <w:headerReference w:type="default" r:id="rId32"/>
          <w:footerReference w:type="default" r:id="rId33"/>
          <w:endnotePr>
            <w:numFmt w:val="decimal"/>
          </w:endnotePr>
          <w:pgSz w:w="12240" w:h="15840" w:code="1"/>
          <w:pgMar w:top="1440" w:right="1627" w:bottom="1800" w:left="1627" w:header="720" w:footer="720" w:gutter="0"/>
          <w:cols w:space="720"/>
        </w:sectPr>
      </w:pPr>
    </w:p>
    <w:p w14:paraId="67A534C0" w14:textId="07778C31" w:rsidR="00831196" w:rsidRDefault="00831196" w:rsidP="00831196">
      <w:pPr>
        <w:pStyle w:val="TitleD"/>
      </w:pPr>
      <w:r w:rsidRPr="00310971">
        <w:rPr>
          <w:rFonts w:ascii="Arial" w:hAnsi="Arial" w:cs="Arial"/>
          <w:color w:val="FF0000"/>
          <w:sz w:val="24"/>
          <w:szCs w:val="24"/>
          <w:vertAlign w:val="superscript"/>
        </w:rPr>
        <w:lastRenderedPageBreak/>
        <w:t>CV1</w:t>
      </w:r>
      <w:r w:rsidR="00571C41" w:rsidRPr="006A73D1">
        <w:rPr>
          <w:rFonts w:ascii="Arial" w:hAnsi="Arial" w:cs="Arial"/>
        </w:rPr>
        <w:t>[</w:t>
      </w:r>
      <w:r w:rsidR="007C7A27">
        <w:t>Short</w:t>
      </w:r>
      <w:r>
        <w:t xml:space="preserve"> Term</w:t>
      </w:r>
      <w:r w:rsidR="00571C41" w:rsidRPr="006A73D1">
        <w:rPr>
          <w:rFonts w:ascii="Arial" w:hAnsi="Arial" w:cs="Arial"/>
          <w:szCs w:val="36"/>
        </w:rPr>
        <w:t>]</w:t>
      </w:r>
      <w:r>
        <w:t xml:space="preserve"> Disability Coverage</w:t>
      </w:r>
    </w:p>
    <w:p w14:paraId="47E586D0" w14:textId="77777777" w:rsidR="00831196" w:rsidRDefault="00831196" w:rsidP="00831196">
      <w:pPr>
        <w:pStyle w:val="SubtitleD"/>
      </w:pPr>
      <w:bookmarkStart w:id="202" w:name="STD_Rehabilitation_Services"/>
      <w:bookmarkEnd w:id="202"/>
      <w:r>
        <w:t>REHABILITATION SERVICES</w:t>
      </w:r>
    </w:p>
    <w:p w14:paraId="4B71A3F7" w14:textId="77777777" w:rsidR="00831196" w:rsidRDefault="00831196" w:rsidP="00831196">
      <w:pPr>
        <w:pStyle w:val="SubtitleD"/>
      </w:pPr>
      <w:r>
        <w:t>How Can Prudential’s Rehabilitation Program Help You Return to Work?</w:t>
      </w:r>
    </w:p>
    <w:p w14:paraId="61AC22BB" w14:textId="51988E5A" w:rsidR="00831196" w:rsidRDefault="00714665" w:rsidP="00831196">
      <w:pPr>
        <w:pStyle w:val="2Text"/>
      </w:pPr>
      <w:r>
        <w:rPr>
          <w:b/>
          <w:color w:val="FF0000"/>
          <w:sz w:val="24"/>
          <w:vertAlign w:val="superscript"/>
        </w:rPr>
        <w:t>3a</w:t>
      </w:r>
      <w:r w:rsidRPr="00571C41">
        <w:rPr>
          <w:b/>
          <w:bCs/>
          <w:sz w:val="24"/>
        </w:rPr>
        <w:t>[</w:t>
      </w:r>
      <w:commentRangeStart w:id="203"/>
      <w:commentRangeStart w:id="204"/>
      <w:r w:rsidR="00831196">
        <w:t>Prudential</w:t>
      </w:r>
      <w:r w:rsidR="00757326">
        <w:t xml:space="preserve"> </w:t>
      </w:r>
      <w:del w:id="205" w:author="Laura Hoogland" w:date="2026-01-22T14:57:00Z" w16du:dateUtc="2026-01-22T20:57:00Z">
        <w:r w:rsidR="00757326">
          <w:delText>at i</w:delText>
        </w:r>
        <w:r w:rsidR="002F6CC0">
          <w:delText>t</w:delText>
        </w:r>
        <w:r w:rsidR="00757326">
          <w:delText xml:space="preserve">s </w:delText>
        </w:r>
        <w:r w:rsidR="00B3119C">
          <w:delText>discretion</w:delText>
        </w:r>
        <w:r w:rsidR="00831196">
          <w:delText xml:space="preserve"> </w:delText>
        </w:r>
      </w:del>
      <w:r w:rsidR="00831196">
        <w:t xml:space="preserve">has a </w:t>
      </w:r>
      <w:r w:rsidR="00636D21" w:rsidRPr="00B37216">
        <w:rPr>
          <w:bCs/>
          <w:iCs/>
        </w:rPr>
        <w:t>Rehabilitation Program</w:t>
      </w:r>
      <w:r w:rsidR="00636D21">
        <w:rPr>
          <w:b/>
          <w:i/>
        </w:rPr>
        <w:t xml:space="preserve"> </w:t>
      </w:r>
      <w:r w:rsidR="00831196">
        <w:t>available</w:t>
      </w:r>
      <w:del w:id="206" w:author="Laura Hoogland" w:date="2026-01-22T14:57:00Z" w16du:dateUtc="2026-01-22T20:57:00Z">
        <w:r w:rsidR="00831196">
          <w:delText>.</w:delText>
        </w:r>
        <w:r w:rsidR="007E44E0" w:rsidRPr="00571C41">
          <w:rPr>
            <w:b/>
            <w:bCs/>
            <w:sz w:val="24"/>
          </w:rPr>
          <w:delText>]</w:delText>
        </w:r>
      </w:del>
      <w:ins w:id="207" w:author="Laura Hoogland" w:date="2026-01-22T14:57:00Z" w16du:dateUtc="2026-01-22T20:57:00Z">
        <w:r w:rsidR="00831196">
          <w:t>.</w:t>
        </w:r>
        <w:commentRangeEnd w:id="203"/>
        <w:r w:rsidR="008146D2" w:rsidRPr="00571C41">
          <w:rPr>
            <w:rStyle w:val="CommentReference"/>
            <w:b/>
            <w:bCs/>
            <w:sz w:val="24"/>
            <w:szCs w:val="20"/>
          </w:rPr>
          <w:commentReference w:id="203"/>
        </w:r>
        <w:commentRangeEnd w:id="204"/>
        <w:r w:rsidR="0099297A" w:rsidRPr="00571C41">
          <w:rPr>
            <w:rStyle w:val="CommentReference"/>
            <w:b/>
            <w:bCs/>
            <w:sz w:val="24"/>
            <w:szCs w:val="20"/>
          </w:rPr>
          <w:commentReference w:id="204"/>
        </w:r>
        <w:r w:rsidR="007E44E0" w:rsidRPr="00571C41">
          <w:rPr>
            <w:b/>
            <w:bCs/>
            <w:sz w:val="24"/>
          </w:rPr>
          <w:t>]</w:t>
        </w:r>
      </w:ins>
    </w:p>
    <w:p w14:paraId="23BD3E45" w14:textId="7A07FFA3" w:rsidR="00831196" w:rsidRDefault="00831196" w:rsidP="00831196">
      <w:pPr>
        <w:pStyle w:val="2Text"/>
      </w:pPr>
      <w:r>
        <w:t xml:space="preserve">As </w:t>
      </w:r>
      <w:r w:rsidR="00D60341">
        <w:t>Your</w:t>
      </w:r>
      <w:r>
        <w:t xml:space="preserve"> file is reviewed, medical and vocational information will be analyzed to determine if </w:t>
      </w:r>
      <w:r w:rsidR="00876F8A">
        <w:t>r</w:t>
      </w:r>
      <w:r>
        <w:t xml:space="preserve">ehabilitation </w:t>
      </w:r>
      <w:r w:rsidR="00876F8A">
        <w:t>s</w:t>
      </w:r>
      <w:r>
        <w:t xml:space="preserve">ervices might help </w:t>
      </w:r>
      <w:r w:rsidR="00831858">
        <w:t>You</w:t>
      </w:r>
      <w:r>
        <w:t xml:space="preserve"> return to work.</w:t>
      </w:r>
    </w:p>
    <w:p w14:paraId="2E0AAAD8" w14:textId="3EDB8696" w:rsidR="00831196" w:rsidRDefault="00831196" w:rsidP="00831196">
      <w:pPr>
        <w:pStyle w:val="2Text"/>
      </w:pPr>
      <w:r>
        <w:t xml:space="preserve">Once the initial review is completed by </w:t>
      </w:r>
      <w:r w:rsidR="003B254A">
        <w:t>Our</w:t>
      </w:r>
      <w:r>
        <w:t xml:space="preserve"> </w:t>
      </w:r>
      <w:r w:rsidR="00636D21">
        <w:t xml:space="preserve">Rehabilitation Program </w:t>
      </w:r>
      <w:r>
        <w:t xml:space="preserve">specialists working along with </w:t>
      </w:r>
      <w:r w:rsidR="00D60341">
        <w:t>Your</w:t>
      </w:r>
      <w:r>
        <w:t xml:space="preserve"> </w:t>
      </w:r>
      <w:r w:rsidR="00F0385B">
        <w:t>D</w:t>
      </w:r>
      <w:r>
        <w:t xml:space="preserve">octor </w:t>
      </w:r>
      <w:r w:rsidR="008B199D">
        <w:t>and</w:t>
      </w:r>
      <w:r w:rsidRPr="00987A39">
        <w:t xml:space="preserve"> other </w:t>
      </w:r>
      <w:r w:rsidR="00F20615">
        <w:t xml:space="preserve">appropriate </w:t>
      </w:r>
      <w:r w:rsidRPr="00987A39">
        <w:t>specialists</w:t>
      </w:r>
      <w:r w:rsidR="00D261B9" w:rsidRPr="00987A39">
        <w:t xml:space="preserve"> that Prudential </w:t>
      </w:r>
      <w:r w:rsidR="00790C7F">
        <w:t>determine</w:t>
      </w:r>
      <w:r w:rsidR="00C330A4">
        <w:t>s</w:t>
      </w:r>
      <w:r w:rsidR="00790C7F" w:rsidRPr="00987A39">
        <w:t xml:space="preserve"> </w:t>
      </w:r>
      <w:r w:rsidR="00D261B9" w:rsidRPr="00987A39">
        <w:t>is appropriate</w:t>
      </w:r>
      <w:r w:rsidRPr="00987A39">
        <w:t>,</w:t>
      </w:r>
      <w:r>
        <w:t xml:space="preserve"> Prudential may elect to offer </w:t>
      </w:r>
      <w:r w:rsidR="00831858">
        <w:t>You</w:t>
      </w:r>
      <w:r>
        <w:t xml:space="preserve"> and pay for a </w:t>
      </w:r>
      <w:r w:rsidR="00CF7B67">
        <w:t>R</w:t>
      </w:r>
      <w:r>
        <w:t xml:space="preserve">ehabilitation </w:t>
      </w:r>
      <w:r w:rsidR="00CF7B67">
        <w:t>P</w:t>
      </w:r>
      <w:r>
        <w:t xml:space="preserve">rogram. If the </w:t>
      </w:r>
      <w:r w:rsidR="00636D21">
        <w:t xml:space="preserve">Rehabilitation Program </w:t>
      </w:r>
      <w:r>
        <w:t xml:space="preserve">is not developed by Prudential’s </w:t>
      </w:r>
      <w:r w:rsidR="00636D21">
        <w:t xml:space="preserve">Rehabilitation Program </w:t>
      </w:r>
      <w:r>
        <w:t xml:space="preserve">specialists, </w:t>
      </w:r>
      <w:r w:rsidR="00831858">
        <w:t>You</w:t>
      </w:r>
      <w:r>
        <w:t xml:space="preserve"> must receive written approval from Prudential for the program before it begins.</w:t>
      </w:r>
    </w:p>
    <w:p w14:paraId="6A48E8C6" w14:textId="5E971121" w:rsidR="00831196" w:rsidRDefault="00831196" w:rsidP="00831196">
      <w:pPr>
        <w:pStyle w:val="2Text"/>
      </w:pPr>
      <w:r w:rsidRPr="009E47FB">
        <w:rPr>
          <w:b/>
          <w:color w:val="FF0000"/>
          <w:sz w:val="24"/>
          <w:vertAlign w:val="superscript"/>
        </w:rPr>
        <w:t>1</w:t>
      </w:r>
      <w:r w:rsidR="00571C41" w:rsidRPr="00571C41">
        <w:rPr>
          <w:b/>
          <w:bCs/>
          <w:sz w:val="24"/>
        </w:rPr>
        <w:t>[</w:t>
      </w:r>
      <w:r>
        <w:t xml:space="preserve">The </w:t>
      </w:r>
      <w:r w:rsidR="00636D21">
        <w:t xml:space="preserve">Rehabilitation Program </w:t>
      </w:r>
      <w:r>
        <w:t>may include, but is not limited to, the following services:</w:t>
      </w:r>
    </w:p>
    <w:p w14:paraId="0A16D8A3" w14:textId="290291BF" w:rsidR="00831196" w:rsidRDefault="00831196" w:rsidP="00BD2EB1">
      <w:pPr>
        <w:pStyle w:val="BulletD"/>
        <w:tabs>
          <w:tab w:val="clear" w:pos="1296"/>
        </w:tabs>
      </w:pPr>
      <w:r>
        <w:t xml:space="preserve">coordination with </w:t>
      </w:r>
      <w:r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to assist </w:t>
      </w:r>
      <w:r w:rsidR="00831858">
        <w:t>You</w:t>
      </w:r>
      <w:r>
        <w:t xml:space="preserve"> </w:t>
      </w:r>
      <w:r w:rsidR="009E2616">
        <w:t>in</w:t>
      </w:r>
      <w:r>
        <w:t xml:space="preserve"> return</w:t>
      </w:r>
      <w:r w:rsidR="009E2616">
        <w:t>ing</w:t>
      </w:r>
      <w:r>
        <w:t xml:space="preserve"> to work;</w:t>
      </w:r>
    </w:p>
    <w:p w14:paraId="29819D7D" w14:textId="71A3435D" w:rsidR="00831196" w:rsidRDefault="00831196" w:rsidP="00BD2EB1">
      <w:pPr>
        <w:pStyle w:val="BulletD"/>
        <w:tabs>
          <w:tab w:val="clear" w:pos="1296"/>
        </w:tabs>
      </w:pPr>
      <w:r>
        <w:t xml:space="preserve">evaluation of adaptive equipment to allow </w:t>
      </w:r>
      <w:r w:rsidR="00831858">
        <w:t>You</w:t>
      </w:r>
      <w:r>
        <w:t xml:space="preserve"> to work;</w:t>
      </w:r>
    </w:p>
    <w:p w14:paraId="6C8387B2" w14:textId="66E87F5B" w:rsidR="00831196" w:rsidRDefault="00831196" w:rsidP="00BD2EB1">
      <w:pPr>
        <w:pStyle w:val="BulletD"/>
        <w:tabs>
          <w:tab w:val="clear" w:pos="1296"/>
        </w:tabs>
      </w:pPr>
      <w:r>
        <w:t xml:space="preserve">vocational evaluation to determine how </w:t>
      </w:r>
      <w:r w:rsidR="00D60341">
        <w:t>Your</w:t>
      </w:r>
      <w:r>
        <w:t xml:space="preserve"> </w:t>
      </w:r>
      <w:r w:rsidR="00FF5545">
        <w:t>Disability</w:t>
      </w:r>
      <w:r>
        <w:t xml:space="preserve"> may impact </w:t>
      </w:r>
      <w:r w:rsidR="00D60341">
        <w:t>Your</w:t>
      </w:r>
      <w:r>
        <w:t xml:space="preserve"> employment options;</w:t>
      </w:r>
    </w:p>
    <w:p w14:paraId="0CF995DA" w14:textId="77777777" w:rsidR="00831196" w:rsidRDefault="00831196" w:rsidP="00BD2EB1">
      <w:pPr>
        <w:pStyle w:val="BulletD"/>
        <w:tabs>
          <w:tab w:val="clear" w:pos="1296"/>
        </w:tabs>
      </w:pPr>
      <w:r>
        <w:t>job placement services;</w:t>
      </w:r>
    </w:p>
    <w:p w14:paraId="5DF68C1C" w14:textId="77777777" w:rsidR="00831196" w:rsidRDefault="00831196" w:rsidP="00BD2EB1">
      <w:pPr>
        <w:pStyle w:val="BulletD"/>
        <w:tabs>
          <w:tab w:val="clear" w:pos="1296"/>
        </w:tabs>
      </w:pPr>
      <w:r>
        <w:t>resume preparation;</w:t>
      </w:r>
    </w:p>
    <w:p w14:paraId="5669E5B0" w14:textId="77777777" w:rsidR="00831196" w:rsidRDefault="00831196" w:rsidP="00BD2EB1">
      <w:pPr>
        <w:pStyle w:val="BulletD"/>
        <w:tabs>
          <w:tab w:val="clear" w:pos="1296"/>
        </w:tabs>
      </w:pPr>
      <w:r>
        <w:t>job seeking skills training;</w:t>
      </w:r>
    </w:p>
    <w:p w14:paraId="379D70C6" w14:textId="77777777" w:rsidR="00831196" w:rsidRDefault="00831196" w:rsidP="00BD2EB1">
      <w:pPr>
        <w:pStyle w:val="BulletD"/>
        <w:tabs>
          <w:tab w:val="clear" w:pos="1296"/>
        </w:tabs>
      </w:pPr>
      <w:r>
        <w:t>retraining for a new occupation; or</w:t>
      </w:r>
    </w:p>
    <w:p w14:paraId="2DFC1B9F" w14:textId="163FE3D3" w:rsidR="00831196" w:rsidRDefault="00831196" w:rsidP="00BD2EB1">
      <w:pPr>
        <w:pStyle w:val="BulletD"/>
        <w:tabs>
          <w:tab w:val="clear" w:pos="1296"/>
        </w:tabs>
      </w:pPr>
      <w:r>
        <w:t xml:space="preserve">assistance with relocation that may be part of an approved </w:t>
      </w:r>
      <w:r w:rsidR="00CF7B67">
        <w:t>R</w:t>
      </w:r>
      <w:r>
        <w:t xml:space="preserve">ehabilitation </w:t>
      </w:r>
      <w:r w:rsidR="00CF7B67">
        <w:t>P</w:t>
      </w:r>
      <w:r>
        <w:t>rogram.</w:t>
      </w:r>
      <w:r w:rsidR="00571C41" w:rsidRPr="00571C41">
        <w:rPr>
          <w:b/>
          <w:bCs/>
          <w:sz w:val="24"/>
        </w:rPr>
        <w:t>]</w:t>
      </w:r>
    </w:p>
    <w:p w14:paraId="3BBC6560" w14:textId="066049FB" w:rsidR="00831196" w:rsidRDefault="00831196" w:rsidP="00831196">
      <w:pPr>
        <w:pStyle w:val="2Text"/>
      </w:pPr>
      <w:r>
        <w:rPr>
          <w:b/>
          <w:color w:val="FF0000"/>
          <w:sz w:val="24"/>
          <w:vertAlign w:val="superscript"/>
        </w:rPr>
        <w:t>2</w:t>
      </w:r>
      <w:r w:rsidR="00571C41" w:rsidRPr="00571C41">
        <w:rPr>
          <w:b/>
          <w:bCs/>
          <w:sz w:val="24"/>
        </w:rPr>
        <w:t>[</w:t>
      </w:r>
      <w:r>
        <w:t xml:space="preserve">If at any time, </w:t>
      </w:r>
      <w:r w:rsidR="00831858">
        <w:t>You</w:t>
      </w:r>
      <w:r>
        <w:t xml:space="preserve"> decline to take part in or cooperate in a</w:t>
      </w:r>
      <w:r w:rsidR="00AD5B93">
        <w:t xml:space="preserve"> Rehabilitation Program</w:t>
      </w:r>
      <w:r w:rsidDel="00AD5B93">
        <w:t xml:space="preserve"> </w:t>
      </w:r>
      <w:r>
        <w:t xml:space="preserve">that Prudential </w:t>
      </w:r>
      <w:r w:rsidR="002839F5">
        <w:t>determines</w:t>
      </w:r>
      <w:r>
        <w:t xml:space="preserve"> is appropriate for </w:t>
      </w:r>
      <w:r w:rsidR="00D60341">
        <w:t>Your</w:t>
      </w:r>
      <w:r>
        <w:t xml:space="preserve"> </w:t>
      </w:r>
      <w:r w:rsidR="00FF5545">
        <w:t>Disability</w:t>
      </w:r>
      <w:r>
        <w:t xml:space="preserve"> and that has been approved by </w:t>
      </w:r>
      <w:r w:rsidR="00273A8A" w:rsidRPr="00987A39">
        <w:rPr>
          <w:b/>
          <w:color w:val="FF0000"/>
          <w:sz w:val="24"/>
          <w:szCs w:val="24"/>
          <w:vertAlign w:val="superscript"/>
        </w:rPr>
        <w:t>2a</w:t>
      </w:r>
      <w:r w:rsidR="00571C41" w:rsidRPr="00571C41">
        <w:rPr>
          <w:b/>
          <w:bCs/>
          <w:sz w:val="24"/>
        </w:rPr>
        <w:t>[</w:t>
      </w:r>
      <w:r w:rsidR="00D60341">
        <w:t>Your</w:t>
      </w:r>
      <w:r>
        <w:t xml:space="preserve"> Doctor</w:t>
      </w:r>
      <w:r w:rsidR="00571C41" w:rsidRPr="00571C41">
        <w:rPr>
          <w:b/>
          <w:bCs/>
          <w:sz w:val="24"/>
        </w:rPr>
        <w:t>]</w:t>
      </w:r>
      <w:r>
        <w:t xml:space="preserve">, </w:t>
      </w:r>
      <w:r w:rsidR="003B254A">
        <w:t>We</w:t>
      </w:r>
      <w:r>
        <w:t xml:space="preserve"> will cease paying </w:t>
      </w:r>
      <w:r w:rsidR="00D60341">
        <w:t>Your</w:t>
      </w:r>
      <w:r>
        <w:t xml:space="preserve"> </w:t>
      </w:r>
      <w:r w:rsidR="00271D7E" w:rsidRPr="00987A39">
        <w:rPr>
          <w:b/>
          <w:color w:val="FF0000"/>
          <w:sz w:val="24"/>
          <w:vertAlign w:val="superscript"/>
        </w:rPr>
        <w:t>2b</w:t>
      </w:r>
      <w:r w:rsidR="00571C41" w:rsidRPr="00571C41">
        <w:rPr>
          <w:b/>
          <w:bCs/>
          <w:sz w:val="24"/>
        </w:rPr>
        <w:t>[</w:t>
      </w:r>
      <w:r w:rsidR="00D962DB">
        <w:t>W</w:t>
      </w:r>
      <w:r w:rsidR="00117967">
        <w:t>eekly</w:t>
      </w:r>
      <w:r w:rsidR="00571C41" w:rsidRPr="00571C41">
        <w:rPr>
          <w:b/>
          <w:bCs/>
          <w:sz w:val="24"/>
        </w:rPr>
        <w:t>]</w:t>
      </w:r>
      <w:r>
        <w:t xml:space="preserve"> </w:t>
      </w:r>
      <w:r w:rsidR="00D962DB">
        <w:t>B</w:t>
      </w:r>
      <w:r>
        <w:t>enefit</w:t>
      </w:r>
      <w:r w:rsidR="00FA2B2B">
        <w:t xml:space="preserve"> Payment</w:t>
      </w:r>
      <w:r>
        <w:t>.</w:t>
      </w:r>
      <w:r w:rsidR="00571C41" w:rsidRPr="00571C41">
        <w:rPr>
          <w:b/>
          <w:bCs/>
          <w:sz w:val="24"/>
        </w:rPr>
        <w:t>]</w:t>
      </w:r>
    </w:p>
    <w:p w14:paraId="598FE338" w14:textId="3F0A8591" w:rsidR="00DE73CB" w:rsidRDefault="00BD5484" w:rsidP="00DE73CB">
      <w:pPr>
        <w:pStyle w:val="2Text"/>
      </w:pPr>
      <w:r w:rsidRPr="00987A39">
        <w:rPr>
          <w:b/>
          <w:bCs/>
          <w:color w:val="FF0000"/>
          <w:sz w:val="24"/>
          <w:szCs w:val="24"/>
          <w:vertAlign w:val="superscript"/>
        </w:rPr>
        <w:t>6a</w:t>
      </w:r>
      <w:r w:rsidR="00571C41" w:rsidRPr="00571C41">
        <w:rPr>
          <w:b/>
          <w:bCs/>
          <w:sz w:val="24"/>
        </w:rPr>
        <w:t>[</w:t>
      </w:r>
      <w:r w:rsidR="00DE73CB">
        <w:t xml:space="preserve">Prudential will not pay for a </w:t>
      </w:r>
      <w:r w:rsidR="00636D21">
        <w:t xml:space="preserve">Rehabilitation Program </w:t>
      </w:r>
      <w:r w:rsidR="00DE73CB">
        <w:t>to the extent coverage for the expenses of that program is:</w:t>
      </w:r>
    </w:p>
    <w:p w14:paraId="000CCC1D" w14:textId="528BB2BB" w:rsidR="00DE73CB" w:rsidRDefault="00DE73CB" w:rsidP="00BD2EB1">
      <w:pPr>
        <w:pStyle w:val="BulletD"/>
      </w:pPr>
      <w:r>
        <w:t xml:space="preserve">required, or is available at no cost to </w:t>
      </w:r>
      <w:r w:rsidR="00831858">
        <w:t>You</w:t>
      </w:r>
      <w:r>
        <w:t>, under a law or governmental program which provides vocational rehabilitation; or</w:t>
      </w:r>
    </w:p>
    <w:p w14:paraId="05FF362D" w14:textId="4CA6C50B" w:rsidR="00DE73CB" w:rsidRDefault="00DE73CB" w:rsidP="00BD2EB1">
      <w:pPr>
        <w:pStyle w:val="BulletD"/>
      </w:pPr>
      <w:r>
        <w:t>provided by insurance or a health or welfare</w:t>
      </w:r>
      <w:r w:rsidR="00B26632">
        <w:t xml:space="preserve"> </w:t>
      </w:r>
      <w:r w:rsidR="001A1F67">
        <w:t>p</w:t>
      </w:r>
      <w:r w:rsidR="00B26632">
        <w:t xml:space="preserve">lan </w:t>
      </w:r>
      <w:r>
        <w:t>or other group insurance</w:t>
      </w:r>
      <w:r w:rsidR="00B26632">
        <w:t xml:space="preserve"> </w:t>
      </w:r>
      <w:r w:rsidR="003A62E0">
        <w:t>p</w:t>
      </w:r>
      <w:r w:rsidR="00B26632">
        <w:t xml:space="preserve">lan </w:t>
      </w:r>
      <w:r>
        <w:t xml:space="preserve">where </w:t>
      </w:r>
      <w:r w:rsidR="00AE3017" w:rsidRPr="00987A39">
        <w:rPr>
          <w:b/>
          <w:bCs/>
          <w:color w:val="FF0000"/>
          <w:sz w:val="24"/>
          <w:szCs w:val="24"/>
          <w:vertAlign w:val="superscript"/>
        </w:rPr>
        <w:t>CV2</w:t>
      </w:r>
      <w:r w:rsidR="00571C41" w:rsidRPr="00571C41">
        <w:rPr>
          <w:b/>
          <w:bCs/>
          <w:sz w:val="24"/>
        </w:rPr>
        <w:t>[</w:t>
      </w:r>
      <w:r w:rsidR="00D60341">
        <w:t>Your</w:t>
      </w:r>
      <w:r>
        <w:t xml:space="preserve"> </w:t>
      </w:r>
      <w:r w:rsidR="00AE3017">
        <w:t>E</w:t>
      </w:r>
      <w:r>
        <w:t>mployer</w:t>
      </w:r>
      <w:r w:rsidR="00571C41" w:rsidRPr="00571C41">
        <w:rPr>
          <w:b/>
          <w:bCs/>
          <w:sz w:val="24"/>
        </w:rPr>
        <w:t>]</w:t>
      </w:r>
      <w:r>
        <w:t xml:space="preserve"> has paid all or part of the cost or made payroll deductions.</w:t>
      </w:r>
      <w:r w:rsidR="00571C41" w:rsidRPr="00571C41">
        <w:rPr>
          <w:b/>
          <w:bCs/>
          <w:sz w:val="24"/>
        </w:rPr>
        <w:t>]</w:t>
      </w:r>
    </w:p>
    <w:p w14:paraId="5471D9AE" w14:textId="16751221" w:rsidR="00831196" w:rsidRDefault="00831196" w:rsidP="00831196">
      <w:pPr>
        <w:pStyle w:val="SubtitleD"/>
      </w:pPr>
      <w:r w:rsidRPr="009E47FB">
        <w:rPr>
          <w:rFonts w:ascii="Arial" w:hAnsi="Arial"/>
          <w:color w:val="FF0000"/>
          <w:vertAlign w:val="superscript"/>
        </w:rPr>
        <w:lastRenderedPageBreak/>
        <w:t>3</w:t>
      </w:r>
      <w:r w:rsidR="00571C41" w:rsidRPr="001935DA">
        <w:rPr>
          <w:rFonts w:ascii="Arial" w:hAnsi="Arial"/>
        </w:rPr>
        <w:t>[</w:t>
      </w:r>
      <w:r>
        <w:t>What Additional Benefits Are Payable When You Participate in a Rehabilitation Program ?</w:t>
      </w:r>
    </w:p>
    <w:p w14:paraId="2EB8DBC0" w14:textId="03D9F9AD" w:rsidR="00831196" w:rsidRDefault="00831196" w:rsidP="00831196">
      <w:pPr>
        <w:pStyle w:val="2Text"/>
      </w:pPr>
      <w:r>
        <w:t xml:space="preserve">Prudential will send </w:t>
      </w:r>
      <w:r w:rsidR="00831858">
        <w:t>You</w:t>
      </w:r>
      <w:r>
        <w:t xml:space="preserve"> a </w:t>
      </w:r>
      <w:r w:rsidR="002D054E">
        <w:t>Rehabilitation Benefit</w:t>
      </w:r>
      <w:r w:rsidR="00664C38">
        <w:t xml:space="preserve"> </w:t>
      </w:r>
      <w:r w:rsidR="00501C58">
        <w:t>P</w:t>
      </w:r>
      <w:r w:rsidR="00664C38">
        <w:t>ayment</w:t>
      </w:r>
      <w:r>
        <w:t xml:space="preserve"> </w:t>
      </w:r>
      <w:r w:rsidR="007E11B2" w:rsidRPr="00684356">
        <w:rPr>
          <w:b/>
          <w:color w:val="FF0000"/>
          <w:sz w:val="24"/>
          <w:vertAlign w:val="superscript"/>
        </w:rPr>
        <w:t>2b</w:t>
      </w:r>
      <w:r w:rsidR="00571C41" w:rsidRPr="00571C41">
        <w:rPr>
          <w:b/>
          <w:bCs/>
          <w:sz w:val="24"/>
        </w:rPr>
        <w:t>[</w:t>
      </w:r>
      <w:r>
        <w:t xml:space="preserve">each </w:t>
      </w:r>
      <w:r w:rsidR="00730C04">
        <w:t>week</w:t>
      </w:r>
      <w:r w:rsidR="00571C41" w:rsidRPr="00571C41">
        <w:rPr>
          <w:b/>
          <w:bCs/>
          <w:sz w:val="24"/>
        </w:rPr>
        <w:t>]</w:t>
      </w:r>
      <w:r>
        <w:t xml:space="preserve"> up to </w:t>
      </w:r>
      <w:r w:rsidRPr="00982A50">
        <w:t xml:space="preserve">the </w:t>
      </w:r>
      <w:r w:rsidR="0026625A" w:rsidRPr="00B37216">
        <w:t xml:space="preserve">Maximum Period </w:t>
      </w:r>
      <w:r w:rsidRPr="00B37216">
        <w:t xml:space="preserve">of </w:t>
      </w:r>
      <w:r w:rsidR="0026625A" w:rsidRPr="00B37216">
        <w:t>R</w:t>
      </w:r>
      <w:r w:rsidRPr="00B37216">
        <w:t xml:space="preserve">ehabilitation </w:t>
      </w:r>
      <w:r w:rsidR="0026625A" w:rsidRPr="00B37216">
        <w:t>B</w:t>
      </w:r>
      <w:r w:rsidR="008D5390" w:rsidRPr="00B37216">
        <w:t>enefit</w:t>
      </w:r>
      <w:r w:rsidR="00702FBA" w:rsidRPr="00B37216">
        <w:t xml:space="preserve"> </w:t>
      </w:r>
      <w:r w:rsidR="0026625A" w:rsidRPr="00B37216">
        <w:t>P</w:t>
      </w:r>
      <w:r w:rsidR="00702FBA" w:rsidRPr="00B37216">
        <w:t>ayment</w:t>
      </w:r>
      <w:r w:rsidRPr="00982A50">
        <w:t xml:space="preserve"> </w:t>
      </w:r>
      <w:r>
        <w:t xml:space="preserve">while </w:t>
      </w:r>
      <w:r w:rsidR="00831858">
        <w:t>You</w:t>
      </w:r>
      <w:r>
        <w:t xml:space="preserve"> are:</w:t>
      </w:r>
    </w:p>
    <w:p w14:paraId="04D3320A" w14:textId="3D1437A2" w:rsidR="00831196" w:rsidRDefault="00831196" w:rsidP="00831196">
      <w:pPr>
        <w:pStyle w:val="BulletD"/>
      </w:pPr>
      <w:r>
        <w:t xml:space="preserve">receiving </w:t>
      </w:r>
      <w:r w:rsidRPr="00310971">
        <w:rPr>
          <w:rFonts w:cs="Arial"/>
          <w:b/>
          <w:color w:val="FF0000"/>
          <w:sz w:val="24"/>
          <w:szCs w:val="24"/>
          <w:vertAlign w:val="superscript"/>
        </w:rPr>
        <w:t>CV1</w:t>
      </w:r>
      <w:r w:rsidR="00571C41" w:rsidRPr="00571C41">
        <w:rPr>
          <w:b/>
          <w:bCs/>
          <w:sz w:val="24"/>
        </w:rPr>
        <w:t>[</w:t>
      </w:r>
      <w:r w:rsidR="00356949">
        <w:t>short</w:t>
      </w:r>
      <w:r>
        <w:t xml:space="preserve"> term</w:t>
      </w:r>
      <w:r w:rsidR="00571C41" w:rsidRPr="00571C41">
        <w:rPr>
          <w:b/>
          <w:bCs/>
          <w:sz w:val="24"/>
        </w:rPr>
        <w:t>]</w:t>
      </w:r>
      <w:r>
        <w:t xml:space="preserve"> disability benefits under the </w:t>
      </w:r>
      <w:r w:rsidR="00985B0E">
        <w:t>Plan</w:t>
      </w:r>
      <w:r>
        <w:t>; and</w:t>
      </w:r>
    </w:p>
    <w:p w14:paraId="35336294" w14:textId="0785B556" w:rsidR="00831196" w:rsidRDefault="00831196" w:rsidP="00831196">
      <w:pPr>
        <w:pStyle w:val="BulletD"/>
      </w:pPr>
      <w:r>
        <w:t xml:space="preserve">participating in a </w:t>
      </w:r>
      <w:r w:rsidR="00636D21">
        <w:t xml:space="preserve">Rehabilitation Program </w:t>
      </w:r>
      <w:r>
        <w:t>that has been approved by Prudential.</w:t>
      </w:r>
    </w:p>
    <w:p w14:paraId="33B9D24C" w14:textId="1C020DAA" w:rsidR="003D2F36" w:rsidRDefault="00831196" w:rsidP="00FA55E5">
      <w:pPr>
        <w:pStyle w:val="2Text"/>
        <w:rPr>
          <w:b/>
          <w:sz w:val="24"/>
          <w:szCs w:val="24"/>
        </w:rPr>
      </w:pPr>
      <w:r>
        <w:t xml:space="preserve">The </w:t>
      </w:r>
      <w:r w:rsidR="002D054E">
        <w:t>Rehabilitation Benefit</w:t>
      </w:r>
      <w:r>
        <w:t xml:space="preserve"> </w:t>
      </w:r>
      <w:r w:rsidR="00501C58">
        <w:t>P</w:t>
      </w:r>
      <w:r w:rsidR="00A437FC">
        <w:t xml:space="preserve">ayment </w:t>
      </w:r>
      <w:r>
        <w:t xml:space="preserve">is equal to </w:t>
      </w:r>
      <w:r w:rsidR="0025619F" w:rsidRPr="7906EE39">
        <w:rPr>
          <w:b/>
          <w:color w:val="FF0000"/>
          <w:sz w:val="24"/>
          <w:szCs w:val="24"/>
          <w:vertAlign w:val="superscript"/>
        </w:rPr>
        <w:t>8</w:t>
      </w:r>
      <w:r w:rsidR="0025619F" w:rsidRPr="7906EE39">
        <w:rPr>
          <w:b/>
          <w:sz w:val="24"/>
          <w:szCs w:val="24"/>
        </w:rPr>
        <w:t>[</w:t>
      </w:r>
      <w:r>
        <w:t>1% to 25%</w:t>
      </w:r>
      <w:bookmarkStart w:id="208" w:name="_Hlk195865264"/>
      <w:r w:rsidR="0025619F" w:rsidRPr="7906EE39">
        <w:rPr>
          <w:b/>
          <w:sz w:val="24"/>
          <w:szCs w:val="24"/>
        </w:rPr>
        <w:t>]</w:t>
      </w:r>
      <w:bookmarkEnd w:id="208"/>
      <w:r>
        <w:t xml:space="preserve"> of </w:t>
      </w:r>
      <w:r w:rsidR="00D60341">
        <w:t>Your</w:t>
      </w:r>
      <w:r>
        <w:t xml:space="preserve"> </w:t>
      </w:r>
      <w:r w:rsidR="1D7D2ACE" w:rsidRPr="006A73D1">
        <w:rPr>
          <w:bCs/>
        </w:rPr>
        <w:t>W</w:t>
      </w:r>
      <w:r w:rsidR="00FA73D0">
        <w:t>eekly</w:t>
      </w:r>
      <w:r>
        <w:t xml:space="preserve"> </w:t>
      </w:r>
      <w:r w:rsidR="48E0C346">
        <w:t>B</w:t>
      </w:r>
      <w:r w:rsidR="008D5390">
        <w:t>enefit</w:t>
      </w:r>
      <w:r w:rsidR="004A3329">
        <w:t xml:space="preserve"> </w:t>
      </w:r>
      <w:r w:rsidR="73F15C21">
        <w:t>P</w:t>
      </w:r>
      <w:r w:rsidR="004A3329">
        <w:t>ayment</w:t>
      </w:r>
      <w:r>
        <w:t xml:space="preserve">. </w:t>
      </w:r>
      <w:r w:rsidR="00D1688E">
        <w:rPr>
          <w:rFonts w:cs="Arial"/>
          <w:b/>
          <w:color w:val="FF0000"/>
          <w:sz w:val="24"/>
          <w:szCs w:val="24"/>
          <w:vertAlign w:val="superscript"/>
        </w:rPr>
        <w:t>6</w:t>
      </w:r>
      <w:r w:rsidR="00571C41" w:rsidRPr="001935DA">
        <w:rPr>
          <w:rFonts w:cs="Arial"/>
          <w:b/>
          <w:sz w:val="24"/>
          <w:szCs w:val="24"/>
        </w:rPr>
        <w:t>[</w:t>
      </w:r>
      <w:r>
        <w:t xml:space="preserve">But the </w:t>
      </w:r>
      <w:r w:rsidR="002D054E">
        <w:t>Rehabilitation Benefit</w:t>
      </w:r>
      <w:r w:rsidR="00890494">
        <w:t xml:space="preserve"> payment</w:t>
      </w:r>
      <w:r>
        <w:t xml:space="preserve">, together with </w:t>
      </w:r>
      <w:r w:rsidR="00D60341">
        <w:t>Your</w:t>
      </w:r>
      <w:r>
        <w:t xml:space="preserve"> </w:t>
      </w:r>
      <w:r w:rsidR="49B68248" w:rsidRPr="006A73D1">
        <w:rPr>
          <w:bCs/>
        </w:rPr>
        <w:t>W</w:t>
      </w:r>
      <w:r w:rsidR="00FA73D0">
        <w:t>eekly</w:t>
      </w:r>
      <w:r>
        <w:t xml:space="preserve"> </w:t>
      </w:r>
      <w:r w:rsidR="00FF85A6">
        <w:t>B</w:t>
      </w:r>
      <w:r w:rsidR="008D5390">
        <w:t>enefit</w:t>
      </w:r>
      <w:r w:rsidR="5A79CE62">
        <w:t xml:space="preserve"> Payment</w:t>
      </w:r>
      <w:r>
        <w:t xml:space="preserve">, will not exceed the </w:t>
      </w:r>
      <w:r w:rsidR="00BF2C7A">
        <w:t>M</w:t>
      </w:r>
      <w:r>
        <w:t xml:space="preserve">aximum </w:t>
      </w:r>
      <w:r w:rsidR="00BF2C7A">
        <w:t>W</w:t>
      </w:r>
      <w:r w:rsidR="00FA73D0">
        <w:t>eekly</w:t>
      </w:r>
      <w:r>
        <w:t xml:space="preserve"> </w:t>
      </w:r>
      <w:r w:rsidR="00BF2C7A">
        <w:t>B</w:t>
      </w:r>
      <w:r>
        <w:t>enefit.</w:t>
      </w:r>
      <w:r w:rsidR="00571C41" w:rsidRPr="7906EE39">
        <w:rPr>
          <w:b/>
          <w:sz w:val="24"/>
          <w:szCs w:val="24"/>
        </w:rPr>
        <w:t>]</w:t>
      </w:r>
    </w:p>
    <w:p w14:paraId="7FC2CBF2" w14:textId="6DDC33BD" w:rsidR="00831196" w:rsidRDefault="00D60341" w:rsidP="00FA55E5">
      <w:pPr>
        <w:pStyle w:val="2Text"/>
        <w:rPr>
          <w:b/>
          <w:bCs/>
          <w:sz w:val="24"/>
        </w:rPr>
      </w:pPr>
      <w:r>
        <w:t>Your</w:t>
      </w:r>
      <w:r w:rsidR="00D962DB" w:rsidRPr="00DB555C">
        <w:t xml:space="preserve"> Maximum P</w:t>
      </w:r>
      <w:r w:rsidR="00D962DB" w:rsidRPr="00834FC7">
        <w:t xml:space="preserve">eriod of Rehabilitation Benefit Payment is </w:t>
      </w:r>
      <w:r w:rsidR="00703409">
        <w:rPr>
          <w:b/>
          <w:color w:val="FF0000"/>
          <w:sz w:val="24"/>
          <w:vertAlign w:val="superscript"/>
        </w:rPr>
        <w:t>9</w:t>
      </w:r>
      <w:r w:rsidR="003D71B9" w:rsidRPr="00571C41">
        <w:rPr>
          <w:b/>
          <w:bCs/>
          <w:sz w:val="24"/>
        </w:rPr>
        <w:t>[</w:t>
      </w:r>
      <w:r w:rsidR="00D962DB" w:rsidRPr="00834FC7">
        <w:t>1 to unlimited</w:t>
      </w:r>
      <w:r w:rsidR="00EB7EAF" w:rsidRPr="00571C41">
        <w:rPr>
          <w:b/>
          <w:bCs/>
          <w:sz w:val="24"/>
        </w:rPr>
        <w:t>]</w:t>
      </w:r>
      <w:r w:rsidR="00D962DB" w:rsidRPr="00834FC7">
        <w:t xml:space="preserve"> weeks.</w:t>
      </w:r>
    </w:p>
    <w:p w14:paraId="16BC4DA3" w14:textId="29C836B7" w:rsidR="00477404" w:rsidRDefault="00153B62" w:rsidP="00831196">
      <w:pPr>
        <w:pStyle w:val="SubtitleD"/>
        <w:rPr>
          <w:rFonts w:ascii="Arial" w:hAnsi="Arial"/>
          <w:color w:val="FF0000"/>
          <w:vertAlign w:val="superscript"/>
        </w:rPr>
      </w:pPr>
      <w:r w:rsidRPr="002F73B7">
        <w:rPr>
          <w:rFonts w:ascii="Arial" w:hAnsi="Arial" w:cs="Arial"/>
          <w:color w:val="FF0000"/>
          <w:szCs w:val="24"/>
          <w:vertAlign w:val="superscript"/>
        </w:rPr>
        <w:t>3a</w:t>
      </w:r>
      <w:r w:rsidRPr="006A73D1">
        <w:rPr>
          <w:rFonts w:ascii="Arial" w:hAnsi="Arial" w:cs="Arial"/>
          <w:szCs w:val="24"/>
        </w:rPr>
        <w:t>[</w:t>
      </w:r>
      <w:r w:rsidRPr="002F73B7">
        <w:rPr>
          <w:rFonts w:ascii="Arial" w:hAnsi="Arial" w:cs="Arial"/>
          <w:b w:val="0"/>
          <w:sz w:val="20"/>
        </w:rPr>
        <w:t xml:space="preserve">If there is an overpayment due to Prudential for any Prudential claim, Prudential may apply the </w:t>
      </w:r>
      <w:r w:rsidR="002D054E" w:rsidRPr="002F73B7">
        <w:rPr>
          <w:rFonts w:ascii="Arial" w:hAnsi="Arial" w:cs="Arial"/>
          <w:b w:val="0"/>
          <w:sz w:val="20"/>
        </w:rPr>
        <w:t>Rehabilitation Benefit</w:t>
      </w:r>
      <w:r w:rsidRPr="002F73B7">
        <w:rPr>
          <w:rFonts w:ascii="Arial" w:hAnsi="Arial" w:cs="Arial"/>
          <w:b w:val="0"/>
          <w:sz w:val="20"/>
        </w:rPr>
        <w:t xml:space="preserve"> </w:t>
      </w:r>
      <w:r w:rsidR="006D2C90">
        <w:rPr>
          <w:rFonts w:ascii="Arial" w:hAnsi="Arial" w:cs="Arial"/>
          <w:b w:val="0"/>
          <w:sz w:val="20"/>
        </w:rPr>
        <w:t>P</w:t>
      </w:r>
      <w:r w:rsidRPr="002F73B7">
        <w:rPr>
          <w:rFonts w:ascii="Arial" w:hAnsi="Arial" w:cs="Arial"/>
          <w:b w:val="0"/>
          <w:sz w:val="20"/>
        </w:rPr>
        <w:t>ayment toward any outstanding overpayment.</w:t>
      </w:r>
      <w:r w:rsidRPr="006A73D1">
        <w:rPr>
          <w:rFonts w:ascii="Arial" w:hAnsi="Arial" w:cs="Arial"/>
          <w:szCs w:val="24"/>
        </w:rPr>
        <w:t>]]</w:t>
      </w:r>
    </w:p>
    <w:p w14:paraId="6F170091" w14:textId="3C9A423A" w:rsidR="00831196" w:rsidRDefault="00831196" w:rsidP="00831196">
      <w:pPr>
        <w:pStyle w:val="SubtitleD"/>
      </w:pPr>
      <w:r w:rsidRPr="009E47FB">
        <w:rPr>
          <w:rFonts w:ascii="Arial" w:hAnsi="Arial"/>
          <w:color w:val="FF0000"/>
          <w:vertAlign w:val="superscript"/>
        </w:rPr>
        <w:t>4</w:t>
      </w:r>
      <w:r w:rsidR="00571C41" w:rsidRPr="001935DA">
        <w:rPr>
          <w:rFonts w:ascii="Arial" w:hAnsi="Arial"/>
        </w:rPr>
        <w:t>[</w:t>
      </w:r>
      <w:r w:rsidR="00AE5B91">
        <w:t xml:space="preserve">What if </w:t>
      </w:r>
      <w:r w:rsidR="008C3175">
        <w:t>Y</w:t>
      </w:r>
      <w:r w:rsidR="00AE5B91">
        <w:t xml:space="preserve">ou </w:t>
      </w:r>
      <w:r w:rsidR="00D10BFF">
        <w:t>Incur Expenses for</w:t>
      </w:r>
      <w:r w:rsidR="00EB3B5A">
        <w:t xml:space="preserve"> Family Care Benefit</w:t>
      </w:r>
      <w:r w:rsidR="00D10BFF">
        <w:t>(s)?</w:t>
      </w:r>
    </w:p>
    <w:p w14:paraId="39ECBCDB" w14:textId="2E0FDA55" w:rsidR="0007116F" w:rsidRDefault="00E2338A" w:rsidP="00831196">
      <w:pPr>
        <w:pStyle w:val="2Text"/>
      </w:pPr>
      <w:r>
        <w:t>Prudential</w:t>
      </w:r>
      <w:r w:rsidR="0013185A">
        <w:t xml:space="preserve"> has a </w:t>
      </w:r>
      <w:r w:rsidR="008C27FC">
        <w:t>Family Care Benefit</w:t>
      </w:r>
      <w:r w:rsidR="00D44F83">
        <w:t xml:space="preserve">. The </w:t>
      </w:r>
      <w:r w:rsidR="002D054E">
        <w:t>Family Care Benefit</w:t>
      </w:r>
      <w:r w:rsidR="00D44F83">
        <w:t xml:space="preserve">s </w:t>
      </w:r>
      <w:r w:rsidR="00B313F8">
        <w:t>will</w:t>
      </w:r>
      <w:r w:rsidR="000F4351">
        <w:t xml:space="preserve"> pay </w:t>
      </w:r>
      <w:r w:rsidR="009F3982">
        <w:t xml:space="preserve">You </w:t>
      </w:r>
      <w:r w:rsidR="000F4351">
        <w:t xml:space="preserve">a </w:t>
      </w:r>
      <w:r w:rsidR="00640604" w:rsidRPr="49489D41">
        <w:rPr>
          <w:b/>
          <w:color w:val="FF0000"/>
          <w:sz w:val="24"/>
          <w:szCs w:val="24"/>
          <w:vertAlign w:val="superscript"/>
        </w:rPr>
        <w:t>4</w:t>
      </w:r>
      <w:r w:rsidR="004519A3" w:rsidRPr="49489D41">
        <w:rPr>
          <w:b/>
          <w:color w:val="FF0000"/>
          <w:sz w:val="24"/>
          <w:szCs w:val="24"/>
          <w:vertAlign w:val="superscript"/>
        </w:rPr>
        <w:t>a</w:t>
      </w:r>
      <w:r w:rsidR="00640604" w:rsidRPr="49489D41">
        <w:rPr>
          <w:b/>
          <w:sz w:val="24"/>
          <w:szCs w:val="24"/>
        </w:rPr>
        <w:t>[</w:t>
      </w:r>
      <w:r w:rsidR="00D91BCD">
        <w:t>D</w:t>
      </w:r>
      <w:r w:rsidR="000F4351">
        <w:t xml:space="preserve">ay </w:t>
      </w:r>
      <w:r w:rsidR="00D91BCD">
        <w:t>C</w:t>
      </w:r>
      <w:r w:rsidR="000F4351">
        <w:t>are</w:t>
      </w:r>
      <w:r w:rsidR="00587E02">
        <w:t xml:space="preserve"> </w:t>
      </w:r>
      <w:r w:rsidR="001F305E">
        <w:t>Benefit</w:t>
      </w:r>
      <w:r w:rsidR="49489D41" w:rsidRPr="49489D41">
        <w:rPr>
          <w:b/>
          <w:bCs/>
          <w:sz w:val="24"/>
          <w:szCs w:val="24"/>
        </w:rPr>
        <w:t>]</w:t>
      </w:r>
      <w:r w:rsidR="001F305E">
        <w:t xml:space="preserve"> </w:t>
      </w:r>
      <w:r w:rsidR="00025F16" w:rsidRPr="49489D41">
        <w:rPr>
          <w:b/>
          <w:color w:val="FF0000"/>
          <w:sz w:val="24"/>
          <w:szCs w:val="24"/>
          <w:vertAlign w:val="superscript"/>
        </w:rPr>
        <w:t>3a</w:t>
      </w:r>
      <w:r w:rsidR="00B60ADF" w:rsidRPr="49489D41">
        <w:rPr>
          <w:b/>
          <w:sz w:val="24"/>
          <w:szCs w:val="24"/>
        </w:rPr>
        <w:t>[</w:t>
      </w:r>
      <w:r w:rsidR="00587E02">
        <w:t>and a</w:t>
      </w:r>
      <w:r w:rsidR="00E13676" w:rsidRPr="49489D41">
        <w:rPr>
          <w:b/>
          <w:sz w:val="24"/>
          <w:szCs w:val="24"/>
        </w:rPr>
        <w:t>]</w:t>
      </w:r>
      <w:r w:rsidR="00E13676" w:rsidRPr="49489D41">
        <w:rPr>
          <w:b/>
          <w:color w:val="FF0000"/>
          <w:sz w:val="24"/>
          <w:szCs w:val="24"/>
          <w:vertAlign w:val="superscript"/>
        </w:rPr>
        <w:t xml:space="preserve"> 5</w:t>
      </w:r>
      <w:r w:rsidR="00E13676" w:rsidRPr="49489D41">
        <w:rPr>
          <w:b/>
          <w:sz w:val="24"/>
          <w:szCs w:val="24"/>
        </w:rPr>
        <w:t>[</w:t>
      </w:r>
      <w:r w:rsidR="00037C15" w:rsidRPr="00987A39">
        <w:rPr>
          <w:b/>
          <w:bCs/>
          <w:color w:val="FF0000"/>
          <w:sz w:val="24"/>
          <w:szCs w:val="24"/>
          <w:vertAlign w:val="superscript"/>
        </w:rPr>
        <w:t>CV7</w:t>
      </w:r>
      <w:r w:rsidR="00571C41" w:rsidRPr="49489D41">
        <w:rPr>
          <w:b/>
          <w:sz w:val="24"/>
          <w:szCs w:val="24"/>
        </w:rPr>
        <w:t>[</w:t>
      </w:r>
      <w:r w:rsidR="006340F3">
        <w:t>Spouse</w:t>
      </w:r>
      <w:r w:rsidR="00571C41" w:rsidRPr="49489D41">
        <w:rPr>
          <w:b/>
          <w:sz w:val="24"/>
          <w:szCs w:val="24"/>
        </w:rPr>
        <w:t>]</w:t>
      </w:r>
      <w:r w:rsidR="00473B55">
        <w:t xml:space="preserve"> and </w:t>
      </w:r>
      <w:r w:rsidR="003D204C">
        <w:t>E</w:t>
      </w:r>
      <w:r w:rsidR="00473B55">
        <w:t xml:space="preserve">lder </w:t>
      </w:r>
      <w:r w:rsidR="003D204C">
        <w:t>C</w:t>
      </w:r>
      <w:r w:rsidR="00473B55">
        <w:t>are benefit</w:t>
      </w:r>
      <w:r w:rsidR="00AA1CCE" w:rsidRPr="49489D41">
        <w:rPr>
          <w:b/>
          <w:sz w:val="24"/>
          <w:szCs w:val="24"/>
        </w:rPr>
        <w:t>]</w:t>
      </w:r>
      <w:r w:rsidR="00503B04">
        <w:t xml:space="preserve"> for </w:t>
      </w:r>
      <w:r w:rsidR="00D60341">
        <w:t>Your</w:t>
      </w:r>
      <w:r w:rsidR="00503B04">
        <w:t xml:space="preserve"> </w:t>
      </w:r>
      <w:r w:rsidR="000D1A3D" w:rsidRPr="00B37216">
        <w:t>E</w:t>
      </w:r>
      <w:r w:rsidR="00503B04" w:rsidRPr="00B37216">
        <w:t xml:space="preserve">ligible </w:t>
      </w:r>
      <w:r w:rsidR="000D1A3D" w:rsidRPr="00B37216">
        <w:t>F</w:t>
      </w:r>
      <w:r w:rsidR="00503B04" w:rsidRPr="00B37216">
        <w:t xml:space="preserve">amily </w:t>
      </w:r>
      <w:r w:rsidR="000D1A3D" w:rsidRPr="00B37216">
        <w:t>M</w:t>
      </w:r>
      <w:r w:rsidR="00503B04" w:rsidRPr="00B37216">
        <w:t>embers</w:t>
      </w:r>
      <w:r w:rsidR="00975A78">
        <w:t xml:space="preserve"> if </w:t>
      </w:r>
      <w:r w:rsidR="00831858">
        <w:t>You</w:t>
      </w:r>
      <w:r w:rsidR="00975A78">
        <w:t xml:space="preserve"> demonstrate satisfactory to Prudential that </w:t>
      </w:r>
      <w:r w:rsidR="00831858">
        <w:t>You</w:t>
      </w:r>
      <w:r w:rsidR="00975A78">
        <w:t xml:space="preserve"> meet the required conditions</w:t>
      </w:r>
      <w:r w:rsidR="00DC580C">
        <w:t>.</w:t>
      </w:r>
    </w:p>
    <w:p w14:paraId="607DAC0A" w14:textId="5AE6C63F" w:rsidR="00831196" w:rsidRDefault="00E71419" w:rsidP="00831196">
      <w:pPr>
        <w:pStyle w:val="2Text"/>
      </w:pPr>
      <w:r>
        <w:rPr>
          <w:b/>
          <w:color w:val="FF0000"/>
          <w:sz w:val="24"/>
          <w:vertAlign w:val="superscript"/>
        </w:rPr>
        <w:t>4</w:t>
      </w:r>
      <w:r w:rsidR="004519A3">
        <w:rPr>
          <w:b/>
          <w:color w:val="FF0000"/>
          <w:sz w:val="24"/>
          <w:vertAlign w:val="superscript"/>
        </w:rPr>
        <w:t>a</w:t>
      </w:r>
      <w:r w:rsidRPr="00571C41">
        <w:rPr>
          <w:b/>
          <w:bCs/>
          <w:sz w:val="24"/>
        </w:rPr>
        <w:t>[</w:t>
      </w:r>
      <w:r w:rsidR="00831196">
        <w:t xml:space="preserve">Prudential will send </w:t>
      </w:r>
      <w:r w:rsidR="00831858">
        <w:t>You</w:t>
      </w:r>
      <w:r w:rsidR="00831196">
        <w:t xml:space="preserve"> a </w:t>
      </w:r>
      <w:r w:rsidR="003D204C">
        <w:t xml:space="preserve">Day Care </w:t>
      </w:r>
      <w:r w:rsidR="001F305E">
        <w:t xml:space="preserve">Benefit </w:t>
      </w:r>
      <w:r w:rsidR="00D742C3">
        <w:t>P</w:t>
      </w:r>
      <w:r w:rsidR="007B21A5">
        <w:t>ayment</w:t>
      </w:r>
      <w:r w:rsidR="00831196">
        <w:t xml:space="preserve"> </w:t>
      </w:r>
      <w:r w:rsidR="00B70486" w:rsidRPr="009A4529">
        <w:rPr>
          <w:b/>
          <w:color w:val="FF0000"/>
          <w:sz w:val="24"/>
          <w:vertAlign w:val="superscript"/>
        </w:rPr>
        <w:t>2b</w:t>
      </w:r>
      <w:r w:rsidR="00571C41" w:rsidRPr="00571C41">
        <w:rPr>
          <w:b/>
          <w:bCs/>
          <w:sz w:val="24"/>
        </w:rPr>
        <w:t>[</w:t>
      </w:r>
      <w:r w:rsidR="00831196">
        <w:t xml:space="preserve">each </w:t>
      </w:r>
      <w:r w:rsidR="00CA05BD">
        <w:t>week</w:t>
      </w:r>
      <w:r w:rsidR="00571C41" w:rsidRPr="00571C41">
        <w:rPr>
          <w:b/>
          <w:bCs/>
          <w:sz w:val="24"/>
        </w:rPr>
        <w:t>]</w:t>
      </w:r>
      <w:r w:rsidR="00831196">
        <w:t xml:space="preserve"> up to the </w:t>
      </w:r>
      <w:r w:rsidR="0026625A" w:rsidRPr="00B37216">
        <w:rPr>
          <w:bCs/>
          <w:iCs/>
        </w:rPr>
        <w:t xml:space="preserve">Maximum Period </w:t>
      </w:r>
      <w:r w:rsidR="00831196" w:rsidRPr="00B37216">
        <w:rPr>
          <w:bCs/>
          <w:iCs/>
        </w:rPr>
        <w:t xml:space="preserve">of </w:t>
      </w:r>
      <w:r w:rsidR="0026625A" w:rsidRPr="00B37216">
        <w:rPr>
          <w:bCs/>
          <w:iCs/>
        </w:rPr>
        <w:t>D</w:t>
      </w:r>
      <w:r w:rsidR="00831196" w:rsidRPr="00B37216">
        <w:rPr>
          <w:bCs/>
          <w:iCs/>
        </w:rPr>
        <w:t xml:space="preserve">ay </w:t>
      </w:r>
      <w:r w:rsidR="0026625A" w:rsidRPr="00B37216">
        <w:rPr>
          <w:bCs/>
          <w:iCs/>
        </w:rPr>
        <w:t>C</w:t>
      </w:r>
      <w:r w:rsidR="00831196" w:rsidRPr="00B37216">
        <w:rPr>
          <w:bCs/>
          <w:iCs/>
        </w:rPr>
        <w:t xml:space="preserve">are </w:t>
      </w:r>
      <w:r w:rsidR="0026625A" w:rsidRPr="00B37216">
        <w:rPr>
          <w:bCs/>
          <w:iCs/>
        </w:rPr>
        <w:t>B</w:t>
      </w:r>
      <w:r w:rsidR="008D5390" w:rsidRPr="00B37216">
        <w:rPr>
          <w:bCs/>
          <w:iCs/>
        </w:rPr>
        <w:t>enef</w:t>
      </w:r>
      <w:r w:rsidR="00E774D8" w:rsidRPr="00B37216">
        <w:rPr>
          <w:bCs/>
          <w:iCs/>
        </w:rPr>
        <w:t>i</w:t>
      </w:r>
      <w:r w:rsidR="008D5390" w:rsidRPr="00B37216">
        <w:rPr>
          <w:bCs/>
          <w:iCs/>
        </w:rPr>
        <w:t>t</w:t>
      </w:r>
      <w:r w:rsidR="00E774D8" w:rsidRPr="00B37216">
        <w:rPr>
          <w:bCs/>
          <w:iCs/>
        </w:rPr>
        <w:t xml:space="preserve"> </w:t>
      </w:r>
      <w:r w:rsidR="0026625A" w:rsidRPr="00B37216">
        <w:rPr>
          <w:bCs/>
          <w:iCs/>
        </w:rPr>
        <w:t>P</w:t>
      </w:r>
      <w:r w:rsidR="00E774D8" w:rsidRPr="00B37216">
        <w:rPr>
          <w:bCs/>
          <w:iCs/>
        </w:rPr>
        <w:t>ayment</w:t>
      </w:r>
      <w:r w:rsidR="00831196">
        <w:t xml:space="preserve"> while </w:t>
      </w:r>
      <w:r w:rsidR="00831858">
        <w:t>You</w:t>
      </w:r>
      <w:r w:rsidR="00831196">
        <w:t xml:space="preserve"> are:</w:t>
      </w:r>
    </w:p>
    <w:p w14:paraId="503DF517" w14:textId="4D886D44" w:rsidR="00831196" w:rsidRDefault="00831196" w:rsidP="00BD2EB1">
      <w:pPr>
        <w:pStyle w:val="BulletD"/>
        <w:tabs>
          <w:tab w:val="clear" w:pos="1296"/>
        </w:tabs>
      </w:pPr>
      <w:r>
        <w:t xml:space="preserve">receiving </w:t>
      </w:r>
      <w:r w:rsidRPr="00310971">
        <w:rPr>
          <w:rFonts w:cs="Arial"/>
          <w:b/>
          <w:color w:val="FF0000"/>
          <w:sz w:val="24"/>
          <w:szCs w:val="24"/>
          <w:vertAlign w:val="superscript"/>
        </w:rPr>
        <w:t>CV1</w:t>
      </w:r>
      <w:r w:rsidR="00571C41" w:rsidRPr="00571C41">
        <w:rPr>
          <w:b/>
          <w:bCs/>
          <w:sz w:val="24"/>
        </w:rPr>
        <w:t>[</w:t>
      </w:r>
      <w:r w:rsidR="00081686">
        <w:t>s</w:t>
      </w:r>
      <w:r w:rsidR="00CA05BD">
        <w:t>hort</w:t>
      </w:r>
      <w:r>
        <w:t xml:space="preserve"> </w:t>
      </w:r>
      <w:r w:rsidR="00081686">
        <w:t>t</w:t>
      </w:r>
      <w:r>
        <w:t>erm</w:t>
      </w:r>
      <w:r w:rsidR="00571C41" w:rsidRPr="00571C41">
        <w:rPr>
          <w:b/>
          <w:bCs/>
          <w:sz w:val="24"/>
        </w:rPr>
        <w:t>]</w:t>
      </w:r>
      <w:r>
        <w:t xml:space="preserve"> </w:t>
      </w:r>
      <w:r w:rsidR="00081686">
        <w:t>d</w:t>
      </w:r>
      <w:r>
        <w:t xml:space="preserve">isability benefits under the </w:t>
      </w:r>
      <w:r w:rsidR="00985B0E">
        <w:t>Plan</w:t>
      </w:r>
      <w:r>
        <w:t>; and</w:t>
      </w:r>
    </w:p>
    <w:p w14:paraId="73F05E0D" w14:textId="24EE6AB9" w:rsidR="00831196" w:rsidRDefault="00831196" w:rsidP="00BD2EB1">
      <w:pPr>
        <w:pStyle w:val="BulletD"/>
        <w:tabs>
          <w:tab w:val="clear" w:pos="1296"/>
        </w:tabs>
      </w:pPr>
      <w:r>
        <w:t xml:space="preserve">participating in a </w:t>
      </w:r>
      <w:r w:rsidR="00636D21">
        <w:t xml:space="preserve">Rehabilitation Program </w:t>
      </w:r>
      <w:r>
        <w:t>that has been approved by Prudential.</w:t>
      </w:r>
    </w:p>
    <w:p w14:paraId="6030D67C" w14:textId="5B84880B" w:rsidR="00B60ED5" w:rsidRDefault="00570E30" w:rsidP="00831196">
      <w:pPr>
        <w:pStyle w:val="2Text"/>
      </w:pPr>
      <w:r>
        <w:t>The</w:t>
      </w:r>
      <w:r w:rsidR="00831196">
        <w:t xml:space="preserve"> </w:t>
      </w:r>
      <w:r w:rsidR="49A3F8DB">
        <w:t>D</w:t>
      </w:r>
      <w:r w:rsidR="00831196">
        <w:t xml:space="preserve">ay </w:t>
      </w:r>
      <w:r w:rsidR="466AC72C">
        <w:t>C</w:t>
      </w:r>
      <w:r w:rsidR="00831196">
        <w:t xml:space="preserve">are </w:t>
      </w:r>
      <w:r w:rsidR="4A27B929">
        <w:t>Benefit</w:t>
      </w:r>
      <w:r w:rsidR="00831196">
        <w:t xml:space="preserve"> amount is equal to </w:t>
      </w:r>
      <w:r w:rsidR="28022579">
        <w:t>Your Eligible Day Care Expense</w:t>
      </w:r>
      <w:r w:rsidR="6B5BA338">
        <w:t>s</w:t>
      </w:r>
      <w:r w:rsidR="28022579">
        <w:t xml:space="preserve"> </w:t>
      </w:r>
      <w:r w:rsidR="001C0647" w:rsidRPr="001C0647">
        <w:t>up to the Maximum Weekly Day Care Amoun</w:t>
      </w:r>
      <w:r w:rsidR="001C0647">
        <w:t>t</w:t>
      </w:r>
      <w:r w:rsidR="002C47E8">
        <w:t xml:space="preserve">. </w:t>
      </w:r>
    </w:p>
    <w:p w14:paraId="34792B12" w14:textId="2A94E577" w:rsidR="00831196" w:rsidRDefault="00B83677" w:rsidP="00831196">
      <w:pPr>
        <w:pStyle w:val="2Text"/>
      </w:pPr>
      <w:r>
        <w:t>Y</w:t>
      </w:r>
      <w:r w:rsidRPr="00B83677">
        <w:t>our Maximum Weekly Day Care Amount is equal</w:t>
      </w:r>
      <w:r w:rsidR="00F45579">
        <w:t xml:space="preserve"> to</w:t>
      </w:r>
      <w:r w:rsidR="28022579">
        <w:t xml:space="preserve"> </w:t>
      </w:r>
      <w:r w:rsidR="001E3D9D" w:rsidRPr="2E3177D4">
        <w:rPr>
          <w:b/>
          <w:color w:val="FF0000"/>
          <w:sz w:val="24"/>
          <w:szCs w:val="24"/>
          <w:vertAlign w:val="superscript"/>
        </w:rPr>
        <w:t>10</w:t>
      </w:r>
      <w:r w:rsidR="001E3D9D" w:rsidRPr="2E3177D4">
        <w:rPr>
          <w:b/>
          <w:sz w:val="24"/>
          <w:szCs w:val="24"/>
        </w:rPr>
        <w:t>[</w:t>
      </w:r>
      <w:r w:rsidR="00831196">
        <w:t>$50 to unlimited</w:t>
      </w:r>
      <w:r w:rsidR="001E3D9D" w:rsidRPr="2E3177D4">
        <w:rPr>
          <w:b/>
          <w:sz w:val="24"/>
          <w:szCs w:val="24"/>
        </w:rPr>
        <w:t>]</w:t>
      </w:r>
      <w:r w:rsidR="00831196">
        <w:t xml:space="preserve"> times the number of </w:t>
      </w:r>
      <w:r w:rsidR="000D1A3D" w:rsidRPr="00B37216">
        <w:rPr>
          <w:bCs/>
          <w:iCs/>
        </w:rPr>
        <w:t>E</w:t>
      </w:r>
      <w:r w:rsidR="00831196" w:rsidRPr="00B37216">
        <w:rPr>
          <w:bCs/>
          <w:iCs/>
        </w:rPr>
        <w:t xml:space="preserve">ligible </w:t>
      </w:r>
      <w:r w:rsidR="000D1A3D" w:rsidRPr="00B37216">
        <w:rPr>
          <w:bCs/>
          <w:iCs/>
        </w:rPr>
        <w:t>C</w:t>
      </w:r>
      <w:r w:rsidR="00831196" w:rsidRPr="00B37216">
        <w:rPr>
          <w:bCs/>
          <w:iCs/>
        </w:rPr>
        <w:t>hildren</w:t>
      </w:r>
      <w:r w:rsidR="00831196">
        <w:t>.</w:t>
      </w:r>
      <w:r w:rsidR="007E2E90">
        <w:t xml:space="preserve"> </w:t>
      </w:r>
      <w:r w:rsidR="005A6FE2" w:rsidRPr="2E3177D4">
        <w:rPr>
          <w:b/>
          <w:color w:val="FF0000"/>
          <w:sz w:val="24"/>
          <w:szCs w:val="24"/>
          <w:vertAlign w:val="superscript"/>
        </w:rPr>
        <w:t>3a</w:t>
      </w:r>
      <w:r w:rsidR="008B1D3D" w:rsidRPr="2E3177D4">
        <w:rPr>
          <w:b/>
          <w:sz w:val="24"/>
          <w:szCs w:val="24"/>
        </w:rPr>
        <w:t>[</w:t>
      </w:r>
      <w:r w:rsidR="007E2E90" w:rsidRPr="00987A39">
        <w:t xml:space="preserve">The Maximum </w:t>
      </w:r>
      <w:r w:rsidR="0CED21BD">
        <w:t xml:space="preserve">Weekly </w:t>
      </w:r>
      <w:r w:rsidR="62099392">
        <w:t>B</w:t>
      </w:r>
      <w:r w:rsidR="00F668B3" w:rsidRPr="00987A39">
        <w:t>enefit does not apply.</w:t>
      </w:r>
      <w:r w:rsidR="008B1D3D" w:rsidRPr="2E3177D4">
        <w:rPr>
          <w:b/>
          <w:sz w:val="24"/>
          <w:szCs w:val="24"/>
        </w:rPr>
        <w:t>]</w:t>
      </w:r>
    </w:p>
    <w:p w14:paraId="0E7483E0" w14:textId="367E860C" w:rsidR="00831196" w:rsidRDefault="00D60341" w:rsidP="00A845D8">
      <w:pPr>
        <w:pStyle w:val="2Text"/>
      </w:pPr>
      <w:r>
        <w:t>Your</w:t>
      </w:r>
      <w:r w:rsidR="000A258E">
        <w:t xml:space="preserve"> </w:t>
      </w:r>
      <w:r w:rsidR="0026625A">
        <w:t xml:space="preserve">Maximum Period </w:t>
      </w:r>
      <w:r w:rsidR="000A258E">
        <w:t xml:space="preserve">of </w:t>
      </w:r>
      <w:r w:rsidR="007B20EF">
        <w:t xml:space="preserve">Day Care Benefit Payment </w:t>
      </w:r>
      <w:r w:rsidR="000A258E">
        <w:t xml:space="preserve">is </w:t>
      </w:r>
      <w:r w:rsidR="00836238">
        <w:rPr>
          <w:b/>
          <w:color w:val="FF0000"/>
          <w:sz w:val="24"/>
          <w:vertAlign w:val="superscript"/>
        </w:rPr>
        <w:t>9</w:t>
      </w:r>
      <w:r w:rsidR="00836238" w:rsidRPr="00571C41">
        <w:rPr>
          <w:b/>
          <w:bCs/>
          <w:sz w:val="24"/>
        </w:rPr>
        <w:t>[</w:t>
      </w:r>
      <w:r w:rsidR="000A258E">
        <w:t>1 to unlimited</w:t>
      </w:r>
      <w:r w:rsidR="00836238" w:rsidRPr="00571C41">
        <w:rPr>
          <w:b/>
          <w:bCs/>
          <w:sz w:val="24"/>
        </w:rPr>
        <w:t>]</w:t>
      </w:r>
      <w:r w:rsidR="000A258E">
        <w:t xml:space="preserve"> weeks.</w:t>
      </w:r>
      <w:r w:rsidR="00571C41" w:rsidRPr="00787968">
        <w:rPr>
          <w:b/>
          <w:bCs/>
          <w:sz w:val="24"/>
        </w:rPr>
        <w:t>]</w:t>
      </w:r>
      <w:r w:rsidR="00A845D8">
        <w:t xml:space="preserve"> </w:t>
      </w:r>
    </w:p>
    <w:p w14:paraId="741AEDCE" w14:textId="346DCAA2" w:rsidR="00831196" w:rsidRDefault="000F7DD6" w:rsidP="00831196">
      <w:pPr>
        <w:pStyle w:val="2Text"/>
      </w:pPr>
      <w:r w:rsidRPr="00987A39">
        <w:rPr>
          <w:b/>
          <w:color w:val="FF0000"/>
          <w:sz w:val="24"/>
          <w:vertAlign w:val="superscript"/>
        </w:rPr>
        <w:t>5</w:t>
      </w:r>
      <w:r w:rsidR="00571C41" w:rsidRPr="00571C41">
        <w:rPr>
          <w:b/>
          <w:bCs/>
          <w:sz w:val="24"/>
        </w:rPr>
        <w:t>[</w:t>
      </w:r>
      <w:r w:rsidR="00831196">
        <w:t xml:space="preserve">Prudential will send </w:t>
      </w:r>
      <w:r w:rsidR="00831858">
        <w:t>You</w:t>
      </w:r>
      <w:r w:rsidR="00831196">
        <w:t xml:space="preserve"> a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831196">
        <w:t xml:space="preserve"> and </w:t>
      </w:r>
      <w:r w:rsidR="00210158">
        <w:t>Elder Care Benefit</w:t>
      </w:r>
      <w:r w:rsidR="00B45544">
        <w:t xml:space="preserve"> </w:t>
      </w:r>
      <w:r w:rsidR="00230942">
        <w:t>P</w:t>
      </w:r>
      <w:r w:rsidR="00B45544">
        <w:t>ayment</w:t>
      </w:r>
      <w:r w:rsidR="00831196">
        <w:t xml:space="preserve"> </w:t>
      </w:r>
      <w:r w:rsidR="00CC3D7E" w:rsidRPr="009A4529">
        <w:rPr>
          <w:b/>
          <w:color w:val="FF0000"/>
          <w:sz w:val="24"/>
          <w:vertAlign w:val="superscript"/>
        </w:rPr>
        <w:t>2b</w:t>
      </w:r>
      <w:r w:rsidR="00571C41" w:rsidRPr="00571C41">
        <w:rPr>
          <w:b/>
          <w:bCs/>
          <w:sz w:val="24"/>
        </w:rPr>
        <w:t>[</w:t>
      </w:r>
      <w:r w:rsidR="00831196">
        <w:t xml:space="preserve">each </w:t>
      </w:r>
      <w:r w:rsidR="007F71EF">
        <w:t>week</w:t>
      </w:r>
      <w:r w:rsidR="00571C41" w:rsidRPr="00571C41">
        <w:rPr>
          <w:b/>
          <w:bCs/>
          <w:sz w:val="24"/>
        </w:rPr>
        <w:t>]</w:t>
      </w:r>
      <w:r w:rsidR="00831196">
        <w:t xml:space="preserve"> up to the </w:t>
      </w:r>
      <w:r w:rsidR="0026625A" w:rsidRPr="00B37216">
        <w:rPr>
          <w:bCs/>
          <w:iCs/>
        </w:rPr>
        <w:t xml:space="preserve">Maximum Period </w:t>
      </w:r>
      <w:r w:rsidR="00831196" w:rsidRPr="00B37216">
        <w:rPr>
          <w:bCs/>
          <w:iCs/>
        </w:rPr>
        <w:t>of</w:t>
      </w:r>
      <w:r w:rsidR="00831196">
        <w:rPr>
          <w:b/>
          <w:i/>
        </w:rPr>
        <w:t xml:space="preserve"> </w:t>
      </w:r>
      <w:r w:rsidR="000B7FE1" w:rsidRPr="00B37216">
        <w:rPr>
          <w:b/>
          <w:bCs/>
          <w:color w:val="FF0000"/>
          <w:sz w:val="24"/>
          <w:vertAlign w:val="superscript"/>
        </w:rPr>
        <w:t>CV7</w:t>
      </w:r>
      <w:r w:rsidR="00571C41" w:rsidRPr="00B37216">
        <w:rPr>
          <w:b/>
          <w:bCs/>
          <w:iCs/>
          <w:sz w:val="24"/>
        </w:rPr>
        <w:t>[</w:t>
      </w:r>
      <w:r w:rsidR="006340F3" w:rsidRPr="00B37216">
        <w:rPr>
          <w:bCs/>
          <w:iCs/>
        </w:rPr>
        <w:t>Spouse</w:t>
      </w:r>
      <w:r w:rsidR="00571C41" w:rsidRPr="00B37216">
        <w:rPr>
          <w:b/>
          <w:bCs/>
          <w:iCs/>
          <w:sz w:val="24"/>
        </w:rPr>
        <w:t>]</w:t>
      </w:r>
      <w:r w:rsidR="00831196">
        <w:rPr>
          <w:b/>
          <w:i/>
        </w:rPr>
        <w:t xml:space="preserve"> </w:t>
      </w:r>
      <w:r w:rsidR="00831196" w:rsidRPr="00B37216">
        <w:rPr>
          <w:bCs/>
          <w:iCs/>
        </w:rPr>
        <w:t xml:space="preserve">and </w:t>
      </w:r>
      <w:r w:rsidR="0026625A" w:rsidRPr="00B37216">
        <w:rPr>
          <w:bCs/>
          <w:iCs/>
        </w:rPr>
        <w:t>E</w:t>
      </w:r>
      <w:r w:rsidR="00831196" w:rsidRPr="00B37216">
        <w:rPr>
          <w:bCs/>
          <w:iCs/>
        </w:rPr>
        <w:t xml:space="preserve">lder </w:t>
      </w:r>
      <w:r w:rsidR="0026625A" w:rsidRPr="00B37216">
        <w:rPr>
          <w:bCs/>
          <w:iCs/>
        </w:rPr>
        <w:t>C</w:t>
      </w:r>
      <w:r w:rsidR="00831196" w:rsidRPr="00B37216">
        <w:rPr>
          <w:bCs/>
          <w:iCs/>
        </w:rPr>
        <w:t xml:space="preserve">are </w:t>
      </w:r>
      <w:r w:rsidR="0026625A" w:rsidRPr="00B37216">
        <w:rPr>
          <w:bCs/>
          <w:iCs/>
        </w:rPr>
        <w:t>B</w:t>
      </w:r>
      <w:r w:rsidR="008D5390" w:rsidRPr="00B37216">
        <w:rPr>
          <w:bCs/>
          <w:iCs/>
        </w:rPr>
        <w:t>enefit</w:t>
      </w:r>
      <w:r w:rsidR="00CE12FF" w:rsidRPr="00B37216">
        <w:rPr>
          <w:bCs/>
          <w:iCs/>
        </w:rPr>
        <w:t xml:space="preserve"> </w:t>
      </w:r>
      <w:r w:rsidR="0026625A" w:rsidRPr="00B37216">
        <w:rPr>
          <w:bCs/>
          <w:iCs/>
        </w:rPr>
        <w:t>P</w:t>
      </w:r>
      <w:r w:rsidR="00CE12FF" w:rsidRPr="00B37216">
        <w:rPr>
          <w:bCs/>
          <w:iCs/>
        </w:rPr>
        <w:t>aym</w:t>
      </w:r>
      <w:r w:rsidR="00E146EB" w:rsidRPr="00B37216">
        <w:rPr>
          <w:bCs/>
          <w:iCs/>
        </w:rPr>
        <w:t>ent</w:t>
      </w:r>
      <w:r w:rsidR="00831196">
        <w:t xml:space="preserve"> while </w:t>
      </w:r>
      <w:r w:rsidR="00831858">
        <w:t>You</w:t>
      </w:r>
      <w:r w:rsidR="00831196">
        <w:t xml:space="preserve"> are:</w:t>
      </w:r>
    </w:p>
    <w:p w14:paraId="4821E8AE" w14:textId="39B537BB" w:rsidR="00831196" w:rsidRDefault="00831196" w:rsidP="00831196">
      <w:pPr>
        <w:pStyle w:val="BulletD"/>
      </w:pPr>
      <w:r>
        <w:t xml:space="preserve">receiving </w:t>
      </w:r>
      <w:r w:rsidRPr="00310971">
        <w:rPr>
          <w:rFonts w:cs="Arial"/>
          <w:b/>
          <w:color w:val="FF0000"/>
          <w:sz w:val="24"/>
          <w:szCs w:val="24"/>
          <w:vertAlign w:val="superscript"/>
        </w:rPr>
        <w:t>CV1</w:t>
      </w:r>
      <w:r w:rsidR="00571C41" w:rsidRPr="00571C41">
        <w:rPr>
          <w:b/>
          <w:bCs/>
          <w:sz w:val="24"/>
        </w:rPr>
        <w:t>[</w:t>
      </w:r>
      <w:r w:rsidR="007362B1">
        <w:t>short</w:t>
      </w:r>
      <w:r>
        <w:t xml:space="preserve"> term</w:t>
      </w:r>
      <w:r w:rsidR="00571C41" w:rsidRPr="00571C41">
        <w:rPr>
          <w:b/>
          <w:bCs/>
          <w:sz w:val="24"/>
        </w:rPr>
        <w:t>]</w:t>
      </w:r>
      <w:r>
        <w:t xml:space="preserve"> disability benefits under the </w:t>
      </w:r>
      <w:r w:rsidR="00985B0E">
        <w:t>Plan</w:t>
      </w:r>
      <w:r>
        <w:t>; and</w:t>
      </w:r>
    </w:p>
    <w:p w14:paraId="57E823F7" w14:textId="00DE1BF6" w:rsidR="00831196" w:rsidRDefault="00831196" w:rsidP="00831196">
      <w:pPr>
        <w:pStyle w:val="BulletD"/>
      </w:pPr>
      <w:r>
        <w:t xml:space="preserve">participating in a </w:t>
      </w:r>
      <w:r w:rsidR="00636D21">
        <w:t xml:space="preserve">Rehabilitation Program </w:t>
      </w:r>
      <w:r>
        <w:t>that has been approved by Prudential.</w:t>
      </w:r>
    </w:p>
    <w:p w14:paraId="67877DB7" w14:textId="77EE64DE" w:rsidR="00B127B2" w:rsidRDefault="00654445" w:rsidP="02DC48EB">
      <w:pPr>
        <w:pStyle w:val="2Text"/>
      </w:pPr>
      <w:r>
        <w:t>The</w:t>
      </w:r>
      <w:r w:rsidR="488768E8">
        <w:t xml:space="preserve"> </w:t>
      </w:r>
      <w:r w:rsidR="0D685298" w:rsidRPr="23BA6C92">
        <w:rPr>
          <w:b/>
          <w:bCs/>
          <w:color w:val="FF0000"/>
          <w:sz w:val="24"/>
          <w:szCs w:val="24"/>
          <w:vertAlign w:val="superscript"/>
        </w:rPr>
        <w:t>CV7</w:t>
      </w:r>
      <w:r w:rsidR="0D685298" w:rsidRPr="23BA6C92">
        <w:rPr>
          <w:b/>
          <w:bCs/>
          <w:sz w:val="24"/>
          <w:szCs w:val="24"/>
        </w:rPr>
        <w:t>[</w:t>
      </w:r>
      <w:r w:rsidR="0D685298">
        <w:t>Spouse</w:t>
      </w:r>
      <w:r w:rsidR="0D685298" w:rsidRPr="23BA6C92">
        <w:rPr>
          <w:b/>
          <w:bCs/>
          <w:sz w:val="24"/>
          <w:szCs w:val="24"/>
        </w:rPr>
        <w:t>]</w:t>
      </w:r>
      <w:r w:rsidR="0D685298">
        <w:t xml:space="preserve"> and Elder Care Benefit</w:t>
      </w:r>
      <w:r w:rsidR="488768E8">
        <w:t xml:space="preserve"> amount is equal to </w:t>
      </w:r>
      <w:r w:rsidR="00BF0C1E">
        <w:t>the amount</w:t>
      </w:r>
      <w:r w:rsidR="001B53F2">
        <w:t xml:space="preserve"> of</w:t>
      </w:r>
      <w:r w:rsidR="488768E8">
        <w:t xml:space="preserve"> Your Eligible </w:t>
      </w:r>
      <w:r w:rsidR="4992EA27" w:rsidRPr="29637E60">
        <w:rPr>
          <w:b/>
          <w:bCs/>
          <w:color w:val="FF0000"/>
          <w:sz w:val="24"/>
          <w:szCs w:val="24"/>
          <w:vertAlign w:val="superscript"/>
        </w:rPr>
        <w:t>CV7</w:t>
      </w:r>
      <w:r w:rsidR="00D707D9" w:rsidRPr="00D707D9">
        <w:rPr>
          <w:b/>
          <w:sz w:val="24"/>
        </w:rPr>
        <w:t>[</w:t>
      </w:r>
      <w:r w:rsidR="39653CEA">
        <w:t>Spouse</w:t>
      </w:r>
      <w:r w:rsidR="39653CEA" w:rsidRPr="7EF38A41">
        <w:rPr>
          <w:b/>
          <w:bCs/>
          <w:sz w:val="24"/>
          <w:szCs w:val="24"/>
        </w:rPr>
        <w:t>]</w:t>
      </w:r>
      <w:r w:rsidR="39653CEA">
        <w:t xml:space="preserve"> and Elder Care</w:t>
      </w:r>
      <w:r w:rsidR="488768E8">
        <w:t xml:space="preserve"> </w:t>
      </w:r>
      <w:r w:rsidR="65DE8103">
        <w:t xml:space="preserve">Expenses </w:t>
      </w:r>
      <w:r w:rsidR="004851AB">
        <w:t xml:space="preserve">up to the Maximum Weekly </w:t>
      </w:r>
      <w:r w:rsidR="00870811">
        <w:t xml:space="preserve">of </w:t>
      </w:r>
      <w:r w:rsidR="00870811" w:rsidRPr="00B37216">
        <w:rPr>
          <w:b/>
          <w:bCs/>
          <w:color w:val="FF0000"/>
          <w:sz w:val="24"/>
          <w:vertAlign w:val="superscript"/>
        </w:rPr>
        <w:t>CV7</w:t>
      </w:r>
      <w:r w:rsidR="00870811" w:rsidRPr="00571C41">
        <w:rPr>
          <w:b/>
          <w:bCs/>
          <w:sz w:val="24"/>
        </w:rPr>
        <w:t>[</w:t>
      </w:r>
      <w:r w:rsidR="00870811">
        <w:t>Spouse</w:t>
      </w:r>
      <w:r w:rsidR="00870811" w:rsidRPr="00571C41">
        <w:rPr>
          <w:b/>
          <w:bCs/>
          <w:sz w:val="24"/>
        </w:rPr>
        <w:t>]</w:t>
      </w:r>
      <w:r w:rsidR="00870811">
        <w:t xml:space="preserve"> and Elder Care </w:t>
      </w:r>
      <w:r w:rsidR="006F79AE">
        <w:t xml:space="preserve">amount.  </w:t>
      </w:r>
    </w:p>
    <w:p w14:paraId="7466E919" w14:textId="0A536653" w:rsidR="02DC48EB" w:rsidRDefault="00940320" w:rsidP="02DC48EB">
      <w:pPr>
        <w:pStyle w:val="2Text"/>
      </w:pPr>
      <w:r>
        <w:lastRenderedPageBreak/>
        <w:t xml:space="preserve">Your maximum </w:t>
      </w:r>
      <w:r w:rsidRPr="00B37216">
        <w:rPr>
          <w:b/>
          <w:bCs/>
          <w:color w:val="FF0000"/>
          <w:sz w:val="24"/>
          <w:vertAlign w:val="superscript"/>
        </w:rPr>
        <w:t>CV7</w:t>
      </w:r>
      <w:r w:rsidRPr="00571C41">
        <w:rPr>
          <w:b/>
          <w:bCs/>
          <w:sz w:val="24"/>
        </w:rPr>
        <w:t>[</w:t>
      </w:r>
      <w:r>
        <w:t>Spouse</w:t>
      </w:r>
      <w:r w:rsidRPr="00571C41">
        <w:rPr>
          <w:b/>
          <w:bCs/>
          <w:sz w:val="24"/>
        </w:rPr>
        <w:t>]</w:t>
      </w:r>
      <w:r>
        <w:t xml:space="preserve"> and Elder Care amount</w:t>
      </w:r>
      <w:r w:rsidR="007564B7">
        <w:t xml:space="preserve"> is equal to </w:t>
      </w:r>
      <w:r w:rsidR="488768E8" w:rsidRPr="02DC48EB">
        <w:rPr>
          <w:b/>
          <w:bCs/>
          <w:color w:val="FF0000"/>
          <w:sz w:val="24"/>
          <w:szCs w:val="24"/>
          <w:vertAlign w:val="superscript"/>
        </w:rPr>
        <w:t>10</w:t>
      </w:r>
      <w:r w:rsidR="488768E8" w:rsidRPr="02DC48EB">
        <w:rPr>
          <w:b/>
          <w:bCs/>
          <w:sz w:val="24"/>
          <w:szCs w:val="24"/>
        </w:rPr>
        <w:t>[</w:t>
      </w:r>
      <w:r w:rsidR="488768E8">
        <w:t>$50 to unlimited</w:t>
      </w:r>
      <w:r w:rsidR="488768E8" w:rsidRPr="02DC48EB">
        <w:rPr>
          <w:b/>
          <w:bCs/>
          <w:sz w:val="24"/>
          <w:szCs w:val="24"/>
        </w:rPr>
        <w:t>]</w:t>
      </w:r>
      <w:r w:rsidR="488768E8">
        <w:t xml:space="preserve"> times the number of </w:t>
      </w:r>
      <w:r w:rsidR="00991E52">
        <w:t xml:space="preserve">Eligible </w:t>
      </w:r>
      <w:r w:rsidR="379BAEBD">
        <w:t>Family Members</w:t>
      </w:r>
      <w:r w:rsidR="488768E8">
        <w:t xml:space="preserve">. </w:t>
      </w:r>
      <w:r w:rsidR="488768E8" w:rsidRPr="02DC48EB">
        <w:rPr>
          <w:b/>
          <w:bCs/>
          <w:color w:val="FF0000"/>
          <w:sz w:val="24"/>
          <w:szCs w:val="24"/>
          <w:vertAlign w:val="superscript"/>
        </w:rPr>
        <w:t>3a</w:t>
      </w:r>
      <w:r w:rsidR="488768E8" w:rsidRPr="02DC48EB">
        <w:rPr>
          <w:b/>
          <w:bCs/>
          <w:sz w:val="24"/>
          <w:szCs w:val="24"/>
        </w:rPr>
        <w:t>[</w:t>
      </w:r>
      <w:r w:rsidR="488768E8">
        <w:t>The Maximum Weekly Benefit payment does not apply.</w:t>
      </w:r>
      <w:r w:rsidR="488768E8" w:rsidRPr="02DC48EB">
        <w:rPr>
          <w:b/>
          <w:bCs/>
          <w:sz w:val="24"/>
          <w:szCs w:val="24"/>
        </w:rPr>
        <w:t>]</w:t>
      </w:r>
    </w:p>
    <w:p w14:paraId="00D06720" w14:textId="3A1CC86A" w:rsidR="00AD6DF9" w:rsidRDefault="00D60341" w:rsidP="00B37216">
      <w:pPr>
        <w:pStyle w:val="2Text"/>
      </w:pPr>
      <w:r>
        <w:t>Your</w:t>
      </w:r>
      <w:r w:rsidR="00FB56AF">
        <w:t xml:space="preserve"> </w:t>
      </w:r>
      <w:r w:rsidR="0026625A">
        <w:t xml:space="preserve">Maximum Period </w:t>
      </w:r>
      <w:r w:rsidR="00FB56AF">
        <w:t xml:space="preserve">of </w:t>
      </w:r>
      <w:r w:rsidR="00FB56AF" w:rsidRPr="00B37216">
        <w:rPr>
          <w:b/>
          <w:bCs/>
          <w:color w:val="FF0000"/>
          <w:sz w:val="24"/>
          <w:vertAlign w:val="superscript"/>
        </w:rPr>
        <w:t>CV7</w:t>
      </w:r>
      <w:r w:rsidR="00571C41" w:rsidRPr="00571C41">
        <w:rPr>
          <w:b/>
          <w:bCs/>
          <w:sz w:val="24"/>
        </w:rPr>
        <w:t>[</w:t>
      </w:r>
      <w:r w:rsidR="00FB56AF">
        <w:t>Spouse</w:t>
      </w:r>
      <w:r w:rsidR="00571C41" w:rsidRPr="00571C41">
        <w:rPr>
          <w:b/>
          <w:bCs/>
          <w:sz w:val="24"/>
        </w:rPr>
        <w:t>]</w:t>
      </w:r>
      <w:r w:rsidR="00FB56AF">
        <w:t xml:space="preserve"> and </w:t>
      </w:r>
      <w:r w:rsidR="00210158">
        <w:t>Elder Care Benefit</w:t>
      </w:r>
      <w:r w:rsidR="00FB56AF">
        <w:t xml:space="preserve"> </w:t>
      </w:r>
      <w:r w:rsidR="00646970">
        <w:t>P</w:t>
      </w:r>
      <w:r w:rsidR="00FB56AF">
        <w:t xml:space="preserve">ayment is </w:t>
      </w:r>
      <w:r w:rsidR="00836238">
        <w:rPr>
          <w:b/>
          <w:color w:val="FF0000"/>
          <w:sz w:val="24"/>
          <w:vertAlign w:val="superscript"/>
        </w:rPr>
        <w:t>9</w:t>
      </w:r>
      <w:r w:rsidR="00836238" w:rsidRPr="00571C41">
        <w:rPr>
          <w:b/>
          <w:bCs/>
          <w:sz w:val="24"/>
        </w:rPr>
        <w:t>[</w:t>
      </w:r>
      <w:r w:rsidR="00FB56AF">
        <w:t>1 to unlimited</w:t>
      </w:r>
      <w:r w:rsidR="00836238" w:rsidRPr="00571C41">
        <w:rPr>
          <w:b/>
          <w:bCs/>
          <w:sz w:val="24"/>
        </w:rPr>
        <w:t>]</w:t>
      </w:r>
      <w:r w:rsidR="00FB56AF">
        <w:t xml:space="preserve"> weeks.</w:t>
      </w:r>
      <w:r w:rsidR="00571C41" w:rsidRPr="000C3A0B">
        <w:rPr>
          <w:b/>
          <w:bCs/>
          <w:sz w:val="24"/>
        </w:rPr>
        <w:t>]</w:t>
      </w:r>
    </w:p>
    <w:p w14:paraId="375EFA75" w14:textId="662FC9C5" w:rsidR="00E35E7A" w:rsidRPr="00E35E7A" w:rsidRDefault="008552EE" w:rsidP="00B37216">
      <w:pPr>
        <w:pStyle w:val="2Text"/>
      </w:pPr>
      <w:r>
        <w:rPr>
          <w:b/>
          <w:bCs/>
          <w:color w:val="FF0000"/>
          <w:sz w:val="24"/>
          <w:szCs w:val="24"/>
          <w:vertAlign w:val="superscript"/>
        </w:rPr>
        <w:t>6a</w:t>
      </w:r>
      <w:r w:rsidR="00571C41" w:rsidRPr="001935DA">
        <w:rPr>
          <w:b/>
          <w:sz w:val="24"/>
          <w:szCs w:val="24"/>
        </w:rPr>
        <w:t>[</w:t>
      </w:r>
      <w:r w:rsidR="00E35E7A" w:rsidRPr="00E35E7A">
        <w:t>If there is an overpayment due to Prudential</w:t>
      </w:r>
      <w:r w:rsidR="005F62D3" w:rsidRPr="005F62D3">
        <w:t xml:space="preserve"> </w:t>
      </w:r>
      <w:r w:rsidR="005F62D3">
        <w:t>for any</w:t>
      </w:r>
      <w:r w:rsidR="009656B7">
        <w:t xml:space="preserve"> Prudential</w:t>
      </w:r>
      <w:r w:rsidR="005F62D3">
        <w:t xml:space="preserve"> claim</w:t>
      </w:r>
      <w:r w:rsidR="00E35E7A" w:rsidRPr="00E35E7A">
        <w:t xml:space="preserve">, Prudential may apply </w:t>
      </w:r>
      <w:r w:rsidR="00D60341">
        <w:t>Your</w:t>
      </w:r>
      <w:r w:rsidR="00E35E7A" w:rsidRPr="00E35E7A">
        <w:t xml:space="preserve"> </w:t>
      </w:r>
      <w:r w:rsidR="00D26134">
        <w:t>Family Care</w:t>
      </w:r>
      <w:r w:rsidR="00D26134" w:rsidRPr="00E35E7A">
        <w:t xml:space="preserve"> </w:t>
      </w:r>
      <w:r w:rsidR="00D26134">
        <w:t>B</w:t>
      </w:r>
      <w:r w:rsidR="00D26134" w:rsidRPr="00E35E7A">
        <w:t xml:space="preserve">enefit </w:t>
      </w:r>
      <w:r w:rsidR="00D26134">
        <w:t>P</w:t>
      </w:r>
      <w:r w:rsidR="00D26134" w:rsidRPr="00E35E7A">
        <w:t xml:space="preserve">ayment </w:t>
      </w:r>
      <w:r w:rsidR="00E35E7A" w:rsidRPr="00E35E7A">
        <w:t>toward any outstanding overpayment.</w:t>
      </w:r>
      <w:r w:rsidR="00571C41" w:rsidRPr="00571C41">
        <w:rPr>
          <w:b/>
          <w:bCs/>
          <w:sz w:val="24"/>
        </w:rPr>
        <w:t>]</w:t>
      </w:r>
      <w:r w:rsidR="003C7568" w:rsidRPr="000C3A0B">
        <w:rPr>
          <w:b/>
          <w:bCs/>
          <w:sz w:val="24"/>
        </w:rPr>
        <w:t>]</w:t>
      </w:r>
    </w:p>
    <w:p w14:paraId="60314D4B" w14:textId="4C8F1E51" w:rsidR="005619E3" w:rsidRDefault="005619E3" w:rsidP="005619E3">
      <w:pPr>
        <w:pStyle w:val="SubtitleD"/>
      </w:pPr>
      <w:r w:rsidRPr="009E47FB">
        <w:rPr>
          <w:rFonts w:ascii="Arial" w:hAnsi="Arial"/>
          <w:color w:val="FF0000"/>
          <w:vertAlign w:val="superscript"/>
        </w:rPr>
        <w:t xml:space="preserve"> </w:t>
      </w:r>
      <w:r w:rsidR="000D60F8">
        <w:rPr>
          <w:rFonts w:ascii="Arial" w:hAnsi="Arial"/>
          <w:color w:val="FF0000"/>
          <w:vertAlign w:val="superscript"/>
        </w:rPr>
        <w:t>7</w:t>
      </w:r>
      <w:r w:rsidR="00571C41" w:rsidRPr="001935DA">
        <w:rPr>
          <w:rFonts w:ascii="Arial" w:hAnsi="Arial"/>
        </w:rPr>
        <w:t>[</w:t>
      </w:r>
      <w:r w:rsidR="008C3175">
        <w:t>Relocation Expense Benefit</w:t>
      </w:r>
    </w:p>
    <w:p w14:paraId="294CC799" w14:textId="21043D61" w:rsidR="007A5F9F" w:rsidRDefault="009659D8" w:rsidP="00B37216">
      <w:pPr>
        <w:pStyle w:val="2Text"/>
      </w:pPr>
      <w:r>
        <w:t>I</w:t>
      </w:r>
      <w:r w:rsidR="009A3FDC">
        <w:t xml:space="preserve">f </w:t>
      </w:r>
      <w:r w:rsidR="00831858">
        <w:t>You</w:t>
      </w:r>
      <w:r w:rsidR="009A3FDC">
        <w:t xml:space="preserve"> return to</w:t>
      </w:r>
      <w:r w:rsidR="00624C1F">
        <w:t xml:space="preserve"> </w:t>
      </w:r>
      <w:r w:rsidR="006F522A">
        <w:t>active employment</w:t>
      </w:r>
      <w:r w:rsidR="009A3FDC">
        <w:t xml:space="preserve">, but not with </w:t>
      </w:r>
      <w:r w:rsidR="00DA38B2" w:rsidRPr="00987A39">
        <w:rPr>
          <w:b/>
          <w:color w:val="FF0000"/>
          <w:sz w:val="24"/>
          <w:vertAlign w:val="superscript"/>
        </w:rPr>
        <w:t>CV2</w:t>
      </w:r>
      <w:r w:rsidR="00571C41" w:rsidRPr="00571C41">
        <w:rPr>
          <w:b/>
          <w:bCs/>
          <w:sz w:val="24"/>
        </w:rPr>
        <w:t>[</w:t>
      </w:r>
      <w:r w:rsidR="005B52CC">
        <w:t>Y</w:t>
      </w:r>
      <w:r w:rsidR="009A3FDC">
        <w:t>our Employer</w:t>
      </w:r>
      <w:r w:rsidR="00571C41" w:rsidRPr="00571C41">
        <w:rPr>
          <w:b/>
          <w:bCs/>
          <w:sz w:val="24"/>
        </w:rPr>
        <w:t>]</w:t>
      </w:r>
      <w:r w:rsidR="00C27E51">
        <w:t xml:space="preserve">, </w:t>
      </w:r>
      <w:r w:rsidR="00831858">
        <w:t>You</w:t>
      </w:r>
      <w:r w:rsidR="00C27E51">
        <w:t xml:space="preserve"> may be eligible </w:t>
      </w:r>
      <w:r w:rsidR="005926C5">
        <w:t xml:space="preserve">for </w:t>
      </w:r>
      <w:r w:rsidR="00C27E51">
        <w:t xml:space="preserve">a </w:t>
      </w:r>
      <w:r w:rsidR="00C27E51" w:rsidRPr="00B37216">
        <w:rPr>
          <w:bCs/>
          <w:iCs/>
        </w:rPr>
        <w:t>Relocation Expense Benefit</w:t>
      </w:r>
      <w:r w:rsidR="009A3FDC">
        <w:t xml:space="preserve"> </w:t>
      </w:r>
      <w:r w:rsidR="00C27E51">
        <w:t>i</w:t>
      </w:r>
      <w:r w:rsidR="00875BB6">
        <w:t xml:space="preserve">f </w:t>
      </w:r>
      <w:r w:rsidR="00831858">
        <w:t>You</w:t>
      </w:r>
      <w:r w:rsidR="00D45536">
        <w:t xml:space="preserve"> demonstrate satisfactory to Prudential that </w:t>
      </w:r>
      <w:r w:rsidR="00EB2794">
        <w:t>Y</w:t>
      </w:r>
      <w:r w:rsidR="00D45536">
        <w:t>ou</w:t>
      </w:r>
      <w:r w:rsidR="00875BB6">
        <w:t xml:space="preserve"> meet the below conditions</w:t>
      </w:r>
      <w:r w:rsidR="007A5F9F" w:rsidRPr="00987A39">
        <w:t>:</w:t>
      </w:r>
    </w:p>
    <w:p w14:paraId="248A29B2" w14:textId="41AFECE3" w:rsidR="00310B43" w:rsidRDefault="009C01C1" w:rsidP="00B37216">
      <w:pPr>
        <w:pStyle w:val="BulletD"/>
      </w:pPr>
      <w:r>
        <w:rPr>
          <w:b/>
          <w:color w:val="FF0000"/>
          <w:sz w:val="24"/>
          <w:szCs w:val="24"/>
          <w:vertAlign w:val="superscript"/>
        </w:rPr>
        <w:t>7a</w:t>
      </w:r>
      <w:r w:rsidR="00571C41" w:rsidRPr="001935DA">
        <w:rPr>
          <w:b/>
          <w:sz w:val="24"/>
          <w:szCs w:val="24"/>
        </w:rPr>
        <w:t>[</w:t>
      </w:r>
      <w:r w:rsidR="005B52CC">
        <w:t>Y</w:t>
      </w:r>
      <w:r w:rsidR="00310B43" w:rsidRPr="005C6341">
        <w:t xml:space="preserve">ou are receiving </w:t>
      </w:r>
      <w:r w:rsidR="00CE230F" w:rsidRPr="00494B11">
        <w:rPr>
          <w:b/>
          <w:color w:val="FF0000"/>
          <w:sz w:val="24"/>
          <w:vertAlign w:val="superscript"/>
        </w:rPr>
        <w:t>CV</w:t>
      </w:r>
      <w:r w:rsidR="00CE230F">
        <w:rPr>
          <w:b/>
          <w:color w:val="FF0000"/>
          <w:sz w:val="24"/>
          <w:vertAlign w:val="superscript"/>
        </w:rPr>
        <w:t>1</w:t>
      </w:r>
      <w:r w:rsidR="00571C41" w:rsidRPr="00571C41">
        <w:rPr>
          <w:b/>
          <w:bCs/>
          <w:sz w:val="24"/>
        </w:rPr>
        <w:t>[</w:t>
      </w:r>
      <w:r w:rsidR="00957D9F">
        <w:t>short</w:t>
      </w:r>
      <w:r w:rsidR="00310B43" w:rsidRPr="005C6341">
        <w:t xml:space="preserve"> term</w:t>
      </w:r>
      <w:r w:rsidR="00571C41" w:rsidRPr="00571C41">
        <w:rPr>
          <w:b/>
          <w:bCs/>
          <w:sz w:val="24"/>
        </w:rPr>
        <w:t>]</w:t>
      </w:r>
      <w:r w:rsidR="00310B43" w:rsidRPr="005C6341">
        <w:t xml:space="preserve"> disability benefits under the Plan;</w:t>
      </w:r>
      <w:r w:rsidR="00246FE0">
        <w:t xml:space="preserve"> and</w:t>
      </w:r>
    </w:p>
    <w:p w14:paraId="1BDD3F88" w14:textId="4C240640" w:rsidR="00310B43" w:rsidRPr="006B074E" w:rsidRDefault="00831858" w:rsidP="00B37216">
      <w:pPr>
        <w:pStyle w:val="BulletD"/>
      </w:pPr>
      <w:r>
        <w:t>You</w:t>
      </w:r>
      <w:r w:rsidR="00310B43" w:rsidRPr="006B074E">
        <w:t xml:space="preserve"> are </w:t>
      </w:r>
      <w:r w:rsidR="00F41660">
        <w:t xml:space="preserve">not able to return to work for </w:t>
      </w:r>
      <w:r w:rsidR="009C01C1" w:rsidRPr="00494B11">
        <w:rPr>
          <w:b/>
          <w:color w:val="FF0000"/>
          <w:sz w:val="24"/>
          <w:vertAlign w:val="superscript"/>
        </w:rPr>
        <w:t>CV2</w:t>
      </w:r>
      <w:r w:rsidR="00571C41" w:rsidRPr="00571C41">
        <w:rPr>
          <w:b/>
          <w:bCs/>
          <w:sz w:val="24"/>
        </w:rPr>
        <w:t>[</w:t>
      </w:r>
      <w:r w:rsidR="005B52CC">
        <w:t>Y</w:t>
      </w:r>
      <w:r w:rsidR="00F41660">
        <w:t>our Employer</w:t>
      </w:r>
      <w:r w:rsidR="00571C41" w:rsidRPr="00571C41">
        <w:rPr>
          <w:b/>
          <w:bCs/>
          <w:sz w:val="24"/>
        </w:rPr>
        <w:t>]</w:t>
      </w:r>
      <w:r w:rsidR="00F41660">
        <w:t>, work for another employer</w:t>
      </w:r>
      <w:r w:rsidR="00E40CAA">
        <w:t xml:space="preserve"> or are self-employed within </w:t>
      </w:r>
      <w:r w:rsidR="00714507">
        <w:rPr>
          <w:b/>
          <w:color w:val="FF0000"/>
          <w:sz w:val="24"/>
          <w:szCs w:val="24"/>
          <w:vertAlign w:val="superscript"/>
        </w:rPr>
        <w:t>7b</w:t>
      </w:r>
      <w:r w:rsidR="00571C41" w:rsidRPr="00571C41">
        <w:rPr>
          <w:b/>
          <w:bCs/>
          <w:sz w:val="24"/>
        </w:rPr>
        <w:t>[</w:t>
      </w:r>
      <w:r w:rsidR="00A36DA6">
        <w:t xml:space="preserve">50 </w:t>
      </w:r>
      <w:r w:rsidR="0059614D">
        <w:t>–</w:t>
      </w:r>
      <w:r w:rsidR="00A36DA6">
        <w:t xml:space="preserve"> 500</w:t>
      </w:r>
      <w:r w:rsidR="00571C41" w:rsidRPr="00571C41">
        <w:rPr>
          <w:b/>
          <w:bCs/>
          <w:sz w:val="24"/>
        </w:rPr>
        <w:t>]</w:t>
      </w:r>
      <w:r w:rsidR="00A36DA6">
        <w:t xml:space="preserve"> mile radius of </w:t>
      </w:r>
      <w:r w:rsidR="00D60341">
        <w:t>Your</w:t>
      </w:r>
      <w:r w:rsidR="00A36DA6">
        <w:t xml:space="preserve"> </w:t>
      </w:r>
      <w:r w:rsidR="00E152FB">
        <w:t xml:space="preserve">primary </w:t>
      </w:r>
      <w:r w:rsidR="00400CDD">
        <w:t>residence</w:t>
      </w:r>
      <w:r w:rsidR="00310B43" w:rsidRPr="006B074E">
        <w:t xml:space="preserve">; </w:t>
      </w:r>
      <w:r w:rsidR="00246FE0">
        <w:t>and</w:t>
      </w:r>
    </w:p>
    <w:p w14:paraId="4F11E0D8" w14:textId="127F6A8E" w:rsidR="00310B43" w:rsidRDefault="0029232A" w:rsidP="00B37216">
      <w:pPr>
        <w:pStyle w:val="BulletD"/>
      </w:pPr>
      <w:r>
        <w:t xml:space="preserve">the relocation will enable </w:t>
      </w:r>
      <w:r w:rsidR="00EB2794">
        <w:t>You</w:t>
      </w:r>
      <w:r w:rsidR="00B825CF">
        <w:t xml:space="preserve"> to return to </w:t>
      </w:r>
      <w:r w:rsidR="00B825CF" w:rsidRPr="00987A39">
        <w:t>active</w:t>
      </w:r>
      <w:r w:rsidR="00856FB8" w:rsidRPr="00987A39">
        <w:t xml:space="preserve"> </w:t>
      </w:r>
      <w:r w:rsidR="00834A69" w:rsidRPr="00987A39">
        <w:t>e</w:t>
      </w:r>
      <w:r w:rsidR="00856FB8" w:rsidRPr="00987A39">
        <w:t>mployment</w:t>
      </w:r>
      <w:r w:rsidR="00856FB8">
        <w:t xml:space="preserve"> at another job or on a self-employed basis more than </w:t>
      </w:r>
      <w:r w:rsidR="00714507">
        <w:rPr>
          <w:b/>
          <w:color w:val="FF0000"/>
          <w:sz w:val="24"/>
          <w:szCs w:val="24"/>
          <w:vertAlign w:val="superscript"/>
        </w:rPr>
        <w:t>7b</w:t>
      </w:r>
      <w:r w:rsidR="00571C41" w:rsidRPr="001935DA">
        <w:rPr>
          <w:b/>
          <w:sz w:val="24"/>
          <w:szCs w:val="24"/>
        </w:rPr>
        <w:t>[</w:t>
      </w:r>
      <w:r w:rsidR="00540AC6">
        <w:t>50 – 500</w:t>
      </w:r>
      <w:r w:rsidR="00571C41" w:rsidRPr="00571C41">
        <w:rPr>
          <w:b/>
          <w:bCs/>
          <w:sz w:val="24"/>
        </w:rPr>
        <w:t>]</w:t>
      </w:r>
      <w:r w:rsidR="00540AC6">
        <w:t xml:space="preserve"> mile radius of </w:t>
      </w:r>
      <w:r w:rsidR="00D60341">
        <w:t>Your</w:t>
      </w:r>
      <w:r w:rsidR="00E152FB">
        <w:t xml:space="preserve"> primary</w:t>
      </w:r>
      <w:r w:rsidR="00540AC6">
        <w:t xml:space="preserve"> residence;</w:t>
      </w:r>
      <w:r w:rsidR="00267B06">
        <w:t xml:space="preserve"> </w:t>
      </w:r>
      <w:r w:rsidR="00246FE0">
        <w:t>and</w:t>
      </w:r>
    </w:p>
    <w:p w14:paraId="7BEBAF3C" w14:textId="02387CB4" w:rsidR="00310B43" w:rsidRDefault="00831858" w:rsidP="00B37216">
      <w:pPr>
        <w:pStyle w:val="BulletD"/>
      </w:pPr>
      <w:r>
        <w:t>You</w:t>
      </w:r>
      <w:r w:rsidR="00310B43" w:rsidRPr="00C156AF">
        <w:t xml:space="preserve"> have been </w:t>
      </w:r>
      <w:r w:rsidR="00167306" w:rsidRPr="00987A39">
        <w:t>Disabled</w:t>
      </w:r>
      <w:r w:rsidR="00167306" w:rsidRPr="005712C2">
        <w:t xml:space="preserve"> </w:t>
      </w:r>
      <w:r w:rsidR="00310B43" w:rsidRPr="00C156AF">
        <w:t xml:space="preserve">for the greater of </w:t>
      </w:r>
      <w:r w:rsidR="00B51408">
        <w:rPr>
          <w:b/>
          <w:color w:val="FF0000"/>
          <w:sz w:val="24"/>
          <w:szCs w:val="24"/>
          <w:vertAlign w:val="superscript"/>
        </w:rPr>
        <w:t>7c</w:t>
      </w:r>
      <w:r w:rsidR="00571C41" w:rsidRPr="00571C41">
        <w:rPr>
          <w:b/>
          <w:bCs/>
          <w:sz w:val="24"/>
        </w:rPr>
        <w:t>[</w:t>
      </w:r>
      <w:r w:rsidR="00310B43" w:rsidRPr="00C156AF">
        <w:t xml:space="preserve">1 – 365 </w:t>
      </w:r>
      <w:r w:rsidR="000B4CC2">
        <w:t xml:space="preserve">consecutive </w:t>
      </w:r>
      <w:r w:rsidR="00310B43" w:rsidRPr="00C156AF">
        <w:t>days</w:t>
      </w:r>
      <w:r w:rsidR="00571C41" w:rsidRPr="00571C41">
        <w:rPr>
          <w:b/>
          <w:bCs/>
          <w:sz w:val="24"/>
        </w:rPr>
        <w:t>]</w:t>
      </w:r>
      <w:r w:rsidR="00310B43" w:rsidRPr="00C156AF">
        <w:t xml:space="preserve"> or </w:t>
      </w:r>
      <w:r w:rsidR="00D60341">
        <w:t>Your</w:t>
      </w:r>
      <w:r w:rsidR="00310B43" w:rsidRPr="00C156AF">
        <w:t xml:space="preserve"> </w:t>
      </w:r>
      <w:r w:rsidR="00DB3F54" w:rsidRPr="00987A39">
        <w:t>Elimination Period</w:t>
      </w:r>
      <w:r w:rsidR="00C156AF">
        <w:t xml:space="preserve">; </w:t>
      </w:r>
      <w:r w:rsidR="00246FE0">
        <w:t>and</w:t>
      </w:r>
    </w:p>
    <w:p w14:paraId="51ADC3AD" w14:textId="095D20AF" w:rsidR="00962455" w:rsidRPr="00202DB8" w:rsidRDefault="00831858" w:rsidP="00B37216">
      <w:pPr>
        <w:pStyle w:val="BulletD"/>
      </w:pPr>
      <w:r>
        <w:t>You</w:t>
      </w:r>
      <w:r w:rsidR="00962455">
        <w:t xml:space="preserve"> </w:t>
      </w:r>
      <w:r w:rsidR="00962455" w:rsidRPr="005B52CC">
        <w:t>participate</w:t>
      </w:r>
      <w:r w:rsidR="00962455">
        <w:t xml:space="preserve"> in a</w:t>
      </w:r>
      <w:r w:rsidR="00917D1E">
        <w:t xml:space="preserve"> Prudential </w:t>
      </w:r>
      <w:r w:rsidR="00FE79CD">
        <w:t>approved</w:t>
      </w:r>
      <w:r w:rsidR="00962455">
        <w:t xml:space="preserve"> </w:t>
      </w:r>
      <w:r w:rsidR="00636D21">
        <w:t xml:space="preserve">Rehabilitation Program </w:t>
      </w:r>
      <w:r w:rsidR="00962455">
        <w:t xml:space="preserve">while </w:t>
      </w:r>
      <w:r>
        <w:t>You</w:t>
      </w:r>
      <w:r w:rsidR="00962455">
        <w:t xml:space="preserve"> are </w:t>
      </w:r>
      <w:r w:rsidR="00FF5545">
        <w:t>Disabled</w:t>
      </w:r>
      <w:r w:rsidR="00962455">
        <w:t>; and,</w:t>
      </w:r>
    </w:p>
    <w:p w14:paraId="69D94C02" w14:textId="0A9D48E4" w:rsidR="00310B43" w:rsidRDefault="00811BC2" w:rsidP="00B37216">
      <w:pPr>
        <w:pStyle w:val="BulletD"/>
      </w:pPr>
      <w:r>
        <w:t>the</w:t>
      </w:r>
      <w:r w:rsidR="007E5C6B">
        <w:t xml:space="preserve"> </w:t>
      </w:r>
      <w:r w:rsidR="00DA1D09">
        <w:t>R</w:t>
      </w:r>
      <w:r w:rsidR="00590581">
        <w:t>e</w:t>
      </w:r>
      <w:r w:rsidR="007E5C6B">
        <w:t xml:space="preserve">location </w:t>
      </w:r>
      <w:r w:rsidR="00DA1D09">
        <w:t>E</w:t>
      </w:r>
      <w:r w:rsidR="007E5C6B">
        <w:t>xpense</w:t>
      </w:r>
      <w:r>
        <w:t xml:space="preserve">s are approved by Prudential </w:t>
      </w:r>
      <w:r w:rsidR="00BB7568">
        <w:t>in writing.</w:t>
      </w:r>
      <w:r w:rsidR="00571C41" w:rsidRPr="00571C41">
        <w:rPr>
          <w:b/>
          <w:bCs/>
          <w:sz w:val="24"/>
        </w:rPr>
        <w:t>]</w:t>
      </w:r>
      <w:r w:rsidR="00310B43">
        <w:t xml:space="preserve"> </w:t>
      </w:r>
    </w:p>
    <w:p w14:paraId="37CF3853" w14:textId="5DF55EA6" w:rsidR="000B1183" w:rsidRPr="00E87A48" w:rsidRDefault="000B1183" w:rsidP="00B37216">
      <w:pPr>
        <w:pStyle w:val="2Text"/>
      </w:pPr>
      <w:r w:rsidRPr="00E87A48">
        <w:t>Prudential will not</w:t>
      </w:r>
      <w:r w:rsidR="00855AD8">
        <w:t xml:space="preserve"> reimburse for </w:t>
      </w:r>
      <w:r w:rsidR="00927D15">
        <w:t>R</w:t>
      </w:r>
      <w:r w:rsidR="00E53536">
        <w:t xml:space="preserve">elocation </w:t>
      </w:r>
      <w:r w:rsidR="00927D15">
        <w:t>E</w:t>
      </w:r>
      <w:r w:rsidR="00E53536">
        <w:t>xpenses</w:t>
      </w:r>
      <w:r w:rsidR="00F81F0A">
        <w:t xml:space="preserve"> </w:t>
      </w:r>
      <w:r w:rsidR="00E53536">
        <w:t xml:space="preserve">if they were incurred for services by </w:t>
      </w:r>
      <w:r w:rsidRPr="00E87A48">
        <w:t xml:space="preserve">any relative including, but not limited to, </w:t>
      </w:r>
      <w:r w:rsidR="00831858">
        <w:t>You</w:t>
      </w:r>
      <w:r w:rsidRPr="00E87A48">
        <w:t xml:space="preserve">, </w:t>
      </w:r>
      <w:r w:rsidR="00D60341">
        <w:t>Your</w:t>
      </w:r>
      <w:r w:rsidRPr="00E87A48">
        <w:t xml:space="preserve"> </w:t>
      </w:r>
      <w:r w:rsidR="0078040D" w:rsidRPr="00987A39">
        <w:rPr>
          <w:b/>
          <w:color w:val="FF0000"/>
          <w:sz w:val="24"/>
          <w:vertAlign w:val="superscript"/>
        </w:rPr>
        <w:t>CV7</w:t>
      </w:r>
      <w:r w:rsidR="00571C41" w:rsidRPr="00571C41">
        <w:rPr>
          <w:b/>
          <w:bCs/>
          <w:sz w:val="24"/>
        </w:rPr>
        <w:t>[</w:t>
      </w:r>
      <w:r w:rsidR="006340F3">
        <w:t>Spouse</w:t>
      </w:r>
      <w:r w:rsidR="00571C41" w:rsidRPr="00571C41">
        <w:rPr>
          <w:b/>
          <w:bCs/>
          <w:sz w:val="24"/>
        </w:rPr>
        <w:t>]</w:t>
      </w:r>
      <w:r w:rsidRPr="00E87A48">
        <w:t xml:space="preserve">, or a child, brother, sister, or parent of </w:t>
      </w:r>
      <w:r w:rsidR="00831858">
        <w:t>You</w:t>
      </w:r>
      <w:r w:rsidRPr="00E87A48">
        <w:t xml:space="preserve"> or </w:t>
      </w:r>
      <w:r w:rsidR="00D60341">
        <w:t>Your</w:t>
      </w:r>
      <w:r w:rsidRPr="00E87A48">
        <w:t xml:space="preserve"> </w:t>
      </w:r>
      <w:r w:rsidR="0078040D" w:rsidRPr="00987A39">
        <w:rPr>
          <w:b/>
          <w:color w:val="FF0000"/>
          <w:sz w:val="24"/>
          <w:vertAlign w:val="superscript"/>
        </w:rPr>
        <w:t>CV7</w:t>
      </w:r>
      <w:r w:rsidR="00571C41" w:rsidRPr="00571C41">
        <w:rPr>
          <w:b/>
          <w:bCs/>
          <w:sz w:val="24"/>
        </w:rPr>
        <w:t>[</w:t>
      </w:r>
      <w:r w:rsidR="006340F3">
        <w:t>Spouse</w:t>
      </w:r>
      <w:r w:rsidR="00571C41" w:rsidRPr="00571C41">
        <w:rPr>
          <w:b/>
          <w:bCs/>
          <w:sz w:val="24"/>
        </w:rPr>
        <w:t>]</w:t>
      </w:r>
      <w:r w:rsidR="00E53536">
        <w:t xml:space="preserve"> or someone who is living in </w:t>
      </w:r>
      <w:r w:rsidR="00D60341">
        <w:t>Your</w:t>
      </w:r>
      <w:r w:rsidR="00E53536">
        <w:t xml:space="preserve"> </w:t>
      </w:r>
      <w:r w:rsidR="00A55E67">
        <w:t>residence.</w:t>
      </w:r>
      <w:r w:rsidR="007765A1">
        <w:t xml:space="preserve"> </w:t>
      </w:r>
    </w:p>
    <w:p w14:paraId="1B1A795B" w14:textId="634AEF50" w:rsidR="00A761A7" w:rsidRDefault="007B3582" w:rsidP="00B37216">
      <w:pPr>
        <w:pStyle w:val="2Text"/>
      </w:pPr>
      <w:r w:rsidRPr="00987A39">
        <w:rPr>
          <w:rFonts w:eastAsia="Calibri" w:cs="Arial"/>
          <w:b/>
          <w:color w:val="FF0000"/>
          <w:sz w:val="24"/>
          <w:vertAlign w:val="superscript"/>
        </w:rPr>
        <w:t>7e</w:t>
      </w:r>
      <w:r w:rsidR="00571C41" w:rsidRPr="00571C41">
        <w:rPr>
          <w:rFonts w:eastAsia="Calibri" w:cs="Arial"/>
          <w:b/>
          <w:bCs/>
          <w:sz w:val="24"/>
        </w:rPr>
        <w:t>[</w:t>
      </w:r>
      <w:r w:rsidR="00A761A7">
        <w:rPr>
          <w:rFonts w:eastAsia="Calibri" w:cs="Arial"/>
        </w:rPr>
        <w:t xml:space="preserve">For </w:t>
      </w:r>
      <w:r w:rsidR="00A761A7" w:rsidRPr="00B37216">
        <w:t>the</w:t>
      </w:r>
      <w:r w:rsidR="00A761A7">
        <w:rPr>
          <w:rFonts w:eastAsia="Calibri" w:cs="Arial"/>
        </w:rPr>
        <w:t xml:space="preserve"> purposes of this Relocation Expense Benefit, </w:t>
      </w:r>
      <w:r w:rsidR="003B254A">
        <w:rPr>
          <w:rFonts w:eastAsia="Calibri" w:cs="Arial"/>
        </w:rPr>
        <w:t>We</w:t>
      </w:r>
      <w:r w:rsidR="00A761A7">
        <w:rPr>
          <w:rFonts w:eastAsia="Calibri" w:cs="Arial"/>
        </w:rPr>
        <w:t xml:space="preserve"> reserve the right to determine whether relocation will enable </w:t>
      </w:r>
      <w:r w:rsidR="00831858">
        <w:rPr>
          <w:rFonts w:eastAsia="Calibri" w:cs="Arial"/>
        </w:rPr>
        <w:t>You</w:t>
      </w:r>
      <w:r w:rsidR="00A761A7">
        <w:rPr>
          <w:rFonts w:eastAsia="Calibri" w:cs="Arial"/>
        </w:rPr>
        <w:t xml:space="preserve"> to return to </w:t>
      </w:r>
      <w:r w:rsidR="00A761A7" w:rsidRPr="00987A39">
        <w:rPr>
          <w:rFonts w:eastAsia="Calibri" w:cs="Arial"/>
        </w:rPr>
        <w:t>active employment</w:t>
      </w:r>
      <w:r w:rsidR="00A761A7">
        <w:rPr>
          <w:rFonts w:eastAsia="Calibri" w:cs="Arial"/>
        </w:rPr>
        <w:t xml:space="preserve"> or to become self-employed.</w:t>
      </w:r>
      <w:r w:rsidR="00571C41" w:rsidRPr="00571C41">
        <w:rPr>
          <w:rFonts w:eastAsia="Calibri" w:cs="Arial"/>
          <w:b/>
          <w:bCs/>
          <w:sz w:val="24"/>
        </w:rPr>
        <w:t>]</w:t>
      </w:r>
    </w:p>
    <w:p w14:paraId="7105EFBD" w14:textId="44CF7B32" w:rsidR="00B3408F" w:rsidRDefault="003B201F" w:rsidP="00B37216">
      <w:pPr>
        <w:pStyle w:val="2Text"/>
      </w:pPr>
      <w:r>
        <w:t xml:space="preserve">The Relocation Expense Benefit </w:t>
      </w:r>
      <w:r w:rsidR="00B3408F">
        <w:t>is</w:t>
      </w:r>
      <w:r w:rsidR="007B3582">
        <w:t xml:space="preserve"> </w:t>
      </w:r>
      <w:r w:rsidR="00B757CA" w:rsidRPr="00494B11">
        <w:rPr>
          <w:rFonts w:eastAsia="Calibri" w:cs="Arial"/>
          <w:b/>
          <w:color w:val="FF0000"/>
          <w:sz w:val="24"/>
          <w:vertAlign w:val="superscript"/>
        </w:rPr>
        <w:t>7</w:t>
      </w:r>
      <w:r w:rsidR="00B757CA">
        <w:rPr>
          <w:rFonts w:eastAsia="Calibri" w:cs="Arial"/>
          <w:b/>
          <w:color w:val="FF0000"/>
          <w:sz w:val="24"/>
          <w:vertAlign w:val="superscript"/>
        </w:rPr>
        <w:t>f</w:t>
      </w:r>
      <w:r w:rsidR="00571C41" w:rsidRPr="001935DA">
        <w:rPr>
          <w:rFonts w:eastAsia="Calibri" w:cs="Arial"/>
          <w:b/>
          <w:sz w:val="24"/>
        </w:rPr>
        <w:t>[</w:t>
      </w:r>
      <w:r w:rsidR="00B3408F">
        <w:t>an amount equal to the least of:</w:t>
      </w:r>
    </w:p>
    <w:p w14:paraId="079E6D52" w14:textId="60BD73FE" w:rsidR="00B3408F" w:rsidRDefault="00384CF1" w:rsidP="00B37216">
      <w:pPr>
        <w:pStyle w:val="BulletD"/>
      </w:pPr>
      <w:r w:rsidRPr="00494B11">
        <w:rPr>
          <w:rFonts w:eastAsia="Calibri" w:cs="Arial"/>
          <w:b/>
          <w:color w:val="FF0000"/>
          <w:sz w:val="24"/>
          <w:vertAlign w:val="superscript"/>
        </w:rPr>
        <w:t>7</w:t>
      </w:r>
      <w:r>
        <w:rPr>
          <w:rFonts w:eastAsia="Calibri" w:cs="Arial"/>
          <w:b/>
          <w:color w:val="FF0000"/>
          <w:sz w:val="24"/>
          <w:vertAlign w:val="superscript"/>
        </w:rPr>
        <w:t>g</w:t>
      </w:r>
      <w:r w:rsidR="00571C41" w:rsidRPr="00571C41">
        <w:rPr>
          <w:b/>
          <w:bCs/>
          <w:sz w:val="24"/>
        </w:rPr>
        <w:t>[</w:t>
      </w:r>
      <w:r w:rsidR="00B3408F">
        <w:t>$</w:t>
      </w:r>
      <w:r w:rsidR="004E40BF">
        <w:t>10</w:t>
      </w:r>
      <w:r w:rsidR="00B3408F">
        <w:t>0 to $20,000</w:t>
      </w:r>
      <w:r w:rsidR="00571C41" w:rsidRPr="00571C41">
        <w:rPr>
          <w:b/>
          <w:bCs/>
          <w:sz w:val="24"/>
        </w:rPr>
        <w:t>]</w:t>
      </w:r>
      <w:r w:rsidR="00B3408F" w:rsidRPr="000815AD">
        <w:t>;</w:t>
      </w:r>
      <w:r w:rsidR="00B3408F">
        <w:t xml:space="preserve"> and</w:t>
      </w:r>
    </w:p>
    <w:p w14:paraId="0083BD19" w14:textId="5CEE5C6C" w:rsidR="000200EB" w:rsidRDefault="000152E0" w:rsidP="00B37216">
      <w:pPr>
        <w:pStyle w:val="BulletD"/>
      </w:pPr>
      <w:r w:rsidRPr="00494B11">
        <w:rPr>
          <w:rFonts w:eastAsia="Calibri" w:cs="Arial"/>
          <w:b/>
          <w:color w:val="FF0000"/>
          <w:sz w:val="24"/>
          <w:vertAlign w:val="superscript"/>
        </w:rPr>
        <w:t>7</w:t>
      </w:r>
      <w:r>
        <w:rPr>
          <w:rFonts w:eastAsia="Calibri" w:cs="Arial"/>
          <w:b/>
          <w:color w:val="FF0000"/>
          <w:sz w:val="24"/>
          <w:vertAlign w:val="superscript"/>
        </w:rPr>
        <w:t>h</w:t>
      </w:r>
      <w:r w:rsidR="00571C41" w:rsidRPr="001935DA">
        <w:rPr>
          <w:rFonts w:eastAsia="Calibri" w:cs="Arial"/>
          <w:b/>
          <w:sz w:val="24"/>
        </w:rPr>
        <w:t>[</w:t>
      </w:r>
      <w:r w:rsidR="00A1460C">
        <w:t>1</w:t>
      </w:r>
      <w:r w:rsidR="004F5045">
        <w:t xml:space="preserve"> – 24 </w:t>
      </w:r>
      <w:r w:rsidR="00727D44">
        <w:t>weeks</w:t>
      </w:r>
      <w:r w:rsidR="00571C41" w:rsidRPr="00571C41">
        <w:rPr>
          <w:b/>
          <w:bCs/>
          <w:sz w:val="24"/>
        </w:rPr>
        <w:t>]</w:t>
      </w:r>
      <w:r w:rsidR="004F5045">
        <w:t xml:space="preserve"> of </w:t>
      </w:r>
      <w:r w:rsidR="00D60341">
        <w:t>Your</w:t>
      </w:r>
      <w:r w:rsidR="004F5045">
        <w:t xml:space="preserve"> </w:t>
      </w:r>
      <w:r w:rsidR="006C135D">
        <w:t>weekly</w:t>
      </w:r>
      <w:r w:rsidR="0022723E">
        <w:t xml:space="preserve"> Gross Disability Benefit </w:t>
      </w:r>
      <w:r w:rsidR="00F73AC9">
        <w:t>Payment</w:t>
      </w:r>
      <w:r w:rsidR="00B3408F" w:rsidRPr="000815AD">
        <w:t>.</w:t>
      </w:r>
      <w:r w:rsidR="00571C41" w:rsidRPr="00571C41">
        <w:rPr>
          <w:b/>
          <w:bCs/>
          <w:sz w:val="24"/>
        </w:rPr>
        <w:t>]</w:t>
      </w:r>
    </w:p>
    <w:p w14:paraId="7F9050CD" w14:textId="0221BECE" w:rsidR="0085656D" w:rsidRPr="000815AD" w:rsidRDefault="00B757CA" w:rsidP="00B37216">
      <w:pPr>
        <w:pStyle w:val="2Text"/>
      </w:pPr>
      <w:r w:rsidRPr="00494B11">
        <w:rPr>
          <w:rFonts w:eastAsia="Calibri" w:cs="Arial"/>
          <w:b/>
          <w:color w:val="FF0000"/>
          <w:sz w:val="24"/>
          <w:vertAlign w:val="superscript"/>
        </w:rPr>
        <w:t>7</w:t>
      </w:r>
      <w:r w:rsidR="00ED151A">
        <w:rPr>
          <w:rFonts w:eastAsia="Calibri" w:cs="Arial"/>
          <w:b/>
          <w:color w:val="FF0000"/>
          <w:sz w:val="24"/>
          <w:vertAlign w:val="superscript"/>
        </w:rPr>
        <w:t>j</w:t>
      </w:r>
      <w:r w:rsidR="00571C41" w:rsidRPr="00571C41">
        <w:rPr>
          <w:b/>
          <w:bCs/>
          <w:sz w:val="24"/>
        </w:rPr>
        <w:t>[</w:t>
      </w:r>
      <w:r w:rsidR="0085656D">
        <w:t>The Relocation Expense Benefit is not subject to the Maximum Weekly Benefit.</w:t>
      </w:r>
      <w:r w:rsidR="00571C41" w:rsidRPr="00571C41">
        <w:rPr>
          <w:b/>
          <w:bCs/>
          <w:sz w:val="24"/>
        </w:rPr>
        <w:t>]</w:t>
      </w:r>
    </w:p>
    <w:p w14:paraId="7A9BE5E6" w14:textId="75D73E17" w:rsidR="00C6246A" w:rsidRDefault="00BD3CCA" w:rsidP="00B37216">
      <w:pPr>
        <w:pStyle w:val="2Text"/>
      </w:pPr>
      <w:r>
        <w:t xml:space="preserve">Prudential will make </w:t>
      </w:r>
      <w:r w:rsidR="008D5390">
        <w:t>benefit</w:t>
      </w:r>
      <w:r w:rsidR="00CE12CA">
        <w:t xml:space="preserve"> payments</w:t>
      </w:r>
      <w:r w:rsidR="00C6246A">
        <w:t xml:space="preserve"> to </w:t>
      </w:r>
      <w:r w:rsidR="00831858">
        <w:t>You</w:t>
      </w:r>
      <w:r w:rsidR="00C6246A">
        <w:t>.</w:t>
      </w:r>
      <w:r w:rsidR="00040A92">
        <w:t xml:space="preserve"> </w:t>
      </w:r>
      <w:r w:rsidR="001D1648" w:rsidRPr="00494B11">
        <w:rPr>
          <w:rFonts w:eastAsia="Calibri" w:cs="Arial"/>
          <w:b/>
          <w:color w:val="FF0000"/>
          <w:sz w:val="24"/>
          <w:vertAlign w:val="superscript"/>
        </w:rPr>
        <w:t>7e</w:t>
      </w:r>
      <w:r w:rsidR="00571C41" w:rsidRPr="00571C41">
        <w:rPr>
          <w:b/>
          <w:bCs/>
          <w:sz w:val="24"/>
        </w:rPr>
        <w:t>[</w:t>
      </w:r>
      <w:r w:rsidR="00C70B71">
        <w:t>But, i</w:t>
      </w:r>
      <w:r w:rsidR="00040A92">
        <w:t xml:space="preserve">f the </w:t>
      </w:r>
      <w:r w:rsidR="004D7B8E">
        <w:t>R</w:t>
      </w:r>
      <w:r w:rsidR="00040A92">
        <w:t xml:space="preserve">elocation </w:t>
      </w:r>
      <w:r w:rsidR="004D7B8E">
        <w:t>E</w:t>
      </w:r>
      <w:r w:rsidR="00040A92">
        <w:t xml:space="preserve">xpense </w:t>
      </w:r>
      <w:r w:rsidR="004D7B8E">
        <w:t>B</w:t>
      </w:r>
      <w:r w:rsidR="00040A92">
        <w:t xml:space="preserve">enefit </w:t>
      </w:r>
      <w:r w:rsidR="00FD1241">
        <w:t>is approved by Prudential in writing</w:t>
      </w:r>
      <w:r w:rsidR="004C543C">
        <w:t xml:space="preserve"> and the eligible expenses </w:t>
      </w:r>
      <w:r w:rsidR="00FD1241">
        <w:t xml:space="preserve">were paid by an employer on </w:t>
      </w:r>
      <w:r w:rsidR="00D60341">
        <w:t>Your</w:t>
      </w:r>
      <w:r w:rsidR="00FD1241">
        <w:t xml:space="preserve"> behalf, </w:t>
      </w:r>
      <w:r w:rsidR="003B254A">
        <w:t>We</w:t>
      </w:r>
      <w:r w:rsidR="00FD1241">
        <w:t xml:space="preserve"> will pay the Relocation Expense Benefit </w:t>
      </w:r>
      <w:r w:rsidR="004F59DE">
        <w:t>to that employer.</w:t>
      </w:r>
      <w:r w:rsidR="00571C41" w:rsidRPr="00571C41">
        <w:rPr>
          <w:b/>
          <w:bCs/>
          <w:sz w:val="24"/>
        </w:rPr>
        <w:t>]</w:t>
      </w:r>
    </w:p>
    <w:p w14:paraId="7EC54E2A" w14:textId="3256D98F" w:rsidR="008552EE" w:rsidRDefault="001D1648" w:rsidP="00B37216">
      <w:pPr>
        <w:pStyle w:val="2Text"/>
      </w:pPr>
      <w:r w:rsidRPr="00494B11">
        <w:rPr>
          <w:rFonts w:eastAsia="Calibri" w:cs="Arial"/>
          <w:b/>
          <w:color w:val="FF0000"/>
          <w:sz w:val="24"/>
          <w:vertAlign w:val="superscript"/>
        </w:rPr>
        <w:lastRenderedPageBreak/>
        <w:t>7e</w:t>
      </w:r>
      <w:r w:rsidR="00571C41" w:rsidRPr="00571C41">
        <w:rPr>
          <w:b/>
          <w:bCs/>
          <w:sz w:val="24"/>
        </w:rPr>
        <w:t>[</w:t>
      </w:r>
      <w:r w:rsidR="00C64657">
        <w:t xml:space="preserve">The Relocation Expense Benefit is available to </w:t>
      </w:r>
      <w:r w:rsidR="00EB2794">
        <w:t>You</w:t>
      </w:r>
      <w:r w:rsidR="00C64657">
        <w:t xml:space="preserve"> </w:t>
      </w:r>
      <w:r w:rsidR="0023578A" w:rsidRPr="00494B11">
        <w:rPr>
          <w:rFonts w:eastAsia="Calibri" w:cs="Arial"/>
          <w:b/>
          <w:color w:val="FF0000"/>
          <w:sz w:val="24"/>
          <w:vertAlign w:val="superscript"/>
        </w:rPr>
        <w:t>7</w:t>
      </w:r>
      <w:r w:rsidR="0023578A">
        <w:rPr>
          <w:rFonts w:eastAsia="Calibri" w:cs="Arial"/>
          <w:b/>
          <w:color w:val="FF0000"/>
          <w:sz w:val="24"/>
          <w:vertAlign w:val="superscript"/>
        </w:rPr>
        <w:t>i</w:t>
      </w:r>
      <w:r w:rsidR="00571C41" w:rsidRPr="00571C41">
        <w:rPr>
          <w:b/>
          <w:bCs/>
          <w:sz w:val="24"/>
        </w:rPr>
        <w:t>[</w:t>
      </w:r>
      <w:r w:rsidR="00C64657">
        <w:t xml:space="preserve">once </w:t>
      </w:r>
      <w:r w:rsidR="001E1C7C">
        <w:t>– 3 times</w:t>
      </w:r>
      <w:r w:rsidR="00571C41" w:rsidRPr="00571C41">
        <w:rPr>
          <w:b/>
          <w:bCs/>
          <w:sz w:val="24"/>
        </w:rPr>
        <w:t>]</w:t>
      </w:r>
      <w:r w:rsidR="001E1C7C">
        <w:t xml:space="preserve"> </w:t>
      </w:r>
      <w:r w:rsidR="00C64657">
        <w:t xml:space="preserve">during </w:t>
      </w:r>
      <w:r w:rsidR="00D60341">
        <w:t>Your</w:t>
      </w:r>
      <w:r w:rsidR="00C64657">
        <w:t xml:space="preserve"> lifetime.</w:t>
      </w:r>
      <w:r w:rsidR="00571C41" w:rsidRPr="00571C41">
        <w:rPr>
          <w:b/>
          <w:bCs/>
          <w:sz w:val="24"/>
        </w:rPr>
        <w:t>]</w:t>
      </w:r>
    </w:p>
    <w:p w14:paraId="60DBB76B" w14:textId="77777777" w:rsidR="00E06252" w:rsidRDefault="008B7617" w:rsidP="00BD2EB1">
      <w:pPr>
        <w:pStyle w:val="2Text"/>
        <w:rPr>
          <w:b/>
          <w:bCs/>
          <w:sz w:val="24"/>
        </w:rPr>
      </w:pPr>
      <w:r w:rsidRPr="00987A39">
        <w:rPr>
          <w:b/>
          <w:bCs/>
          <w:color w:val="FF0000"/>
          <w:sz w:val="24"/>
          <w:szCs w:val="24"/>
          <w:vertAlign w:val="superscript"/>
        </w:rPr>
        <w:t>6a</w:t>
      </w:r>
      <w:r w:rsidR="00571C41" w:rsidRPr="00571C41">
        <w:rPr>
          <w:b/>
          <w:bCs/>
          <w:sz w:val="24"/>
        </w:rPr>
        <w:t>[</w:t>
      </w:r>
      <w:r w:rsidR="008552EE" w:rsidRPr="008552EE">
        <w:t>If there is an overpayment due to Prudential</w:t>
      </w:r>
      <w:r w:rsidR="005F62D3" w:rsidRPr="005F62D3">
        <w:t xml:space="preserve"> </w:t>
      </w:r>
      <w:r w:rsidR="005F62D3">
        <w:t xml:space="preserve">for any </w:t>
      </w:r>
      <w:r w:rsidR="009656B7">
        <w:t xml:space="preserve">Prudential </w:t>
      </w:r>
      <w:r w:rsidR="005F62D3">
        <w:t>claim</w:t>
      </w:r>
      <w:r w:rsidR="008552EE" w:rsidRPr="008552EE">
        <w:t xml:space="preserve">, Prudential may apply </w:t>
      </w:r>
      <w:r w:rsidR="00D60341">
        <w:t>Your</w:t>
      </w:r>
      <w:r w:rsidR="008552EE" w:rsidRPr="008552EE">
        <w:t xml:space="preserve"> </w:t>
      </w:r>
      <w:r w:rsidR="00D34F98">
        <w:t>R</w:t>
      </w:r>
      <w:r>
        <w:t>elocation</w:t>
      </w:r>
      <w:r w:rsidR="004E5F96">
        <w:t xml:space="preserve"> </w:t>
      </w:r>
      <w:r w:rsidR="00D34F98">
        <w:t>E</w:t>
      </w:r>
      <w:r w:rsidR="004E5F96">
        <w:t xml:space="preserve">xpense </w:t>
      </w:r>
      <w:r w:rsidR="00D34F98">
        <w:t>B</w:t>
      </w:r>
      <w:r w:rsidR="008552EE" w:rsidRPr="008552EE">
        <w:t>enefit payments toward any outstanding overpayment.</w:t>
      </w:r>
      <w:r w:rsidR="00571C41" w:rsidRPr="00571C41">
        <w:rPr>
          <w:b/>
          <w:bCs/>
          <w:sz w:val="24"/>
        </w:rPr>
        <w:t>]</w:t>
      </w:r>
      <w:r w:rsidR="00DD6C91" w:rsidRPr="00571C41">
        <w:rPr>
          <w:b/>
          <w:bCs/>
          <w:sz w:val="24"/>
        </w:rPr>
        <w:t>]</w:t>
      </w:r>
    </w:p>
    <w:p w14:paraId="40D57112" w14:textId="0489FD31" w:rsidR="00E06252" w:rsidRPr="00987A39" w:rsidRDefault="00E06252" w:rsidP="00B37216">
      <w:pPr>
        <w:pStyle w:val="2Text"/>
        <w:sectPr w:rsidR="00E06252" w:rsidRPr="00987A39" w:rsidSect="00671431">
          <w:footerReference w:type="default" r:id="rId34"/>
          <w:endnotePr>
            <w:numFmt w:val="decimal"/>
          </w:endnotePr>
          <w:pgSz w:w="12240" w:h="15840" w:code="1"/>
          <w:pgMar w:top="1440" w:right="1627" w:bottom="1800" w:left="1627" w:header="720" w:footer="720" w:gutter="0"/>
          <w:cols w:space="720"/>
        </w:sectPr>
      </w:pPr>
    </w:p>
    <w:p w14:paraId="5948569F" w14:textId="08DC0BA2" w:rsidR="00A55292" w:rsidRDefault="00A55292" w:rsidP="00A55292">
      <w:pPr>
        <w:pStyle w:val="TitleD"/>
      </w:pPr>
      <w:r>
        <w:rPr>
          <w:rFonts w:ascii="Arial" w:hAnsi="Arial" w:cs="Arial"/>
          <w:color w:val="FF0000"/>
          <w:sz w:val="24"/>
          <w:szCs w:val="24"/>
          <w:vertAlign w:val="superscript"/>
        </w:rPr>
        <w:lastRenderedPageBreak/>
        <w:t>CV1</w:t>
      </w:r>
      <w:r w:rsidR="00571C41" w:rsidRPr="00C9619B">
        <w:rPr>
          <w:rFonts w:ascii="Arial" w:hAnsi="Arial" w:cs="Arial"/>
          <w:szCs w:val="36"/>
        </w:rPr>
        <w:t>[</w:t>
      </w:r>
      <w:r>
        <w:t>Short Term</w:t>
      </w:r>
      <w:r w:rsidR="00571C41" w:rsidRPr="00C9619B">
        <w:rPr>
          <w:rFonts w:ascii="Arial" w:hAnsi="Arial" w:cs="Arial"/>
          <w:szCs w:val="36"/>
        </w:rPr>
        <w:t>]</w:t>
      </w:r>
      <w:r>
        <w:t xml:space="preserve"> Disability Coverage </w:t>
      </w:r>
      <w:r w:rsidR="0059614D">
        <w:t>–</w:t>
      </w:r>
      <w:r>
        <w:t xml:space="preserve"> Organ Donor</w:t>
      </w:r>
      <w:r w:rsidR="003B389F">
        <w:t xml:space="preserve"> Benefit</w:t>
      </w:r>
    </w:p>
    <w:p w14:paraId="472FFC16" w14:textId="54F01A15" w:rsidR="00A55292" w:rsidRDefault="00A55292" w:rsidP="00A55292">
      <w:pPr>
        <w:pStyle w:val="SubtitleD"/>
      </w:pPr>
      <w:bookmarkStart w:id="211" w:name="STD_Organ_Donor"/>
      <w:bookmarkEnd w:id="211"/>
      <w:r>
        <w:t>ORGAN DONOR</w:t>
      </w:r>
      <w:r w:rsidR="00116071">
        <w:t xml:space="preserve"> BENEFIT</w:t>
      </w:r>
    </w:p>
    <w:p w14:paraId="16E6A82B" w14:textId="12803871" w:rsidR="00A55292" w:rsidRDefault="00A55292" w:rsidP="00A55292">
      <w:pPr>
        <w:pStyle w:val="SubtitleD"/>
      </w:pPr>
      <w:r>
        <w:t xml:space="preserve">What if You Donate One of </w:t>
      </w:r>
      <w:r w:rsidR="00D60341">
        <w:t>Your</w:t>
      </w:r>
      <w:r>
        <w:t xml:space="preserve"> Organ(s)?</w:t>
      </w:r>
    </w:p>
    <w:p w14:paraId="29CE3ABC" w14:textId="169179F3" w:rsidR="00A55292" w:rsidRDefault="00A55292" w:rsidP="00A55292">
      <w:pPr>
        <w:pStyle w:val="2Text"/>
      </w:pPr>
      <w:r>
        <w:t xml:space="preserve">If </w:t>
      </w:r>
      <w:r w:rsidR="00EB2794">
        <w:t>You</w:t>
      </w:r>
      <w:r>
        <w:t xml:space="preserve"> become </w:t>
      </w:r>
      <w:r w:rsidR="00FF5545">
        <w:t>Disabled</w:t>
      </w:r>
      <w:r w:rsidR="00167306" w:rsidRPr="005712C2">
        <w:t xml:space="preserve"> </w:t>
      </w:r>
      <w:r>
        <w:t xml:space="preserve">as a result of an </w:t>
      </w:r>
      <w:r w:rsidRPr="00B37216">
        <w:rPr>
          <w:bCs/>
          <w:iCs/>
        </w:rPr>
        <w:t xml:space="preserve">Organ </w:t>
      </w:r>
      <w:r w:rsidR="0053637B" w:rsidRPr="00B37216">
        <w:rPr>
          <w:bCs/>
          <w:iCs/>
        </w:rPr>
        <w:t xml:space="preserve">Donor </w:t>
      </w:r>
      <w:r w:rsidR="00A2420D" w:rsidRPr="00B37216">
        <w:rPr>
          <w:bCs/>
          <w:iCs/>
        </w:rPr>
        <w:t>Transplant Procedure</w:t>
      </w:r>
      <w:r>
        <w:t xml:space="preserve">, </w:t>
      </w:r>
      <w:r w:rsidR="00831858">
        <w:t>You</w:t>
      </w:r>
      <w:r>
        <w:t xml:space="preserve"> must submit</w:t>
      </w:r>
      <w:r w:rsidR="00132E22">
        <w:t xml:space="preserve"> satisfactory</w:t>
      </w:r>
      <w:r>
        <w:t xml:space="preserve"> proof of claim </w:t>
      </w:r>
      <w:r w:rsidRPr="000A37C4">
        <w:rPr>
          <w:b/>
          <w:color w:val="FF0000"/>
          <w:sz w:val="24"/>
          <w:vertAlign w:val="superscript"/>
        </w:rPr>
        <w:t>1</w:t>
      </w:r>
      <w:r w:rsidR="00571C41" w:rsidRPr="00571C41">
        <w:rPr>
          <w:b/>
          <w:bCs/>
          <w:sz w:val="24"/>
        </w:rPr>
        <w:t>[</w:t>
      </w:r>
      <w:r>
        <w:t xml:space="preserve">including certification by </w:t>
      </w:r>
      <w:r w:rsidR="00D60341">
        <w:t>Your</w:t>
      </w:r>
      <w:r>
        <w:t xml:space="preserve"> Doctor</w:t>
      </w:r>
      <w:r w:rsidR="00571C41" w:rsidRPr="00571C41">
        <w:rPr>
          <w:b/>
          <w:bCs/>
          <w:sz w:val="24"/>
        </w:rPr>
        <w:t>]</w:t>
      </w:r>
      <w:r>
        <w:t xml:space="preserve"> of </w:t>
      </w:r>
      <w:r w:rsidR="00D60341">
        <w:t>Your</w:t>
      </w:r>
      <w:r>
        <w:t xml:space="preserve"> </w:t>
      </w:r>
      <w:r w:rsidR="00FF5545">
        <w:t>Disability</w:t>
      </w:r>
      <w:r>
        <w:t xml:space="preserve"> to Prudential. </w:t>
      </w:r>
    </w:p>
    <w:p w14:paraId="68B7B29A" w14:textId="040DBEC3" w:rsidR="00A55292" w:rsidRDefault="00A55292" w:rsidP="00A55292">
      <w:pPr>
        <w:pStyle w:val="2Text"/>
      </w:pPr>
      <w:r>
        <w:t xml:space="preserve">While </w:t>
      </w:r>
      <w:r w:rsidR="00831858">
        <w:t>You</w:t>
      </w:r>
      <w:r>
        <w:t xml:space="preserve"> are receiving </w:t>
      </w:r>
      <w:r w:rsidR="00C90CC1">
        <w:t>the Organ Donor Benefit</w:t>
      </w:r>
      <w:r w:rsidR="00B26632">
        <w:t xml:space="preserve"> </w:t>
      </w:r>
      <w:r w:rsidR="009C4E5D">
        <w:rPr>
          <w:b/>
          <w:color w:val="FF0000"/>
          <w:sz w:val="24"/>
          <w:szCs w:val="24"/>
          <w:vertAlign w:val="superscript"/>
        </w:rPr>
        <w:t>2</w:t>
      </w:r>
      <w:r w:rsidR="00571C41" w:rsidRPr="24159BC0">
        <w:rPr>
          <w:b/>
          <w:sz w:val="24"/>
          <w:szCs w:val="24"/>
        </w:rPr>
        <w:t>[</w:t>
      </w:r>
      <w:r>
        <w:t>:</w:t>
      </w:r>
    </w:p>
    <w:p w14:paraId="6A4BA9FD" w14:textId="0A7243A4" w:rsidR="00A55292" w:rsidRDefault="00A55292" w:rsidP="00B37216">
      <w:pPr>
        <w:pStyle w:val="BulletD"/>
      </w:pPr>
      <w:r>
        <w:t xml:space="preserve">You will not have to meet an </w:t>
      </w:r>
      <w:r w:rsidR="00DB3F54" w:rsidRPr="00987A39">
        <w:t>Elimination Period</w:t>
      </w:r>
      <w:r w:rsidR="003A1201">
        <w:t xml:space="preserve"> for the </w:t>
      </w:r>
      <w:r w:rsidR="008B3808">
        <w:t>Organ Donor Benefit</w:t>
      </w:r>
      <w:r>
        <w:t>; and</w:t>
      </w:r>
    </w:p>
    <w:p w14:paraId="73C54C43" w14:textId="0B6B5B1B" w:rsidR="00A55292" w:rsidRDefault="00A55292" w:rsidP="00B37216">
      <w:pPr>
        <w:pStyle w:val="BulletD"/>
      </w:pPr>
      <w:r>
        <w:t xml:space="preserve">You will not be subject to the </w:t>
      </w:r>
      <w:r w:rsidR="008254E8">
        <w:t>Pre-Existing</w:t>
      </w:r>
      <w:r w:rsidR="00B64CA7">
        <w:t xml:space="preserve"> Condition </w:t>
      </w:r>
      <w:r>
        <w:t xml:space="preserve">section for the purposes of such an </w:t>
      </w:r>
      <w:r w:rsidR="009C02C9">
        <w:rPr>
          <w:iCs/>
        </w:rPr>
        <w:t>O</w:t>
      </w:r>
      <w:r w:rsidRPr="00987A39">
        <w:rPr>
          <w:iCs/>
        </w:rPr>
        <w:t xml:space="preserve">rgan </w:t>
      </w:r>
      <w:r w:rsidR="0053585F">
        <w:rPr>
          <w:iCs/>
        </w:rPr>
        <w:t>Donor Benefit</w:t>
      </w:r>
      <w:r>
        <w:t>.</w:t>
      </w:r>
      <w:r w:rsidR="00571C41" w:rsidRPr="00571C41">
        <w:rPr>
          <w:b/>
          <w:bCs/>
          <w:sz w:val="24"/>
        </w:rPr>
        <w:t>]</w:t>
      </w:r>
    </w:p>
    <w:p w14:paraId="730BA21E" w14:textId="77777777" w:rsidR="00A55292" w:rsidRDefault="00A55292" w:rsidP="00A55292">
      <w:pPr>
        <w:pStyle w:val="SubtitleD"/>
      </w:pPr>
      <w:r>
        <w:t>How Much Will Prudential Pay?</w:t>
      </w:r>
    </w:p>
    <w:p w14:paraId="6BAE39C4" w14:textId="66B5F4CB" w:rsidR="00A9020E" w:rsidRDefault="00A55292" w:rsidP="00782651">
      <w:pPr>
        <w:pStyle w:val="2Text"/>
      </w:pPr>
      <w:r w:rsidRPr="007806F3">
        <w:t xml:space="preserve">Prudential will increase </w:t>
      </w:r>
      <w:r w:rsidR="00D60341">
        <w:t>Your</w:t>
      </w:r>
      <w:r w:rsidRPr="007806F3">
        <w:t xml:space="preserve"> </w:t>
      </w:r>
      <w:r w:rsidR="005977E8" w:rsidRPr="003F172F">
        <w:t>Weekly Benefit</w:t>
      </w:r>
      <w:r w:rsidRPr="003F172F">
        <w:t xml:space="preserve"> </w:t>
      </w:r>
      <w:r w:rsidR="00173D3C">
        <w:t xml:space="preserve">Payment </w:t>
      </w:r>
      <w:r w:rsidRPr="003F172F">
        <w:t xml:space="preserve">by </w:t>
      </w:r>
      <w:r w:rsidR="009C4E5D">
        <w:rPr>
          <w:b/>
          <w:color w:val="FF0000"/>
          <w:sz w:val="24"/>
          <w:vertAlign w:val="superscript"/>
        </w:rPr>
        <w:t>3</w:t>
      </w:r>
      <w:r w:rsidR="00571C41" w:rsidRPr="00571C41">
        <w:rPr>
          <w:b/>
          <w:bCs/>
          <w:sz w:val="24"/>
        </w:rPr>
        <w:t>[</w:t>
      </w:r>
      <w:r w:rsidRPr="003F172F">
        <w:t xml:space="preserve">an additional amount equal to </w:t>
      </w:r>
      <w:r w:rsidR="009C4E5D">
        <w:rPr>
          <w:b/>
          <w:color w:val="FF0000"/>
          <w:sz w:val="24"/>
          <w:szCs w:val="24"/>
          <w:vertAlign w:val="superscript"/>
        </w:rPr>
        <w:t>4</w:t>
      </w:r>
      <w:r w:rsidR="00571C41" w:rsidRPr="00571C41">
        <w:rPr>
          <w:b/>
          <w:bCs/>
          <w:sz w:val="24"/>
        </w:rPr>
        <w:t>[</w:t>
      </w:r>
      <w:r w:rsidRPr="003F172F">
        <w:t>5% – 100%</w:t>
      </w:r>
      <w:r w:rsidR="00571C41" w:rsidRPr="00571C41">
        <w:rPr>
          <w:b/>
          <w:bCs/>
          <w:sz w:val="24"/>
        </w:rPr>
        <w:t>]</w:t>
      </w:r>
      <w:r w:rsidRPr="003F172F">
        <w:t xml:space="preserve"> of </w:t>
      </w:r>
      <w:r w:rsidR="00D60341">
        <w:t>Your</w:t>
      </w:r>
      <w:r w:rsidRPr="003F172F">
        <w:t xml:space="preserve"> Weekly Benefit</w:t>
      </w:r>
      <w:r w:rsidR="00530674" w:rsidRPr="003F172F">
        <w:t xml:space="preserve"> </w:t>
      </w:r>
      <w:r w:rsidR="00173D3C">
        <w:t xml:space="preserve">Payment </w:t>
      </w:r>
      <w:r w:rsidR="00530674" w:rsidRPr="003F172F">
        <w:t>that is payable</w:t>
      </w:r>
      <w:r w:rsidR="00571C41" w:rsidRPr="00571C41">
        <w:rPr>
          <w:b/>
          <w:bCs/>
          <w:sz w:val="24"/>
        </w:rPr>
        <w:t>]</w:t>
      </w:r>
      <w:r w:rsidRPr="003F172F">
        <w:t xml:space="preserve">. You will begin to receive </w:t>
      </w:r>
      <w:r w:rsidR="008D5390" w:rsidRPr="003F172F">
        <w:t>benefit</w:t>
      </w:r>
      <w:r w:rsidRPr="003F172F">
        <w:t xml:space="preserve">s when </w:t>
      </w:r>
      <w:r w:rsidR="003B254A">
        <w:t>We</w:t>
      </w:r>
      <w:r w:rsidRPr="003F172F">
        <w:t xml:space="preserve"> approve </w:t>
      </w:r>
      <w:r w:rsidR="00D60341">
        <w:t>Your</w:t>
      </w:r>
      <w:r w:rsidRPr="003F172F">
        <w:t xml:space="preserve"> claim</w:t>
      </w:r>
      <w:r w:rsidR="00860AB9">
        <w:t xml:space="preserve"> for the Organ Don</w:t>
      </w:r>
      <w:r w:rsidR="00C4134C">
        <w:t>or Benefit</w:t>
      </w:r>
      <w:r w:rsidRPr="003F172F">
        <w:t xml:space="preserve">. We will send </w:t>
      </w:r>
      <w:r w:rsidR="00831858">
        <w:t>You</w:t>
      </w:r>
      <w:r w:rsidRPr="003F172F">
        <w:t xml:space="preserve"> a </w:t>
      </w:r>
      <w:r w:rsidR="008D5390" w:rsidRPr="003F172F">
        <w:t>benefit</w:t>
      </w:r>
      <w:r w:rsidR="00617B5C" w:rsidRPr="003F172F">
        <w:t xml:space="preserve"> payment</w:t>
      </w:r>
      <w:r w:rsidRPr="003F172F">
        <w:t xml:space="preserve"> </w:t>
      </w:r>
      <w:r w:rsidR="009C4E5D">
        <w:rPr>
          <w:b/>
          <w:color w:val="FF0000"/>
          <w:sz w:val="24"/>
          <w:vertAlign w:val="superscript"/>
        </w:rPr>
        <w:t>5</w:t>
      </w:r>
      <w:r w:rsidR="00571C41" w:rsidRPr="00571C41">
        <w:rPr>
          <w:b/>
          <w:bCs/>
          <w:sz w:val="24"/>
        </w:rPr>
        <w:t>[</w:t>
      </w:r>
      <w:r w:rsidRPr="003F172F">
        <w:t>each week</w:t>
      </w:r>
      <w:r w:rsidR="00571C41" w:rsidRPr="00571C41">
        <w:rPr>
          <w:b/>
          <w:bCs/>
          <w:sz w:val="24"/>
        </w:rPr>
        <w:t>]</w:t>
      </w:r>
      <w:r w:rsidRPr="003F172F">
        <w:t xml:space="preserve"> for any period for which</w:t>
      </w:r>
      <w:r w:rsidR="00525F93" w:rsidRPr="003F172F">
        <w:t xml:space="preserve"> Prudential determines </w:t>
      </w:r>
      <w:r w:rsidR="00831858">
        <w:t>You</w:t>
      </w:r>
      <w:r w:rsidR="00617B5C" w:rsidRPr="003F172F">
        <w:t xml:space="preserve"> are entitled </w:t>
      </w:r>
      <w:r w:rsidR="00B7040D">
        <w:t>to</w:t>
      </w:r>
      <w:r w:rsidR="00B7040D" w:rsidRPr="003F172F">
        <w:t xml:space="preserve"> </w:t>
      </w:r>
      <w:r w:rsidR="00617B5C" w:rsidRPr="003F172F">
        <w:t>receive</w:t>
      </w:r>
      <w:r w:rsidR="0023295E" w:rsidRPr="003F172F">
        <w:t xml:space="preserve"> such</w:t>
      </w:r>
      <w:r w:rsidR="00617B5C" w:rsidRPr="003F172F">
        <w:t xml:space="preserve"> benefit payments</w:t>
      </w:r>
      <w:r w:rsidRPr="003F172F">
        <w:t xml:space="preserve">. </w:t>
      </w:r>
      <w:r w:rsidR="009C4E5D">
        <w:rPr>
          <w:b/>
          <w:color w:val="FF0000"/>
          <w:sz w:val="24"/>
          <w:vertAlign w:val="superscript"/>
        </w:rPr>
        <w:t>6</w:t>
      </w:r>
      <w:r w:rsidR="00B7040D" w:rsidRPr="00571C41">
        <w:rPr>
          <w:b/>
          <w:bCs/>
          <w:sz w:val="24"/>
        </w:rPr>
        <w:t>[</w:t>
      </w:r>
      <w:r w:rsidR="00D60341">
        <w:t>Your</w:t>
      </w:r>
      <w:r w:rsidRPr="00D86C2B">
        <w:t xml:space="preserve"> </w:t>
      </w:r>
      <w:r w:rsidR="00D86C2B" w:rsidRPr="00B37216">
        <w:t>O</w:t>
      </w:r>
      <w:r w:rsidR="00692027" w:rsidRPr="00B37216">
        <w:t xml:space="preserve">rgan </w:t>
      </w:r>
      <w:r w:rsidR="00D86C2B" w:rsidRPr="00B37216">
        <w:t>D</w:t>
      </w:r>
      <w:r w:rsidR="00AE1B1F" w:rsidRPr="00B37216">
        <w:t>onor</w:t>
      </w:r>
      <w:r w:rsidR="00692027" w:rsidRPr="00B37216">
        <w:t xml:space="preserve"> </w:t>
      </w:r>
      <w:r w:rsidR="00D86C2B" w:rsidRPr="00B37216">
        <w:t>B</w:t>
      </w:r>
      <w:r w:rsidR="00692027" w:rsidRPr="00B37216">
        <w:t>enefi</w:t>
      </w:r>
      <w:r w:rsidR="00692027" w:rsidRPr="00D86C2B">
        <w:t>t</w:t>
      </w:r>
      <w:r w:rsidR="00AE1B1F">
        <w:t xml:space="preserve"> </w:t>
      </w:r>
      <w:r w:rsidR="00692027" w:rsidRPr="007806F3">
        <w:t xml:space="preserve">together with </w:t>
      </w:r>
      <w:r w:rsidR="00D60341">
        <w:t>Your</w:t>
      </w:r>
      <w:r w:rsidR="00692027" w:rsidRPr="007806F3">
        <w:t xml:space="preserve"> </w:t>
      </w:r>
      <w:r w:rsidR="005977E8" w:rsidRPr="003F172F">
        <w:t>Weekly Benefit</w:t>
      </w:r>
      <w:r w:rsidRPr="003F172F">
        <w:t xml:space="preserve"> </w:t>
      </w:r>
      <w:r w:rsidR="001C7040">
        <w:t xml:space="preserve">Payment </w:t>
      </w:r>
      <w:r w:rsidRPr="003F172F">
        <w:t xml:space="preserve">will not exceed the Maximum Weekly Benefit of the </w:t>
      </w:r>
      <w:r w:rsidR="00985B0E" w:rsidRPr="003F172F">
        <w:t>Plan</w:t>
      </w:r>
      <w:r w:rsidRPr="003F172F">
        <w:t>.</w:t>
      </w:r>
      <w:r w:rsidR="00B7040D" w:rsidRPr="00571C41">
        <w:rPr>
          <w:b/>
          <w:bCs/>
          <w:sz w:val="24"/>
        </w:rPr>
        <w:t>]</w:t>
      </w:r>
      <w:r w:rsidRPr="003F172F">
        <w:t xml:space="preserve">  </w:t>
      </w:r>
      <w:r w:rsidR="00D328EC" w:rsidRPr="003B389F" w:rsidDel="007927BE">
        <w:rPr>
          <w:bCs/>
          <w:iCs/>
        </w:rPr>
        <w:t xml:space="preserve"> </w:t>
      </w:r>
    </w:p>
    <w:p w14:paraId="52698789" w14:textId="64E85216" w:rsidR="00A55292" w:rsidRDefault="00A55292" w:rsidP="00A55292">
      <w:pPr>
        <w:pStyle w:val="SubtitleD"/>
      </w:pPr>
      <w:r>
        <w:t>How Do You File For an Organ Donor</w:t>
      </w:r>
      <w:r w:rsidR="006D1208">
        <w:t xml:space="preserve"> Benefit</w:t>
      </w:r>
      <w:r>
        <w:t xml:space="preserve"> Claim?</w:t>
      </w:r>
    </w:p>
    <w:p w14:paraId="35817839" w14:textId="0AE431CA" w:rsidR="00A55292" w:rsidRDefault="00A55292" w:rsidP="00A55292">
      <w:pPr>
        <w:pStyle w:val="2Text"/>
      </w:pPr>
      <w:r>
        <w:t xml:space="preserve">The claim rules that apply to </w:t>
      </w:r>
      <w:r w:rsidR="00D60341">
        <w:t>Your</w:t>
      </w:r>
      <w:r>
        <w:t xml:space="preserve"> </w:t>
      </w:r>
      <w:r w:rsidRPr="000A37C4">
        <w:rPr>
          <w:b/>
          <w:color w:val="FF0000"/>
          <w:sz w:val="24"/>
          <w:vertAlign w:val="superscript"/>
        </w:rPr>
        <w:t>CV1</w:t>
      </w:r>
      <w:r w:rsidR="00571C41" w:rsidRPr="00571C41">
        <w:rPr>
          <w:b/>
          <w:bCs/>
          <w:sz w:val="24"/>
        </w:rPr>
        <w:t>[</w:t>
      </w:r>
      <w:r w:rsidR="004B7887">
        <w:t>s</w:t>
      </w:r>
      <w:r>
        <w:t xml:space="preserve">hort </w:t>
      </w:r>
      <w:r w:rsidR="004B7887">
        <w:t>t</w:t>
      </w:r>
      <w:r>
        <w:t>erm</w:t>
      </w:r>
      <w:r w:rsidR="00571C41" w:rsidRPr="00571C41">
        <w:rPr>
          <w:b/>
          <w:bCs/>
          <w:sz w:val="24"/>
        </w:rPr>
        <w:t>]</w:t>
      </w:r>
      <w:r>
        <w:t xml:space="preserve"> </w:t>
      </w:r>
      <w:r w:rsidR="004B7887">
        <w:t>d</w:t>
      </w:r>
      <w:r>
        <w:t xml:space="preserve">isability coverage also apply to the </w:t>
      </w:r>
      <w:r w:rsidR="00705B27">
        <w:t>O</w:t>
      </w:r>
      <w:r>
        <w:t xml:space="preserve">rgan </w:t>
      </w:r>
      <w:r w:rsidR="002D425A">
        <w:t xml:space="preserve">Donor </w:t>
      </w:r>
      <w:r w:rsidR="007E72FA">
        <w:t>Benefit</w:t>
      </w:r>
      <w:r>
        <w:t>. See the Claim Information page for additional details.</w:t>
      </w:r>
      <w:r w:rsidRPr="00D3528D">
        <w:rPr>
          <w:b/>
          <w:color w:val="FF0000"/>
          <w:sz w:val="24"/>
          <w:vertAlign w:val="superscript"/>
        </w:rPr>
        <w:t xml:space="preserve"> </w:t>
      </w:r>
    </w:p>
    <w:p w14:paraId="4EBEECED" w14:textId="77777777" w:rsidR="00F946C6" w:rsidRDefault="00331C4E" w:rsidP="00987A39">
      <w:pPr>
        <w:pStyle w:val="Indent2"/>
        <w:tabs>
          <w:tab w:val="clear" w:pos="864"/>
        </w:tabs>
        <w:ind w:left="432" w:firstLine="0"/>
        <w:rPr>
          <w:b/>
          <w:bCs/>
          <w:sz w:val="24"/>
        </w:rPr>
        <w:sectPr w:rsidR="00F946C6" w:rsidSect="00671431">
          <w:footerReference w:type="default" r:id="rId35"/>
          <w:endnotePr>
            <w:numFmt w:val="decimal"/>
          </w:endnotePr>
          <w:pgSz w:w="12240" w:h="15840" w:code="1"/>
          <w:pgMar w:top="1440" w:right="1627" w:bottom="1800" w:left="1627" w:header="720" w:footer="720" w:gutter="0"/>
          <w:cols w:space="720"/>
        </w:sectPr>
      </w:pPr>
      <w:r>
        <w:rPr>
          <w:b/>
          <w:bCs/>
          <w:color w:val="FF0000"/>
          <w:sz w:val="24"/>
          <w:szCs w:val="24"/>
          <w:vertAlign w:val="superscript"/>
        </w:rPr>
        <w:t>7</w:t>
      </w:r>
      <w:r w:rsidR="00571C41" w:rsidRPr="001935DA">
        <w:rPr>
          <w:b/>
          <w:sz w:val="24"/>
          <w:szCs w:val="24"/>
        </w:rPr>
        <w:t>[</w:t>
      </w:r>
      <w:r>
        <w:t>If there is an overpayment due to Prudential</w:t>
      </w:r>
      <w:r w:rsidR="005F62D3" w:rsidRPr="005F62D3">
        <w:t xml:space="preserve"> </w:t>
      </w:r>
      <w:r w:rsidR="005F62D3">
        <w:t xml:space="preserve">for any </w:t>
      </w:r>
      <w:r w:rsidR="009656B7">
        <w:t xml:space="preserve">Prudential </w:t>
      </w:r>
      <w:r w:rsidR="005F62D3">
        <w:t>claim</w:t>
      </w:r>
      <w:r>
        <w:t xml:space="preserve">, Prudential may apply </w:t>
      </w:r>
      <w:r w:rsidR="00D60341">
        <w:t>Your</w:t>
      </w:r>
      <w:r>
        <w:t xml:space="preserve"> </w:t>
      </w:r>
      <w:r w:rsidR="00280BAE">
        <w:t>O</w:t>
      </w:r>
      <w:r w:rsidR="007C1031">
        <w:t xml:space="preserve">rgan </w:t>
      </w:r>
      <w:r w:rsidR="00280BAE">
        <w:t>D</w:t>
      </w:r>
      <w:r w:rsidR="007C1031">
        <w:t>onor</w:t>
      </w:r>
      <w:r>
        <w:t xml:space="preserve"> </w:t>
      </w:r>
      <w:r w:rsidR="007E16A1">
        <w:t>B</w:t>
      </w:r>
      <w:r>
        <w:t>enefit payments toward any outstanding overpayment.</w:t>
      </w:r>
      <w:r w:rsidR="00571C41" w:rsidRPr="00571C41">
        <w:rPr>
          <w:b/>
          <w:bCs/>
          <w:sz w:val="24"/>
        </w:rPr>
        <w:t>]</w:t>
      </w:r>
    </w:p>
    <w:p w14:paraId="3EDF7F25" w14:textId="54EB98CE" w:rsidR="00331C4E" w:rsidRDefault="00331C4E" w:rsidP="00987A39">
      <w:pPr>
        <w:pStyle w:val="Indent2"/>
        <w:tabs>
          <w:tab w:val="clear" w:pos="864"/>
        </w:tabs>
        <w:ind w:left="432" w:firstLine="0"/>
        <w:rPr>
          <w:b/>
          <w:sz w:val="24"/>
        </w:rPr>
      </w:pPr>
    </w:p>
    <w:p w14:paraId="551ADBE7" w14:textId="77777777" w:rsidR="00D74C78" w:rsidRDefault="00D74C78">
      <w:pPr>
        <w:spacing w:after="0"/>
        <w:rPr>
          <w:b/>
          <w:bCs/>
        </w:rPr>
      </w:pPr>
      <w:r>
        <w:rPr>
          <w:b/>
          <w:bCs/>
        </w:rPr>
        <w:br w:type="page"/>
      </w:r>
    </w:p>
    <w:p w14:paraId="0B2E9C29" w14:textId="77777777" w:rsidR="00331C4E" w:rsidRPr="009A07E0" w:rsidRDefault="00331C4E" w:rsidP="00987A39">
      <w:pPr>
        <w:pStyle w:val="Indent2"/>
        <w:tabs>
          <w:tab w:val="clear" w:pos="864"/>
        </w:tabs>
        <w:ind w:left="432" w:firstLine="0"/>
      </w:pPr>
    </w:p>
    <w:p w14:paraId="4076CE2D" w14:textId="1A4000C3" w:rsidR="00A15229" w:rsidRDefault="00026821" w:rsidP="00A15229">
      <w:pPr>
        <w:pStyle w:val="TitleD"/>
      </w:pPr>
      <w:r w:rsidRPr="00EF6E18">
        <w:rPr>
          <w:rFonts w:ascii="Arial" w:hAnsi="Arial" w:cs="Arial"/>
          <w:color w:val="FF0000"/>
          <w:sz w:val="28"/>
          <w:vertAlign w:val="superscript"/>
        </w:rPr>
        <w:t>CV1</w:t>
      </w:r>
      <w:r w:rsidR="00571C41" w:rsidRPr="00C9619B">
        <w:rPr>
          <w:rFonts w:ascii="Arial" w:hAnsi="Arial" w:cs="Arial"/>
          <w:szCs w:val="36"/>
        </w:rPr>
        <w:t>[</w:t>
      </w:r>
      <w:r w:rsidR="00A15229">
        <w:t>Short Term</w:t>
      </w:r>
      <w:r w:rsidR="00571C41" w:rsidRPr="00C9619B">
        <w:rPr>
          <w:rFonts w:ascii="Arial" w:hAnsi="Arial" w:cs="Arial"/>
          <w:szCs w:val="36"/>
        </w:rPr>
        <w:t>]</w:t>
      </w:r>
      <w:r w:rsidR="00A15229">
        <w:t xml:space="preserve"> Disability Coverage </w:t>
      </w:r>
    </w:p>
    <w:p w14:paraId="28D0753B" w14:textId="246A008C" w:rsidR="00A15229" w:rsidRDefault="007B0B0C" w:rsidP="00A15229">
      <w:pPr>
        <w:pStyle w:val="SubtitleD"/>
      </w:pPr>
      <w:bookmarkStart w:id="214" w:name="STD_Stay_At_Work"/>
      <w:bookmarkEnd w:id="214"/>
      <w:r>
        <w:t>STAY AT WORK</w:t>
      </w:r>
      <w:r w:rsidR="00A15229">
        <w:t xml:space="preserve"> BENEFIT  </w:t>
      </w:r>
    </w:p>
    <w:p w14:paraId="602E2CF3" w14:textId="11A3CE2F" w:rsidR="00A15229" w:rsidRPr="007C70DB" w:rsidRDefault="00A15229" w:rsidP="00A15229">
      <w:pPr>
        <w:pStyle w:val="SubtitleD"/>
      </w:pPr>
      <w:r w:rsidRPr="007C70DB">
        <w:t xml:space="preserve">When Are You Covered for the </w:t>
      </w:r>
      <w:r w:rsidR="007B0B0C">
        <w:t>Stay</w:t>
      </w:r>
      <w:r w:rsidRPr="007C70DB">
        <w:t xml:space="preserve"> at Work Benefit?</w:t>
      </w:r>
    </w:p>
    <w:p w14:paraId="667F6248" w14:textId="4125F975" w:rsidR="00A15229" w:rsidRDefault="00A15229" w:rsidP="00A15229">
      <w:pPr>
        <w:pStyle w:val="2Text"/>
      </w:pPr>
      <w:r>
        <w:t xml:space="preserve">You are covered for this benefit on the date </w:t>
      </w:r>
      <w:r w:rsidR="00831858">
        <w:t>You</w:t>
      </w:r>
      <w:r>
        <w:t xml:space="preserve"> are covered for </w:t>
      </w:r>
      <w:r w:rsidR="00026821" w:rsidRPr="00987A39">
        <w:rPr>
          <w:b/>
          <w:color w:val="FF0000"/>
          <w:sz w:val="24"/>
          <w:vertAlign w:val="superscript"/>
        </w:rPr>
        <w:t>CV1</w:t>
      </w:r>
      <w:r w:rsidR="00571C41" w:rsidRPr="00571C41">
        <w:rPr>
          <w:b/>
          <w:bCs/>
          <w:sz w:val="24"/>
        </w:rPr>
        <w:t>[</w:t>
      </w:r>
      <w:r>
        <w:t>short term</w:t>
      </w:r>
      <w:r w:rsidR="00571C41" w:rsidRPr="00571C41">
        <w:rPr>
          <w:b/>
          <w:bCs/>
          <w:sz w:val="24"/>
        </w:rPr>
        <w:t>]</w:t>
      </w:r>
      <w:r>
        <w:t xml:space="preserve"> disability coverage.</w:t>
      </w:r>
    </w:p>
    <w:p w14:paraId="3FEA5599" w14:textId="68DFC8BB" w:rsidR="00A15229" w:rsidRDefault="00A15229" w:rsidP="00A15229">
      <w:pPr>
        <w:pStyle w:val="2Text"/>
        <w:ind w:hanging="432"/>
        <w:rPr>
          <w:rFonts w:ascii="Book Antiqua" w:hAnsi="Book Antiqua"/>
          <w:b/>
          <w:sz w:val="24"/>
          <w:szCs w:val="24"/>
        </w:rPr>
      </w:pPr>
      <w:r w:rsidRPr="00F25489">
        <w:rPr>
          <w:rFonts w:ascii="Book Antiqua" w:hAnsi="Book Antiqua"/>
          <w:b/>
          <w:sz w:val="24"/>
          <w:szCs w:val="24"/>
        </w:rPr>
        <w:t>Ho</w:t>
      </w:r>
      <w:r>
        <w:rPr>
          <w:rFonts w:ascii="Book Antiqua" w:hAnsi="Book Antiqua"/>
          <w:b/>
          <w:sz w:val="24"/>
          <w:szCs w:val="24"/>
        </w:rPr>
        <w:t>w</w:t>
      </w:r>
      <w:r w:rsidRPr="00F25489">
        <w:rPr>
          <w:rFonts w:ascii="Book Antiqua" w:hAnsi="Book Antiqua"/>
          <w:b/>
          <w:sz w:val="24"/>
          <w:szCs w:val="24"/>
        </w:rPr>
        <w:t xml:space="preserve"> Can</w:t>
      </w:r>
      <w:r>
        <w:rPr>
          <w:rFonts w:ascii="Book Antiqua" w:hAnsi="Book Antiqua"/>
          <w:b/>
          <w:sz w:val="24"/>
          <w:szCs w:val="24"/>
        </w:rPr>
        <w:t xml:space="preserve"> the </w:t>
      </w:r>
      <w:r w:rsidR="006A1E92">
        <w:rPr>
          <w:rFonts w:ascii="Book Antiqua" w:hAnsi="Book Antiqua"/>
          <w:b/>
          <w:sz w:val="24"/>
          <w:szCs w:val="24"/>
        </w:rPr>
        <w:t>Stay</w:t>
      </w:r>
      <w:r>
        <w:rPr>
          <w:rFonts w:ascii="Book Antiqua" w:hAnsi="Book Antiqua"/>
          <w:b/>
          <w:sz w:val="24"/>
          <w:szCs w:val="24"/>
        </w:rPr>
        <w:t xml:space="preserve"> at Work Benefit Help You Remain at Work?</w:t>
      </w:r>
    </w:p>
    <w:p w14:paraId="1BE2A893" w14:textId="342FB1FA" w:rsidR="00A15229" w:rsidRDefault="00A15229" w:rsidP="00A15229">
      <w:pPr>
        <w:pStyle w:val="2Text"/>
        <w:ind w:left="450"/>
      </w:pPr>
      <w:r>
        <w:t xml:space="preserve">The </w:t>
      </w:r>
      <w:r w:rsidR="006A1E92">
        <w:t>Stay</w:t>
      </w:r>
      <w:r>
        <w:t xml:space="preserve"> at Work Benefit will provide for a worksite modification. This worksite modification might be what is needed to allow </w:t>
      </w:r>
      <w:r w:rsidR="00831858">
        <w:t>You</w:t>
      </w:r>
      <w:r>
        <w:t xml:space="preserve"> to perform the </w:t>
      </w:r>
      <w:r w:rsidR="004E2E24" w:rsidRPr="00987A39">
        <w:rPr>
          <w:b/>
          <w:color w:val="FF0000"/>
          <w:sz w:val="24"/>
          <w:vertAlign w:val="superscript"/>
        </w:rPr>
        <w:t>1</w:t>
      </w:r>
      <w:r w:rsidR="00571C41" w:rsidRPr="00571C41">
        <w:rPr>
          <w:b/>
          <w:bCs/>
          <w:sz w:val="24"/>
        </w:rPr>
        <w:t>[</w:t>
      </w:r>
      <w:r w:rsidR="000C4671">
        <w:t>Material and Substantial</w:t>
      </w:r>
      <w:r w:rsidR="001868E9">
        <w:t xml:space="preserve"> Duties</w:t>
      </w:r>
      <w:r w:rsidR="00571C41" w:rsidRPr="00571C41">
        <w:rPr>
          <w:b/>
          <w:bCs/>
          <w:sz w:val="24"/>
        </w:rPr>
        <w:t>]</w:t>
      </w:r>
      <w:r>
        <w:t xml:space="preserve"> of </w:t>
      </w:r>
      <w:r w:rsidR="00D60341">
        <w:t>Your</w:t>
      </w:r>
      <w:r>
        <w:t xml:space="preserve"> </w:t>
      </w:r>
      <w:r w:rsidR="008610C1" w:rsidRPr="00692172">
        <w:rPr>
          <w:b/>
          <w:color w:val="FF0000"/>
          <w:sz w:val="24"/>
          <w:vertAlign w:val="superscript"/>
        </w:rPr>
        <w:t>CV5</w:t>
      </w:r>
      <w:r w:rsidR="00571C41" w:rsidRPr="00571C41">
        <w:rPr>
          <w:b/>
          <w:bCs/>
          <w:sz w:val="24"/>
        </w:rPr>
        <w:t>[</w:t>
      </w:r>
      <w:r w:rsidR="001868E9">
        <w:t>Regular Occupation</w:t>
      </w:r>
      <w:r w:rsidR="00571C41" w:rsidRPr="00571C41">
        <w:rPr>
          <w:b/>
          <w:bCs/>
          <w:sz w:val="24"/>
        </w:rPr>
        <w:t>]</w:t>
      </w:r>
      <w:r>
        <w:t xml:space="preserve"> with </w:t>
      </w:r>
      <w:r w:rsidR="009B67AB" w:rsidRPr="00987A39">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w:t>
      </w:r>
    </w:p>
    <w:p w14:paraId="6169C8A5" w14:textId="067F15CD" w:rsidR="00A15229" w:rsidRPr="00B22587" w:rsidRDefault="00A15229" w:rsidP="00A15229">
      <w:pPr>
        <w:pStyle w:val="2Text"/>
        <w:ind w:left="450" w:hanging="450"/>
        <w:rPr>
          <w:rFonts w:ascii="Book Antiqua" w:hAnsi="Book Antiqua"/>
          <w:b/>
          <w:sz w:val="24"/>
          <w:szCs w:val="24"/>
        </w:rPr>
      </w:pPr>
      <w:r w:rsidRPr="00B22587">
        <w:rPr>
          <w:rFonts w:ascii="Book Antiqua" w:hAnsi="Book Antiqua"/>
          <w:b/>
          <w:sz w:val="24"/>
          <w:szCs w:val="24"/>
        </w:rPr>
        <w:t xml:space="preserve">When </w:t>
      </w:r>
      <w:r>
        <w:rPr>
          <w:rFonts w:ascii="Book Antiqua" w:hAnsi="Book Antiqua"/>
          <w:b/>
          <w:sz w:val="24"/>
          <w:szCs w:val="24"/>
        </w:rPr>
        <w:t xml:space="preserve">Is </w:t>
      </w:r>
      <w:r w:rsidRPr="00B22587">
        <w:rPr>
          <w:rFonts w:ascii="Book Antiqua" w:hAnsi="Book Antiqua"/>
          <w:b/>
          <w:sz w:val="24"/>
          <w:szCs w:val="24"/>
        </w:rPr>
        <w:t xml:space="preserve">the </w:t>
      </w:r>
      <w:r w:rsidR="006A1E92">
        <w:rPr>
          <w:rFonts w:ascii="Book Antiqua" w:hAnsi="Book Antiqua"/>
          <w:b/>
          <w:sz w:val="24"/>
          <w:szCs w:val="24"/>
        </w:rPr>
        <w:t>Stay</w:t>
      </w:r>
      <w:r w:rsidRPr="00B22587">
        <w:rPr>
          <w:rFonts w:ascii="Book Antiqua" w:hAnsi="Book Antiqua"/>
          <w:b/>
          <w:sz w:val="24"/>
          <w:szCs w:val="24"/>
        </w:rPr>
        <w:t xml:space="preserve"> at Work Benefit </w:t>
      </w:r>
      <w:r>
        <w:rPr>
          <w:rFonts w:ascii="Book Antiqua" w:hAnsi="Book Antiqua"/>
          <w:b/>
          <w:sz w:val="24"/>
          <w:szCs w:val="24"/>
        </w:rPr>
        <w:t>A</w:t>
      </w:r>
      <w:r w:rsidRPr="00B22587">
        <w:rPr>
          <w:rFonts w:ascii="Book Antiqua" w:hAnsi="Book Antiqua"/>
          <w:b/>
          <w:sz w:val="24"/>
          <w:szCs w:val="24"/>
        </w:rPr>
        <w:t>vailable?</w:t>
      </w:r>
    </w:p>
    <w:p w14:paraId="32435974" w14:textId="40145B6C" w:rsidR="00A15229" w:rsidRDefault="00A15229" w:rsidP="003237F2">
      <w:pPr>
        <w:pStyle w:val="2Text"/>
      </w:pPr>
      <w:r>
        <w:t xml:space="preserve">The </w:t>
      </w:r>
      <w:r w:rsidR="006A1E92">
        <w:t>Stay</w:t>
      </w:r>
      <w:r>
        <w:t xml:space="preserve"> at Work Benefit is available while </w:t>
      </w:r>
      <w:r w:rsidR="00831858">
        <w:t>You</w:t>
      </w:r>
      <w:r>
        <w:t xml:space="preserve"> are working. </w:t>
      </w:r>
      <w:r w:rsidR="000B2C6E">
        <w:rPr>
          <w:b/>
          <w:color w:val="FF0000"/>
          <w:sz w:val="24"/>
          <w:vertAlign w:val="superscript"/>
        </w:rPr>
        <w:t>2a</w:t>
      </w:r>
      <w:r w:rsidR="001144C5" w:rsidRPr="00571C41">
        <w:rPr>
          <w:b/>
          <w:bCs/>
          <w:sz w:val="24"/>
        </w:rPr>
        <w:t>[</w:t>
      </w:r>
      <w:r w:rsidR="009B67AB"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with </w:t>
      </w:r>
      <w:r w:rsidR="00D60341">
        <w:t>Your</w:t>
      </w:r>
      <w:r>
        <w:t xml:space="preserve"> written consent, will provide Prudential with a </w:t>
      </w:r>
      <w:r w:rsidR="006A1E92">
        <w:t>Stay</w:t>
      </w:r>
      <w:r>
        <w:t xml:space="preserve"> at Work </w:t>
      </w:r>
      <w:r w:rsidR="00937B2B">
        <w:t>r</w:t>
      </w:r>
      <w:r>
        <w:t>eferral.</w:t>
      </w:r>
      <w:r w:rsidR="001144C5" w:rsidRPr="00571C41">
        <w:rPr>
          <w:b/>
          <w:bCs/>
          <w:sz w:val="24"/>
        </w:rPr>
        <w:t>]</w:t>
      </w:r>
      <w:r>
        <w:t xml:space="preserve"> One of </w:t>
      </w:r>
      <w:r w:rsidR="003B254A">
        <w:t>Our</w:t>
      </w:r>
      <w:r>
        <w:t xml:space="preserve"> designated professionals </w:t>
      </w:r>
      <w:r w:rsidR="00F10F85">
        <w:t xml:space="preserve">may </w:t>
      </w:r>
      <w:r>
        <w:t xml:space="preserve">assist </w:t>
      </w:r>
      <w:r w:rsidR="00831858">
        <w:t>You</w:t>
      </w:r>
      <w:r>
        <w:t xml:space="preserve"> and </w:t>
      </w:r>
      <w:r w:rsidR="009F33E3"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to identify a modification </w:t>
      </w:r>
      <w:r w:rsidR="003B254A">
        <w:t>We</w:t>
      </w:r>
      <w:r>
        <w:t xml:space="preserve"> agree is likely to help </w:t>
      </w:r>
      <w:r w:rsidR="00831858">
        <w:t>You</w:t>
      </w:r>
      <w:r>
        <w:t xml:space="preserve"> remain at work. This agreement will be in writing and must be signed by </w:t>
      </w:r>
      <w:r w:rsidR="00831858">
        <w:t>You</w:t>
      </w:r>
      <w:r>
        <w:t xml:space="preserve">, </w:t>
      </w:r>
      <w:r w:rsidR="009F33E3"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and Prudential.</w:t>
      </w:r>
    </w:p>
    <w:p w14:paraId="5CCB861D" w14:textId="4771ADC3" w:rsidR="00A15229" w:rsidRDefault="00AC57F7" w:rsidP="003237F2">
      <w:pPr>
        <w:pStyle w:val="2Text"/>
      </w:pPr>
      <w:r>
        <w:rPr>
          <w:b/>
          <w:color w:val="FF0000"/>
          <w:sz w:val="24"/>
          <w:vertAlign w:val="superscript"/>
        </w:rPr>
        <w:t>2</w:t>
      </w:r>
      <w:r w:rsidR="00571C41" w:rsidRPr="00571C41">
        <w:rPr>
          <w:b/>
          <w:bCs/>
          <w:sz w:val="24"/>
        </w:rPr>
        <w:t>[</w:t>
      </w:r>
      <w:r w:rsidR="00A15229">
        <w:t xml:space="preserve">This benefit is available to </w:t>
      </w:r>
      <w:r w:rsidR="00831858">
        <w:t>You</w:t>
      </w:r>
      <w:r w:rsidR="00A15229">
        <w:t xml:space="preserve"> on a one time only basis.</w:t>
      </w:r>
      <w:r w:rsidR="00571C41" w:rsidRPr="00571C41">
        <w:rPr>
          <w:b/>
          <w:bCs/>
          <w:sz w:val="24"/>
        </w:rPr>
        <w:t>]</w:t>
      </w:r>
    </w:p>
    <w:p w14:paraId="06E4F19D" w14:textId="3BADF355" w:rsidR="00A15229" w:rsidRDefault="00A15229" w:rsidP="003237F2">
      <w:pPr>
        <w:pStyle w:val="2Text"/>
      </w:pPr>
      <w:r>
        <w:t xml:space="preserve">The </w:t>
      </w:r>
      <w:r w:rsidR="006F61C4">
        <w:t>Stay</w:t>
      </w:r>
      <w:r>
        <w:t xml:space="preserve"> at Work Benefit is not available if </w:t>
      </w:r>
      <w:r w:rsidR="00831858">
        <w:t>You</w:t>
      </w:r>
      <w:r>
        <w:t xml:space="preserve"> are receiving</w:t>
      </w:r>
      <w:r w:rsidR="003151B8">
        <w:t xml:space="preserve"> or eligible to receive</w:t>
      </w:r>
      <w:r>
        <w:t xml:space="preserve"> </w:t>
      </w:r>
      <w:r w:rsidR="00E60F86" w:rsidRPr="00B611FB">
        <w:rPr>
          <w:b/>
          <w:color w:val="FF0000"/>
          <w:sz w:val="24"/>
          <w:vertAlign w:val="superscript"/>
        </w:rPr>
        <w:t>CV1</w:t>
      </w:r>
      <w:r w:rsidR="00571C41" w:rsidRPr="00571C41">
        <w:rPr>
          <w:b/>
          <w:bCs/>
          <w:sz w:val="24"/>
        </w:rPr>
        <w:t>[</w:t>
      </w:r>
      <w:r>
        <w:t>short term</w:t>
      </w:r>
      <w:r w:rsidR="00571C41" w:rsidRPr="00571C41">
        <w:rPr>
          <w:b/>
          <w:bCs/>
          <w:sz w:val="24"/>
        </w:rPr>
        <w:t>]</w:t>
      </w:r>
      <w:r>
        <w:t xml:space="preserve"> disability benefits. </w:t>
      </w:r>
      <w:r w:rsidR="00565478">
        <w:rPr>
          <w:b/>
          <w:color w:val="FF0000"/>
          <w:sz w:val="24"/>
          <w:vertAlign w:val="superscript"/>
        </w:rPr>
        <w:t>2</w:t>
      </w:r>
      <w:r w:rsidR="00565478" w:rsidRPr="00571C41">
        <w:rPr>
          <w:b/>
          <w:bCs/>
          <w:sz w:val="24"/>
        </w:rPr>
        <w:t>[</w:t>
      </w:r>
      <w:r>
        <w:t xml:space="preserve">If </w:t>
      </w:r>
      <w:r w:rsidR="00831858">
        <w:t>You</w:t>
      </w:r>
      <w:r>
        <w:t xml:space="preserve"> are receiving </w:t>
      </w:r>
      <w:r w:rsidR="00A15622" w:rsidRPr="00B611FB">
        <w:rPr>
          <w:b/>
          <w:color w:val="FF0000"/>
          <w:sz w:val="24"/>
          <w:vertAlign w:val="superscript"/>
        </w:rPr>
        <w:t>CV1</w:t>
      </w:r>
      <w:r w:rsidR="00571C41" w:rsidRPr="00571C41">
        <w:rPr>
          <w:b/>
          <w:bCs/>
          <w:sz w:val="24"/>
        </w:rPr>
        <w:t>[</w:t>
      </w:r>
      <w:r>
        <w:t>short term</w:t>
      </w:r>
      <w:r w:rsidR="00571C41" w:rsidRPr="00571C41">
        <w:rPr>
          <w:b/>
          <w:bCs/>
          <w:sz w:val="24"/>
        </w:rPr>
        <w:t>]</w:t>
      </w:r>
      <w:r>
        <w:t xml:space="preserve"> disability benefits, Prudential may elect to offer and pay for a </w:t>
      </w:r>
      <w:r w:rsidR="00401A9E">
        <w:t>R</w:t>
      </w:r>
      <w:r>
        <w:t xml:space="preserve">ehabilitation </w:t>
      </w:r>
      <w:r w:rsidR="00401A9E">
        <w:t>P</w:t>
      </w:r>
      <w:r>
        <w:t xml:space="preserve">rogram. A </w:t>
      </w:r>
      <w:r w:rsidR="00636D21">
        <w:t xml:space="preserve">Rehabilitation Program </w:t>
      </w:r>
      <w:r>
        <w:t>may include, but is not limited to, a worksite modification. Please see the Rehabilitation Services section for more details.</w:t>
      </w:r>
      <w:r w:rsidR="002E1C64" w:rsidRPr="00571C41">
        <w:rPr>
          <w:b/>
          <w:bCs/>
          <w:sz w:val="24"/>
        </w:rPr>
        <w:t>]</w:t>
      </w:r>
      <w:r>
        <w:t xml:space="preserve"> </w:t>
      </w:r>
    </w:p>
    <w:p w14:paraId="1815B6CE" w14:textId="4234EFA3" w:rsidR="00A15229" w:rsidRPr="005B262A" w:rsidRDefault="00A15229" w:rsidP="00A15229">
      <w:pPr>
        <w:pStyle w:val="2Text"/>
        <w:ind w:left="450" w:hanging="450"/>
        <w:rPr>
          <w:rFonts w:ascii="Book Antiqua" w:hAnsi="Book Antiqua"/>
          <w:b/>
          <w:sz w:val="24"/>
          <w:szCs w:val="24"/>
        </w:rPr>
      </w:pPr>
      <w:r w:rsidRPr="005B262A">
        <w:rPr>
          <w:rFonts w:ascii="Book Antiqua" w:hAnsi="Book Antiqua"/>
          <w:b/>
          <w:sz w:val="24"/>
          <w:szCs w:val="24"/>
        </w:rPr>
        <w:t xml:space="preserve">How Much </w:t>
      </w:r>
      <w:r>
        <w:rPr>
          <w:rFonts w:ascii="Book Antiqua" w:hAnsi="Book Antiqua"/>
          <w:b/>
          <w:sz w:val="24"/>
          <w:szCs w:val="24"/>
        </w:rPr>
        <w:t>I</w:t>
      </w:r>
      <w:r w:rsidRPr="005B262A">
        <w:rPr>
          <w:rFonts w:ascii="Book Antiqua" w:hAnsi="Book Antiqua"/>
          <w:b/>
          <w:sz w:val="24"/>
          <w:szCs w:val="24"/>
        </w:rPr>
        <w:t xml:space="preserve">s the </w:t>
      </w:r>
      <w:r w:rsidR="003D028F">
        <w:rPr>
          <w:rFonts w:ascii="Book Antiqua" w:hAnsi="Book Antiqua"/>
          <w:b/>
          <w:sz w:val="24"/>
          <w:szCs w:val="24"/>
        </w:rPr>
        <w:t>Stay</w:t>
      </w:r>
      <w:r w:rsidRPr="005B262A">
        <w:rPr>
          <w:rFonts w:ascii="Book Antiqua" w:hAnsi="Book Antiqua"/>
          <w:b/>
          <w:sz w:val="24"/>
          <w:szCs w:val="24"/>
        </w:rPr>
        <w:t xml:space="preserve"> at Work Benefit?</w:t>
      </w:r>
    </w:p>
    <w:p w14:paraId="1412BB1B" w14:textId="53B257CF" w:rsidR="00A15229" w:rsidRDefault="00A15229" w:rsidP="003237F2">
      <w:pPr>
        <w:pStyle w:val="2Text"/>
      </w:pPr>
      <w:r>
        <w:t xml:space="preserve">Prudential, on </w:t>
      </w:r>
      <w:r w:rsidR="009F33E3" w:rsidRPr="00692172">
        <w:rPr>
          <w:b/>
          <w:color w:val="FF0000"/>
          <w:sz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behalf, will pay for the cost of the worksite modification up to the amount of the </w:t>
      </w:r>
      <w:r w:rsidR="003D2E94">
        <w:t>Stay</w:t>
      </w:r>
      <w:r>
        <w:t xml:space="preserve"> at Work Benefit. If </w:t>
      </w:r>
      <w:r w:rsidR="009F33E3"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pays for the cost of the modification, Prudential will reimburse </w:t>
      </w:r>
      <w:r w:rsidR="009F33E3"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for the cost of the modification up to the amount of the </w:t>
      </w:r>
      <w:r w:rsidR="0057152B">
        <w:t>Stay</w:t>
      </w:r>
      <w:r>
        <w:t xml:space="preserve"> at Work Benefit.</w:t>
      </w:r>
    </w:p>
    <w:p w14:paraId="2DA0AC1D" w14:textId="3CDA9564" w:rsidR="00A15229" w:rsidRDefault="00A15229" w:rsidP="003237F2">
      <w:pPr>
        <w:pStyle w:val="2Text"/>
      </w:pPr>
      <w:r>
        <w:t xml:space="preserve">The amount of the </w:t>
      </w:r>
      <w:r w:rsidR="0057152B">
        <w:t>Stay</w:t>
      </w:r>
      <w:r>
        <w:t xml:space="preserve"> at Work Benefit is the cost of the worksite modification up to </w:t>
      </w:r>
      <w:r w:rsidR="00231FA0">
        <w:rPr>
          <w:b/>
          <w:color w:val="FF0000"/>
          <w:sz w:val="24"/>
          <w:vertAlign w:val="superscript"/>
        </w:rPr>
        <w:t>3</w:t>
      </w:r>
      <w:r w:rsidR="004B7F93">
        <w:rPr>
          <w:b/>
          <w:color w:val="FF0000"/>
          <w:sz w:val="24"/>
          <w:vertAlign w:val="superscript"/>
        </w:rPr>
        <w:t>c</w:t>
      </w:r>
      <w:r w:rsidR="00231FA0" w:rsidRPr="00571C41">
        <w:rPr>
          <w:b/>
          <w:bCs/>
          <w:sz w:val="24"/>
        </w:rPr>
        <w:t>[</w:t>
      </w:r>
      <w:r>
        <w:t>the greater of</w:t>
      </w:r>
      <w:r w:rsidR="00567D42" w:rsidRPr="00571C41">
        <w:rPr>
          <w:b/>
          <w:bCs/>
          <w:sz w:val="24"/>
        </w:rPr>
        <w:t>]</w:t>
      </w:r>
      <w:r w:rsidR="004B7F93">
        <w:rPr>
          <w:b/>
          <w:bCs/>
          <w:sz w:val="24"/>
        </w:rPr>
        <w:t xml:space="preserve"> </w:t>
      </w:r>
      <w:r w:rsidR="00136313">
        <w:rPr>
          <w:b/>
          <w:color w:val="FF0000"/>
          <w:sz w:val="24"/>
          <w:vertAlign w:val="superscript"/>
        </w:rPr>
        <w:t>3</w:t>
      </w:r>
      <w:r w:rsidR="00571C41" w:rsidRPr="00571C41">
        <w:rPr>
          <w:b/>
          <w:bCs/>
          <w:sz w:val="24"/>
        </w:rPr>
        <w:t>[</w:t>
      </w:r>
      <w:r>
        <w:t>:</w:t>
      </w:r>
    </w:p>
    <w:p w14:paraId="07F79BF2" w14:textId="6685F5F5" w:rsidR="00A15229" w:rsidRDefault="00B01F63" w:rsidP="00250B5E">
      <w:pPr>
        <w:pStyle w:val="2Text"/>
        <w:numPr>
          <w:ilvl w:val="0"/>
          <w:numId w:val="7"/>
        </w:numPr>
        <w:ind w:left="864" w:hanging="432"/>
      </w:pPr>
      <w:r>
        <w:rPr>
          <w:b/>
          <w:color w:val="FF0000"/>
          <w:sz w:val="24"/>
          <w:vertAlign w:val="superscript"/>
        </w:rPr>
        <w:t>3a</w:t>
      </w:r>
      <w:r w:rsidR="00571C41" w:rsidRPr="00571C41">
        <w:rPr>
          <w:b/>
          <w:bCs/>
          <w:sz w:val="24"/>
        </w:rPr>
        <w:t>[</w:t>
      </w:r>
      <w:r w:rsidR="00A15229">
        <w:t>$100 - $5,000</w:t>
      </w:r>
      <w:r w:rsidR="00571C41" w:rsidRPr="00571C41">
        <w:rPr>
          <w:b/>
          <w:bCs/>
          <w:sz w:val="24"/>
        </w:rPr>
        <w:t>]</w:t>
      </w:r>
      <w:r w:rsidR="00A15229">
        <w:t>; or</w:t>
      </w:r>
    </w:p>
    <w:p w14:paraId="60C8699B" w14:textId="0B545256" w:rsidR="009176D8" w:rsidRDefault="009176D8" w:rsidP="00250B5E">
      <w:pPr>
        <w:pStyle w:val="2Text"/>
        <w:numPr>
          <w:ilvl w:val="0"/>
          <w:numId w:val="7"/>
        </w:numPr>
        <w:ind w:left="864" w:hanging="432"/>
      </w:pPr>
      <w:r>
        <w:t xml:space="preserve">the equivalent of </w:t>
      </w:r>
      <w:r w:rsidR="00B01F63">
        <w:rPr>
          <w:b/>
          <w:color w:val="FF0000"/>
          <w:sz w:val="24"/>
          <w:vertAlign w:val="superscript"/>
        </w:rPr>
        <w:t>3b</w:t>
      </w:r>
      <w:r w:rsidR="00571C41" w:rsidRPr="00571C41">
        <w:rPr>
          <w:b/>
          <w:bCs/>
          <w:sz w:val="24"/>
        </w:rPr>
        <w:t>[</w:t>
      </w:r>
      <w:r>
        <w:t>1 – 8 weeks</w:t>
      </w:r>
      <w:r w:rsidR="00571C41" w:rsidRPr="00571C41">
        <w:rPr>
          <w:b/>
          <w:bCs/>
          <w:sz w:val="24"/>
        </w:rPr>
        <w:t>]</w:t>
      </w:r>
      <w:r>
        <w:t xml:space="preserve"> of </w:t>
      </w:r>
      <w:r w:rsidR="00D60341">
        <w:t>Your</w:t>
      </w:r>
      <w:r>
        <w:t xml:space="preserve"> </w:t>
      </w:r>
      <w:r w:rsidR="00026DE6">
        <w:t>Weekly Earnings</w:t>
      </w:r>
      <w:r>
        <w:t>.</w:t>
      </w:r>
      <w:r w:rsidR="00571C41" w:rsidRPr="00571C41">
        <w:rPr>
          <w:b/>
          <w:bCs/>
          <w:sz w:val="24"/>
        </w:rPr>
        <w:t>]</w:t>
      </w:r>
    </w:p>
    <w:p w14:paraId="3EDBCB73" w14:textId="7B41AFA1" w:rsidR="007812D4" w:rsidRDefault="0068473E">
      <w:pPr>
        <w:pStyle w:val="1Text"/>
        <w:ind w:left="432"/>
      </w:pPr>
      <w:r>
        <w:lastRenderedPageBreak/>
        <w:t xml:space="preserve">Prudential is not responsible for compliance with the Americans with Disabilities Act (ADA) or any similar law, and does not represent that any part of the Stay at Work </w:t>
      </w:r>
      <w:r w:rsidR="00F5780C">
        <w:t>B</w:t>
      </w:r>
      <w:r>
        <w:t xml:space="preserve">enefit is intended to be, or is, in compliance with any such laws. If </w:t>
      </w:r>
      <w:r w:rsidR="00831858">
        <w:t>You</w:t>
      </w:r>
      <w:r>
        <w:t xml:space="preserve"> have questions regarding ADA compliance, please contact</w:t>
      </w:r>
      <w:r w:rsidR="00AD54C7">
        <w:t xml:space="preserve"> </w:t>
      </w:r>
      <w:r w:rsidR="006E5911" w:rsidRPr="00987A39">
        <w:rPr>
          <w:b/>
          <w:bCs/>
          <w:color w:val="FF0000"/>
          <w:sz w:val="24"/>
          <w:szCs w:val="24"/>
          <w:vertAlign w:val="superscript"/>
        </w:rPr>
        <w:t>CV2</w:t>
      </w:r>
      <w:r w:rsidR="00571C41" w:rsidRPr="00571C41">
        <w:rPr>
          <w:b/>
          <w:bCs/>
          <w:sz w:val="24"/>
        </w:rPr>
        <w:t>[</w:t>
      </w:r>
      <w:r w:rsidR="00D60341">
        <w:t>Your</w:t>
      </w:r>
      <w:r w:rsidR="00AD54C7">
        <w:t xml:space="preserve"> Employer</w:t>
      </w:r>
      <w:r w:rsidR="00571C41" w:rsidRPr="00571C41">
        <w:rPr>
          <w:b/>
          <w:bCs/>
          <w:sz w:val="24"/>
        </w:rPr>
        <w:t>]</w:t>
      </w:r>
      <w:r w:rsidR="006E5911">
        <w:t>.</w:t>
      </w:r>
    </w:p>
    <w:p w14:paraId="1118E122" w14:textId="4DBE442E" w:rsidR="009625EE" w:rsidRPr="009A07E0" w:rsidRDefault="00305D0E" w:rsidP="003237F2">
      <w:pPr>
        <w:pStyle w:val="Indent2"/>
        <w:tabs>
          <w:tab w:val="clear" w:pos="864"/>
        </w:tabs>
        <w:ind w:left="432" w:firstLine="0"/>
      </w:pPr>
      <w:r>
        <w:rPr>
          <w:b/>
          <w:bCs/>
          <w:color w:val="FF0000"/>
          <w:sz w:val="24"/>
          <w:szCs w:val="24"/>
          <w:vertAlign w:val="superscript"/>
        </w:rPr>
        <w:t>4</w:t>
      </w:r>
      <w:r w:rsidR="00571C41" w:rsidRPr="001935DA">
        <w:rPr>
          <w:b/>
          <w:sz w:val="24"/>
          <w:szCs w:val="24"/>
        </w:rPr>
        <w:t>[</w:t>
      </w:r>
      <w:r w:rsidR="009625EE">
        <w:t>If there is an overpayment due to Prudential</w:t>
      </w:r>
      <w:r w:rsidR="005F62D3" w:rsidRPr="005F62D3">
        <w:t xml:space="preserve"> </w:t>
      </w:r>
      <w:r w:rsidR="005F62D3">
        <w:t xml:space="preserve">for any </w:t>
      </w:r>
      <w:r w:rsidR="009656B7">
        <w:t xml:space="preserve">Prudential </w:t>
      </w:r>
      <w:r w:rsidR="005F62D3">
        <w:t>claim</w:t>
      </w:r>
      <w:r w:rsidR="009625EE">
        <w:t xml:space="preserve">, Prudential may apply </w:t>
      </w:r>
      <w:r w:rsidR="00FC36FA">
        <w:t xml:space="preserve">the </w:t>
      </w:r>
      <w:r w:rsidR="009625EE">
        <w:t xml:space="preserve"> </w:t>
      </w:r>
      <w:r w:rsidR="001761A0">
        <w:t>S</w:t>
      </w:r>
      <w:r>
        <w:t xml:space="preserve">tay at </w:t>
      </w:r>
      <w:r w:rsidR="001761A0">
        <w:t>W</w:t>
      </w:r>
      <w:r>
        <w:t>ork</w:t>
      </w:r>
      <w:r w:rsidR="009625EE">
        <w:t xml:space="preserve"> </w:t>
      </w:r>
      <w:r w:rsidR="001761A0">
        <w:t>B</w:t>
      </w:r>
      <w:r w:rsidR="009625EE">
        <w:t>enefit toward any outstanding overpayment.</w:t>
      </w:r>
      <w:r w:rsidR="00571C41" w:rsidRPr="00571C41">
        <w:rPr>
          <w:b/>
          <w:bCs/>
          <w:sz w:val="24"/>
        </w:rPr>
        <w:t>]</w:t>
      </w:r>
    </w:p>
    <w:p w14:paraId="35441288" w14:textId="77777777" w:rsidR="009625EE" w:rsidRDefault="009625EE" w:rsidP="00987A39">
      <w:pPr>
        <w:pStyle w:val="1Text"/>
        <w:ind w:left="432"/>
      </w:pPr>
    </w:p>
    <w:p w14:paraId="3DEEC669" w14:textId="42F4A7F2" w:rsidR="009625EE" w:rsidRDefault="009625EE" w:rsidP="00987A39">
      <w:pPr>
        <w:pStyle w:val="1Text"/>
        <w:ind w:left="432"/>
        <w:sectPr w:rsidR="009625EE" w:rsidSect="00F946C6">
          <w:footerReference w:type="default" r:id="rId36"/>
          <w:endnotePr>
            <w:numFmt w:val="decimal"/>
          </w:endnotePr>
          <w:type w:val="continuous"/>
          <w:pgSz w:w="12240" w:h="15840" w:code="1"/>
          <w:pgMar w:top="1440" w:right="1627" w:bottom="1800" w:left="1627" w:header="720" w:footer="720" w:gutter="0"/>
          <w:cols w:space="720"/>
        </w:sectPr>
      </w:pPr>
    </w:p>
    <w:p w14:paraId="5D55C031" w14:textId="1FF2419F" w:rsidR="006840E1" w:rsidRDefault="008E1C8B" w:rsidP="006840E1">
      <w:pPr>
        <w:pStyle w:val="TitleD"/>
      </w:pPr>
      <w:r w:rsidRPr="00EF6E18">
        <w:rPr>
          <w:rFonts w:ascii="Arial" w:hAnsi="Arial" w:cs="Arial"/>
          <w:color w:val="FF0000"/>
          <w:sz w:val="32"/>
          <w:szCs w:val="32"/>
          <w:vertAlign w:val="superscript"/>
        </w:rPr>
        <w:lastRenderedPageBreak/>
        <w:t>CV1</w:t>
      </w:r>
      <w:r w:rsidR="00571C41" w:rsidRPr="00C52C7C">
        <w:rPr>
          <w:rFonts w:ascii="Arial" w:hAnsi="Arial" w:cs="Arial"/>
        </w:rPr>
        <w:t>[</w:t>
      </w:r>
      <w:r w:rsidR="006840E1">
        <w:t>Long Term</w:t>
      </w:r>
      <w:r w:rsidR="00571C41" w:rsidRPr="00C52C7C">
        <w:rPr>
          <w:rFonts w:ascii="Arial" w:hAnsi="Arial" w:cs="Arial"/>
          <w:szCs w:val="36"/>
        </w:rPr>
        <w:t>]</w:t>
      </w:r>
      <w:r w:rsidR="006840E1" w:rsidRPr="00C52C7C">
        <w:rPr>
          <w:sz w:val="32"/>
          <w:szCs w:val="32"/>
        </w:rPr>
        <w:t xml:space="preserve"> </w:t>
      </w:r>
      <w:r w:rsidR="006840E1">
        <w:t>Disability Coverage</w:t>
      </w:r>
    </w:p>
    <w:p w14:paraId="3DBB0682" w14:textId="4E9C0F1E" w:rsidR="006840E1" w:rsidRDefault="006840E1" w:rsidP="006840E1">
      <w:pPr>
        <w:pStyle w:val="SubtitleD"/>
      </w:pPr>
      <w:bookmarkStart w:id="217" w:name="LTD_General_Information"/>
      <w:bookmarkEnd w:id="217"/>
      <w:commentRangeStart w:id="218"/>
      <w:commentRangeStart w:id="219"/>
      <w:r>
        <w:t>General Information</w:t>
      </w:r>
      <w:commentRangeEnd w:id="218"/>
      <w:r w:rsidR="00BE461C">
        <w:rPr>
          <w:rStyle w:val="CommentReference"/>
          <w:sz w:val="24"/>
          <w:szCs w:val="20"/>
        </w:rPr>
        <w:commentReference w:id="218"/>
      </w:r>
      <w:commentRangeEnd w:id="219"/>
      <w:r w:rsidR="00CE11B7">
        <w:rPr>
          <w:rStyle w:val="CommentReference"/>
          <w:sz w:val="24"/>
          <w:szCs w:val="20"/>
        </w:rPr>
        <w:commentReference w:id="219"/>
      </w:r>
    </w:p>
    <w:p w14:paraId="4AF57E32" w14:textId="77777777" w:rsidR="006840E1" w:rsidRDefault="006840E1" w:rsidP="006840E1">
      <w:pPr>
        <w:pStyle w:val="SubtitleD"/>
      </w:pPr>
      <w:r>
        <w:t>What Is the Program Date?</w:t>
      </w:r>
    </w:p>
    <w:p w14:paraId="46F71D41" w14:textId="544BADA0" w:rsidR="006840E1" w:rsidRDefault="006840E1" w:rsidP="006840E1">
      <w:pPr>
        <w:pStyle w:val="2Text"/>
      </w:pPr>
      <w:r>
        <w:t xml:space="preserve">The Program Date is </w:t>
      </w:r>
      <w:r w:rsidR="00EC5880" w:rsidRPr="00B37216">
        <w:rPr>
          <w:b/>
          <w:bCs/>
          <w:color w:val="FF0000"/>
          <w:sz w:val="24"/>
          <w:szCs w:val="24"/>
          <w:vertAlign w:val="superscript"/>
        </w:rPr>
        <w:t>CV9</w:t>
      </w:r>
      <w:r w:rsidR="00571C41" w:rsidRPr="00571C41">
        <w:rPr>
          <w:b/>
          <w:bCs/>
          <w:sz w:val="24"/>
        </w:rPr>
        <w:t>[</w:t>
      </w:r>
      <w:r w:rsidR="00DE64C9">
        <w:t>MONTH</w:t>
      </w:r>
      <w:r>
        <w:t xml:space="preserve"> </w:t>
      </w:r>
      <w:r w:rsidR="00DE64C9">
        <w:t>DAY</w:t>
      </w:r>
      <w:r>
        <w:t xml:space="preserve">, </w:t>
      </w:r>
      <w:r w:rsidR="00DE64C9">
        <w:t>YEAR</w:t>
      </w:r>
      <w:r w:rsidR="00571C41" w:rsidRPr="00571C41">
        <w:rPr>
          <w:b/>
          <w:bCs/>
          <w:sz w:val="24"/>
        </w:rPr>
        <w:t>]</w:t>
      </w:r>
      <w:r>
        <w:t xml:space="preserve">. This </w:t>
      </w:r>
      <w:r w:rsidR="00877220">
        <w:t>Group Insurance C</w:t>
      </w:r>
      <w:r>
        <w:t xml:space="preserve">ertificate describes the benefits under the </w:t>
      </w:r>
      <w:r w:rsidR="005A571F" w:rsidRPr="00B37216">
        <w:rPr>
          <w:b/>
          <w:bCs/>
          <w:color w:val="FF0000"/>
          <w:sz w:val="24"/>
          <w:szCs w:val="24"/>
          <w:vertAlign w:val="superscript"/>
        </w:rPr>
        <w:t>CV</w:t>
      </w:r>
      <w:r w:rsidR="005A571F">
        <w:rPr>
          <w:b/>
          <w:bCs/>
          <w:color w:val="FF0000"/>
          <w:sz w:val="24"/>
          <w:szCs w:val="24"/>
          <w:vertAlign w:val="superscript"/>
        </w:rPr>
        <w:t>1</w:t>
      </w:r>
      <w:r w:rsidR="0086718D" w:rsidRPr="00EF6E18">
        <w:rPr>
          <w:b/>
          <w:sz w:val="24"/>
          <w:szCs w:val="24"/>
        </w:rPr>
        <w:t>[</w:t>
      </w:r>
      <w:r w:rsidR="0086718D">
        <w:t>short term or long term</w:t>
      </w:r>
      <w:r w:rsidR="00653D12" w:rsidRPr="00EF6E18">
        <w:rPr>
          <w:b/>
          <w:sz w:val="24"/>
          <w:szCs w:val="24"/>
        </w:rPr>
        <w:t>]</w:t>
      </w:r>
      <w:r w:rsidR="00653D12">
        <w:t xml:space="preserve"> disability Plan</w:t>
      </w:r>
      <w:r>
        <w:t xml:space="preserve"> as of the Program Date.</w:t>
      </w:r>
    </w:p>
    <w:p w14:paraId="112A1F55" w14:textId="77777777" w:rsidR="006840E1" w:rsidRDefault="006840E1" w:rsidP="006840E1">
      <w:pPr>
        <w:pStyle w:val="SubtitleD"/>
      </w:pPr>
      <w:r>
        <w:t>Who Is in the Covered Class(es) for the Insurance?</w:t>
      </w:r>
    </w:p>
    <w:p w14:paraId="1800B5C1" w14:textId="77777777" w:rsidR="006840E1" w:rsidRDefault="006840E1" w:rsidP="006840E1">
      <w:pPr>
        <w:pStyle w:val="2Text"/>
      </w:pPr>
      <w:r>
        <w:t>The Covered Classes are:</w:t>
      </w:r>
    </w:p>
    <w:p w14:paraId="6E497797" w14:textId="51DEE699" w:rsidR="006840E1" w:rsidRDefault="00D435C0" w:rsidP="006840E1">
      <w:pPr>
        <w:pStyle w:val="2Text"/>
      </w:pPr>
      <w:r w:rsidRPr="00987A39">
        <w:rPr>
          <w:b/>
          <w:bCs/>
          <w:color w:val="FF0000"/>
          <w:sz w:val="24"/>
          <w:szCs w:val="24"/>
          <w:vertAlign w:val="superscript"/>
        </w:rPr>
        <w:t>1</w:t>
      </w:r>
      <w:r w:rsidR="00571C41" w:rsidRPr="00571C41">
        <w:rPr>
          <w:b/>
          <w:bCs/>
          <w:sz w:val="24"/>
        </w:rPr>
        <w:t>[</w:t>
      </w:r>
      <w:r w:rsidR="006840E1">
        <w:t xml:space="preserve">All </w:t>
      </w:r>
      <w:r w:rsidR="00847DD5">
        <w:t>Employees</w:t>
      </w:r>
      <w:r w:rsidR="006840E1">
        <w:t>.</w:t>
      </w:r>
      <w:r w:rsidR="00571C41" w:rsidRPr="00571C41">
        <w:rPr>
          <w:b/>
          <w:bCs/>
          <w:sz w:val="24"/>
        </w:rPr>
        <w:t>]</w:t>
      </w:r>
    </w:p>
    <w:p w14:paraId="137DCAD4" w14:textId="3A346DDD" w:rsidR="006840E1" w:rsidRDefault="008C462F" w:rsidP="006840E1">
      <w:pPr>
        <w:pStyle w:val="SubtitleD"/>
      </w:pPr>
      <w:r w:rsidRPr="00EF6E18">
        <w:rPr>
          <w:rFonts w:ascii="Arial" w:hAnsi="Arial" w:cs="Arial"/>
          <w:color w:val="FF0000"/>
          <w:vertAlign w:val="superscript"/>
        </w:rPr>
        <w:t>2</w:t>
      </w:r>
      <w:r w:rsidR="00571C41" w:rsidRPr="00EF6E18">
        <w:rPr>
          <w:rFonts w:ascii="Arial" w:hAnsi="Arial" w:cs="Arial"/>
        </w:rPr>
        <w:t>[</w:t>
      </w:r>
      <w:r w:rsidR="006840E1">
        <w:t>How Many Hours Must You Work to be Eligible for Coverage?</w:t>
      </w:r>
    </w:p>
    <w:p w14:paraId="5BDADAF1" w14:textId="046BB603" w:rsidR="006840E1" w:rsidRDefault="006840E1" w:rsidP="006840E1">
      <w:pPr>
        <w:pStyle w:val="2Text"/>
      </w:pPr>
      <w:r>
        <w:t xml:space="preserve">You must be working at least </w:t>
      </w:r>
      <w:r w:rsidR="007F614F">
        <w:rPr>
          <w:b/>
          <w:bCs/>
          <w:color w:val="FF0000"/>
          <w:sz w:val="24"/>
          <w:szCs w:val="24"/>
          <w:vertAlign w:val="superscript"/>
        </w:rPr>
        <w:t>2a</w:t>
      </w:r>
      <w:r w:rsidR="007F614F" w:rsidRPr="00571C41">
        <w:rPr>
          <w:b/>
          <w:bCs/>
          <w:sz w:val="24"/>
        </w:rPr>
        <w:t>[</w:t>
      </w:r>
      <w:r>
        <w:t>0 – 40</w:t>
      </w:r>
      <w:r w:rsidR="007F614F" w:rsidRPr="00571C41">
        <w:rPr>
          <w:b/>
          <w:bCs/>
          <w:sz w:val="24"/>
        </w:rPr>
        <w:t>]</w:t>
      </w:r>
      <w:r>
        <w:t xml:space="preserve"> hours per week.</w:t>
      </w:r>
      <w:r w:rsidR="00571C41" w:rsidRPr="00571C41">
        <w:rPr>
          <w:b/>
          <w:bCs/>
          <w:sz w:val="24"/>
        </w:rPr>
        <w:t>]</w:t>
      </w:r>
      <w:r>
        <w:t xml:space="preserve"> </w:t>
      </w:r>
    </w:p>
    <w:p w14:paraId="4599DB59" w14:textId="77777777" w:rsidR="00DC5E0C" w:rsidRDefault="00DC5E0C" w:rsidP="00E1349A">
      <w:pPr>
        <w:pStyle w:val="TitleD"/>
        <w:rPr>
          <w:rFonts w:ascii="Arial" w:hAnsi="Arial" w:cs="Arial"/>
          <w:color w:val="FF0000"/>
          <w:sz w:val="24"/>
          <w:szCs w:val="24"/>
          <w:vertAlign w:val="superscript"/>
        </w:rPr>
        <w:sectPr w:rsidR="00DC5E0C" w:rsidSect="00671431">
          <w:headerReference w:type="default" r:id="rId37"/>
          <w:footerReference w:type="default" r:id="rId38"/>
          <w:headerReference w:type="first" r:id="rId39"/>
          <w:footerReference w:type="first" r:id="rId40"/>
          <w:pgSz w:w="12240" w:h="15840" w:code="1"/>
          <w:pgMar w:top="1440" w:right="1627" w:bottom="1800" w:left="1627" w:header="720" w:footer="720" w:gutter="0"/>
          <w:cols w:space="720"/>
          <w:titlePg/>
        </w:sectPr>
      </w:pPr>
    </w:p>
    <w:p w14:paraId="04A98EB6" w14:textId="2C322CB1" w:rsidR="00E1349A" w:rsidRDefault="00310971" w:rsidP="00E1349A">
      <w:pPr>
        <w:pStyle w:val="TitleD"/>
      </w:pPr>
      <w:r w:rsidRPr="00310971">
        <w:rPr>
          <w:rFonts w:ascii="Arial" w:hAnsi="Arial" w:cs="Arial"/>
          <w:color w:val="FF0000"/>
          <w:sz w:val="24"/>
          <w:szCs w:val="24"/>
          <w:vertAlign w:val="superscript"/>
        </w:rPr>
        <w:lastRenderedPageBreak/>
        <w:t>CV1</w:t>
      </w:r>
      <w:r w:rsidR="00571C41" w:rsidRPr="00A7003B">
        <w:rPr>
          <w:rFonts w:ascii="Arial" w:hAnsi="Arial" w:cs="Arial"/>
        </w:rPr>
        <w:t>[</w:t>
      </w:r>
      <w:r w:rsidR="00E1349A">
        <w:t>Long Term</w:t>
      </w:r>
      <w:r w:rsidR="00571C41" w:rsidRPr="00A7003B">
        <w:rPr>
          <w:rFonts w:ascii="Arial" w:hAnsi="Arial" w:cs="Arial"/>
          <w:szCs w:val="36"/>
        </w:rPr>
        <w:t>]</w:t>
      </w:r>
      <w:r w:rsidR="00E1349A">
        <w:t xml:space="preserve"> Disability Coverage</w:t>
      </w:r>
    </w:p>
    <w:p w14:paraId="3F4621D8" w14:textId="77777777" w:rsidR="00BE0A26" w:rsidRDefault="00BE0A26" w:rsidP="00BE0A26">
      <w:pPr>
        <w:pStyle w:val="SubtitleD"/>
      </w:pPr>
      <w:bookmarkStart w:id="224" w:name="LTD_Benefit_Information"/>
      <w:bookmarkEnd w:id="224"/>
      <w:r>
        <w:t>BENEFIT INFORMATION</w:t>
      </w:r>
    </w:p>
    <w:p w14:paraId="48B78D4B" w14:textId="77777777" w:rsidR="00BE0A26" w:rsidRDefault="00BE0A26" w:rsidP="00BE0A26">
      <w:pPr>
        <w:pStyle w:val="SubtitleD"/>
      </w:pPr>
      <w:r>
        <w:t>How Does Prudential Define Disability?</w:t>
      </w:r>
    </w:p>
    <w:p w14:paraId="2D7D91F4" w14:textId="03210DFB" w:rsidR="00BE0A26" w:rsidRDefault="00474E66" w:rsidP="00BE0A26">
      <w:pPr>
        <w:pStyle w:val="2Text"/>
      </w:pPr>
      <w:r w:rsidRPr="00987A39">
        <w:rPr>
          <w:b/>
          <w:color w:val="FF0000"/>
          <w:sz w:val="24"/>
          <w:szCs w:val="24"/>
          <w:vertAlign w:val="superscript"/>
        </w:rPr>
        <w:t>1</w:t>
      </w:r>
      <w:r w:rsidR="00571C41" w:rsidRPr="00571C41">
        <w:rPr>
          <w:b/>
          <w:bCs/>
          <w:sz w:val="24"/>
        </w:rPr>
        <w:t>[</w:t>
      </w:r>
      <w:r w:rsidR="00BE0A26">
        <w:t xml:space="preserve">During the </w:t>
      </w:r>
      <w:r w:rsidR="00DB2BEC" w:rsidRPr="00987A39">
        <w:t>E</w:t>
      </w:r>
      <w:r w:rsidR="00BE0A26" w:rsidRPr="00987A39">
        <w:t xml:space="preserve">limination </w:t>
      </w:r>
      <w:r w:rsidR="00DB2BEC" w:rsidRPr="00987A39">
        <w:t>P</w:t>
      </w:r>
      <w:r w:rsidR="00BE0A26" w:rsidRPr="00987A39">
        <w:t>eriod</w:t>
      </w:r>
      <w:r w:rsidR="00BE0A26">
        <w:t xml:space="preserve">, </w:t>
      </w:r>
      <w:r w:rsidR="00831858">
        <w:t>You</w:t>
      </w:r>
      <w:r w:rsidR="00BE0A26">
        <w:t xml:space="preserve"> are </w:t>
      </w:r>
      <w:r w:rsidR="00167306" w:rsidRPr="00987A39">
        <w:t>Disabled</w:t>
      </w:r>
      <w:r w:rsidR="00167306" w:rsidRPr="005712C2">
        <w:t xml:space="preserve"> </w:t>
      </w:r>
      <w:r w:rsidR="00BE0A26">
        <w:t>when Prudential determines that:</w:t>
      </w:r>
    </w:p>
    <w:p w14:paraId="039BFACD" w14:textId="608C7940" w:rsidR="00BE0A26" w:rsidRDefault="00831858" w:rsidP="00BE0A26">
      <w:pPr>
        <w:pStyle w:val="BulletD"/>
      </w:pPr>
      <w:r>
        <w:t>You</w:t>
      </w:r>
      <w:r w:rsidR="00BE0A26">
        <w:t xml:space="preserve"> are unable to perform </w:t>
      </w:r>
      <w:r w:rsidR="00BE0A26" w:rsidRPr="00763EEE">
        <w:t xml:space="preserve">the </w:t>
      </w:r>
      <w:r w:rsidR="00DB2BEC" w:rsidRPr="00B37216">
        <w:t>M</w:t>
      </w:r>
      <w:r w:rsidR="00BE0A26" w:rsidRPr="00B37216">
        <w:t xml:space="preserve">aterial and </w:t>
      </w:r>
      <w:r w:rsidR="00DB2BEC" w:rsidRPr="00B37216">
        <w:t>S</w:t>
      </w:r>
      <w:r w:rsidR="00BE0A26" w:rsidRPr="00B37216">
        <w:t xml:space="preserve">ubstantial </w:t>
      </w:r>
      <w:r w:rsidR="00DB2BEC" w:rsidRPr="00B37216">
        <w:t>D</w:t>
      </w:r>
      <w:r w:rsidR="00BE0A26" w:rsidRPr="00B37216">
        <w:t>uties</w:t>
      </w:r>
      <w:r w:rsidR="00BE0A26">
        <w:t xml:space="preserve"> of </w:t>
      </w:r>
      <w:r w:rsidR="00D60341">
        <w:t>Your</w:t>
      </w:r>
      <w:r w:rsidR="00BE0A26">
        <w:t xml:space="preserve"> </w:t>
      </w:r>
      <w:r w:rsidR="008610C1" w:rsidRPr="00692172">
        <w:rPr>
          <w:b/>
          <w:color w:val="FF0000"/>
          <w:sz w:val="24"/>
          <w:vertAlign w:val="superscript"/>
        </w:rPr>
        <w:t>CV5</w:t>
      </w:r>
      <w:r w:rsidR="00571C41" w:rsidRPr="00571C41">
        <w:rPr>
          <w:b/>
          <w:bCs/>
          <w:sz w:val="24"/>
        </w:rPr>
        <w:t>[</w:t>
      </w:r>
      <w:r w:rsidR="00DB2BEC" w:rsidRPr="00B37216">
        <w:t>R</w:t>
      </w:r>
      <w:r w:rsidR="00BE0A26" w:rsidRPr="00B37216">
        <w:t xml:space="preserve">egular </w:t>
      </w:r>
      <w:r w:rsidR="00DB2BEC" w:rsidRPr="00B37216">
        <w:t>O</w:t>
      </w:r>
      <w:r w:rsidR="00BE0A26" w:rsidRPr="00B37216">
        <w:t>ccupation</w:t>
      </w:r>
      <w:r w:rsidR="00571C41" w:rsidRPr="00571C41">
        <w:rPr>
          <w:b/>
          <w:bCs/>
          <w:sz w:val="24"/>
        </w:rPr>
        <w:t>]</w:t>
      </w:r>
      <w:r w:rsidR="00DC61E3">
        <w:t xml:space="preserve"> </w:t>
      </w:r>
      <w:r w:rsidR="007779F7" w:rsidRPr="00672D24">
        <w:rPr>
          <w:b/>
          <w:bCs/>
          <w:color w:val="FF0000"/>
          <w:sz w:val="24"/>
          <w:szCs w:val="24"/>
          <w:vertAlign w:val="superscript"/>
        </w:rPr>
        <w:t>1e</w:t>
      </w:r>
      <w:r w:rsidR="00571C41" w:rsidRPr="00571C41">
        <w:rPr>
          <w:b/>
          <w:bCs/>
          <w:sz w:val="24"/>
        </w:rPr>
        <w:t>[</w:t>
      </w:r>
      <w:r w:rsidR="00DC61E3">
        <w:t>*</w:t>
      </w:r>
      <w:r w:rsidR="00571C41" w:rsidRPr="00571C41">
        <w:rPr>
          <w:b/>
          <w:bCs/>
          <w:sz w:val="24"/>
        </w:rPr>
        <w:t>]</w:t>
      </w:r>
      <w:r w:rsidR="008610C1">
        <w:t xml:space="preserve"> </w:t>
      </w:r>
      <w:r w:rsidR="004D0924" w:rsidRPr="00987A39">
        <w:rPr>
          <w:b/>
          <w:bCs/>
          <w:color w:val="FF0000"/>
          <w:sz w:val="24"/>
          <w:szCs w:val="24"/>
          <w:vertAlign w:val="superscript"/>
        </w:rPr>
        <w:t>1d</w:t>
      </w:r>
      <w:r w:rsidR="00571C41" w:rsidRPr="00571C41">
        <w:rPr>
          <w:b/>
          <w:bCs/>
          <w:sz w:val="24"/>
        </w:rPr>
        <w:t>[</w:t>
      </w:r>
      <w:r w:rsidR="004D0924">
        <w:t xml:space="preserve">for any employer in </w:t>
      </w:r>
      <w:r w:rsidR="00D60341">
        <w:t>Your</w:t>
      </w:r>
      <w:r w:rsidR="004D0924">
        <w:t xml:space="preserve"> local or national economy</w:t>
      </w:r>
      <w:r w:rsidR="00571C41" w:rsidRPr="00571C41">
        <w:rPr>
          <w:b/>
          <w:bCs/>
          <w:sz w:val="24"/>
        </w:rPr>
        <w:t>]</w:t>
      </w:r>
      <w:r w:rsidR="004D0924">
        <w:t xml:space="preserve"> </w:t>
      </w:r>
      <w:r w:rsidR="00BE0A26">
        <w:t xml:space="preserve">due </w:t>
      </w:r>
      <w:r w:rsidR="00BE0A26" w:rsidRPr="007806F3">
        <w:t xml:space="preserve">to </w:t>
      </w:r>
      <w:r w:rsidR="000705DC" w:rsidRPr="00987A39">
        <w:rPr>
          <w:b/>
          <w:bCs/>
          <w:color w:val="FF0000"/>
          <w:sz w:val="24"/>
          <w:szCs w:val="24"/>
          <w:vertAlign w:val="superscript"/>
        </w:rPr>
        <w:t>1</w:t>
      </w:r>
      <w:r w:rsidR="00E64FB3" w:rsidRPr="00987A39">
        <w:rPr>
          <w:b/>
          <w:bCs/>
          <w:color w:val="FF0000"/>
          <w:sz w:val="24"/>
          <w:szCs w:val="24"/>
          <w:vertAlign w:val="superscript"/>
        </w:rPr>
        <w:t>g</w:t>
      </w:r>
      <w:r w:rsidR="00571C41" w:rsidRPr="00571C41">
        <w:rPr>
          <w:b/>
          <w:bCs/>
          <w:sz w:val="24"/>
        </w:rPr>
        <w:t>[</w:t>
      </w:r>
      <w:r w:rsidR="00D60341">
        <w:t>Your</w:t>
      </w:r>
      <w:r w:rsidR="00571C41" w:rsidRPr="00571C41">
        <w:rPr>
          <w:b/>
          <w:bCs/>
          <w:sz w:val="24"/>
        </w:rPr>
        <w:t>]</w:t>
      </w:r>
      <w:r w:rsidR="000705DC">
        <w:t xml:space="preserve"> </w:t>
      </w:r>
      <w:r w:rsidR="006C362B" w:rsidRPr="00B37216">
        <w:t>S</w:t>
      </w:r>
      <w:r w:rsidR="00BE0A26" w:rsidRPr="00B37216">
        <w:t>ickness</w:t>
      </w:r>
      <w:r w:rsidR="00BE0A26" w:rsidRPr="00763EEE">
        <w:t xml:space="preserve"> or </w:t>
      </w:r>
      <w:r w:rsidR="006C362B" w:rsidRPr="00B37216">
        <w:t>I</w:t>
      </w:r>
      <w:r w:rsidR="00BE0A26" w:rsidRPr="00B37216">
        <w:t>njury</w:t>
      </w:r>
      <w:r w:rsidR="00BE0A26" w:rsidRPr="00763EEE">
        <w:t>;</w:t>
      </w:r>
    </w:p>
    <w:p w14:paraId="016A9574" w14:textId="349D2583" w:rsidR="00BE0A26" w:rsidRDefault="00831858" w:rsidP="00BE0A26">
      <w:pPr>
        <w:pStyle w:val="BulletD"/>
      </w:pPr>
      <w:r>
        <w:t>You</w:t>
      </w:r>
      <w:r w:rsidR="00BE0A26">
        <w:t xml:space="preserve"> are under </w:t>
      </w:r>
      <w:r w:rsidR="00BE0A26" w:rsidRPr="00763EEE">
        <w:t xml:space="preserve">the </w:t>
      </w:r>
      <w:r w:rsidR="00DB2BEC" w:rsidRPr="00B37216">
        <w:t>R</w:t>
      </w:r>
      <w:r w:rsidR="00BE0A26" w:rsidRPr="00B37216">
        <w:t xml:space="preserve">egular </w:t>
      </w:r>
      <w:r w:rsidR="00DB2BEC" w:rsidRPr="00B37216">
        <w:t>C</w:t>
      </w:r>
      <w:r w:rsidR="00BE0A26" w:rsidRPr="00B37216">
        <w:t>are</w:t>
      </w:r>
      <w:r w:rsidR="00BE0A26" w:rsidRPr="00763EEE">
        <w:t xml:space="preserve"> of a </w:t>
      </w:r>
      <w:r w:rsidR="00DB2BEC" w:rsidRPr="00B37216">
        <w:t>D</w:t>
      </w:r>
      <w:r w:rsidR="00BE0A26" w:rsidRPr="00B37216">
        <w:t>octor</w:t>
      </w:r>
      <w:r w:rsidR="00BE0A26">
        <w:t>; and</w:t>
      </w:r>
    </w:p>
    <w:p w14:paraId="66C390C5" w14:textId="0BB4ED8E" w:rsidR="00BE0A26" w:rsidRDefault="00831858" w:rsidP="00BE0A26">
      <w:pPr>
        <w:pStyle w:val="BulletD"/>
      </w:pPr>
      <w:r>
        <w:t>You</w:t>
      </w:r>
      <w:r w:rsidR="00BE0A26">
        <w:t xml:space="preserve"> are not working at any job.</w:t>
      </w:r>
    </w:p>
    <w:p w14:paraId="59F0092A" w14:textId="3A519CF9" w:rsidR="00BE0A26" w:rsidRDefault="00BE0A26" w:rsidP="00BE0A26">
      <w:pPr>
        <w:pStyle w:val="2Text"/>
      </w:pPr>
      <w:r>
        <w:t xml:space="preserve">After the </w:t>
      </w:r>
      <w:r w:rsidR="00DB3F54" w:rsidRPr="00987A39">
        <w:t xml:space="preserve">Elimination </w:t>
      </w:r>
      <w:r w:rsidR="004E03EF" w:rsidRPr="00DC5D5D" w:rsidDel="00DB3F54">
        <w:t>Period</w:t>
      </w:r>
      <w:r>
        <w:t xml:space="preserve">, </w:t>
      </w:r>
      <w:r w:rsidR="00831858">
        <w:t>You</w:t>
      </w:r>
      <w:r>
        <w:t xml:space="preserve"> are </w:t>
      </w:r>
      <w:r w:rsidR="00167306" w:rsidRPr="00987A39">
        <w:t>Disabled</w:t>
      </w:r>
      <w:r w:rsidR="00167306" w:rsidRPr="005712C2">
        <w:t xml:space="preserve"> </w:t>
      </w:r>
      <w:r>
        <w:t>when Prudential determines that:</w:t>
      </w:r>
    </w:p>
    <w:p w14:paraId="2A49E1CA" w14:textId="57CD8E7D" w:rsidR="00BE0A26" w:rsidRDefault="00831858" w:rsidP="00BE0A26">
      <w:pPr>
        <w:pStyle w:val="BulletD"/>
      </w:pPr>
      <w:r>
        <w:t>You</w:t>
      </w:r>
      <w:r w:rsidR="00BE0A26">
        <w:t xml:space="preserve"> are unable to perform the </w:t>
      </w:r>
      <w:r w:rsidR="000C4671">
        <w:t>Material and Substantial</w:t>
      </w:r>
      <w:r w:rsidR="001868E9">
        <w:t xml:space="preserve"> Duties</w:t>
      </w:r>
      <w:r w:rsidR="00BE0A26">
        <w:t xml:space="preserve"> of </w:t>
      </w:r>
      <w:r w:rsidR="00D60341">
        <w:t>Your</w:t>
      </w:r>
      <w:r w:rsidR="00BE0A26">
        <w:t xml:space="preserve"> </w:t>
      </w:r>
      <w:r w:rsidR="00234C73" w:rsidRPr="00692172">
        <w:rPr>
          <w:b/>
          <w:color w:val="FF0000"/>
          <w:sz w:val="24"/>
          <w:vertAlign w:val="superscript"/>
        </w:rPr>
        <w:t>CV5</w:t>
      </w:r>
      <w:r w:rsidR="00571C41" w:rsidRPr="00571C41">
        <w:rPr>
          <w:b/>
          <w:bCs/>
          <w:sz w:val="24"/>
        </w:rPr>
        <w:t>[</w:t>
      </w:r>
      <w:r w:rsidR="001868E9">
        <w:t>Regular Occupation</w:t>
      </w:r>
      <w:r w:rsidR="00571C41" w:rsidRPr="00571C41">
        <w:rPr>
          <w:b/>
          <w:bCs/>
          <w:sz w:val="24"/>
        </w:rPr>
        <w:t>]</w:t>
      </w:r>
      <w:r w:rsidR="00BE0A26">
        <w:t xml:space="preserve"> </w:t>
      </w:r>
      <w:r w:rsidR="00E44561" w:rsidRPr="00672D24">
        <w:rPr>
          <w:b/>
          <w:bCs/>
          <w:color w:val="FF0000"/>
          <w:sz w:val="24"/>
          <w:szCs w:val="24"/>
          <w:vertAlign w:val="superscript"/>
        </w:rPr>
        <w:t>1e</w:t>
      </w:r>
      <w:r w:rsidR="00E44561" w:rsidRPr="00571C41">
        <w:rPr>
          <w:b/>
          <w:bCs/>
          <w:sz w:val="24"/>
        </w:rPr>
        <w:t>[</w:t>
      </w:r>
      <w:r w:rsidR="00E44561">
        <w:t>*</w:t>
      </w:r>
      <w:r w:rsidR="00E44561" w:rsidRPr="00571C41">
        <w:rPr>
          <w:b/>
          <w:bCs/>
          <w:sz w:val="24"/>
        </w:rPr>
        <w:t>]</w:t>
      </w:r>
      <w:r w:rsidR="00E44561">
        <w:t xml:space="preserve"> </w:t>
      </w:r>
      <w:r w:rsidR="00C92727" w:rsidRPr="00672D24">
        <w:rPr>
          <w:b/>
          <w:bCs/>
          <w:color w:val="FF0000"/>
          <w:sz w:val="24"/>
          <w:szCs w:val="24"/>
          <w:vertAlign w:val="superscript"/>
        </w:rPr>
        <w:t>1d</w:t>
      </w:r>
      <w:r w:rsidR="00571C41" w:rsidRPr="00571C41">
        <w:rPr>
          <w:b/>
          <w:bCs/>
          <w:sz w:val="24"/>
        </w:rPr>
        <w:t>[</w:t>
      </w:r>
      <w:r w:rsidR="00C92727">
        <w:t xml:space="preserve">for any employer in </w:t>
      </w:r>
      <w:r w:rsidR="00D60341">
        <w:t>Your</w:t>
      </w:r>
      <w:r w:rsidR="00C92727">
        <w:t xml:space="preserve"> local or national economy</w:t>
      </w:r>
      <w:r w:rsidR="00571C41" w:rsidRPr="00571C41">
        <w:rPr>
          <w:b/>
          <w:bCs/>
          <w:sz w:val="24"/>
        </w:rPr>
        <w:t>]</w:t>
      </w:r>
      <w:r w:rsidR="00C92727">
        <w:t xml:space="preserve"> </w:t>
      </w:r>
      <w:r w:rsidR="00BE0A26">
        <w:t xml:space="preserve">due to </w:t>
      </w:r>
      <w:r w:rsidR="000705DC" w:rsidRPr="00987A39">
        <w:rPr>
          <w:b/>
          <w:bCs/>
          <w:color w:val="FF0000"/>
          <w:sz w:val="24"/>
          <w:szCs w:val="24"/>
          <w:vertAlign w:val="superscript"/>
        </w:rPr>
        <w:t>1</w:t>
      </w:r>
      <w:r w:rsidR="00E64FB3" w:rsidRPr="00987A39">
        <w:rPr>
          <w:b/>
          <w:bCs/>
          <w:color w:val="FF0000"/>
          <w:sz w:val="24"/>
          <w:szCs w:val="24"/>
          <w:vertAlign w:val="superscript"/>
        </w:rPr>
        <w:t>g</w:t>
      </w:r>
      <w:r w:rsidR="00571C41" w:rsidRPr="00571C41">
        <w:rPr>
          <w:b/>
          <w:bCs/>
          <w:sz w:val="24"/>
        </w:rPr>
        <w:t>[</w:t>
      </w:r>
      <w:r w:rsidR="00F649C9">
        <w:t>Y</w:t>
      </w:r>
      <w:r w:rsidR="00BE0A26" w:rsidRPr="00BD77A5">
        <w:t>our</w:t>
      </w:r>
      <w:r w:rsidR="00571C41" w:rsidRPr="00571C41">
        <w:rPr>
          <w:b/>
          <w:bCs/>
          <w:sz w:val="24"/>
        </w:rPr>
        <w:t>]</w:t>
      </w:r>
      <w:r w:rsidR="000705DC">
        <w:t xml:space="preserve"> </w:t>
      </w:r>
      <w:r w:rsidR="008E098C">
        <w:t>S</w:t>
      </w:r>
      <w:r w:rsidR="00BE0A26">
        <w:t>ickness</w:t>
      </w:r>
      <w:r w:rsidR="00BE0A26">
        <w:rPr>
          <w:b/>
          <w:i/>
        </w:rPr>
        <w:t xml:space="preserve"> </w:t>
      </w:r>
      <w:r w:rsidR="00BE0A26">
        <w:t>or</w:t>
      </w:r>
      <w:r w:rsidR="00BE0A26">
        <w:rPr>
          <w:b/>
          <w:i/>
        </w:rPr>
        <w:t xml:space="preserve"> </w:t>
      </w:r>
      <w:r w:rsidR="008E098C">
        <w:t>I</w:t>
      </w:r>
      <w:r w:rsidR="00BE0A26">
        <w:t>njury;</w:t>
      </w:r>
    </w:p>
    <w:p w14:paraId="0195A44D" w14:textId="07D79325" w:rsidR="00BE0A26" w:rsidRDefault="00831858" w:rsidP="00BE0A26">
      <w:pPr>
        <w:pStyle w:val="BulletD"/>
      </w:pPr>
      <w:r>
        <w:t>You</w:t>
      </w:r>
      <w:r w:rsidR="00BE0A26">
        <w:t xml:space="preserve"> are under the </w:t>
      </w:r>
      <w:r w:rsidR="00167306" w:rsidRPr="00987A39">
        <w:t>Regular Care</w:t>
      </w:r>
      <w:r w:rsidR="00167306" w:rsidRPr="00167306">
        <w:rPr>
          <w:b/>
          <w:i/>
        </w:rPr>
        <w:t xml:space="preserve"> </w:t>
      </w:r>
      <w:r w:rsidR="00BE0A26">
        <w:t xml:space="preserve">of a </w:t>
      </w:r>
      <w:r w:rsidR="008D521F">
        <w:t>Doctor</w:t>
      </w:r>
      <w:r w:rsidR="00BE0A26">
        <w:rPr>
          <w:noProof/>
        </w:rPr>
        <w:t>; and</w:t>
      </w:r>
    </w:p>
    <w:p w14:paraId="6BAA46ED" w14:textId="77777777" w:rsidR="00E44561" w:rsidRDefault="00831858" w:rsidP="00BE0A26">
      <w:pPr>
        <w:pStyle w:val="BulletD"/>
      </w:pPr>
      <w:r>
        <w:t>You</w:t>
      </w:r>
      <w:r w:rsidR="00BE0A26">
        <w:t xml:space="preserve"> have a 20% or more loss in </w:t>
      </w:r>
      <w:r w:rsidR="00D60341">
        <w:t>Your</w:t>
      </w:r>
      <w:r w:rsidR="00BE0A26">
        <w:t xml:space="preserve"> </w:t>
      </w:r>
      <w:r w:rsidR="002D3CF6" w:rsidRPr="00987A39">
        <w:t>M</w:t>
      </w:r>
      <w:r w:rsidR="00BE0A26" w:rsidRPr="00987A39">
        <w:t xml:space="preserve">onthly </w:t>
      </w:r>
      <w:r w:rsidR="002D3CF6" w:rsidRPr="00987A39">
        <w:t>E</w:t>
      </w:r>
      <w:r w:rsidR="00BE0A26" w:rsidRPr="00987A39">
        <w:t>arnings</w:t>
      </w:r>
      <w:r w:rsidR="00BE0A26">
        <w:t xml:space="preserve"> due to that </w:t>
      </w:r>
      <w:r w:rsidR="008E098C">
        <w:t>S</w:t>
      </w:r>
      <w:r w:rsidR="00BE0A26">
        <w:t xml:space="preserve">ickness or </w:t>
      </w:r>
      <w:r w:rsidR="008E098C">
        <w:t>I</w:t>
      </w:r>
      <w:r w:rsidR="00BE0A26">
        <w:t>njury.</w:t>
      </w:r>
    </w:p>
    <w:p w14:paraId="20ACF1D5" w14:textId="52BBF509" w:rsidR="007E5B80" w:rsidRPr="00A7003B" w:rsidRDefault="00E44561" w:rsidP="008008DE">
      <w:pPr>
        <w:pStyle w:val="BulletD"/>
        <w:numPr>
          <w:ilvl w:val="0"/>
          <w:numId w:val="0"/>
        </w:numPr>
        <w:ind w:left="432"/>
        <w:rPr>
          <w:b/>
          <w:bCs/>
          <w:sz w:val="24"/>
        </w:rPr>
      </w:pPr>
      <w:r w:rsidRPr="00987A39">
        <w:rPr>
          <w:b/>
          <w:bCs/>
          <w:color w:val="FF0000"/>
          <w:sz w:val="24"/>
          <w:szCs w:val="24"/>
          <w:vertAlign w:val="superscript"/>
        </w:rPr>
        <w:t>1e</w:t>
      </w:r>
      <w:r w:rsidRPr="00571C41">
        <w:rPr>
          <w:b/>
          <w:bCs/>
          <w:sz w:val="24"/>
        </w:rPr>
        <w:t>[</w:t>
      </w:r>
      <w:r>
        <w:t xml:space="preserve">*This condition will be considered met if You test positive </w:t>
      </w:r>
      <w:r w:rsidRPr="00763EEE">
        <w:t xml:space="preserve">for an </w:t>
      </w:r>
      <w:r w:rsidRPr="00B37216">
        <w:t>Infectious Disease</w:t>
      </w:r>
      <w:r>
        <w:t xml:space="preserve"> </w:t>
      </w:r>
      <w:r w:rsidRPr="00987A39">
        <w:rPr>
          <w:b/>
          <w:color w:val="FF0000"/>
          <w:sz w:val="24"/>
          <w:szCs w:val="24"/>
          <w:vertAlign w:val="superscript"/>
        </w:rPr>
        <w:t>1</w:t>
      </w:r>
      <w:r>
        <w:rPr>
          <w:b/>
          <w:color w:val="FF0000"/>
          <w:sz w:val="24"/>
          <w:szCs w:val="24"/>
          <w:vertAlign w:val="superscript"/>
        </w:rPr>
        <w:t>b</w:t>
      </w:r>
      <w:r w:rsidRPr="00571C41">
        <w:rPr>
          <w:b/>
          <w:bCs/>
          <w:sz w:val="24"/>
        </w:rPr>
        <w:t>[</w:t>
      </w:r>
      <w:r>
        <w:t xml:space="preserve">, provided You cannot perform the Material and Substantial Duties of Your </w:t>
      </w:r>
      <w:r w:rsidRPr="00987A39">
        <w:rPr>
          <w:b/>
          <w:bCs/>
          <w:color w:val="FF0000"/>
          <w:sz w:val="24"/>
          <w:szCs w:val="24"/>
          <w:vertAlign w:val="superscript"/>
        </w:rPr>
        <w:t>CV5</w:t>
      </w:r>
      <w:r w:rsidRPr="00571C41">
        <w:rPr>
          <w:b/>
          <w:bCs/>
          <w:sz w:val="24"/>
        </w:rPr>
        <w:t>[</w:t>
      </w:r>
      <w:r w:rsidRPr="00987A39">
        <w:t>Regular Occupation</w:t>
      </w:r>
      <w:r w:rsidRPr="00571C41">
        <w:rPr>
          <w:b/>
          <w:bCs/>
          <w:sz w:val="24"/>
        </w:rPr>
        <w:t>]]]</w:t>
      </w:r>
      <w:r w:rsidR="00334406">
        <w:rPr>
          <w:b/>
          <w:bCs/>
          <w:sz w:val="24"/>
        </w:rPr>
        <w:t>.</w:t>
      </w:r>
      <w:r w:rsidR="00571C41" w:rsidRPr="00E44561">
        <w:rPr>
          <w:b/>
          <w:bCs/>
          <w:sz w:val="24"/>
        </w:rPr>
        <w:t>]</w:t>
      </w:r>
    </w:p>
    <w:p w14:paraId="3300CEB2" w14:textId="71249C07" w:rsidR="000C17DE" w:rsidRDefault="007E5B80" w:rsidP="00A7003B">
      <w:pPr>
        <w:pStyle w:val="BulletD"/>
        <w:numPr>
          <w:ilvl w:val="0"/>
          <w:numId w:val="0"/>
        </w:numPr>
        <w:ind w:left="432"/>
      </w:pPr>
      <w:r>
        <w:rPr>
          <w:b/>
          <w:bCs/>
          <w:color w:val="FF0000"/>
          <w:sz w:val="24"/>
          <w:szCs w:val="24"/>
          <w:vertAlign w:val="superscript"/>
        </w:rPr>
        <w:t>1f</w:t>
      </w:r>
      <w:r w:rsidRPr="001935DA">
        <w:rPr>
          <w:b/>
          <w:sz w:val="24"/>
          <w:szCs w:val="24"/>
        </w:rPr>
        <w:t>[</w:t>
      </w:r>
      <w:r>
        <w:t>The definition of Disability will not apply to the Plan if the Progressive Illness rider is attached to this Group Insurance Certificate</w:t>
      </w:r>
      <w:r w:rsidRPr="00571C41">
        <w:rPr>
          <w:b/>
          <w:bCs/>
          <w:sz w:val="24"/>
        </w:rPr>
        <w:t>]</w:t>
      </w:r>
      <w:r>
        <w:t>.</w:t>
      </w:r>
    </w:p>
    <w:p w14:paraId="678A5E86" w14:textId="33042E1F" w:rsidR="00ED733E" w:rsidRDefault="00F0763F">
      <w:pPr>
        <w:pStyle w:val="BulletD"/>
        <w:numPr>
          <w:ilvl w:val="0"/>
          <w:numId w:val="0"/>
        </w:numPr>
        <w:ind w:left="432"/>
        <w:rPr>
          <w:sz w:val="24"/>
          <w:szCs w:val="24"/>
        </w:rPr>
      </w:pPr>
      <w:r w:rsidRPr="00987A39">
        <w:rPr>
          <w:b/>
          <w:bCs/>
          <w:color w:val="FF0000"/>
          <w:sz w:val="24"/>
          <w:szCs w:val="24"/>
          <w:vertAlign w:val="superscript"/>
        </w:rPr>
        <w:t>1a</w:t>
      </w:r>
      <w:r w:rsidR="00571C41" w:rsidRPr="00571C41">
        <w:rPr>
          <w:b/>
          <w:bCs/>
          <w:sz w:val="24"/>
          <w:szCs w:val="28"/>
        </w:rPr>
        <w:t>[</w:t>
      </w:r>
      <w:r w:rsidR="00526024">
        <w:t xml:space="preserve">You will be </w:t>
      </w:r>
      <w:r w:rsidR="004667BC">
        <w:t>considered</w:t>
      </w:r>
      <w:r w:rsidR="00526024">
        <w:t xml:space="preserve"> </w:t>
      </w:r>
      <w:r w:rsidR="00167306" w:rsidRPr="00987A39">
        <w:t>Disabled</w:t>
      </w:r>
      <w:r w:rsidR="00167306" w:rsidRPr="005712C2">
        <w:t xml:space="preserve"> </w:t>
      </w:r>
      <w:r w:rsidR="00E62A08">
        <w:t>if</w:t>
      </w:r>
      <w:r w:rsidR="00E62A08" w:rsidRPr="00E62A08">
        <w:t xml:space="preserve"> a </w:t>
      </w:r>
      <w:r w:rsidR="00167306" w:rsidRPr="00987A39">
        <w:t>Doctor</w:t>
      </w:r>
      <w:r w:rsidR="00167306" w:rsidRPr="00167306">
        <w:rPr>
          <w:b/>
          <w:i/>
        </w:rPr>
        <w:t xml:space="preserve"> </w:t>
      </w:r>
      <w:r w:rsidR="00E62A08" w:rsidRPr="00E62A08">
        <w:t xml:space="preserve">certifies </w:t>
      </w:r>
      <w:r w:rsidR="00B61D48">
        <w:t xml:space="preserve">that </w:t>
      </w:r>
      <w:r w:rsidR="00831858">
        <w:t>You</w:t>
      </w:r>
      <w:r w:rsidR="00E62A08" w:rsidRPr="00E62A08">
        <w:t xml:space="preserve"> </w:t>
      </w:r>
      <w:r w:rsidR="007A3621">
        <w:t>are</w:t>
      </w:r>
      <w:r w:rsidR="00E62A08" w:rsidRPr="00E62A08">
        <w:t xml:space="preserve"> unable to pilot an aircraft in accordance with Federal Aviation</w:t>
      </w:r>
      <w:r w:rsidR="00E460BD">
        <w:t xml:space="preserve"> Administration (FAA) g</w:t>
      </w:r>
      <w:r w:rsidR="00E62A08" w:rsidRPr="00E62A08">
        <w:t>uidelines</w:t>
      </w:r>
      <w:r w:rsidR="00CF4302">
        <w:t>. You will be</w:t>
      </w:r>
      <w:r w:rsidR="00E62A08" w:rsidRPr="00E62A08">
        <w:t xml:space="preserve"> eligible for </w:t>
      </w:r>
      <w:r w:rsidR="00601374" w:rsidRPr="00987A39">
        <w:rPr>
          <w:b/>
          <w:bCs/>
          <w:color w:val="FF0000"/>
          <w:sz w:val="24"/>
          <w:szCs w:val="24"/>
          <w:vertAlign w:val="superscript"/>
        </w:rPr>
        <w:t>CV1</w:t>
      </w:r>
      <w:r w:rsidR="00571C41" w:rsidRPr="00571C41">
        <w:rPr>
          <w:b/>
          <w:bCs/>
          <w:sz w:val="24"/>
        </w:rPr>
        <w:t>[</w:t>
      </w:r>
      <w:r w:rsidR="0007726A">
        <w:t>l</w:t>
      </w:r>
      <w:r w:rsidR="00E62A08" w:rsidRPr="00E62A08">
        <w:t xml:space="preserve">ong </w:t>
      </w:r>
      <w:r w:rsidR="0007726A">
        <w:t>t</w:t>
      </w:r>
      <w:r w:rsidR="00E62A08" w:rsidRPr="00E62A08">
        <w:t xml:space="preserve">erm </w:t>
      </w:r>
      <w:r w:rsidR="0007726A">
        <w:t>d</w:t>
      </w:r>
      <w:r w:rsidR="00E62A08" w:rsidRPr="00E62A08">
        <w:t>isability</w:t>
      </w:r>
      <w:r w:rsidR="00571C41" w:rsidRPr="00571C41">
        <w:rPr>
          <w:b/>
          <w:bCs/>
          <w:sz w:val="24"/>
        </w:rPr>
        <w:t>]</w:t>
      </w:r>
      <w:r w:rsidR="00E62A08" w:rsidRPr="00E62A08">
        <w:t xml:space="preserve"> </w:t>
      </w:r>
      <w:r w:rsidR="00CF4302">
        <w:t>b</w:t>
      </w:r>
      <w:r w:rsidR="00E62A08" w:rsidRPr="00E62A08">
        <w:t>enefits under this</w:t>
      </w:r>
      <w:r w:rsidR="00B26632">
        <w:t xml:space="preserve"> Plan </w:t>
      </w:r>
      <w:r w:rsidR="00E62A08" w:rsidRPr="00E62A08">
        <w:t xml:space="preserve">until certified by the FAA to </w:t>
      </w:r>
      <w:r w:rsidR="00406BA1">
        <w:t xml:space="preserve">be mentally or physically </w:t>
      </w:r>
      <w:r w:rsidR="00C02EA4">
        <w:t xml:space="preserve">fit to fly </w:t>
      </w:r>
      <w:r w:rsidR="00E62A08" w:rsidRPr="00E62A08">
        <w:t xml:space="preserve">an aircraft. </w:t>
      </w:r>
      <w:r w:rsidR="00660AA9" w:rsidRPr="00987A39">
        <w:rPr>
          <w:b/>
          <w:bCs/>
          <w:color w:val="FF0000"/>
          <w:sz w:val="24"/>
          <w:szCs w:val="24"/>
          <w:vertAlign w:val="superscript"/>
        </w:rPr>
        <w:t>1b</w:t>
      </w:r>
      <w:r w:rsidR="00660AA9" w:rsidRPr="00571C41">
        <w:rPr>
          <w:b/>
          <w:bCs/>
          <w:sz w:val="24"/>
        </w:rPr>
        <w:t>[</w:t>
      </w:r>
      <w:r w:rsidR="00E62A08" w:rsidRPr="00E62A08">
        <w:t xml:space="preserve">In the event </w:t>
      </w:r>
      <w:r w:rsidR="00831858">
        <w:t>You</w:t>
      </w:r>
      <w:r w:rsidR="00C02EA4">
        <w:t xml:space="preserve"> are</w:t>
      </w:r>
      <w:r w:rsidR="00E62A08" w:rsidRPr="00E62A08">
        <w:t xml:space="preserve"> not recertified due to a current or prior </w:t>
      </w:r>
      <w:r w:rsidR="00BF53C2" w:rsidRPr="00987A39">
        <w:rPr>
          <w:bCs/>
          <w:iCs/>
        </w:rPr>
        <w:t>Disability</w:t>
      </w:r>
      <w:r w:rsidR="00E62A08" w:rsidRPr="00E62A08">
        <w:t xml:space="preserve">, </w:t>
      </w:r>
      <w:r w:rsidR="00831858">
        <w:t>You</w:t>
      </w:r>
      <w:r w:rsidR="00954293">
        <w:t xml:space="preserve"> </w:t>
      </w:r>
      <w:r w:rsidR="00511CE3">
        <w:t xml:space="preserve">will be deemed </w:t>
      </w:r>
      <w:r w:rsidR="00167306" w:rsidRPr="00987A39">
        <w:t>Disabled</w:t>
      </w:r>
      <w:r w:rsidR="00167306" w:rsidRPr="005712C2">
        <w:t xml:space="preserve"> </w:t>
      </w:r>
      <w:r w:rsidR="00E62A08" w:rsidRPr="00E62A08">
        <w:t xml:space="preserve">throughout </w:t>
      </w:r>
      <w:r w:rsidR="00D60341">
        <w:t>Your</w:t>
      </w:r>
      <w:r w:rsidR="00511CE3">
        <w:t xml:space="preserve"> </w:t>
      </w:r>
      <w:r w:rsidR="001E2269" w:rsidRPr="00987A39">
        <w:rPr>
          <w:b/>
          <w:bCs/>
          <w:color w:val="FF0000"/>
          <w:sz w:val="24"/>
          <w:szCs w:val="24"/>
          <w:vertAlign w:val="superscript"/>
        </w:rPr>
        <w:t>CV5</w:t>
      </w:r>
      <w:r w:rsidR="00571C41" w:rsidRPr="00571C41">
        <w:rPr>
          <w:b/>
          <w:bCs/>
          <w:sz w:val="24"/>
        </w:rPr>
        <w:t>[</w:t>
      </w:r>
      <w:r w:rsidR="001E2269">
        <w:t xml:space="preserve">Regular </w:t>
      </w:r>
      <w:r w:rsidR="00E62A08" w:rsidRPr="00E62A08">
        <w:t>Occupation</w:t>
      </w:r>
      <w:r w:rsidR="00571C41" w:rsidRPr="00571C41">
        <w:rPr>
          <w:b/>
          <w:bCs/>
          <w:sz w:val="24"/>
        </w:rPr>
        <w:t>]</w:t>
      </w:r>
      <w:r w:rsidR="00E62A08" w:rsidRPr="00E62A08">
        <w:t xml:space="preserve"> </w:t>
      </w:r>
      <w:r w:rsidR="001E2269">
        <w:t>p</w:t>
      </w:r>
      <w:r w:rsidR="00E62A08" w:rsidRPr="00E62A08">
        <w:t>eriod.</w:t>
      </w:r>
      <w:r w:rsidR="00624F47" w:rsidRPr="00571C41">
        <w:rPr>
          <w:b/>
          <w:bCs/>
          <w:sz w:val="24"/>
        </w:rPr>
        <w:t>]</w:t>
      </w:r>
      <w:r w:rsidR="00E62A08" w:rsidRPr="00E62A08">
        <w:t xml:space="preserve"> </w:t>
      </w:r>
      <w:r w:rsidR="00E05779" w:rsidRPr="00987A39">
        <w:rPr>
          <w:b/>
          <w:bCs/>
          <w:color w:val="FF0000"/>
          <w:sz w:val="24"/>
          <w:szCs w:val="24"/>
          <w:vertAlign w:val="superscript"/>
        </w:rPr>
        <w:t>1b</w:t>
      </w:r>
      <w:r w:rsidR="00571C41" w:rsidRPr="00571C41">
        <w:rPr>
          <w:b/>
          <w:bCs/>
          <w:sz w:val="24"/>
        </w:rPr>
        <w:t>[</w:t>
      </w:r>
      <w:r w:rsidR="001D0548">
        <w:t>I</w:t>
      </w:r>
      <w:r w:rsidR="00E62A08" w:rsidRPr="00E62A08">
        <w:t xml:space="preserve">f </w:t>
      </w:r>
      <w:r w:rsidR="00831858">
        <w:t>You</w:t>
      </w:r>
      <w:r w:rsidR="00E62A08" w:rsidRPr="00E62A08">
        <w:t xml:space="preserve"> </w:t>
      </w:r>
      <w:r w:rsidR="00A459F7">
        <w:t>are</w:t>
      </w:r>
      <w:r w:rsidR="00E62A08" w:rsidRPr="00E62A08">
        <w:t xml:space="preserve"> not recertified due to a</w:t>
      </w:r>
      <w:r w:rsidR="00046FA7">
        <w:t>n</w:t>
      </w:r>
      <w:r w:rsidR="00E62A08" w:rsidRPr="00E62A08">
        <w:t xml:space="preserve"> Injury or Sickness, </w:t>
      </w:r>
      <w:r w:rsidR="00831858">
        <w:t>You</w:t>
      </w:r>
      <w:r w:rsidR="009C3B74">
        <w:t xml:space="preserve"> will </w:t>
      </w:r>
      <w:r w:rsidR="00E62A08" w:rsidRPr="00E62A08">
        <w:t xml:space="preserve">be considered </w:t>
      </w:r>
      <w:r w:rsidR="00167306" w:rsidRPr="00987A39">
        <w:t>Disabled</w:t>
      </w:r>
      <w:r w:rsidR="00167306" w:rsidRPr="005712C2">
        <w:t xml:space="preserve"> </w:t>
      </w:r>
      <w:r w:rsidR="00E62A08" w:rsidRPr="00E62A08">
        <w:t xml:space="preserve">for up to </w:t>
      </w:r>
      <w:r w:rsidR="00785458" w:rsidRPr="00987A39">
        <w:rPr>
          <w:b/>
          <w:bCs/>
          <w:color w:val="FF0000"/>
          <w:sz w:val="24"/>
          <w:szCs w:val="24"/>
          <w:vertAlign w:val="superscript"/>
        </w:rPr>
        <w:t>1c</w:t>
      </w:r>
      <w:r w:rsidR="00571C41" w:rsidRPr="00571C41">
        <w:rPr>
          <w:b/>
          <w:bCs/>
          <w:sz w:val="24"/>
        </w:rPr>
        <w:t>[</w:t>
      </w:r>
      <w:r w:rsidR="009C3B74">
        <w:t xml:space="preserve">12 </w:t>
      </w:r>
      <w:r w:rsidR="0059614D">
        <w:t>–</w:t>
      </w:r>
      <w:r w:rsidR="009C3B74">
        <w:t xml:space="preserve"> 36</w:t>
      </w:r>
      <w:r w:rsidR="00E62A08" w:rsidRPr="00E62A08">
        <w:t xml:space="preserve"> months</w:t>
      </w:r>
      <w:r w:rsidR="00571C41" w:rsidRPr="00571C41">
        <w:rPr>
          <w:b/>
          <w:bCs/>
          <w:sz w:val="24"/>
        </w:rPr>
        <w:t>]</w:t>
      </w:r>
      <w:r w:rsidR="009C3B74">
        <w:t>.</w:t>
      </w:r>
      <w:r w:rsidR="00571C41" w:rsidRPr="00571C41">
        <w:rPr>
          <w:b/>
          <w:bCs/>
          <w:sz w:val="24"/>
        </w:rPr>
        <w:t>]</w:t>
      </w:r>
      <w:r w:rsidR="00571C41" w:rsidRPr="00571C41">
        <w:rPr>
          <w:b/>
          <w:bCs/>
          <w:sz w:val="24"/>
          <w:szCs w:val="24"/>
        </w:rPr>
        <w:t>]</w:t>
      </w:r>
    </w:p>
    <w:p w14:paraId="674DA9CA" w14:textId="0B0ABCED" w:rsidR="00BE0A26" w:rsidRDefault="00213FE4" w:rsidP="00BE0A26">
      <w:pPr>
        <w:pStyle w:val="2Text"/>
      </w:pPr>
      <w:r>
        <w:rPr>
          <w:b/>
          <w:bCs/>
          <w:color w:val="FF0000"/>
          <w:sz w:val="24"/>
          <w:szCs w:val="24"/>
          <w:vertAlign w:val="superscript"/>
        </w:rPr>
        <w:t>3</w:t>
      </w:r>
      <w:r w:rsidR="00685E3E" w:rsidRPr="00571C41">
        <w:rPr>
          <w:b/>
          <w:bCs/>
          <w:sz w:val="24"/>
        </w:rPr>
        <w:t>[</w:t>
      </w:r>
      <w:r w:rsidR="00474E66" w:rsidRPr="00987A39">
        <w:rPr>
          <w:b/>
          <w:color w:val="FF0000"/>
          <w:sz w:val="24"/>
          <w:szCs w:val="24"/>
          <w:vertAlign w:val="superscript"/>
        </w:rPr>
        <w:t>3</w:t>
      </w:r>
      <w:r w:rsidR="000D4D99">
        <w:rPr>
          <w:b/>
          <w:color w:val="FF0000"/>
          <w:sz w:val="24"/>
          <w:szCs w:val="24"/>
          <w:vertAlign w:val="superscript"/>
        </w:rPr>
        <w:t>f</w:t>
      </w:r>
      <w:r w:rsidR="00863A6E">
        <w:rPr>
          <w:b/>
          <w:bCs/>
          <w:sz w:val="24"/>
        </w:rPr>
        <w:t>[</w:t>
      </w:r>
      <w:r w:rsidR="00BE0A26">
        <w:t xml:space="preserve">Between </w:t>
      </w:r>
      <w:r w:rsidR="007F614F">
        <w:rPr>
          <w:b/>
          <w:bCs/>
          <w:color w:val="FF0000"/>
          <w:sz w:val="24"/>
          <w:szCs w:val="24"/>
          <w:vertAlign w:val="superscript"/>
        </w:rPr>
        <w:t>3</w:t>
      </w:r>
      <w:r w:rsidR="00D548AF">
        <w:rPr>
          <w:b/>
          <w:bCs/>
          <w:color w:val="FF0000"/>
          <w:sz w:val="24"/>
          <w:szCs w:val="24"/>
          <w:vertAlign w:val="superscript"/>
        </w:rPr>
        <w:t>d</w:t>
      </w:r>
      <w:r w:rsidR="007F614F">
        <w:rPr>
          <w:b/>
          <w:bCs/>
          <w:color w:val="FF0000"/>
          <w:sz w:val="24"/>
          <w:szCs w:val="24"/>
          <w:vertAlign w:val="superscript"/>
        </w:rPr>
        <w:t xml:space="preserve"> </w:t>
      </w:r>
      <w:r w:rsidR="007F614F" w:rsidRPr="00571C41">
        <w:rPr>
          <w:b/>
          <w:bCs/>
          <w:sz w:val="24"/>
        </w:rPr>
        <w:t>[</w:t>
      </w:r>
      <w:r w:rsidR="00BE0A26">
        <w:t>6 months to unlimited months</w:t>
      </w:r>
      <w:r w:rsidR="00D548AF" w:rsidRPr="00571C41">
        <w:rPr>
          <w:b/>
          <w:bCs/>
          <w:sz w:val="24"/>
        </w:rPr>
        <w:t>]</w:t>
      </w:r>
      <w:r w:rsidR="00BE0A26">
        <w:t xml:space="preserve"> and </w:t>
      </w:r>
      <w:r w:rsidR="00D548AF">
        <w:rPr>
          <w:b/>
          <w:bCs/>
          <w:color w:val="FF0000"/>
          <w:sz w:val="24"/>
          <w:szCs w:val="24"/>
          <w:vertAlign w:val="superscript"/>
        </w:rPr>
        <w:t>3e</w:t>
      </w:r>
      <w:r w:rsidR="00D548AF" w:rsidRPr="001935DA">
        <w:rPr>
          <w:b/>
          <w:sz w:val="24"/>
          <w:szCs w:val="24"/>
        </w:rPr>
        <w:t>[</w:t>
      </w:r>
      <w:r w:rsidR="00BE0A26">
        <w:t>12 months to unlimited months</w:t>
      </w:r>
      <w:r w:rsidR="00D548AF" w:rsidRPr="00571C41">
        <w:rPr>
          <w:b/>
          <w:bCs/>
          <w:sz w:val="24"/>
        </w:rPr>
        <w:t>]</w:t>
      </w:r>
      <w:r w:rsidR="00020234" w:rsidRPr="00571C41">
        <w:rPr>
          <w:b/>
          <w:bCs/>
          <w:sz w:val="24"/>
        </w:rPr>
        <w:t>]</w:t>
      </w:r>
      <w:r w:rsidR="00BE0A26">
        <w:t xml:space="preserve"> of </w:t>
      </w:r>
      <w:r w:rsidR="008D5390">
        <w:t>benefit</w:t>
      </w:r>
      <w:r w:rsidR="00C84535">
        <w:t xml:space="preserve"> payment</w:t>
      </w:r>
      <w:r w:rsidR="00BE0A26">
        <w:t xml:space="preserve">s, </w:t>
      </w:r>
      <w:r w:rsidR="00831858">
        <w:t>You</w:t>
      </w:r>
      <w:r w:rsidR="00BE0A26">
        <w:t xml:space="preserve"> are </w:t>
      </w:r>
      <w:r w:rsidR="00167306" w:rsidRPr="00987A39">
        <w:t>Disabled</w:t>
      </w:r>
      <w:r w:rsidR="00167306" w:rsidRPr="005712C2">
        <w:t xml:space="preserve"> </w:t>
      </w:r>
      <w:r w:rsidR="00BE0A26">
        <w:t xml:space="preserve">when Prudential determines that due to the same </w:t>
      </w:r>
      <w:r w:rsidR="000C1E25">
        <w:t>S</w:t>
      </w:r>
      <w:r w:rsidR="00BE0A26">
        <w:t xml:space="preserve">ickness or </w:t>
      </w:r>
      <w:r w:rsidR="00E71A9B">
        <w:t>Injury</w:t>
      </w:r>
      <w:r w:rsidR="00BE0A26">
        <w:t>:</w:t>
      </w:r>
    </w:p>
    <w:p w14:paraId="5ABFFD43" w14:textId="5D7290B8" w:rsidR="00BE0A26" w:rsidRDefault="00831858" w:rsidP="00BE0A26">
      <w:pPr>
        <w:pStyle w:val="BulletD"/>
      </w:pPr>
      <w:r>
        <w:t>You</w:t>
      </w:r>
      <w:r w:rsidR="00BE0A26">
        <w:t xml:space="preserve"> are unable to perform the duties of </w:t>
      </w:r>
      <w:r w:rsidR="00BE0A26" w:rsidRPr="001A2161">
        <w:t xml:space="preserve">any </w:t>
      </w:r>
      <w:r w:rsidR="006C4D2C" w:rsidRPr="00B37216">
        <w:t>G</w:t>
      </w:r>
      <w:r w:rsidR="00BE0A26" w:rsidRPr="00B37216">
        <w:t xml:space="preserve">ainful </w:t>
      </w:r>
      <w:r w:rsidR="006C4D2C" w:rsidRPr="00B37216">
        <w:t>O</w:t>
      </w:r>
      <w:r w:rsidR="00BE0A26" w:rsidRPr="00B37216">
        <w:t>ccupation</w:t>
      </w:r>
      <w:r w:rsidR="00BE0A26">
        <w:t xml:space="preserve"> </w:t>
      </w:r>
      <w:r w:rsidR="005F51C0" w:rsidRPr="00672D24">
        <w:rPr>
          <w:b/>
          <w:bCs/>
          <w:color w:val="FF0000"/>
          <w:sz w:val="24"/>
          <w:szCs w:val="24"/>
          <w:vertAlign w:val="superscript"/>
        </w:rPr>
        <w:t>1d</w:t>
      </w:r>
      <w:r w:rsidR="00571C41" w:rsidRPr="001935DA">
        <w:rPr>
          <w:b/>
          <w:sz w:val="24"/>
          <w:szCs w:val="24"/>
        </w:rPr>
        <w:t>[</w:t>
      </w:r>
      <w:r w:rsidR="005F51C0">
        <w:t xml:space="preserve">for any employer in </w:t>
      </w:r>
      <w:r w:rsidR="00D60341">
        <w:t>Your</w:t>
      </w:r>
      <w:r w:rsidR="005F51C0">
        <w:t xml:space="preserve"> local or national economy</w:t>
      </w:r>
      <w:r w:rsidR="00571C41" w:rsidRPr="00571C41">
        <w:rPr>
          <w:b/>
          <w:bCs/>
          <w:sz w:val="24"/>
        </w:rPr>
        <w:t>]</w:t>
      </w:r>
      <w:r w:rsidR="005F51C0">
        <w:t xml:space="preserve"> </w:t>
      </w:r>
      <w:r w:rsidR="00BE0A26">
        <w:t xml:space="preserve">for which </w:t>
      </w:r>
      <w:r>
        <w:t>You</w:t>
      </w:r>
      <w:r w:rsidR="00BE0A26">
        <w:t xml:space="preserve"> are reasonably fitted by education, training or experience; and</w:t>
      </w:r>
    </w:p>
    <w:p w14:paraId="55175BBE" w14:textId="2C643A0F" w:rsidR="00BE0A26" w:rsidRDefault="00831858" w:rsidP="00BE0A26">
      <w:pPr>
        <w:pStyle w:val="BulletD"/>
      </w:pPr>
      <w:r>
        <w:lastRenderedPageBreak/>
        <w:t>You</w:t>
      </w:r>
      <w:r w:rsidR="00BE0A26">
        <w:t xml:space="preserve"> are under the </w:t>
      </w:r>
      <w:r w:rsidR="00167306" w:rsidRPr="00987A39">
        <w:t>Regular Care</w:t>
      </w:r>
      <w:r w:rsidR="00167306" w:rsidRPr="005712C2">
        <w:t xml:space="preserve"> </w:t>
      </w:r>
      <w:r w:rsidR="00BE0A26">
        <w:t xml:space="preserve">of a </w:t>
      </w:r>
      <w:r w:rsidR="008D521F">
        <w:t>Doctor</w:t>
      </w:r>
      <w:r w:rsidR="00BE0A26">
        <w:rPr>
          <w:i/>
        </w:rPr>
        <w:t>.</w:t>
      </w:r>
      <w:r w:rsidR="00571C41" w:rsidRPr="00571C41">
        <w:rPr>
          <w:b/>
          <w:bCs/>
          <w:sz w:val="24"/>
        </w:rPr>
        <w:t>]</w:t>
      </w:r>
    </w:p>
    <w:p w14:paraId="2FABD94D" w14:textId="5DD083D8" w:rsidR="00BE0A26" w:rsidRDefault="00474E66" w:rsidP="00BE0A26">
      <w:pPr>
        <w:pStyle w:val="2Text"/>
      </w:pPr>
      <w:r w:rsidRPr="00987A39">
        <w:rPr>
          <w:b/>
          <w:color w:val="FF0000"/>
          <w:sz w:val="24"/>
          <w:szCs w:val="24"/>
          <w:vertAlign w:val="superscript"/>
        </w:rPr>
        <w:t>4</w:t>
      </w:r>
      <w:r w:rsidR="00571C41" w:rsidRPr="00571C41">
        <w:rPr>
          <w:b/>
          <w:bCs/>
          <w:sz w:val="24"/>
        </w:rPr>
        <w:t>[</w:t>
      </w:r>
      <w:r w:rsidR="00BE0A26">
        <w:t xml:space="preserve">After </w:t>
      </w:r>
      <w:r w:rsidR="00D548AF">
        <w:rPr>
          <w:b/>
          <w:bCs/>
          <w:color w:val="FF0000"/>
          <w:sz w:val="24"/>
          <w:szCs w:val="24"/>
          <w:vertAlign w:val="superscript"/>
        </w:rPr>
        <w:t>3d</w:t>
      </w:r>
      <w:r w:rsidR="00D548AF">
        <w:rPr>
          <w:b/>
          <w:color w:val="FF0000"/>
          <w:sz w:val="24"/>
          <w:szCs w:val="24"/>
          <w:vertAlign w:val="superscript"/>
        </w:rPr>
        <w:t xml:space="preserve"> </w:t>
      </w:r>
      <w:r w:rsidR="00D548AF" w:rsidRPr="00571C41">
        <w:rPr>
          <w:b/>
          <w:bCs/>
          <w:sz w:val="24"/>
        </w:rPr>
        <w:t>[</w:t>
      </w:r>
      <w:r w:rsidR="00BE0A26">
        <w:t>6 months to unlimited months</w:t>
      </w:r>
      <w:r w:rsidR="00D548AF" w:rsidRPr="00571C41">
        <w:rPr>
          <w:b/>
          <w:bCs/>
          <w:sz w:val="24"/>
        </w:rPr>
        <w:t>]</w:t>
      </w:r>
      <w:r w:rsidR="00BE0A26">
        <w:t xml:space="preserve"> of </w:t>
      </w:r>
      <w:r w:rsidR="008D5390">
        <w:t>benefit</w:t>
      </w:r>
      <w:r w:rsidR="007E2878">
        <w:t xml:space="preserve"> payment</w:t>
      </w:r>
      <w:r w:rsidR="00BE0A26">
        <w:t xml:space="preserve">s, </w:t>
      </w:r>
      <w:r w:rsidR="00831858">
        <w:t>You</w:t>
      </w:r>
      <w:r w:rsidR="00BE0A26">
        <w:t xml:space="preserve"> are </w:t>
      </w:r>
      <w:r w:rsidR="00167306" w:rsidRPr="00987A39">
        <w:t>Disabled</w:t>
      </w:r>
      <w:r w:rsidR="00167306" w:rsidRPr="005712C2">
        <w:t xml:space="preserve"> </w:t>
      </w:r>
      <w:r w:rsidR="00BE0A26">
        <w:t xml:space="preserve">when Prudential determines that due to the same </w:t>
      </w:r>
      <w:r w:rsidR="00482FCA">
        <w:t>S</w:t>
      </w:r>
      <w:r w:rsidR="00BE0A26">
        <w:t xml:space="preserve">ickness or </w:t>
      </w:r>
      <w:r w:rsidR="00482FCA">
        <w:t>I</w:t>
      </w:r>
      <w:r w:rsidR="00BE0A26">
        <w:t>njury:</w:t>
      </w:r>
    </w:p>
    <w:p w14:paraId="72349743" w14:textId="2E1AB0FA" w:rsidR="00BE0A26" w:rsidRDefault="00831858" w:rsidP="00BE0A26">
      <w:pPr>
        <w:pStyle w:val="BulletD"/>
      </w:pPr>
      <w:r>
        <w:t>You</w:t>
      </w:r>
      <w:r w:rsidR="00BE0A26">
        <w:t xml:space="preserve"> are unable to perform, </w:t>
      </w:r>
      <w:r w:rsidR="00BE0A26" w:rsidRPr="001A2161">
        <w:t xml:space="preserve">without </w:t>
      </w:r>
      <w:r w:rsidR="00A01D4A" w:rsidRPr="00B37216">
        <w:t>S</w:t>
      </w:r>
      <w:r w:rsidR="00BE0A26" w:rsidRPr="00B37216">
        <w:t xml:space="preserve">ubstantial </w:t>
      </w:r>
      <w:r w:rsidR="004B6FA9" w:rsidRPr="00B37216">
        <w:t>A</w:t>
      </w:r>
      <w:r w:rsidR="00BE0A26" w:rsidRPr="00B37216">
        <w:t>ssistance</w:t>
      </w:r>
      <w:r w:rsidR="00BE0A26" w:rsidRPr="001A2161">
        <w:t xml:space="preserve">, at least </w:t>
      </w:r>
      <w:r w:rsidR="009E37AB">
        <w:rPr>
          <w:b/>
          <w:color w:val="FF0000"/>
          <w:sz w:val="24"/>
          <w:szCs w:val="24"/>
          <w:vertAlign w:val="superscript"/>
        </w:rPr>
        <w:t>8</w:t>
      </w:r>
      <w:r w:rsidR="008E1482">
        <w:rPr>
          <w:b/>
          <w:color w:val="FF0000"/>
          <w:sz w:val="24"/>
          <w:szCs w:val="24"/>
          <w:vertAlign w:val="superscript"/>
        </w:rPr>
        <w:t>a</w:t>
      </w:r>
      <w:r w:rsidR="009E37AB" w:rsidRPr="00571C41">
        <w:rPr>
          <w:b/>
          <w:bCs/>
          <w:sz w:val="24"/>
        </w:rPr>
        <w:t>[</w:t>
      </w:r>
      <w:r w:rsidR="00BE0A26" w:rsidRPr="001A2161">
        <w:t>one to</w:t>
      </w:r>
      <w:r w:rsidR="003A28F1">
        <w:t xml:space="preserve"> two</w:t>
      </w:r>
      <w:r w:rsidR="009E37AB" w:rsidRPr="00571C41">
        <w:rPr>
          <w:b/>
          <w:bCs/>
          <w:sz w:val="24"/>
        </w:rPr>
        <w:t>]</w:t>
      </w:r>
      <w:r w:rsidR="00BE0A26" w:rsidRPr="001A2161">
        <w:t xml:space="preserve"> </w:t>
      </w:r>
      <w:r w:rsidR="00414CB6" w:rsidRPr="00B37216">
        <w:t>Activities of Daily Living</w:t>
      </w:r>
      <w:r w:rsidR="00BE0A26" w:rsidRPr="001A2161">
        <w:t xml:space="preserve">; or </w:t>
      </w:r>
      <w:r w:rsidRPr="001A2161">
        <w:t>You</w:t>
      </w:r>
      <w:r w:rsidR="00BE0A26" w:rsidRPr="001A2161">
        <w:t xml:space="preserve"> have a severe </w:t>
      </w:r>
      <w:r w:rsidR="00334498" w:rsidRPr="00B37216">
        <w:t>C</w:t>
      </w:r>
      <w:r w:rsidR="00BE0A26" w:rsidRPr="00B37216">
        <w:t xml:space="preserve">ognitive </w:t>
      </w:r>
      <w:r w:rsidR="00334498" w:rsidRPr="00B37216">
        <w:t>I</w:t>
      </w:r>
      <w:r w:rsidR="00BE0A26" w:rsidRPr="00B37216">
        <w:t>mpairment</w:t>
      </w:r>
      <w:r w:rsidR="00BE0A26" w:rsidRPr="001A2161">
        <w:t xml:space="preserve">, which requires </w:t>
      </w:r>
      <w:r w:rsidR="00334498" w:rsidRPr="00B37216">
        <w:t xml:space="preserve">Substantial Supervision </w:t>
      </w:r>
      <w:r w:rsidR="00BE0A26" w:rsidRPr="001A2161">
        <w:t>to protect</w:t>
      </w:r>
      <w:r w:rsidR="00BE0A26">
        <w:t xml:space="preserve"> </w:t>
      </w:r>
      <w:r>
        <w:t>You</w:t>
      </w:r>
      <w:r w:rsidR="00BE0A26">
        <w:t xml:space="preserve"> from threats to health and safety; </w:t>
      </w:r>
    </w:p>
    <w:p w14:paraId="1E1F0CEC" w14:textId="78EC2B44" w:rsidR="00D0345E" w:rsidRDefault="00831858" w:rsidP="00BE0A26">
      <w:pPr>
        <w:pStyle w:val="BulletD"/>
      </w:pPr>
      <w:r>
        <w:t>You</w:t>
      </w:r>
      <w:r w:rsidR="00D0345E">
        <w:t xml:space="preserve"> are not working at any job</w:t>
      </w:r>
      <w:r w:rsidR="00151B42">
        <w:t>; and</w:t>
      </w:r>
    </w:p>
    <w:p w14:paraId="23730160" w14:textId="3BD80329" w:rsidR="00BE0A26" w:rsidRDefault="00831858" w:rsidP="00BE0A26">
      <w:pPr>
        <w:pStyle w:val="BulletD"/>
      </w:pPr>
      <w:r>
        <w:t>You</w:t>
      </w:r>
      <w:r w:rsidR="00BE0A26">
        <w:t xml:space="preserve"> are under the </w:t>
      </w:r>
      <w:r w:rsidR="00167306" w:rsidRPr="00987A39">
        <w:t>Regular Care</w:t>
      </w:r>
      <w:r w:rsidR="00167306" w:rsidRPr="005712C2">
        <w:t xml:space="preserve"> </w:t>
      </w:r>
      <w:r w:rsidR="00BE0A26">
        <w:t xml:space="preserve">of a </w:t>
      </w:r>
      <w:r w:rsidR="008D521F">
        <w:t>Doctor</w:t>
      </w:r>
      <w:r w:rsidR="00BE0A26">
        <w:t>.</w:t>
      </w:r>
      <w:r w:rsidR="00571C41" w:rsidRPr="00571C41">
        <w:rPr>
          <w:b/>
          <w:bCs/>
          <w:sz w:val="24"/>
        </w:rPr>
        <w:t>]</w:t>
      </w:r>
    </w:p>
    <w:p w14:paraId="5EF9891B" w14:textId="175264E7" w:rsidR="000A3FC5" w:rsidRDefault="006103E2" w:rsidP="00BE0A26">
      <w:pPr>
        <w:pStyle w:val="2Text"/>
        <w:rPr>
          <w:b/>
          <w:bCs/>
          <w:sz w:val="24"/>
        </w:rPr>
      </w:pPr>
      <w:r w:rsidRPr="00987A39">
        <w:rPr>
          <w:b/>
          <w:color w:val="FF0000"/>
          <w:sz w:val="24"/>
          <w:vertAlign w:val="superscript"/>
        </w:rPr>
        <w:t>2</w:t>
      </w:r>
      <w:r w:rsidR="00571C41" w:rsidRPr="00571C41">
        <w:rPr>
          <w:b/>
          <w:bCs/>
          <w:sz w:val="24"/>
        </w:rPr>
        <w:t>[</w:t>
      </w:r>
      <w:r w:rsidR="00BE0A26">
        <w:t xml:space="preserve">The loss of a professional or occupational license or certification does not, in itself, constitute </w:t>
      </w:r>
      <w:r w:rsidR="00FF5545">
        <w:t>Disability</w:t>
      </w:r>
      <w:r w:rsidR="00BE0A26">
        <w:t>.</w:t>
      </w:r>
      <w:r w:rsidR="00571C41" w:rsidRPr="00571C41">
        <w:rPr>
          <w:b/>
          <w:bCs/>
          <w:sz w:val="24"/>
        </w:rPr>
        <w:t>]</w:t>
      </w:r>
    </w:p>
    <w:p w14:paraId="1F42B32D" w14:textId="77777777" w:rsidR="000C17DE" w:rsidRPr="0059064E" w:rsidRDefault="000C17DE" w:rsidP="000C17DE">
      <w:pPr>
        <w:pStyle w:val="BulletD"/>
        <w:numPr>
          <w:ilvl w:val="0"/>
          <w:numId w:val="0"/>
        </w:numPr>
        <w:ind w:left="432"/>
      </w:pPr>
      <w:r>
        <w:rPr>
          <w:b/>
          <w:bCs/>
          <w:color w:val="FF0000"/>
          <w:sz w:val="24"/>
          <w:szCs w:val="24"/>
          <w:vertAlign w:val="superscript"/>
        </w:rPr>
        <w:t>3a</w:t>
      </w:r>
      <w:r w:rsidRPr="001935DA">
        <w:rPr>
          <w:b/>
          <w:sz w:val="24"/>
          <w:szCs w:val="24"/>
        </w:rPr>
        <w:t>[</w:t>
      </w:r>
      <w:r w:rsidRPr="0059064E">
        <w:t xml:space="preserve">If </w:t>
      </w:r>
      <w:r>
        <w:t>You</w:t>
      </w:r>
      <w:r w:rsidRPr="0059064E">
        <w:t xml:space="preserve"> have a </w:t>
      </w:r>
      <w:r>
        <w:t>c</w:t>
      </w:r>
      <w:r w:rsidRPr="0059064E">
        <w:t xml:space="preserve">esarean section, </w:t>
      </w:r>
      <w:r>
        <w:t>You</w:t>
      </w:r>
      <w:r w:rsidRPr="0059064E">
        <w:t xml:space="preserve"> will be considered </w:t>
      </w:r>
      <w:r w:rsidRPr="00987A39">
        <w:t>Disabled</w:t>
      </w:r>
      <w:r w:rsidRPr="005712C2">
        <w:t xml:space="preserve"> </w:t>
      </w:r>
      <w:r w:rsidRPr="0059064E">
        <w:t xml:space="preserve">for a minimum period of </w:t>
      </w:r>
      <w:r>
        <w:rPr>
          <w:b/>
          <w:bCs/>
          <w:color w:val="FF0000"/>
          <w:sz w:val="24"/>
          <w:szCs w:val="24"/>
          <w:vertAlign w:val="superscript"/>
        </w:rPr>
        <w:t>3b</w:t>
      </w:r>
      <w:r w:rsidRPr="00571C41">
        <w:rPr>
          <w:b/>
          <w:bCs/>
          <w:sz w:val="24"/>
        </w:rPr>
        <w:t>[</w:t>
      </w:r>
      <w:r>
        <w:t>6 – 12</w:t>
      </w:r>
      <w:r w:rsidRPr="0059064E">
        <w:t xml:space="preserve"> weeks</w:t>
      </w:r>
      <w:r w:rsidRPr="00571C41">
        <w:rPr>
          <w:b/>
          <w:bCs/>
          <w:sz w:val="24"/>
        </w:rPr>
        <w:t>]</w:t>
      </w:r>
      <w:r w:rsidRPr="0059064E">
        <w:t xml:space="preserve"> beginning on the date of </w:t>
      </w:r>
      <w:r>
        <w:t>Your</w:t>
      </w:r>
      <w:r w:rsidRPr="0059064E">
        <w:t xml:space="preserve"> Cesarean section, unless </w:t>
      </w:r>
      <w:r>
        <w:t>You</w:t>
      </w:r>
      <w:r w:rsidRPr="0059064E">
        <w:t xml:space="preserve"> return to work prior to the end of the </w:t>
      </w:r>
      <w:r>
        <w:rPr>
          <w:b/>
          <w:bCs/>
          <w:color w:val="FF0000"/>
          <w:sz w:val="24"/>
          <w:szCs w:val="24"/>
          <w:vertAlign w:val="superscript"/>
        </w:rPr>
        <w:t>3b</w:t>
      </w:r>
      <w:r w:rsidRPr="001935DA">
        <w:rPr>
          <w:b/>
          <w:sz w:val="24"/>
          <w:szCs w:val="24"/>
        </w:rPr>
        <w:t>[</w:t>
      </w:r>
      <w:r>
        <w:t xml:space="preserve">6 – 12 </w:t>
      </w:r>
      <w:r w:rsidRPr="0059064E">
        <w:t>weeks</w:t>
      </w:r>
      <w:r w:rsidRPr="00571C41">
        <w:rPr>
          <w:b/>
          <w:bCs/>
          <w:sz w:val="24"/>
        </w:rPr>
        <w:t>]</w:t>
      </w:r>
      <w:r w:rsidRPr="0059064E">
        <w:t xml:space="preserve">. </w:t>
      </w:r>
    </w:p>
    <w:p w14:paraId="4B02C787" w14:textId="2E139021" w:rsidR="000C17DE" w:rsidRDefault="000C17DE" w:rsidP="00696E65">
      <w:pPr>
        <w:pStyle w:val="BulletD"/>
        <w:numPr>
          <w:ilvl w:val="0"/>
          <w:numId w:val="0"/>
        </w:numPr>
        <w:ind w:left="432"/>
      </w:pPr>
      <w:r w:rsidRPr="0059064E">
        <w:t xml:space="preserve">If </w:t>
      </w:r>
      <w:r>
        <w:t>You</w:t>
      </w:r>
      <w:r w:rsidRPr="0059064E">
        <w:t xml:space="preserve"> have a vaginal birth, </w:t>
      </w:r>
      <w:r>
        <w:t>You</w:t>
      </w:r>
      <w:r w:rsidRPr="0059064E">
        <w:t xml:space="preserve"> will be considered </w:t>
      </w:r>
      <w:r w:rsidRPr="00987A39">
        <w:t>Disabled</w:t>
      </w:r>
      <w:r w:rsidRPr="005712C2">
        <w:t xml:space="preserve"> </w:t>
      </w:r>
      <w:r w:rsidRPr="0059064E">
        <w:t xml:space="preserve">for a minimum period of </w:t>
      </w:r>
      <w:r>
        <w:rPr>
          <w:b/>
          <w:bCs/>
          <w:color w:val="FF0000"/>
          <w:sz w:val="24"/>
          <w:szCs w:val="24"/>
          <w:vertAlign w:val="superscript"/>
        </w:rPr>
        <w:t>3b</w:t>
      </w:r>
      <w:r w:rsidRPr="001935DA">
        <w:rPr>
          <w:b/>
          <w:sz w:val="24"/>
          <w:szCs w:val="24"/>
        </w:rPr>
        <w:t>[</w:t>
      </w:r>
      <w:r>
        <w:t xml:space="preserve">6 – 12 </w:t>
      </w:r>
      <w:r w:rsidRPr="0059064E">
        <w:t>weeks</w:t>
      </w:r>
      <w:r w:rsidRPr="00571C41">
        <w:rPr>
          <w:b/>
          <w:bCs/>
          <w:sz w:val="24"/>
        </w:rPr>
        <w:t>]</w:t>
      </w:r>
      <w:r w:rsidRPr="0059064E">
        <w:t xml:space="preserve"> beginning on the date of </w:t>
      </w:r>
      <w:r>
        <w:t>Your</w:t>
      </w:r>
      <w:r w:rsidRPr="0059064E">
        <w:t xml:space="preserve"> vaginal delivery, unless </w:t>
      </w:r>
      <w:r>
        <w:t>You</w:t>
      </w:r>
      <w:r w:rsidRPr="0059064E">
        <w:t xml:space="preserve"> return to work prior to the end of the </w:t>
      </w:r>
      <w:r>
        <w:rPr>
          <w:b/>
          <w:bCs/>
          <w:color w:val="FF0000"/>
          <w:sz w:val="24"/>
          <w:szCs w:val="24"/>
          <w:vertAlign w:val="superscript"/>
        </w:rPr>
        <w:t xml:space="preserve">3b </w:t>
      </w:r>
      <w:r w:rsidRPr="00571C41">
        <w:rPr>
          <w:b/>
          <w:bCs/>
          <w:sz w:val="24"/>
        </w:rPr>
        <w:t>[</w:t>
      </w:r>
      <w:r>
        <w:t>6 – 12</w:t>
      </w:r>
      <w:r w:rsidRPr="0059064E">
        <w:t xml:space="preserve"> weeks</w:t>
      </w:r>
      <w:r w:rsidRPr="00571C41">
        <w:rPr>
          <w:b/>
          <w:bCs/>
          <w:sz w:val="24"/>
        </w:rPr>
        <w:t>]</w:t>
      </w:r>
      <w:r w:rsidRPr="0059064E">
        <w:t>.</w:t>
      </w:r>
      <w:r w:rsidRPr="00571C41">
        <w:rPr>
          <w:b/>
          <w:bCs/>
          <w:sz w:val="24"/>
        </w:rPr>
        <w:t>]</w:t>
      </w:r>
    </w:p>
    <w:p w14:paraId="61F24898" w14:textId="59FD4452" w:rsidR="00BE0A26" w:rsidRDefault="00BE0A26" w:rsidP="00BE0A26">
      <w:pPr>
        <w:pStyle w:val="2Text"/>
      </w:pPr>
      <w:r>
        <w:t xml:space="preserve">Prudential will assess </w:t>
      </w:r>
      <w:r w:rsidR="00D60341">
        <w:t>Your</w:t>
      </w:r>
      <w:r>
        <w:t xml:space="preserve"> ability to work and the extent to which </w:t>
      </w:r>
      <w:r w:rsidR="00831858">
        <w:t>You</w:t>
      </w:r>
      <w:r>
        <w:t xml:space="preserve"> are able to work by considering the facts and opinions from:</w:t>
      </w:r>
    </w:p>
    <w:p w14:paraId="23961980" w14:textId="6432D262" w:rsidR="00BE0A26" w:rsidRDefault="00D60341" w:rsidP="00BE0A26">
      <w:pPr>
        <w:pStyle w:val="BulletD"/>
      </w:pPr>
      <w:r>
        <w:t>Your</w:t>
      </w:r>
      <w:r w:rsidR="00BE0A26">
        <w:t xml:space="preserve"> </w:t>
      </w:r>
      <w:r w:rsidR="008D521F">
        <w:t>Doctor</w:t>
      </w:r>
      <w:r w:rsidR="00BE0A26">
        <w:t>s; and</w:t>
      </w:r>
    </w:p>
    <w:p w14:paraId="555B9A25" w14:textId="4DD78ADC" w:rsidR="00BE0A26" w:rsidRDefault="00BB45C7" w:rsidP="00BE0A26">
      <w:pPr>
        <w:pStyle w:val="BulletD"/>
      </w:pPr>
      <w:r>
        <w:t>Doctor</w:t>
      </w:r>
      <w:r w:rsidR="00BE0A26">
        <w:t xml:space="preserve">s, other medical practitioners or vocational experts of </w:t>
      </w:r>
      <w:r w:rsidR="003B254A">
        <w:t>Our</w:t>
      </w:r>
      <w:r w:rsidR="00BE0A26">
        <w:t xml:space="preserve"> choice.</w:t>
      </w:r>
    </w:p>
    <w:p w14:paraId="0DF8B44C" w14:textId="6499EFFB" w:rsidR="00BE0A26" w:rsidRDefault="00D813E4" w:rsidP="00BE0A26">
      <w:pPr>
        <w:pStyle w:val="2Text"/>
      </w:pPr>
      <w:r>
        <w:t xml:space="preserve">If </w:t>
      </w:r>
      <w:r w:rsidR="003B254A">
        <w:t>We</w:t>
      </w:r>
      <w:r>
        <w:t xml:space="preserve"> </w:t>
      </w:r>
      <w:r w:rsidR="00BE0A26">
        <w:t xml:space="preserve">require </w:t>
      </w:r>
      <w:r w:rsidR="00831858">
        <w:t>You</w:t>
      </w:r>
      <w:r w:rsidR="00BE0A26">
        <w:t xml:space="preserve"> to be examined by </w:t>
      </w:r>
      <w:r w:rsidR="008D521F">
        <w:t>Doctor</w:t>
      </w:r>
      <w:r w:rsidR="00BE0A26">
        <w:t xml:space="preserve">s, other medical practitioners or vocational experts of </w:t>
      </w:r>
      <w:r w:rsidR="003B254A">
        <w:t>Our</w:t>
      </w:r>
      <w:r w:rsidR="00BE0A26">
        <w:t xml:space="preserve"> choice, Prudential will pay for these examinations. </w:t>
      </w:r>
      <w:commentRangeStart w:id="225"/>
      <w:commentRangeStart w:id="226"/>
      <w:r w:rsidR="00BE0A26">
        <w:t>We can require examinations as often as it is reasonable to do so</w:t>
      </w:r>
      <w:del w:id="227" w:author="Laura Hoogland" w:date="2026-01-22T14:57:00Z" w16du:dateUtc="2026-01-22T20:57:00Z">
        <w:r w:rsidR="00BE0A26">
          <w:delText>.</w:delText>
        </w:r>
      </w:del>
      <w:ins w:id="228" w:author="Laura Hoogland" w:date="2026-01-22T14:57:00Z" w16du:dateUtc="2026-01-22T20:57:00Z">
        <w:r w:rsidR="00887396">
          <w:t xml:space="preserve"> </w:t>
        </w:r>
        <w:r w:rsidR="005A3043" w:rsidRPr="005A3043">
          <w:t>while a claim is pending approval and/or is approved</w:t>
        </w:r>
        <w:r w:rsidR="00BE0A26">
          <w:t>.</w:t>
        </w:r>
        <w:commentRangeEnd w:id="225"/>
        <w:r w:rsidR="00E47B65">
          <w:rPr>
            <w:rStyle w:val="CommentReference"/>
            <w:sz w:val="20"/>
            <w:szCs w:val="20"/>
          </w:rPr>
          <w:commentReference w:id="225"/>
        </w:r>
        <w:commentRangeEnd w:id="226"/>
        <w:r w:rsidR="006F5B15">
          <w:rPr>
            <w:rStyle w:val="CommentReference"/>
            <w:sz w:val="20"/>
            <w:szCs w:val="20"/>
          </w:rPr>
          <w:commentReference w:id="226"/>
        </w:r>
      </w:ins>
      <w:r w:rsidR="00BE0A26">
        <w:t xml:space="preserve"> We may also require </w:t>
      </w:r>
      <w:r w:rsidR="00831858">
        <w:t>You</w:t>
      </w:r>
      <w:r w:rsidR="00BE0A26">
        <w:t xml:space="preserve"> to be interviewed by an authorized Prudential Representative. Refusal to be examined or interviewed may result in denial or termination of </w:t>
      </w:r>
      <w:r w:rsidR="00D60341">
        <w:t>Your</w:t>
      </w:r>
      <w:r w:rsidR="00BE0A26">
        <w:t xml:space="preserve"> claim.</w:t>
      </w:r>
    </w:p>
    <w:p w14:paraId="2396B11F" w14:textId="0C4BA170" w:rsidR="008A2C16" w:rsidRDefault="001A7A39" w:rsidP="008A2C16">
      <w:pPr>
        <w:pStyle w:val="2Text"/>
      </w:pPr>
      <w:r w:rsidRPr="00987A39">
        <w:rPr>
          <w:b/>
          <w:bCs/>
          <w:color w:val="FF0000"/>
          <w:sz w:val="24"/>
          <w:szCs w:val="24"/>
          <w:vertAlign w:val="superscript"/>
        </w:rPr>
        <w:t>8</w:t>
      </w:r>
      <w:r w:rsidR="00571C41" w:rsidRPr="00571C41">
        <w:rPr>
          <w:b/>
          <w:bCs/>
          <w:sz w:val="24"/>
        </w:rPr>
        <w:t>[</w:t>
      </w:r>
      <w:r w:rsidR="008A2C16" w:rsidRPr="00987A39">
        <w:t xml:space="preserve">If </w:t>
      </w:r>
      <w:r w:rsidR="00831858">
        <w:t>You</w:t>
      </w:r>
      <w:r w:rsidR="008A2C16" w:rsidRPr="00987A39">
        <w:t xml:space="preserve"> are partially </w:t>
      </w:r>
      <w:r w:rsidR="00FF5545">
        <w:t>Disabled</w:t>
      </w:r>
      <w:r w:rsidR="008A2C16" w:rsidRPr="00987A39">
        <w:t xml:space="preserve">, </w:t>
      </w:r>
      <w:r w:rsidR="00831858">
        <w:t>You</w:t>
      </w:r>
      <w:r w:rsidR="008A2C16" w:rsidRPr="00987A39">
        <w:t xml:space="preserve"> must be working </w:t>
      </w:r>
      <w:r w:rsidR="00CF2554" w:rsidRPr="007A0DF8">
        <w:t>Reduced Hours</w:t>
      </w:r>
      <w:r w:rsidR="008A2C16" w:rsidRPr="00987A39">
        <w:t xml:space="preserve"> due to </w:t>
      </w:r>
      <w:r w:rsidR="00D60341">
        <w:t>Your</w:t>
      </w:r>
      <w:r w:rsidR="008A2C16" w:rsidRPr="00987A39">
        <w:t xml:space="preserve"> disabling condition while </w:t>
      </w:r>
      <w:r w:rsidR="00831858">
        <w:t>You</w:t>
      </w:r>
      <w:r w:rsidR="008A2C16" w:rsidRPr="00987A39">
        <w:t xml:space="preserve"> are covered under the Plan.</w:t>
      </w:r>
      <w:r w:rsidR="00571C41" w:rsidRPr="00571C41">
        <w:rPr>
          <w:b/>
          <w:bCs/>
          <w:sz w:val="24"/>
        </w:rPr>
        <w:t>]</w:t>
      </w:r>
      <w:r w:rsidR="008A2C16">
        <w:t xml:space="preserve"> </w:t>
      </w:r>
    </w:p>
    <w:p w14:paraId="69943D9D" w14:textId="70A65AFB" w:rsidR="00BE0A26" w:rsidRDefault="00171231" w:rsidP="00BE0A26">
      <w:pPr>
        <w:pStyle w:val="2Text"/>
      </w:pPr>
      <w:r w:rsidRPr="00987A39">
        <w:rPr>
          <w:b/>
          <w:color w:val="FF0000"/>
          <w:sz w:val="24"/>
          <w:vertAlign w:val="superscript"/>
        </w:rPr>
        <w:t>8</w:t>
      </w:r>
      <w:r w:rsidR="00571C41" w:rsidRPr="00571C41">
        <w:rPr>
          <w:b/>
          <w:bCs/>
          <w:sz w:val="24"/>
        </w:rPr>
        <w:t>[</w:t>
      </w:r>
      <w:r w:rsidR="00BE0A26">
        <w:t xml:space="preserve">If </w:t>
      </w:r>
      <w:r w:rsidR="00831858">
        <w:t>You</w:t>
      </w:r>
      <w:r w:rsidR="00BE0A26">
        <w:t xml:space="preserve"> become </w:t>
      </w:r>
      <w:r w:rsidR="00167306" w:rsidRPr="00987A39">
        <w:t>Disabled</w:t>
      </w:r>
      <w:r w:rsidR="00167306" w:rsidRPr="005712C2">
        <w:t xml:space="preserve"> </w:t>
      </w:r>
      <w:r w:rsidR="00BE0A26">
        <w:t xml:space="preserve">while </w:t>
      </w:r>
      <w:r w:rsidR="00831858">
        <w:t>You</w:t>
      </w:r>
      <w:r w:rsidR="00BE0A26">
        <w:t xml:space="preserve"> are on a covered layoff or </w:t>
      </w:r>
      <w:r w:rsidR="009E48D9">
        <w:t>L</w:t>
      </w:r>
      <w:r w:rsidR="00BE0A26">
        <w:t xml:space="preserve">eave </w:t>
      </w:r>
      <w:r w:rsidR="005A0FB7">
        <w:t>of</w:t>
      </w:r>
      <w:r w:rsidR="00BE0A26">
        <w:t xml:space="preserve"> </w:t>
      </w:r>
      <w:r w:rsidR="009E48D9">
        <w:t>A</w:t>
      </w:r>
      <w:r w:rsidR="00BE0A26">
        <w:t xml:space="preserve">bsence, </w:t>
      </w:r>
      <w:r w:rsidR="003B254A">
        <w:t>We</w:t>
      </w:r>
      <w:r w:rsidR="00BE0A26">
        <w:t xml:space="preserve"> will use </w:t>
      </w:r>
      <w:r w:rsidR="00D60341">
        <w:t>Your</w:t>
      </w:r>
      <w:r w:rsidR="00BE0A26">
        <w:t xml:space="preserve"> </w:t>
      </w:r>
      <w:r w:rsidR="00F53095">
        <w:t>M</w:t>
      </w:r>
      <w:r w:rsidR="00BE0A26">
        <w:t xml:space="preserve">onthly </w:t>
      </w:r>
      <w:r w:rsidR="00F53095">
        <w:t>E</w:t>
      </w:r>
      <w:r w:rsidR="00BE0A26">
        <w:t xml:space="preserve">arnings from </w:t>
      </w:r>
      <w:r w:rsidR="00BF2FF4" w:rsidRPr="002E41CC">
        <w:rPr>
          <w:b/>
          <w:bCs/>
          <w:color w:val="FF0000"/>
          <w:sz w:val="24"/>
          <w:szCs w:val="24"/>
          <w:vertAlign w:val="superscript"/>
        </w:rPr>
        <w:t>CV2</w:t>
      </w:r>
      <w:r w:rsidR="00571C41" w:rsidRPr="00571C41">
        <w:rPr>
          <w:b/>
          <w:bCs/>
          <w:sz w:val="24"/>
        </w:rPr>
        <w:t>[</w:t>
      </w:r>
      <w:r w:rsidR="00D60341">
        <w:t>Your</w:t>
      </w:r>
      <w:r w:rsidR="00BE0A26">
        <w:t xml:space="preserve"> Employer</w:t>
      </w:r>
      <w:r w:rsidR="00571C41" w:rsidRPr="00571C41">
        <w:rPr>
          <w:b/>
          <w:bCs/>
          <w:sz w:val="24"/>
        </w:rPr>
        <w:t>]</w:t>
      </w:r>
      <w:r w:rsidR="00BE0A26">
        <w:t xml:space="preserve"> in effect just prior to the date </w:t>
      </w:r>
      <w:r w:rsidR="00D60341">
        <w:t>Your</w:t>
      </w:r>
      <w:r w:rsidR="00BE0A26">
        <w:t xml:space="preserve"> absence begins.</w:t>
      </w:r>
      <w:r w:rsidR="00571C41" w:rsidRPr="00571C41">
        <w:rPr>
          <w:b/>
          <w:bCs/>
          <w:sz w:val="24"/>
        </w:rPr>
        <w:t>]</w:t>
      </w:r>
    </w:p>
    <w:p w14:paraId="2BC1345A" w14:textId="77777777" w:rsidR="00B96FB9" w:rsidRPr="00B37216" w:rsidRDefault="00B96FB9" w:rsidP="00B96FB9">
      <w:pPr>
        <w:pStyle w:val="SubtitleD"/>
        <w:rPr>
          <w:rFonts w:cs="Arial"/>
        </w:rPr>
      </w:pPr>
      <w:r w:rsidRPr="00B37216">
        <w:rPr>
          <w:rFonts w:ascii="Arial" w:hAnsi="Arial" w:cs="Arial"/>
          <w:color w:val="FF0000"/>
          <w:szCs w:val="24"/>
          <w:vertAlign w:val="superscript"/>
        </w:rPr>
        <w:t>32</w:t>
      </w:r>
      <w:r w:rsidR="00571C41" w:rsidRPr="0017072E">
        <w:rPr>
          <w:rFonts w:ascii="Arial" w:hAnsi="Arial" w:cs="Arial"/>
        </w:rPr>
        <w:t>[</w:t>
      </w:r>
      <w:r w:rsidRPr="00B37216">
        <w:rPr>
          <w:rFonts w:cs="Arial"/>
        </w:rPr>
        <w:t>What if I Become Disabled in the Line of Duty?</w:t>
      </w:r>
    </w:p>
    <w:p w14:paraId="70D070D8" w14:textId="57F018CA" w:rsidR="00B96FB9" w:rsidRPr="00F703CB" w:rsidRDefault="00863901" w:rsidP="000B57B2">
      <w:pPr>
        <w:pStyle w:val="2Text"/>
        <w:rPr>
          <w:rFonts w:cs="Arial"/>
        </w:rPr>
      </w:pPr>
      <w:r w:rsidRPr="00863901">
        <w:rPr>
          <w:rFonts w:cs="Arial"/>
        </w:rPr>
        <w:t xml:space="preserve">If You become Disabled because You suffered an Injury in the Line of Duty, </w:t>
      </w:r>
      <w:r w:rsidR="00D60341">
        <w:rPr>
          <w:rFonts w:cs="Arial"/>
        </w:rPr>
        <w:t>Your</w:t>
      </w:r>
      <w:r w:rsidRPr="00863901">
        <w:rPr>
          <w:rFonts w:cs="Arial"/>
        </w:rPr>
        <w:t xml:space="preserve"> Monthly Benefit will be the Line of Duty Benefit as described in the Benefit Highlights page to the extent </w:t>
      </w:r>
      <w:r w:rsidR="00D60341">
        <w:rPr>
          <w:rFonts w:cs="Arial"/>
        </w:rPr>
        <w:t>Your</w:t>
      </w:r>
      <w:r w:rsidRPr="00863901">
        <w:rPr>
          <w:rFonts w:cs="Arial"/>
        </w:rPr>
        <w:t xml:space="preserve"> Disability is caused by that Injury. This Line of Duty Benefit is in lieu of </w:t>
      </w:r>
      <w:r w:rsidR="00D60341">
        <w:rPr>
          <w:rFonts w:cs="Arial"/>
        </w:rPr>
        <w:t>Your</w:t>
      </w:r>
      <w:r w:rsidRPr="00863901">
        <w:rPr>
          <w:rFonts w:cs="Arial"/>
        </w:rPr>
        <w:t xml:space="preserve"> Monthly Benefit Payment in the How Much Will Prudential Pay While You are Disabled section.</w:t>
      </w:r>
      <w:r w:rsidRPr="00863901" w:rsidDel="00863901">
        <w:rPr>
          <w:rFonts w:cs="Arial"/>
        </w:rPr>
        <w:t xml:space="preserve"> </w:t>
      </w:r>
      <w:r w:rsidR="00D60341">
        <w:rPr>
          <w:rFonts w:cs="Arial"/>
        </w:rPr>
        <w:t>You</w:t>
      </w:r>
      <w:r w:rsidR="007846E4">
        <w:rPr>
          <w:rFonts w:cs="Arial"/>
        </w:rPr>
        <w:t xml:space="preserve"> must</w:t>
      </w:r>
      <w:r w:rsidR="00F03DF5">
        <w:rPr>
          <w:rFonts w:cs="Arial"/>
        </w:rPr>
        <w:t xml:space="preserve"> be </w:t>
      </w:r>
      <w:r w:rsidR="00B96FB9" w:rsidRPr="00F703CB">
        <w:rPr>
          <w:rFonts w:cs="Arial"/>
        </w:rPr>
        <w:t xml:space="preserve">serving as a firefighter, volunteer firefighter, police officer, reserve police officer, emergency </w:t>
      </w:r>
      <w:r w:rsidR="00B96FB9" w:rsidRPr="00F703CB">
        <w:rPr>
          <w:rFonts w:cs="Arial"/>
        </w:rPr>
        <w:lastRenderedPageBreak/>
        <w:t>medical technician, volunteer emergency medical technician</w:t>
      </w:r>
      <w:r w:rsidR="00B96FB9">
        <w:rPr>
          <w:rFonts w:cs="Arial"/>
        </w:rPr>
        <w:t>, working for the Office of Emergency Management, or performing a public service</w:t>
      </w:r>
      <w:r w:rsidR="00B96FB9" w:rsidRPr="00F703CB">
        <w:rPr>
          <w:rFonts w:cs="Arial"/>
        </w:rPr>
        <w:t>.</w:t>
      </w:r>
    </w:p>
    <w:p w14:paraId="078607C8" w14:textId="77777777" w:rsidR="00B96FB9" w:rsidRPr="00F703CB" w:rsidRDefault="00B96FB9" w:rsidP="00137990">
      <w:pPr>
        <w:pStyle w:val="2Text"/>
        <w:rPr>
          <w:rFonts w:cs="Arial"/>
        </w:rPr>
      </w:pPr>
      <w:r w:rsidRPr="00F703CB">
        <w:rPr>
          <w:rFonts w:cs="Arial"/>
        </w:rPr>
        <w:t xml:space="preserve">The </w:t>
      </w:r>
      <w:r>
        <w:rPr>
          <w:rFonts w:cs="Arial"/>
        </w:rPr>
        <w:t>Injury</w:t>
      </w:r>
      <w:r w:rsidRPr="00F703CB">
        <w:rPr>
          <w:rFonts w:cs="Arial"/>
        </w:rPr>
        <w:t xml:space="preserve"> must take place while:</w:t>
      </w:r>
    </w:p>
    <w:p w14:paraId="3BE53A21" w14:textId="1F67B858" w:rsidR="00B96FB9" w:rsidRPr="00FA6DE1" w:rsidRDefault="00B96FB9" w:rsidP="000B57B2">
      <w:pPr>
        <w:pStyle w:val="BulletD"/>
        <w:rPr>
          <w:rFonts w:cs="Arial"/>
        </w:rPr>
      </w:pPr>
      <w:r>
        <w:rPr>
          <w:rFonts w:cs="Arial"/>
        </w:rPr>
        <w:t>You are</w:t>
      </w:r>
      <w:r w:rsidRPr="00FA6DE1">
        <w:rPr>
          <w:rFonts w:cs="Arial"/>
        </w:rPr>
        <w:t xml:space="preserve"> on duty; or</w:t>
      </w:r>
    </w:p>
    <w:p w14:paraId="63F3DFD9" w14:textId="1A3F7C99" w:rsidR="00B96FB9" w:rsidRPr="00F703CB" w:rsidRDefault="00B96FB9" w:rsidP="000B57B2">
      <w:pPr>
        <w:pStyle w:val="BulletD"/>
        <w:rPr>
          <w:rFonts w:cs="Arial"/>
        </w:rPr>
      </w:pPr>
      <w:r w:rsidRPr="00F703CB">
        <w:rPr>
          <w:rFonts w:cs="Arial"/>
        </w:rPr>
        <w:t xml:space="preserve">acting in the Line of Duty during </w:t>
      </w:r>
      <w:r w:rsidR="605C45DF" w:rsidRPr="29CF17FE">
        <w:rPr>
          <w:rFonts w:cs="Arial"/>
        </w:rPr>
        <w:t>a</w:t>
      </w:r>
      <w:r w:rsidR="0E196697" w:rsidRPr="29CF17FE">
        <w:rPr>
          <w:rFonts w:cs="Arial"/>
        </w:rPr>
        <w:t>n emergency</w:t>
      </w:r>
      <w:r w:rsidRPr="00F703CB">
        <w:rPr>
          <w:rFonts w:cs="Arial"/>
        </w:rPr>
        <w:t xml:space="preserve"> response while off duty. </w:t>
      </w:r>
    </w:p>
    <w:p w14:paraId="1DDF7C33" w14:textId="77777777" w:rsidR="00B96FB9" w:rsidRDefault="00B96FB9" w:rsidP="00137990">
      <w:pPr>
        <w:pStyle w:val="2Text"/>
      </w:pPr>
      <w:r w:rsidRPr="00141708">
        <w:t>For career firefighters, police officers and emergency medical technicians, travel to and from an emergency while off duty is not covered under this</w:t>
      </w:r>
      <w:r w:rsidRPr="005C7C7B">
        <w:rPr>
          <w:bCs/>
        </w:rPr>
        <w:t xml:space="preserve"> </w:t>
      </w:r>
      <w:r>
        <w:rPr>
          <w:bCs/>
        </w:rPr>
        <w:t>Line of Duty benefit</w:t>
      </w:r>
      <w:r w:rsidRPr="003243FD">
        <w:rPr>
          <w:bCs/>
        </w:rPr>
        <w:t>.</w:t>
      </w:r>
      <w:r w:rsidR="00571C41" w:rsidRPr="00571C41">
        <w:rPr>
          <w:b/>
          <w:bCs/>
          <w:sz w:val="24"/>
        </w:rPr>
        <w:t>]</w:t>
      </w:r>
    </w:p>
    <w:p w14:paraId="6351BBDE" w14:textId="6606FB4D" w:rsidR="00187DA6" w:rsidRDefault="00B96FB9" w:rsidP="00187DA6">
      <w:pPr>
        <w:pStyle w:val="SubtitleD"/>
      </w:pPr>
      <w:r>
        <w:rPr>
          <w:rFonts w:ascii="Arial" w:hAnsi="Arial" w:cs="Arial"/>
          <w:color w:val="FF0000"/>
          <w:vertAlign w:val="superscript"/>
        </w:rPr>
        <w:t>32</w:t>
      </w:r>
      <w:r w:rsidR="00571C41" w:rsidRPr="001935DA">
        <w:rPr>
          <w:rFonts w:ascii="Arial" w:hAnsi="Arial" w:cs="Arial"/>
        </w:rPr>
        <w:t>[</w:t>
      </w:r>
      <w:r w:rsidR="00187DA6">
        <w:t>Can I Be Considered Disabled If I Become Presumptively Disabled?</w:t>
      </w:r>
    </w:p>
    <w:p w14:paraId="683B08C2" w14:textId="48AF4936" w:rsidR="00187DA6" w:rsidRDefault="00187DA6" w:rsidP="00B37216">
      <w:pPr>
        <w:pStyle w:val="2Text"/>
      </w:pPr>
      <w:r>
        <w:t xml:space="preserve">You will be considered </w:t>
      </w:r>
      <w:r w:rsidR="00167306" w:rsidRPr="00987A39">
        <w:t>Disabled</w:t>
      </w:r>
      <w:r w:rsidR="00167306" w:rsidRPr="005712C2">
        <w:t xml:space="preserve"> </w:t>
      </w:r>
      <w:r w:rsidR="00AF5350">
        <w:t xml:space="preserve">when Prudential determines You </w:t>
      </w:r>
      <w:r>
        <w:t xml:space="preserve">become </w:t>
      </w:r>
      <w:r w:rsidRPr="00B37216">
        <w:t>Presumptively Disabled</w:t>
      </w:r>
      <w:r w:rsidRPr="002B55C1">
        <w:t>.</w:t>
      </w:r>
      <w:r w:rsidR="00571C41" w:rsidRPr="00571C41">
        <w:rPr>
          <w:b/>
          <w:bCs/>
          <w:sz w:val="24"/>
        </w:rPr>
        <w:t>]</w:t>
      </w:r>
    </w:p>
    <w:p w14:paraId="5B1F1375" w14:textId="079877A9" w:rsidR="00BE0A26" w:rsidRDefault="005E592E" w:rsidP="00BE0A26">
      <w:pPr>
        <w:pStyle w:val="SubtitleD"/>
      </w:pPr>
      <w:r w:rsidRPr="00987A39">
        <w:rPr>
          <w:rFonts w:ascii="Arial" w:hAnsi="Arial" w:cs="Arial"/>
          <w:color w:val="FF0000"/>
          <w:vertAlign w:val="superscript"/>
        </w:rPr>
        <w:t>9</w:t>
      </w:r>
      <w:r w:rsidR="00571C41" w:rsidRPr="00571C41">
        <w:rPr>
          <w:bCs/>
        </w:rPr>
        <w:t>[</w:t>
      </w:r>
      <w:r w:rsidR="00BE0A26">
        <w:t xml:space="preserve">How Long Must You Be Disabled Before </w:t>
      </w:r>
      <w:r w:rsidR="00D60341">
        <w:t>Your</w:t>
      </w:r>
      <w:r w:rsidR="00BE0A26">
        <w:t xml:space="preserve"> Benefits Begin?</w:t>
      </w:r>
    </w:p>
    <w:p w14:paraId="50378182" w14:textId="520F4870" w:rsidR="00BE0A26" w:rsidRDefault="00BE0A26" w:rsidP="00BE0A26">
      <w:pPr>
        <w:pStyle w:val="2Text"/>
      </w:pPr>
      <w:r>
        <w:t xml:space="preserve">You must be continuously </w:t>
      </w:r>
      <w:r w:rsidR="00167306" w:rsidRPr="00987A39">
        <w:t>Disabled</w:t>
      </w:r>
      <w:r w:rsidR="00167306" w:rsidRPr="005712C2">
        <w:t xml:space="preserve"> </w:t>
      </w:r>
      <w:r>
        <w:t xml:space="preserve">through </w:t>
      </w:r>
      <w:r w:rsidR="00D60341">
        <w:t>Your</w:t>
      </w:r>
      <w:r>
        <w:t xml:space="preserve"> </w:t>
      </w:r>
      <w:r w:rsidR="00DB3F54" w:rsidRPr="00987A39">
        <w:t>Elimination Period</w:t>
      </w:r>
      <w:r>
        <w:t xml:space="preserve">. Prudential will treat </w:t>
      </w:r>
      <w:r w:rsidR="00D60341">
        <w:t>Your</w:t>
      </w:r>
      <w:r>
        <w:t xml:space="preserve"> </w:t>
      </w:r>
      <w:r w:rsidR="00BF53C2" w:rsidRPr="00987A39">
        <w:rPr>
          <w:bCs/>
          <w:iCs/>
        </w:rPr>
        <w:t>Disabilit</w:t>
      </w:r>
      <w:r w:rsidR="00BF53C2" w:rsidRPr="00B37216">
        <w:rPr>
          <w:bCs/>
          <w:iCs/>
        </w:rPr>
        <w:t>y</w:t>
      </w:r>
      <w:r>
        <w:t xml:space="preserve"> as continuous if </w:t>
      </w:r>
      <w:r w:rsidR="00D60341">
        <w:t>Your</w:t>
      </w:r>
      <w:r>
        <w:t xml:space="preserve"> </w:t>
      </w:r>
      <w:r w:rsidR="00A05BBD" w:rsidRPr="00A05BBD">
        <w:rPr>
          <w:bCs/>
        </w:rPr>
        <w:t>Disability</w:t>
      </w:r>
      <w:r>
        <w:t xml:space="preserve"> stops for </w:t>
      </w:r>
      <w:r w:rsidR="001106AE" w:rsidRPr="00987A39">
        <w:rPr>
          <w:b/>
          <w:bCs/>
          <w:color w:val="FF0000"/>
          <w:sz w:val="24"/>
          <w:szCs w:val="24"/>
          <w:vertAlign w:val="superscript"/>
        </w:rPr>
        <w:t>9a</w:t>
      </w:r>
      <w:r w:rsidR="00571C41" w:rsidRPr="00571C41">
        <w:rPr>
          <w:b/>
          <w:bCs/>
          <w:sz w:val="24"/>
        </w:rPr>
        <w:t>[</w:t>
      </w:r>
      <w:r>
        <w:t xml:space="preserve">5 to </w:t>
      </w:r>
      <w:r w:rsidR="002179E0">
        <w:t>600</w:t>
      </w:r>
      <w:r>
        <w:t xml:space="preserve"> </w:t>
      </w:r>
      <w:r w:rsidR="001106AE" w:rsidRPr="00585DBF">
        <w:rPr>
          <w:b/>
          <w:bCs/>
          <w:color w:val="FF0000"/>
          <w:sz w:val="24"/>
          <w:szCs w:val="24"/>
          <w:vertAlign w:val="superscript"/>
        </w:rPr>
        <w:t>9</w:t>
      </w:r>
      <w:r w:rsidR="001106AE">
        <w:rPr>
          <w:b/>
          <w:bCs/>
          <w:color w:val="FF0000"/>
          <w:sz w:val="24"/>
          <w:szCs w:val="24"/>
          <w:vertAlign w:val="superscript"/>
        </w:rPr>
        <w:t>b</w:t>
      </w:r>
      <w:r w:rsidR="00571C41" w:rsidRPr="001935DA">
        <w:rPr>
          <w:b/>
          <w:sz w:val="24"/>
          <w:szCs w:val="24"/>
        </w:rPr>
        <w:t>[</w:t>
      </w:r>
      <w:r>
        <w:t>consecutive</w:t>
      </w:r>
      <w:r w:rsidR="00571C41" w:rsidRPr="00571C41">
        <w:rPr>
          <w:b/>
          <w:bCs/>
          <w:sz w:val="24"/>
        </w:rPr>
        <w:t>]</w:t>
      </w:r>
      <w:r>
        <w:t xml:space="preserve"> days</w:t>
      </w:r>
      <w:r w:rsidR="00571C41" w:rsidRPr="00571C41">
        <w:rPr>
          <w:b/>
          <w:bCs/>
          <w:sz w:val="24"/>
        </w:rPr>
        <w:t>]</w:t>
      </w:r>
      <w:r>
        <w:t xml:space="preserve"> or less during the </w:t>
      </w:r>
      <w:r w:rsidR="00DB3F54" w:rsidRPr="00987A39">
        <w:t xml:space="preserve">Elimination </w:t>
      </w:r>
      <w:r w:rsidR="004E03EF" w:rsidRPr="00C122BA" w:rsidDel="00DB3F54">
        <w:t>Period</w:t>
      </w:r>
      <w:r>
        <w:t xml:space="preserve">. The days that </w:t>
      </w:r>
      <w:r w:rsidR="00831858">
        <w:t>You</w:t>
      </w:r>
      <w:r>
        <w:t xml:space="preserve"> are not </w:t>
      </w:r>
      <w:r w:rsidR="00167306" w:rsidRPr="00987A39">
        <w:t>Disabled</w:t>
      </w:r>
      <w:r w:rsidR="00167306" w:rsidRPr="005712C2">
        <w:t xml:space="preserve"> </w:t>
      </w:r>
      <w:r>
        <w:t xml:space="preserve">will not count toward </w:t>
      </w:r>
      <w:r w:rsidR="00D60341">
        <w:t>Your</w:t>
      </w:r>
      <w:r>
        <w:t xml:space="preserve"> </w:t>
      </w:r>
      <w:r w:rsidR="00DB3F54" w:rsidRPr="00987A39">
        <w:t xml:space="preserve">Elimination </w:t>
      </w:r>
      <w:r w:rsidR="004E03EF" w:rsidRPr="00C122BA" w:rsidDel="00DB3F54">
        <w:t>Period</w:t>
      </w:r>
      <w:r>
        <w:t>.</w:t>
      </w:r>
    </w:p>
    <w:p w14:paraId="4E25A5E4" w14:textId="1E4E5DF1" w:rsidR="006739FB" w:rsidRDefault="0065301C" w:rsidP="00B37216">
      <w:pPr>
        <w:pStyle w:val="2Text"/>
      </w:pPr>
      <w:r>
        <w:t xml:space="preserve">Earnings cannot exceed </w:t>
      </w:r>
      <w:r w:rsidRPr="0021243B">
        <w:rPr>
          <w:b/>
          <w:color w:val="FF0000"/>
          <w:sz w:val="24"/>
          <w:vertAlign w:val="superscript"/>
        </w:rPr>
        <w:t>18</w:t>
      </w:r>
      <w:r>
        <w:rPr>
          <w:b/>
          <w:color w:val="FF0000"/>
          <w:sz w:val="24"/>
          <w:vertAlign w:val="superscript"/>
        </w:rPr>
        <w:t>b</w:t>
      </w:r>
      <w:r w:rsidRPr="64812ED7">
        <w:rPr>
          <w:b/>
          <w:sz w:val="24"/>
          <w:szCs w:val="24"/>
        </w:rPr>
        <w:t>[</w:t>
      </w:r>
      <w:r>
        <w:t>80% - 100%</w:t>
      </w:r>
      <w:r w:rsidRPr="64812ED7">
        <w:rPr>
          <w:b/>
          <w:sz w:val="24"/>
          <w:szCs w:val="24"/>
        </w:rPr>
        <w:t>]</w:t>
      </w:r>
      <w:r>
        <w:t xml:space="preserve"> of Your </w:t>
      </w:r>
      <w:r w:rsidR="004863A0">
        <w:rPr>
          <w:b/>
          <w:bCs/>
          <w:color w:val="FF0000"/>
          <w:sz w:val="24"/>
          <w:szCs w:val="24"/>
          <w:vertAlign w:val="superscript"/>
        </w:rPr>
        <w:t>2</w:t>
      </w:r>
      <w:r w:rsidR="000B5C10" w:rsidRPr="00571C41">
        <w:rPr>
          <w:b/>
          <w:bCs/>
          <w:sz w:val="24"/>
          <w:szCs w:val="28"/>
        </w:rPr>
        <w:t>[</w:t>
      </w:r>
      <w:r w:rsidR="000B5C10">
        <w:t>Indexed</w:t>
      </w:r>
      <w:r w:rsidR="000B5C10" w:rsidRPr="00571C41">
        <w:rPr>
          <w:b/>
          <w:bCs/>
          <w:sz w:val="24"/>
        </w:rPr>
        <w:t>]</w:t>
      </w:r>
      <w:r w:rsidR="000B5C10">
        <w:t xml:space="preserve"> </w:t>
      </w:r>
      <w:r w:rsidR="000B5C10" w:rsidRPr="004579D9">
        <w:t xml:space="preserve"> </w:t>
      </w:r>
      <w:r>
        <w:t xml:space="preserve">Monthly Earnings during the </w:t>
      </w:r>
      <w:r w:rsidRPr="00987A39">
        <w:t>Elimination Period</w:t>
      </w:r>
      <w:r>
        <w:t xml:space="preserve">. </w:t>
      </w:r>
      <w:r w:rsidR="004579D9" w:rsidRPr="004579D9">
        <w:t xml:space="preserve">However, if You are participating in the Employer’s return to work program approved by Prudential for up to a period of </w:t>
      </w:r>
      <w:r w:rsidR="004579D9" w:rsidRPr="004B2F33">
        <w:rPr>
          <w:b/>
          <w:color w:val="FF0000"/>
          <w:sz w:val="24"/>
          <w:szCs w:val="24"/>
          <w:vertAlign w:val="superscript"/>
        </w:rPr>
        <w:t>9c</w:t>
      </w:r>
      <w:r w:rsidR="00D707D9" w:rsidRPr="00D707D9">
        <w:rPr>
          <w:b/>
          <w:bCs/>
          <w:sz w:val="24"/>
        </w:rPr>
        <w:t>[</w:t>
      </w:r>
      <w:r w:rsidR="004579D9" w:rsidRPr="004579D9">
        <w:t>6 – 24 weeks</w:t>
      </w:r>
      <w:r w:rsidR="00D707D9" w:rsidRPr="00D707D9">
        <w:rPr>
          <w:b/>
          <w:bCs/>
          <w:sz w:val="24"/>
        </w:rPr>
        <w:t>]</w:t>
      </w:r>
      <w:r w:rsidR="004579D9" w:rsidRPr="004579D9">
        <w:t xml:space="preserve">, You may earn up to 100% of </w:t>
      </w:r>
      <w:r w:rsidR="00D60341">
        <w:t>Your</w:t>
      </w:r>
      <w:r w:rsidR="004579D9" w:rsidRPr="004579D9">
        <w:t xml:space="preserve"> Monthly Earnings during the Elimination Period and continue satisfying the Elimination Period. You are not required to have a 20% or more loss in </w:t>
      </w:r>
      <w:r w:rsidR="00D60341">
        <w:t>Your</w:t>
      </w:r>
      <w:r w:rsidR="004579D9" w:rsidRPr="004579D9">
        <w:t xml:space="preserve"> </w:t>
      </w:r>
      <w:r w:rsidR="009D3BE2">
        <w:rPr>
          <w:b/>
          <w:bCs/>
          <w:color w:val="FF0000"/>
          <w:sz w:val="24"/>
          <w:szCs w:val="24"/>
          <w:vertAlign w:val="superscript"/>
        </w:rPr>
        <w:t>2</w:t>
      </w:r>
      <w:r w:rsidR="00A750B2" w:rsidRPr="00571C41">
        <w:rPr>
          <w:b/>
          <w:bCs/>
          <w:sz w:val="24"/>
          <w:szCs w:val="28"/>
        </w:rPr>
        <w:t>[</w:t>
      </w:r>
      <w:r w:rsidR="00A750B2">
        <w:t>Indexed</w:t>
      </w:r>
      <w:r w:rsidR="00A750B2" w:rsidRPr="00571C41">
        <w:rPr>
          <w:b/>
          <w:bCs/>
          <w:sz w:val="24"/>
        </w:rPr>
        <w:t>]</w:t>
      </w:r>
      <w:r w:rsidR="00A750B2">
        <w:t xml:space="preserve"> </w:t>
      </w:r>
      <w:r w:rsidR="004579D9" w:rsidRPr="004579D9">
        <w:t>Monthly Earnings due to the same Injury or Sickness to be considered Disabled.</w:t>
      </w:r>
    </w:p>
    <w:p w14:paraId="3F8D900D" w14:textId="59B6B500" w:rsidR="006B77F9" w:rsidRDefault="00D60341" w:rsidP="00BE0A26">
      <w:pPr>
        <w:pStyle w:val="2Text"/>
      </w:pPr>
      <w:r>
        <w:t>Your</w:t>
      </w:r>
      <w:r w:rsidR="00BE0A26">
        <w:t xml:space="preserve"> </w:t>
      </w:r>
      <w:r w:rsidR="00DB3F54" w:rsidRPr="00987A39">
        <w:t xml:space="preserve">Elimination </w:t>
      </w:r>
      <w:r w:rsidR="004E03EF" w:rsidRPr="005D16ED" w:rsidDel="00DB3F54">
        <w:t>Period</w:t>
      </w:r>
      <w:r w:rsidR="00BE0A26">
        <w:t xml:space="preserve"> is </w:t>
      </w:r>
      <w:r w:rsidR="006B77F9">
        <w:t>one of the following options:</w:t>
      </w:r>
    </w:p>
    <w:p w14:paraId="7F9441C4" w14:textId="5660A4EE" w:rsidR="00BE0A26" w:rsidRDefault="00BE0A26" w:rsidP="00137990">
      <w:pPr>
        <w:pStyle w:val="BulletD"/>
      </w:pPr>
      <w:r>
        <w:t xml:space="preserve">the longer of </w:t>
      </w:r>
      <w:r w:rsidR="001C7DF6" w:rsidRPr="00987A39">
        <w:rPr>
          <w:b/>
          <w:bCs/>
          <w:color w:val="FF0000"/>
          <w:sz w:val="24"/>
          <w:szCs w:val="24"/>
          <w:vertAlign w:val="superscript"/>
        </w:rPr>
        <w:t>9</w:t>
      </w:r>
      <w:r w:rsidR="001C7DF6">
        <w:rPr>
          <w:b/>
          <w:bCs/>
          <w:color w:val="FF0000"/>
          <w:sz w:val="24"/>
          <w:szCs w:val="24"/>
          <w:vertAlign w:val="superscript"/>
        </w:rPr>
        <w:t>d</w:t>
      </w:r>
      <w:r w:rsidR="001C7DF6" w:rsidRPr="00571C41">
        <w:rPr>
          <w:b/>
          <w:bCs/>
          <w:sz w:val="24"/>
        </w:rPr>
        <w:t>[</w:t>
      </w:r>
      <w:r>
        <w:t>0 to 36 months</w:t>
      </w:r>
      <w:r w:rsidR="00960A56" w:rsidRPr="00571C41">
        <w:rPr>
          <w:b/>
          <w:bCs/>
          <w:sz w:val="24"/>
        </w:rPr>
        <w:t>]</w:t>
      </w:r>
      <w:r>
        <w:t xml:space="preserve"> and the length of time for which </w:t>
      </w:r>
      <w:r w:rsidR="00831858">
        <w:t>You</w:t>
      </w:r>
      <w:r>
        <w:t xml:space="preserve"> receive loss of time benefits, </w:t>
      </w:r>
      <w:r w:rsidR="00CE0FCA">
        <w:t>S</w:t>
      </w:r>
      <w:r>
        <w:t xml:space="preserve">alary </w:t>
      </w:r>
      <w:r w:rsidR="00CE0FCA">
        <w:t>C</w:t>
      </w:r>
      <w:r>
        <w:t xml:space="preserve">ontinuation or </w:t>
      </w:r>
      <w:r w:rsidR="00CE0FCA">
        <w:t>A</w:t>
      </w:r>
      <w:r>
        <w:t xml:space="preserve">ccumulated </w:t>
      </w:r>
      <w:r w:rsidR="00CE0FCA">
        <w:t>S</w:t>
      </w:r>
      <w:r>
        <w:t xml:space="preserve">ick </w:t>
      </w:r>
      <w:r w:rsidR="00CE0FCA">
        <w:t>L</w:t>
      </w:r>
      <w:r>
        <w:t>eave.</w:t>
      </w:r>
    </w:p>
    <w:p w14:paraId="31F7B5D5" w14:textId="56F5F4A4" w:rsidR="00376808" w:rsidRPr="00376808" w:rsidRDefault="001C7DF6" w:rsidP="00137990">
      <w:pPr>
        <w:pStyle w:val="BulletD"/>
      </w:pPr>
      <w:r w:rsidRPr="00987A39">
        <w:rPr>
          <w:b/>
          <w:bCs/>
          <w:color w:val="FF0000"/>
          <w:sz w:val="24"/>
          <w:szCs w:val="24"/>
          <w:vertAlign w:val="superscript"/>
        </w:rPr>
        <w:t>9</w:t>
      </w:r>
      <w:r>
        <w:rPr>
          <w:b/>
          <w:bCs/>
          <w:color w:val="FF0000"/>
          <w:sz w:val="24"/>
          <w:szCs w:val="24"/>
          <w:vertAlign w:val="superscript"/>
        </w:rPr>
        <w:t>d</w:t>
      </w:r>
      <w:r w:rsidRPr="00571C41">
        <w:rPr>
          <w:b/>
          <w:bCs/>
          <w:sz w:val="24"/>
        </w:rPr>
        <w:t>[</w:t>
      </w:r>
      <w:r w:rsidR="00376808" w:rsidRPr="00376808">
        <w:t>0 - 36 months</w:t>
      </w:r>
      <w:r w:rsidRPr="00571C41">
        <w:rPr>
          <w:b/>
          <w:bCs/>
          <w:sz w:val="24"/>
        </w:rPr>
        <w:t>]</w:t>
      </w:r>
      <w:r w:rsidR="00376808" w:rsidRPr="00376808">
        <w:t xml:space="preserve"> for </w:t>
      </w:r>
      <w:r w:rsidR="00FF5545">
        <w:t>Disability</w:t>
      </w:r>
      <w:r w:rsidR="00376808" w:rsidRPr="00376808">
        <w:t xml:space="preserve"> due to an accident which begins while </w:t>
      </w:r>
      <w:r w:rsidR="00831858">
        <w:t>You</w:t>
      </w:r>
      <w:r w:rsidR="00376808" w:rsidRPr="00376808">
        <w:t xml:space="preserve"> are covered; and </w:t>
      </w:r>
      <w:r w:rsidR="00442E33" w:rsidRPr="00987A39">
        <w:rPr>
          <w:b/>
          <w:bCs/>
          <w:color w:val="FF0000"/>
          <w:sz w:val="24"/>
          <w:szCs w:val="24"/>
          <w:vertAlign w:val="superscript"/>
        </w:rPr>
        <w:t>9</w:t>
      </w:r>
      <w:r w:rsidR="00442E33">
        <w:rPr>
          <w:b/>
          <w:bCs/>
          <w:color w:val="FF0000"/>
          <w:sz w:val="24"/>
          <w:szCs w:val="24"/>
          <w:vertAlign w:val="superscript"/>
        </w:rPr>
        <w:t>d</w:t>
      </w:r>
      <w:r w:rsidR="00442E33" w:rsidRPr="00571C41">
        <w:rPr>
          <w:b/>
          <w:bCs/>
          <w:sz w:val="24"/>
        </w:rPr>
        <w:t>[</w:t>
      </w:r>
      <w:r w:rsidR="00376808" w:rsidRPr="00376808">
        <w:t>0 - 36 months</w:t>
      </w:r>
      <w:r w:rsidR="00442E33" w:rsidRPr="00571C41">
        <w:rPr>
          <w:b/>
          <w:bCs/>
          <w:sz w:val="24"/>
        </w:rPr>
        <w:t>]</w:t>
      </w:r>
      <w:r w:rsidR="00376808" w:rsidRPr="00376808">
        <w:t xml:space="preserve"> for </w:t>
      </w:r>
      <w:r w:rsidR="00FF5545">
        <w:t>Disability</w:t>
      </w:r>
      <w:r w:rsidR="00376808" w:rsidRPr="00376808">
        <w:t xml:space="preserve"> due to a </w:t>
      </w:r>
      <w:r w:rsidR="00482FCA">
        <w:t>Sickness</w:t>
      </w:r>
      <w:r w:rsidR="00376808" w:rsidRPr="00376808">
        <w:t xml:space="preserve"> which begins while </w:t>
      </w:r>
      <w:r w:rsidR="00831858">
        <w:t>You</w:t>
      </w:r>
      <w:r w:rsidR="00376808" w:rsidRPr="00376808">
        <w:t xml:space="preserve"> are covered.</w:t>
      </w:r>
    </w:p>
    <w:p w14:paraId="07077D15" w14:textId="536291BD" w:rsidR="00376808" w:rsidRPr="00376808" w:rsidRDefault="001C7DF6" w:rsidP="00137990">
      <w:pPr>
        <w:pStyle w:val="BulletD"/>
      </w:pPr>
      <w:r w:rsidRPr="00987A39">
        <w:rPr>
          <w:b/>
          <w:bCs/>
          <w:color w:val="FF0000"/>
          <w:sz w:val="24"/>
          <w:szCs w:val="24"/>
          <w:vertAlign w:val="superscript"/>
        </w:rPr>
        <w:t>9</w:t>
      </w:r>
      <w:r>
        <w:rPr>
          <w:b/>
          <w:bCs/>
          <w:color w:val="FF0000"/>
          <w:sz w:val="24"/>
          <w:szCs w:val="24"/>
          <w:vertAlign w:val="superscript"/>
        </w:rPr>
        <w:t>d</w:t>
      </w:r>
      <w:r w:rsidRPr="00571C41">
        <w:rPr>
          <w:b/>
          <w:bCs/>
          <w:sz w:val="24"/>
        </w:rPr>
        <w:t>[</w:t>
      </w:r>
      <w:r w:rsidR="00376808" w:rsidRPr="00376808">
        <w:t>0 - 36 months</w:t>
      </w:r>
      <w:r w:rsidRPr="00571C41">
        <w:rPr>
          <w:b/>
          <w:bCs/>
          <w:sz w:val="24"/>
        </w:rPr>
        <w:t>]</w:t>
      </w:r>
      <w:r w:rsidR="00376808" w:rsidRPr="00376808">
        <w:t xml:space="preserve"> for </w:t>
      </w:r>
      <w:r w:rsidR="00FF5545">
        <w:t>Disability</w:t>
      </w:r>
      <w:r w:rsidR="00376808" w:rsidRPr="00376808">
        <w:t xml:space="preserve"> due to an accident which begins while </w:t>
      </w:r>
      <w:r w:rsidR="00831858">
        <w:t>You</w:t>
      </w:r>
      <w:r w:rsidR="00376808" w:rsidRPr="00376808">
        <w:t xml:space="preserve"> are covered; and </w:t>
      </w:r>
      <w:r w:rsidR="00960A56">
        <w:rPr>
          <w:b/>
          <w:bCs/>
          <w:color w:val="FF0000"/>
          <w:sz w:val="24"/>
          <w:szCs w:val="24"/>
          <w:vertAlign w:val="superscript"/>
        </w:rPr>
        <w:t>9d</w:t>
      </w:r>
      <w:r w:rsidR="00960A56" w:rsidRPr="00571C41">
        <w:rPr>
          <w:b/>
          <w:bCs/>
          <w:sz w:val="24"/>
        </w:rPr>
        <w:t>[</w:t>
      </w:r>
      <w:r w:rsidR="00376808" w:rsidRPr="00376808">
        <w:t>0 - 36 months</w:t>
      </w:r>
      <w:r w:rsidR="00960A56" w:rsidRPr="00571C41">
        <w:rPr>
          <w:b/>
          <w:bCs/>
          <w:sz w:val="24"/>
        </w:rPr>
        <w:t>]</w:t>
      </w:r>
      <w:r w:rsidR="00376808" w:rsidRPr="00376808">
        <w:t xml:space="preserve"> for </w:t>
      </w:r>
      <w:r w:rsidR="00FF5545">
        <w:t>Disability</w:t>
      </w:r>
      <w:r w:rsidR="00376808" w:rsidRPr="00376808">
        <w:t xml:space="preserve"> due to a </w:t>
      </w:r>
      <w:r w:rsidR="00482FCA">
        <w:t>Sickness</w:t>
      </w:r>
      <w:r w:rsidR="00376808" w:rsidRPr="00376808">
        <w:t xml:space="preserve"> which begins while </w:t>
      </w:r>
      <w:r w:rsidR="00831858">
        <w:t>You</w:t>
      </w:r>
      <w:r w:rsidR="00376808" w:rsidRPr="00376808">
        <w:t xml:space="preserve"> are covered. But, the </w:t>
      </w:r>
      <w:r w:rsidR="00DB3F54" w:rsidRPr="00987A39">
        <w:t>Elimination Period</w:t>
      </w:r>
      <w:r w:rsidR="00376808" w:rsidRPr="00376808">
        <w:t xml:space="preserve"> will end on the day before </w:t>
      </w:r>
      <w:r w:rsidR="00831858">
        <w:t>You</w:t>
      </w:r>
      <w:r w:rsidR="00376808" w:rsidRPr="00376808">
        <w:t xml:space="preserve"> either (a) are </w:t>
      </w:r>
      <w:r w:rsidR="0014317A">
        <w:t>C</w:t>
      </w:r>
      <w:r w:rsidR="00376808" w:rsidRPr="00376808">
        <w:t xml:space="preserve">onfined as an inpatient in a </w:t>
      </w:r>
      <w:r w:rsidR="00381D0B">
        <w:t>Hospital</w:t>
      </w:r>
      <w:r w:rsidR="00364AE5">
        <w:t xml:space="preserve"> </w:t>
      </w:r>
      <w:r w:rsidR="00376808" w:rsidRPr="00376808">
        <w:t xml:space="preserve">because of </w:t>
      </w:r>
      <w:r w:rsidR="00D60341">
        <w:t>Your</w:t>
      </w:r>
      <w:r w:rsidR="00376808" w:rsidRPr="00376808">
        <w:t xml:space="preserve"> </w:t>
      </w:r>
      <w:r w:rsidR="00FF5545">
        <w:t>Disability</w:t>
      </w:r>
      <w:r w:rsidR="00376808" w:rsidRPr="00376808">
        <w:t xml:space="preserve"> and a room and board charge is made; or (b) receive surgery on an outpatient basis.</w:t>
      </w:r>
    </w:p>
    <w:p w14:paraId="455633CB" w14:textId="6B2BB962" w:rsidR="00376808" w:rsidRPr="00376808" w:rsidRDefault="001C7DF6" w:rsidP="00137990">
      <w:pPr>
        <w:pStyle w:val="BulletD"/>
      </w:pPr>
      <w:r w:rsidRPr="00987A39">
        <w:rPr>
          <w:b/>
          <w:bCs/>
          <w:color w:val="FF0000"/>
          <w:sz w:val="24"/>
          <w:szCs w:val="24"/>
          <w:vertAlign w:val="superscript"/>
        </w:rPr>
        <w:t>9</w:t>
      </w:r>
      <w:r>
        <w:rPr>
          <w:b/>
          <w:bCs/>
          <w:color w:val="FF0000"/>
          <w:sz w:val="24"/>
          <w:szCs w:val="24"/>
          <w:vertAlign w:val="superscript"/>
        </w:rPr>
        <w:t>d</w:t>
      </w:r>
      <w:r w:rsidRPr="00571C41">
        <w:rPr>
          <w:b/>
          <w:bCs/>
          <w:sz w:val="24"/>
        </w:rPr>
        <w:t>[</w:t>
      </w:r>
      <w:r w:rsidR="00376808" w:rsidRPr="00376808">
        <w:t>0 - 36 months</w:t>
      </w:r>
      <w:r w:rsidRPr="00571C41">
        <w:rPr>
          <w:b/>
          <w:bCs/>
          <w:sz w:val="24"/>
        </w:rPr>
        <w:t>]</w:t>
      </w:r>
      <w:r w:rsidR="00376808" w:rsidRPr="00376808">
        <w:t xml:space="preserve"> for </w:t>
      </w:r>
      <w:r w:rsidR="00FF5545">
        <w:t>Disability</w:t>
      </w:r>
      <w:r w:rsidR="00376808" w:rsidRPr="00376808">
        <w:t xml:space="preserve"> due to a </w:t>
      </w:r>
      <w:r w:rsidR="00482FCA">
        <w:t>Sickness</w:t>
      </w:r>
      <w:r w:rsidR="00376808" w:rsidRPr="00376808">
        <w:t xml:space="preserve"> which begins while </w:t>
      </w:r>
      <w:r w:rsidR="00831858">
        <w:t>You</w:t>
      </w:r>
      <w:r w:rsidR="00376808" w:rsidRPr="00376808">
        <w:t xml:space="preserve"> are covered. But, the </w:t>
      </w:r>
      <w:r w:rsidR="00DB3F54" w:rsidRPr="00987A39">
        <w:t>Elimination Period</w:t>
      </w:r>
      <w:r w:rsidR="00376808" w:rsidRPr="00376808">
        <w:t xml:space="preserve"> will end on the day before </w:t>
      </w:r>
      <w:r w:rsidR="00831858">
        <w:t>You</w:t>
      </w:r>
      <w:r w:rsidR="00376808" w:rsidRPr="00376808">
        <w:t xml:space="preserve"> either (a) are </w:t>
      </w:r>
      <w:r w:rsidR="0014317A">
        <w:t>C</w:t>
      </w:r>
      <w:r w:rsidR="00376808" w:rsidRPr="00376808">
        <w:t xml:space="preserve">onfined as an inpatient in a </w:t>
      </w:r>
      <w:r w:rsidR="005D16ED" w:rsidRPr="00987A39">
        <w:t>H</w:t>
      </w:r>
      <w:r w:rsidR="00376808" w:rsidRPr="00987A39">
        <w:t>ospital</w:t>
      </w:r>
      <w:r w:rsidR="00376808" w:rsidRPr="00376808">
        <w:t xml:space="preserve"> because of </w:t>
      </w:r>
      <w:r w:rsidR="00D60341">
        <w:t>Your</w:t>
      </w:r>
      <w:r w:rsidR="00376808" w:rsidRPr="00376808">
        <w:t xml:space="preserve"> </w:t>
      </w:r>
      <w:r w:rsidR="00FF5545">
        <w:t>Disability</w:t>
      </w:r>
      <w:r w:rsidR="00376808" w:rsidRPr="00376808">
        <w:t xml:space="preserve"> and a room and board charge is made; or (b) receive surgery on an outpatient basis. There is no </w:t>
      </w:r>
      <w:r w:rsidR="00DB3F54" w:rsidRPr="00987A39">
        <w:t>Elimination Period</w:t>
      </w:r>
      <w:r w:rsidR="00376808" w:rsidRPr="00376808">
        <w:t xml:space="preserve"> for </w:t>
      </w:r>
      <w:r w:rsidR="00FF5545">
        <w:t>Disability</w:t>
      </w:r>
      <w:r w:rsidR="00376808" w:rsidRPr="00376808">
        <w:t xml:space="preserve"> due to an accident which begins while </w:t>
      </w:r>
      <w:r w:rsidR="00831858">
        <w:t>You</w:t>
      </w:r>
      <w:r w:rsidR="00376808" w:rsidRPr="00376808">
        <w:t xml:space="preserve"> are covered.</w:t>
      </w:r>
    </w:p>
    <w:p w14:paraId="170DD02F" w14:textId="479AFE73" w:rsidR="00376808" w:rsidRPr="00376808" w:rsidRDefault="001C7DF6" w:rsidP="00137990">
      <w:pPr>
        <w:pStyle w:val="BulletD"/>
      </w:pPr>
      <w:r w:rsidRPr="00987A39">
        <w:rPr>
          <w:b/>
          <w:bCs/>
          <w:color w:val="FF0000"/>
          <w:sz w:val="24"/>
          <w:szCs w:val="24"/>
          <w:vertAlign w:val="superscript"/>
        </w:rPr>
        <w:lastRenderedPageBreak/>
        <w:t>9</w:t>
      </w:r>
      <w:r>
        <w:rPr>
          <w:b/>
          <w:bCs/>
          <w:color w:val="FF0000"/>
          <w:sz w:val="24"/>
          <w:szCs w:val="24"/>
          <w:vertAlign w:val="superscript"/>
        </w:rPr>
        <w:t>d</w:t>
      </w:r>
      <w:r w:rsidRPr="00571C41">
        <w:rPr>
          <w:b/>
          <w:bCs/>
          <w:sz w:val="24"/>
        </w:rPr>
        <w:t>[</w:t>
      </w:r>
      <w:r w:rsidR="00376808" w:rsidRPr="00376808">
        <w:t>0 - 36 months</w:t>
      </w:r>
      <w:r w:rsidRPr="00571C41">
        <w:rPr>
          <w:b/>
          <w:bCs/>
          <w:sz w:val="24"/>
        </w:rPr>
        <w:t>]</w:t>
      </w:r>
      <w:r w:rsidR="00376808" w:rsidRPr="00376808">
        <w:t xml:space="preserve"> for </w:t>
      </w:r>
      <w:r w:rsidR="00FF5545">
        <w:t>Disability</w:t>
      </w:r>
      <w:r w:rsidR="00376808" w:rsidRPr="00376808">
        <w:t xml:space="preserve"> due to an accident which begins while </w:t>
      </w:r>
      <w:r w:rsidR="00831858">
        <w:t>You</w:t>
      </w:r>
      <w:r w:rsidR="00376808" w:rsidRPr="00376808">
        <w:t xml:space="preserve"> are covered. But, the </w:t>
      </w:r>
      <w:r w:rsidR="00DB3F54" w:rsidRPr="00987A39">
        <w:t>Elimination Period</w:t>
      </w:r>
      <w:r w:rsidR="00376808" w:rsidRPr="00376808">
        <w:t xml:space="preserve"> will end on the day before </w:t>
      </w:r>
      <w:r w:rsidR="00831858">
        <w:t>You</w:t>
      </w:r>
      <w:r w:rsidR="00376808" w:rsidRPr="00376808">
        <w:t xml:space="preserve"> either (a) are </w:t>
      </w:r>
      <w:r w:rsidR="0014317A">
        <w:t>C</w:t>
      </w:r>
      <w:r w:rsidR="00376808" w:rsidRPr="00376808">
        <w:t xml:space="preserve">onfined as an inpatient in a </w:t>
      </w:r>
      <w:r w:rsidR="00381D0B">
        <w:t>Hospital</w:t>
      </w:r>
      <w:r w:rsidR="00364AE5">
        <w:t xml:space="preserve"> </w:t>
      </w:r>
      <w:r w:rsidR="00376808" w:rsidRPr="00376808">
        <w:t xml:space="preserve">because of </w:t>
      </w:r>
      <w:r w:rsidR="00D60341">
        <w:t>Your</w:t>
      </w:r>
      <w:r w:rsidR="00376808" w:rsidRPr="00376808">
        <w:t xml:space="preserve"> </w:t>
      </w:r>
      <w:r w:rsidR="00FF5545">
        <w:t>Disability</w:t>
      </w:r>
      <w:r w:rsidR="00376808" w:rsidRPr="00376808">
        <w:t xml:space="preserve"> and a room and board charge is made; or (b) receive surgery on an outpatient basis. There is no </w:t>
      </w:r>
      <w:r w:rsidR="00DB3F54" w:rsidRPr="00987A39">
        <w:t>Elimination Period</w:t>
      </w:r>
      <w:r w:rsidR="00376808" w:rsidRPr="00376808">
        <w:t xml:space="preserve"> for </w:t>
      </w:r>
      <w:r w:rsidR="00FF5545">
        <w:t>Disability</w:t>
      </w:r>
      <w:r w:rsidR="00376808" w:rsidRPr="00376808">
        <w:t xml:space="preserve"> due to a </w:t>
      </w:r>
      <w:r w:rsidR="00482FCA">
        <w:t>Sickness</w:t>
      </w:r>
      <w:r w:rsidR="00376808" w:rsidRPr="00376808">
        <w:t xml:space="preserve"> which begins while </w:t>
      </w:r>
      <w:r w:rsidR="00831858">
        <w:t>You</w:t>
      </w:r>
      <w:r w:rsidR="00376808" w:rsidRPr="00376808">
        <w:t xml:space="preserve"> are covered.</w:t>
      </w:r>
    </w:p>
    <w:p w14:paraId="07F861F6" w14:textId="1F774942" w:rsidR="00376808" w:rsidRPr="00376808" w:rsidRDefault="001C7DF6" w:rsidP="00137990">
      <w:pPr>
        <w:pStyle w:val="BulletD"/>
      </w:pPr>
      <w:r w:rsidRPr="00987A39">
        <w:rPr>
          <w:b/>
          <w:bCs/>
          <w:color w:val="FF0000"/>
          <w:sz w:val="24"/>
          <w:szCs w:val="24"/>
          <w:vertAlign w:val="superscript"/>
        </w:rPr>
        <w:t>9</w:t>
      </w:r>
      <w:r>
        <w:rPr>
          <w:b/>
          <w:bCs/>
          <w:color w:val="FF0000"/>
          <w:sz w:val="24"/>
          <w:szCs w:val="24"/>
          <w:vertAlign w:val="superscript"/>
        </w:rPr>
        <w:t>d</w:t>
      </w:r>
      <w:r w:rsidRPr="00571C41">
        <w:rPr>
          <w:b/>
          <w:bCs/>
          <w:sz w:val="24"/>
        </w:rPr>
        <w:t>[</w:t>
      </w:r>
      <w:r w:rsidR="00376808" w:rsidRPr="00376808">
        <w:t>0 to 36</w:t>
      </w:r>
      <w:r w:rsidRPr="00571C41">
        <w:rPr>
          <w:b/>
          <w:bCs/>
          <w:sz w:val="24"/>
        </w:rPr>
        <w:t>]</w:t>
      </w:r>
      <w:r w:rsidR="00376808" w:rsidRPr="00376808">
        <w:t xml:space="preserve"> months.</w:t>
      </w:r>
    </w:p>
    <w:p w14:paraId="20010272" w14:textId="7A64EFAE" w:rsidR="00BE0A26" w:rsidRDefault="002844ED" w:rsidP="00137990">
      <w:pPr>
        <w:pStyle w:val="BulletD"/>
      </w:pPr>
      <w:r w:rsidRPr="00987A39">
        <w:rPr>
          <w:bCs/>
          <w:iCs/>
        </w:rPr>
        <w:t xml:space="preserve">The loss of a professional or occupational license or certification does not, in itself, constitute </w:t>
      </w:r>
      <w:r w:rsidR="00FF5545">
        <w:rPr>
          <w:bCs/>
          <w:iCs/>
        </w:rPr>
        <w:t>Disability</w:t>
      </w:r>
      <w:r w:rsidRPr="00987A39">
        <w:rPr>
          <w:bCs/>
          <w:iCs/>
        </w:rPr>
        <w:t>.</w:t>
      </w:r>
      <w:r w:rsidR="00571C41" w:rsidRPr="00571C41">
        <w:rPr>
          <w:b/>
          <w:bCs/>
          <w:sz w:val="24"/>
        </w:rPr>
        <w:t>]</w:t>
      </w:r>
    </w:p>
    <w:p w14:paraId="5409B2E4" w14:textId="340CBFAB" w:rsidR="00BE0A26" w:rsidRDefault="00CF66FE" w:rsidP="00BE0A26">
      <w:pPr>
        <w:pStyle w:val="SubtitleD"/>
      </w:pPr>
      <w:r w:rsidRPr="00987A39">
        <w:rPr>
          <w:rFonts w:ascii="Arial" w:hAnsi="Arial" w:cs="Arial"/>
          <w:color w:val="FF0000"/>
          <w:vertAlign w:val="superscript"/>
        </w:rPr>
        <w:t>10</w:t>
      </w:r>
      <w:r w:rsidR="00571C41" w:rsidRPr="00E36A73">
        <w:rPr>
          <w:rFonts w:ascii="Arial" w:hAnsi="Arial" w:cs="Arial"/>
        </w:rPr>
        <w:t>[</w:t>
      </w:r>
      <w:r w:rsidR="00BE0A26">
        <w:t xml:space="preserve">Can You Satisfy </w:t>
      </w:r>
      <w:r w:rsidR="00D60341">
        <w:t>Your</w:t>
      </w:r>
      <w:r w:rsidR="00BE0A26">
        <w:t xml:space="preserve"> </w:t>
      </w:r>
      <w:r w:rsidR="00DB3F54" w:rsidRPr="00987A39">
        <w:t>Elimination Period</w:t>
      </w:r>
      <w:r w:rsidR="00BE0A26">
        <w:t xml:space="preserve"> If You Are Working?</w:t>
      </w:r>
    </w:p>
    <w:p w14:paraId="40DFBC9B" w14:textId="09265C23" w:rsidR="00BE0A26" w:rsidRDefault="00BE0A26" w:rsidP="00BE0A26">
      <w:pPr>
        <w:pStyle w:val="2Text"/>
      </w:pPr>
      <w:r>
        <w:t xml:space="preserve">Yes, provided </w:t>
      </w:r>
      <w:r w:rsidR="00831858">
        <w:t>You</w:t>
      </w:r>
      <w:r>
        <w:t xml:space="preserve"> meet the definition of </w:t>
      </w:r>
      <w:r w:rsidR="00FF5545">
        <w:t>Disability</w:t>
      </w:r>
      <w:r>
        <w:t>.</w:t>
      </w:r>
      <w:r w:rsidR="00FC57FC">
        <w:t xml:space="preserve"> You are required to have a 20% or more loss in </w:t>
      </w:r>
      <w:r w:rsidR="00D60341">
        <w:t>Your</w:t>
      </w:r>
      <w:r w:rsidR="00FC57FC">
        <w:t xml:space="preserve"> </w:t>
      </w:r>
      <w:r w:rsidR="00842DD7">
        <w:rPr>
          <w:b/>
          <w:bCs/>
          <w:color w:val="FF0000"/>
          <w:sz w:val="24"/>
          <w:szCs w:val="24"/>
          <w:vertAlign w:val="superscript"/>
        </w:rPr>
        <w:t>2</w:t>
      </w:r>
      <w:r w:rsidR="004D43C3" w:rsidRPr="00571C41">
        <w:rPr>
          <w:b/>
          <w:bCs/>
          <w:sz w:val="24"/>
          <w:szCs w:val="28"/>
        </w:rPr>
        <w:t>[</w:t>
      </w:r>
      <w:r w:rsidR="004D43C3">
        <w:t>Indexed</w:t>
      </w:r>
      <w:r w:rsidR="004D43C3" w:rsidRPr="00571C41">
        <w:rPr>
          <w:b/>
          <w:bCs/>
          <w:sz w:val="24"/>
        </w:rPr>
        <w:t>]</w:t>
      </w:r>
      <w:r w:rsidR="004D43C3">
        <w:t xml:space="preserve"> </w:t>
      </w:r>
      <w:r w:rsidR="004E03EF">
        <w:t>Monthly Earnings</w:t>
      </w:r>
      <w:r w:rsidR="00FC57FC">
        <w:t xml:space="preserve"> due to the same </w:t>
      </w:r>
      <w:r w:rsidR="00482FCA">
        <w:t>I</w:t>
      </w:r>
      <w:r w:rsidR="00FC57FC">
        <w:t xml:space="preserve">njury or </w:t>
      </w:r>
      <w:r w:rsidR="00482FCA">
        <w:t>S</w:t>
      </w:r>
      <w:r w:rsidR="00FC57FC">
        <w:t xml:space="preserve">ickness to be considered </w:t>
      </w:r>
      <w:r w:rsidR="00FF5545">
        <w:t>Disabled</w:t>
      </w:r>
      <w:r w:rsidR="00FC57FC">
        <w:t>.</w:t>
      </w:r>
      <w:r w:rsidR="00571C41" w:rsidRPr="00571C41">
        <w:rPr>
          <w:b/>
          <w:bCs/>
          <w:sz w:val="24"/>
        </w:rPr>
        <w:t>]</w:t>
      </w:r>
    </w:p>
    <w:p w14:paraId="4A9518DB" w14:textId="2E546872" w:rsidR="00BE0A26" w:rsidRDefault="00BE0A26" w:rsidP="00BE0A26">
      <w:pPr>
        <w:pStyle w:val="SubtitleD"/>
      </w:pPr>
      <w:r>
        <w:t xml:space="preserve">When Will You Begin to Receive Disability </w:t>
      </w:r>
      <w:r w:rsidR="008D5390">
        <w:t>Benefit</w:t>
      </w:r>
      <w:r w:rsidR="007E2878">
        <w:t xml:space="preserve"> Payment</w:t>
      </w:r>
      <w:r>
        <w:t>s?</w:t>
      </w:r>
    </w:p>
    <w:p w14:paraId="6D1B5034" w14:textId="2A2B24E9" w:rsidR="00BE0A26" w:rsidRDefault="001642AD" w:rsidP="00BE0A26">
      <w:pPr>
        <w:pStyle w:val="2Text"/>
      </w:pPr>
      <w:r w:rsidRPr="00987A39">
        <w:rPr>
          <w:b/>
          <w:color w:val="FF0000"/>
          <w:sz w:val="24"/>
          <w:vertAlign w:val="superscript"/>
        </w:rPr>
        <w:t>10a</w:t>
      </w:r>
      <w:r w:rsidR="00571C41" w:rsidRPr="00571C41">
        <w:rPr>
          <w:b/>
          <w:bCs/>
          <w:sz w:val="24"/>
        </w:rPr>
        <w:t>[</w:t>
      </w:r>
      <w:r w:rsidR="00BE0A26">
        <w:t xml:space="preserve">You will begin to receive </w:t>
      </w:r>
      <w:r w:rsidR="008D5390">
        <w:t>benefit</w:t>
      </w:r>
      <w:r w:rsidR="007E2878">
        <w:t xml:space="preserve"> payment</w:t>
      </w:r>
      <w:r w:rsidR="00BE0A26">
        <w:t xml:space="preserve">s when </w:t>
      </w:r>
      <w:r w:rsidR="003B254A">
        <w:t>We</w:t>
      </w:r>
      <w:r w:rsidR="00BE0A26">
        <w:t xml:space="preserve"> approve </w:t>
      </w:r>
      <w:r w:rsidR="00D60341">
        <w:t>Your</w:t>
      </w:r>
      <w:r w:rsidR="00BE0A26">
        <w:t xml:space="preserve"> claim, provid</w:t>
      </w:r>
      <w:r w:rsidR="008A6545">
        <w:t>ed</w:t>
      </w:r>
      <w:r w:rsidR="00BE0A26">
        <w:t xml:space="preserve"> the </w:t>
      </w:r>
      <w:r w:rsidR="00DB3F54" w:rsidRPr="00987A39">
        <w:t xml:space="preserve">Elimination </w:t>
      </w:r>
      <w:r w:rsidR="004E03EF" w:rsidRPr="003E107C" w:rsidDel="00DB3F54">
        <w:t>Period</w:t>
      </w:r>
      <w:r w:rsidR="00BE0A26">
        <w:t xml:space="preserve"> has been met. We will send </w:t>
      </w:r>
      <w:r w:rsidR="00831858">
        <w:t>You</w:t>
      </w:r>
      <w:r w:rsidR="00BE0A26">
        <w:t xml:space="preserve"> a </w:t>
      </w:r>
      <w:r w:rsidR="008D5390">
        <w:t>benefit</w:t>
      </w:r>
      <w:r w:rsidR="007E2878">
        <w:t xml:space="preserve"> payment</w:t>
      </w:r>
      <w:r w:rsidR="00BE0A26">
        <w:t xml:space="preserve"> </w:t>
      </w:r>
      <w:r w:rsidR="00666D6C" w:rsidRPr="00E36A73">
        <w:rPr>
          <w:rFonts w:cs="Arial"/>
          <w:b/>
          <w:bCs/>
          <w:color w:val="FF0000"/>
          <w:sz w:val="24"/>
          <w:szCs w:val="24"/>
          <w:vertAlign w:val="superscript"/>
        </w:rPr>
        <w:t>10b</w:t>
      </w:r>
      <w:r w:rsidR="0008332A" w:rsidRPr="00E36A73">
        <w:rPr>
          <w:b/>
          <w:bCs/>
          <w:sz w:val="24"/>
          <w:szCs w:val="24"/>
        </w:rPr>
        <w:t>[</w:t>
      </w:r>
      <w:r w:rsidR="00BE0A26">
        <w:t>each month</w:t>
      </w:r>
      <w:r w:rsidR="0008332A" w:rsidRPr="00505000">
        <w:rPr>
          <w:b/>
          <w:bCs/>
          <w:sz w:val="24"/>
          <w:szCs w:val="24"/>
        </w:rPr>
        <w:t>]</w:t>
      </w:r>
      <w:r w:rsidR="00BE0A26">
        <w:t xml:space="preserve"> for any period which</w:t>
      </w:r>
      <w:r w:rsidR="00207E23">
        <w:t xml:space="preserve"> Prudential determines</w:t>
      </w:r>
      <w:r w:rsidR="00BE0A26">
        <w:t xml:space="preserve"> </w:t>
      </w:r>
      <w:r w:rsidR="00831858">
        <w:t>You</w:t>
      </w:r>
      <w:r w:rsidR="00BD6756">
        <w:t xml:space="preserve"> are entitled </w:t>
      </w:r>
      <w:r w:rsidR="00A00B89">
        <w:t>to</w:t>
      </w:r>
      <w:r w:rsidR="00BD6756">
        <w:t xml:space="preserve"> receive such benefit payments</w:t>
      </w:r>
      <w:r w:rsidR="00BE0A26">
        <w:t>.</w:t>
      </w:r>
      <w:r w:rsidR="00571C41" w:rsidRPr="00571C41">
        <w:rPr>
          <w:b/>
          <w:bCs/>
          <w:sz w:val="24"/>
        </w:rPr>
        <w:t>]</w:t>
      </w:r>
    </w:p>
    <w:p w14:paraId="38BBFAD3" w14:textId="23BD1664" w:rsidR="00BE0A26" w:rsidRDefault="00BE0A26" w:rsidP="00BE0A26">
      <w:pPr>
        <w:pStyle w:val="SubtitleD"/>
      </w:pPr>
      <w:r>
        <w:t xml:space="preserve">How Much Will Prudential Pay If You Are Disabled </w:t>
      </w:r>
      <w:r w:rsidR="00A905B5" w:rsidRPr="00987A39">
        <w:rPr>
          <w:rFonts w:ascii="Arial" w:hAnsi="Arial" w:cs="Arial"/>
          <w:color w:val="FF0000"/>
          <w:vertAlign w:val="superscript"/>
        </w:rPr>
        <w:t>12a</w:t>
      </w:r>
      <w:r w:rsidR="00571C41" w:rsidRPr="00E36A73">
        <w:rPr>
          <w:rFonts w:ascii="Arial" w:hAnsi="Arial" w:cs="Arial"/>
        </w:rPr>
        <w:t>[</w:t>
      </w:r>
      <w:r>
        <w:t>and Not Working</w:t>
      </w:r>
      <w:r w:rsidR="00571C41" w:rsidRPr="00E36A73">
        <w:rPr>
          <w:rFonts w:ascii="Arial" w:hAnsi="Arial" w:cs="Arial"/>
        </w:rPr>
        <w:t>]</w:t>
      </w:r>
      <w:r>
        <w:t>?</w:t>
      </w:r>
    </w:p>
    <w:p w14:paraId="58D4ACB8" w14:textId="3C904699" w:rsidR="00BE0A26" w:rsidRDefault="00CF66FE" w:rsidP="00BE0A26">
      <w:pPr>
        <w:pStyle w:val="2Text"/>
      </w:pPr>
      <w:r w:rsidRPr="00987A39">
        <w:rPr>
          <w:b/>
          <w:color w:val="FF0000"/>
          <w:sz w:val="24"/>
          <w:szCs w:val="24"/>
          <w:vertAlign w:val="superscript"/>
        </w:rPr>
        <w:t>11</w:t>
      </w:r>
      <w:r w:rsidR="00571C41" w:rsidRPr="00571C41">
        <w:rPr>
          <w:b/>
          <w:bCs/>
          <w:sz w:val="24"/>
        </w:rPr>
        <w:t>[</w:t>
      </w:r>
      <w:r w:rsidR="00BE0A26">
        <w:t xml:space="preserve">We will follow this process to </w:t>
      </w:r>
      <w:r w:rsidR="009736F9">
        <w:t>determine</w:t>
      </w:r>
      <w:r w:rsidR="00BE0A26">
        <w:t xml:space="preserve"> </w:t>
      </w:r>
      <w:r w:rsidR="00D60341">
        <w:t>Your</w:t>
      </w:r>
      <w:r w:rsidR="00BE0A26">
        <w:t xml:space="preserve"> </w:t>
      </w:r>
      <w:r w:rsidR="00E74C5C" w:rsidRPr="00B37216">
        <w:rPr>
          <w:bCs/>
          <w:iCs/>
        </w:rPr>
        <w:t>M</w:t>
      </w:r>
      <w:r w:rsidR="00BE0A26" w:rsidRPr="00B37216">
        <w:rPr>
          <w:bCs/>
          <w:iCs/>
        </w:rPr>
        <w:t xml:space="preserve">onthly </w:t>
      </w:r>
      <w:r w:rsidR="00E74C5C" w:rsidRPr="00B37216">
        <w:rPr>
          <w:bCs/>
          <w:iCs/>
        </w:rPr>
        <w:t>B</w:t>
      </w:r>
      <w:r w:rsidR="008D5390" w:rsidRPr="00B37216">
        <w:rPr>
          <w:bCs/>
          <w:iCs/>
        </w:rPr>
        <w:t>enefit</w:t>
      </w:r>
      <w:r w:rsidR="00A25FFB" w:rsidRPr="00B37216">
        <w:rPr>
          <w:bCs/>
          <w:iCs/>
        </w:rPr>
        <w:t xml:space="preserve"> </w:t>
      </w:r>
      <w:r w:rsidR="00E74C5C" w:rsidRPr="00B37216">
        <w:rPr>
          <w:bCs/>
          <w:iCs/>
        </w:rPr>
        <w:t>P</w:t>
      </w:r>
      <w:r w:rsidR="00A25FFB" w:rsidRPr="00B37216">
        <w:rPr>
          <w:bCs/>
          <w:iCs/>
        </w:rPr>
        <w:t>ayment</w:t>
      </w:r>
      <w:r w:rsidR="00BE0A26">
        <w:t>:</w:t>
      </w:r>
    </w:p>
    <w:p w14:paraId="0D0F76A5" w14:textId="3F76B753" w:rsidR="00BE0A26" w:rsidRDefault="00BE0A26" w:rsidP="00BE0A26">
      <w:pPr>
        <w:pStyle w:val="Indent2"/>
      </w:pPr>
      <w:r>
        <w:t>1.</w:t>
      </w:r>
      <w:r>
        <w:tab/>
        <w:t xml:space="preserve">Multiply </w:t>
      </w:r>
      <w:r w:rsidR="00D60341">
        <w:t>Your</w:t>
      </w:r>
      <w:r>
        <w:t xml:space="preserve"> </w:t>
      </w:r>
      <w:r w:rsidR="00042AE2">
        <w:t>Monthly Earnings</w:t>
      </w:r>
      <w:r>
        <w:t xml:space="preserve"> by </w:t>
      </w:r>
      <w:r w:rsidR="003435A0">
        <w:rPr>
          <w:b/>
          <w:bCs/>
          <w:color w:val="FF0000"/>
          <w:sz w:val="24"/>
          <w:szCs w:val="24"/>
          <w:vertAlign w:val="superscript"/>
        </w:rPr>
        <w:t>11</w:t>
      </w:r>
      <w:r w:rsidR="003435A0" w:rsidRPr="00524E56">
        <w:rPr>
          <w:b/>
          <w:bCs/>
          <w:color w:val="FF0000"/>
          <w:sz w:val="24"/>
          <w:szCs w:val="24"/>
          <w:vertAlign w:val="superscript"/>
        </w:rPr>
        <w:t>a</w:t>
      </w:r>
      <w:r w:rsidR="00D707D9" w:rsidRPr="00D707D9">
        <w:rPr>
          <w:b/>
          <w:sz w:val="24"/>
        </w:rPr>
        <w:t>[</w:t>
      </w:r>
      <w:r w:rsidR="001819FE">
        <w:t>1</w:t>
      </w:r>
      <w:r>
        <w:t>0% to 100%</w:t>
      </w:r>
      <w:r w:rsidR="00571C41" w:rsidRPr="00571C41">
        <w:rPr>
          <w:b/>
          <w:bCs/>
          <w:sz w:val="24"/>
        </w:rPr>
        <w:t>]</w:t>
      </w:r>
      <w:r>
        <w:t>.</w:t>
      </w:r>
      <w:r w:rsidR="000F3970">
        <w:t xml:space="preserve"> </w:t>
      </w:r>
    </w:p>
    <w:p w14:paraId="358731E9" w14:textId="4863BDA6" w:rsidR="00BE0A26" w:rsidRDefault="00BE0A26" w:rsidP="00BE0A26">
      <w:pPr>
        <w:pStyle w:val="Indent2"/>
      </w:pPr>
      <w:r>
        <w:t>2.</w:t>
      </w:r>
      <w:r>
        <w:tab/>
        <w:t xml:space="preserve">The </w:t>
      </w:r>
      <w:r w:rsidR="00205CE2" w:rsidRPr="00B37216">
        <w:rPr>
          <w:bCs/>
          <w:iCs/>
        </w:rPr>
        <w:t>M</w:t>
      </w:r>
      <w:r w:rsidRPr="00B37216">
        <w:rPr>
          <w:bCs/>
          <w:iCs/>
        </w:rPr>
        <w:t>aximum</w:t>
      </w:r>
      <w:r w:rsidRPr="002B55C1">
        <w:rPr>
          <w:bCs/>
          <w:iCs/>
        </w:rPr>
        <w:t xml:space="preserve"> </w:t>
      </w:r>
      <w:r w:rsidR="00205CE2" w:rsidRPr="00B37216">
        <w:rPr>
          <w:bCs/>
          <w:iCs/>
        </w:rPr>
        <w:t>M</w:t>
      </w:r>
      <w:r w:rsidRPr="00B37216">
        <w:rPr>
          <w:bCs/>
          <w:iCs/>
        </w:rPr>
        <w:t xml:space="preserve">onthly </w:t>
      </w:r>
      <w:r w:rsidR="00205CE2" w:rsidRPr="00B37216">
        <w:rPr>
          <w:bCs/>
          <w:iCs/>
        </w:rPr>
        <w:t>B</w:t>
      </w:r>
      <w:r w:rsidRPr="00B37216">
        <w:rPr>
          <w:bCs/>
          <w:iCs/>
        </w:rPr>
        <w:t>enefit</w:t>
      </w:r>
      <w:r>
        <w:t xml:space="preserve"> is </w:t>
      </w:r>
      <w:r w:rsidR="00A15FC4">
        <w:rPr>
          <w:b/>
          <w:bCs/>
          <w:color w:val="FF0000"/>
          <w:sz w:val="24"/>
          <w:szCs w:val="24"/>
          <w:vertAlign w:val="superscript"/>
        </w:rPr>
        <w:t>11b</w:t>
      </w:r>
      <w:r w:rsidR="00D707D9" w:rsidRPr="00D707D9">
        <w:rPr>
          <w:b/>
          <w:sz w:val="24"/>
        </w:rPr>
        <w:t>[</w:t>
      </w:r>
      <w:r>
        <w:t>$1 to unlimited</w:t>
      </w:r>
      <w:r w:rsidR="00571C41" w:rsidRPr="00571C41">
        <w:rPr>
          <w:b/>
          <w:bCs/>
          <w:sz w:val="24"/>
        </w:rPr>
        <w:t>]</w:t>
      </w:r>
      <w:r>
        <w:t>.</w:t>
      </w:r>
    </w:p>
    <w:p w14:paraId="725BDD29" w14:textId="1DAF631B" w:rsidR="00BE0A26" w:rsidRDefault="00BE0A26" w:rsidP="00BE0A26">
      <w:pPr>
        <w:pStyle w:val="Indent2"/>
      </w:pPr>
      <w:r>
        <w:t>3.</w:t>
      </w:r>
      <w:r>
        <w:tab/>
        <w:t xml:space="preserve">Compare the answer in item 1 with the </w:t>
      </w:r>
      <w:r w:rsidR="005977E8">
        <w:t>M</w:t>
      </w:r>
      <w:r>
        <w:t xml:space="preserve">aximum </w:t>
      </w:r>
      <w:r w:rsidR="005977E8">
        <w:t>M</w:t>
      </w:r>
      <w:r>
        <w:t xml:space="preserve">onthly </w:t>
      </w:r>
      <w:r w:rsidR="005977E8">
        <w:t>B</w:t>
      </w:r>
      <w:r>
        <w:t xml:space="preserve">enefit. The lesser of these two amounts is </w:t>
      </w:r>
      <w:r w:rsidR="00D60341">
        <w:t>Your</w:t>
      </w:r>
      <w:r w:rsidRPr="00333FA5">
        <w:t xml:space="preserve"> </w:t>
      </w:r>
      <w:r w:rsidR="00B327E2" w:rsidRPr="00B37216">
        <w:t>G</w:t>
      </w:r>
      <w:r w:rsidRPr="00B37216">
        <w:t xml:space="preserve">ross </w:t>
      </w:r>
      <w:r w:rsidR="00B327E2" w:rsidRPr="00B37216">
        <w:t>D</w:t>
      </w:r>
      <w:r w:rsidRPr="00B37216">
        <w:t xml:space="preserve">isability </w:t>
      </w:r>
      <w:r w:rsidR="00B327E2" w:rsidRPr="00B37216">
        <w:t>B</w:t>
      </w:r>
      <w:r w:rsidR="008D5390" w:rsidRPr="00B37216">
        <w:t>enefit</w:t>
      </w:r>
      <w:r w:rsidR="00A25FFB" w:rsidRPr="00B37216">
        <w:t xml:space="preserve"> </w:t>
      </w:r>
      <w:r w:rsidR="00B327E2" w:rsidRPr="00B37216">
        <w:t>P</w:t>
      </w:r>
      <w:r w:rsidR="00A25FFB" w:rsidRPr="00B37216">
        <w:t>ayment</w:t>
      </w:r>
      <w:r>
        <w:t>.</w:t>
      </w:r>
    </w:p>
    <w:p w14:paraId="1DA685AD" w14:textId="356F629F" w:rsidR="00BE0A26" w:rsidRDefault="00BE0A26" w:rsidP="00BE0A26">
      <w:pPr>
        <w:pStyle w:val="Indent2"/>
      </w:pPr>
      <w:r>
        <w:t>4.</w:t>
      </w:r>
      <w:r>
        <w:tab/>
        <w:t xml:space="preserve">Subtract from </w:t>
      </w:r>
      <w:r w:rsidR="00D60341">
        <w:t>Your</w:t>
      </w:r>
      <w:r>
        <w:t xml:space="preserve"> </w:t>
      </w:r>
      <w:r w:rsidR="00B327E2">
        <w:t>G</w:t>
      </w:r>
      <w:r>
        <w:t xml:space="preserve">ross </w:t>
      </w:r>
      <w:r w:rsidR="00B327E2">
        <w:t>D</w:t>
      </w:r>
      <w:r>
        <w:t xml:space="preserve">isability </w:t>
      </w:r>
      <w:r w:rsidR="00B327E2">
        <w:t>B</w:t>
      </w:r>
      <w:r w:rsidR="008D5390">
        <w:t>enefit</w:t>
      </w:r>
      <w:r>
        <w:t xml:space="preserve"> any </w:t>
      </w:r>
      <w:r w:rsidR="00B327E2" w:rsidRPr="00B37216">
        <w:rPr>
          <w:bCs/>
          <w:iCs/>
        </w:rPr>
        <w:t>Deductible Sources of Income</w:t>
      </w:r>
      <w:r w:rsidR="002B55C1">
        <w:rPr>
          <w:bCs/>
          <w:iCs/>
        </w:rPr>
        <w:t xml:space="preserve"> </w:t>
      </w:r>
      <w:r w:rsidR="00674A02" w:rsidRPr="00987A39">
        <w:rPr>
          <w:b/>
          <w:iCs/>
          <w:color w:val="FF0000"/>
          <w:sz w:val="24"/>
          <w:szCs w:val="24"/>
          <w:vertAlign w:val="superscript"/>
        </w:rPr>
        <w:t>12a</w:t>
      </w:r>
      <w:r w:rsidR="00D707D9" w:rsidRPr="00D707D9">
        <w:rPr>
          <w:b/>
          <w:iCs/>
          <w:sz w:val="24"/>
        </w:rPr>
        <w:t>[</w:t>
      </w:r>
      <w:r w:rsidR="00D37280" w:rsidRPr="00B37216">
        <w:rPr>
          <w:bCs/>
          <w:iCs/>
        </w:rPr>
        <w:t>and</w:t>
      </w:r>
      <w:r w:rsidR="00D37280">
        <w:rPr>
          <w:b/>
          <w:i/>
        </w:rPr>
        <w:t xml:space="preserve"> </w:t>
      </w:r>
      <w:r w:rsidR="00D37280" w:rsidRPr="00B37216">
        <w:rPr>
          <w:bCs/>
          <w:iCs/>
        </w:rPr>
        <w:t>Disability E</w:t>
      </w:r>
      <w:r w:rsidR="00EC1EFE" w:rsidRPr="00B37216">
        <w:rPr>
          <w:bCs/>
          <w:iCs/>
        </w:rPr>
        <w:t>arnings</w:t>
      </w:r>
      <w:r w:rsidR="00571C41" w:rsidRPr="00571C41">
        <w:rPr>
          <w:b/>
          <w:bCs/>
          <w:iCs/>
          <w:sz w:val="24"/>
        </w:rPr>
        <w:t>]</w:t>
      </w:r>
      <w:r>
        <w:t>.</w:t>
      </w:r>
    </w:p>
    <w:p w14:paraId="0245CAC6" w14:textId="11771023" w:rsidR="00BE0A26" w:rsidRDefault="00BE0A26" w:rsidP="00BE0A26">
      <w:pPr>
        <w:pStyle w:val="2Text"/>
      </w:pPr>
      <w:r>
        <w:t xml:space="preserve">That amount figured in item 4 is </w:t>
      </w:r>
      <w:r w:rsidR="00D60341">
        <w:t>Your</w:t>
      </w:r>
      <w:r>
        <w:t xml:space="preserve"> </w:t>
      </w:r>
      <w:r w:rsidR="00E74C5C">
        <w:t>M</w:t>
      </w:r>
      <w:r>
        <w:t xml:space="preserve">onthly </w:t>
      </w:r>
      <w:r w:rsidR="00E74C5C">
        <w:t>B</w:t>
      </w:r>
      <w:r w:rsidR="008D5390">
        <w:t>enefit</w:t>
      </w:r>
      <w:r w:rsidR="00A25FFB" w:rsidRPr="00A25FFB">
        <w:t xml:space="preserve"> </w:t>
      </w:r>
      <w:r w:rsidR="00E74C5C">
        <w:t>P</w:t>
      </w:r>
      <w:r w:rsidR="00A25FFB">
        <w:t>ayment</w:t>
      </w:r>
      <w:r>
        <w:t>.</w:t>
      </w:r>
      <w:r w:rsidR="00D72786" w:rsidRPr="00D72786">
        <w:t xml:space="preserve"> </w:t>
      </w:r>
      <w:r w:rsidR="00D72786">
        <w:t xml:space="preserve">A Minimum </w:t>
      </w:r>
      <w:r w:rsidR="00A96251">
        <w:t>Monthly</w:t>
      </w:r>
      <w:r w:rsidR="00D72786">
        <w:t xml:space="preserve"> Benefit may be payable, refer to the What If Subtracting Deductible Sources of Income Results in a Zero Benefit? (Minimum Benefit) for additional information.</w:t>
      </w:r>
      <w:r w:rsidR="00D72786">
        <w:rPr>
          <w:rStyle w:val="Strong"/>
        </w:rPr>
        <w:t> </w:t>
      </w:r>
      <w:r w:rsidR="00D72786">
        <w:t> </w:t>
      </w:r>
    </w:p>
    <w:p w14:paraId="02FC9349" w14:textId="7605EE3B" w:rsidR="00BE0A26" w:rsidRDefault="00BE0A26" w:rsidP="00BE0A26">
      <w:pPr>
        <w:pStyle w:val="2Text"/>
        <w:rPr>
          <w:b/>
          <w:bCs/>
          <w:sz w:val="24"/>
        </w:rPr>
      </w:pPr>
      <w:r>
        <w:t xml:space="preserve">After the </w:t>
      </w:r>
      <w:r w:rsidR="00DB3F54" w:rsidRPr="00987A39">
        <w:t xml:space="preserve">Elimination </w:t>
      </w:r>
      <w:r w:rsidR="004E03EF" w:rsidRPr="003E107C" w:rsidDel="00DB3F54">
        <w:t>Period</w:t>
      </w:r>
      <w:r>
        <w:t xml:space="preserve">, if </w:t>
      </w:r>
      <w:r w:rsidR="00831858">
        <w:t>You</w:t>
      </w:r>
      <w:r>
        <w:t xml:space="preserve"> are </w:t>
      </w:r>
      <w:r w:rsidR="00167306" w:rsidRPr="00987A39">
        <w:t>Disabled</w:t>
      </w:r>
      <w:r w:rsidR="00167306">
        <w:t xml:space="preserve"> </w:t>
      </w:r>
      <w:r>
        <w:t xml:space="preserve">for less than 1 month, </w:t>
      </w:r>
      <w:r w:rsidR="003B254A">
        <w:t>We</w:t>
      </w:r>
      <w:r>
        <w:t xml:space="preserve"> will send </w:t>
      </w:r>
      <w:r w:rsidR="00831858">
        <w:t>You</w:t>
      </w:r>
      <w:r>
        <w:t xml:space="preserve"> </w:t>
      </w:r>
      <w:r w:rsidR="00D06E85" w:rsidRPr="0021243B">
        <w:rPr>
          <w:b/>
          <w:bCs/>
          <w:color w:val="FF0000"/>
          <w:sz w:val="24"/>
          <w:szCs w:val="24"/>
          <w:vertAlign w:val="superscript"/>
        </w:rPr>
        <w:t>1</w:t>
      </w:r>
      <w:r w:rsidR="00601BDD">
        <w:rPr>
          <w:b/>
          <w:bCs/>
          <w:color w:val="FF0000"/>
          <w:sz w:val="24"/>
          <w:szCs w:val="24"/>
          <w:vertAlign w:val="superscript"/>
        </w:rPr>
        <w:t>2b</w:t>
      </w:r>
      <w:r w:rsidR="009B686D" w:rsidRPr="00571C41">
        <w:rPr>
          <w:b/>
          <w:bCs/>
          <w:sz w:val="24"/>
        </w:rPr>
        <w:t>[</w:t>
      </w:r>
      <w:r w:rsidR="00D06E85">
        <w:t>1/</w:t>
      </w:r>
      <w:r w:rsidR="005E757E">
        <w:t>3</w:t>
      </w:r>
      <w:r w:rsidR="00D06E85">
        <w:t>0th to 1/2</w:t>
      </w:r>
      <w:r w:rsidR="00D06E85" w:rsidRPr="00571C41">
        <w:rPr>
          <w:b/>
          <w:bCs/>
          <w:sz w:val="24"/>
        </w:rPr>
        <w:t>]</w:t>
      </w:r>
      <w:r w:rsidR="00D06E85">
        <w:t xml:space="preserve"> </w:t>
      </w:r>
      <w:r>
        <w:t xml:space="preserve">of </w:t>
      </w:r>
      <w:r w:rsidR="00D60341">
        <w:t>Your</w:t>
      </w:r>
      <w:r>
        <w:t xml:space="preserve"> </w:t>
      </w:r>
      <w:r w:rsidR="008D5390">
        <w:t>benefit</w:t>
      </w:r>
      <w:r>
        <w:t xml:space="preserve"> </w:t>
      </w:r>
      <w:r w:rsidR="00A25FFB">
        <w:t xml:space="preserve">payment </w:t>
      </w:r>
      <w:r>
        <w:t xml:space="preserve">for each day of </w:t>
      </w:r>
      <w:r w:rsidR="00FF5545">
        <w:t>Disability</w:t>
      </w:r>
      <w:r>
        <w:t>.</w:t>
      </w:r>
    </w:p>
    <w:p w14:paraId="60510BC2" w14:textId="4337E1E7" w:rsidR="00ED4E10" w:rsidRPr="00611286" w:rsidRDefault="00ED4E10" w:rsidP="00ED4E10">
      <w:pPr>
        <w:pStyle w:val="2Text"/>
      </w:pPr>
      <w:r w:rsidRPr="00611286">
        <w:rPr>
          <w:b/>
          <w:bCs/>
          <w:color w:val="FF0000"/>
          <w:sz w:val="24"/>
          <w:szCs w:val="24"/>
          <w:vertAlign w:val="superscript"/>
        </w:rPr>
        <w:t>1b</w:t>
      </w:r>
      <w:r w:rsidR="00D707D9" w:rsidRPr="00D707D9">
        <w:rPr>
          <w:b/>
          <w:bCs/>
          <w:sz w:val="24"/>
        </w:rPr>
        <w:t>[</w:t>
      </w:r>
      <w:r w:rsidR="00A96251" w:rsidRPr="00505000">
        <w:t>I</w:t>
      </w:r>
      <w:r w:rsidRPr="00611286">
        <w:t>f there is an overpayment due to Prudential for any Prudential claim, We may apply this amount toward an</w:t>
      </w:r>
      <w:r w:rsidR="00C877D3">
        <w:t>y</w:t>
      </w:r>
      <w:r w:rsidRPr="00611286">
        <w:t xml:space="preserve"> outstanding overpayment.</w:t>
      </w:r>
      <w:r w:rsidR="00D707D9" w:rsidRPr="00D707D9">
        <w:rPr>
          <w:b/>
          <w:bCs/>
          <w:sz w:val="24"/>
        </w:rPr>
        <w:t>]]</w:t>
      </w:r>
      <w:r w:rsidRPr="00611286">
        <w:t> </w:t>
      </w:r>
    </w:p>
    <w:p w14:paraId="165F47C5" w14:textId="77777777" w:rsidR="00ED4E10" w:rsidRDefault="00ED4E10" w:rsidP="00BE0A26">
      <w:pPr>
        <w:pStyle w:val="2Text"/>
      </w:pPr>
    </w:p>
    <w:p w14:paraId="06100975" w14:textId="26DB5120" w:rsidR="00BE0A26" w:rsidRDefault="00DC06A6" w:rsidP="00BE0A26">
      <w:pPr>
        <w:pStyle w:val="SubtitleD"/>
      </w:pPr>
      <w:r w:rsidRPr="00987A39">
        <w:rPr>
          <w:rFonts w:ascii="Arial" w:hAnsi="Arial" w:cs="Arial"/>
          <w:color w:val="FF0000"/>
          <w:vertAlign w:val="superscript"/>
        </w:rPr>
        <w:lastRenderedPageBreak/>
        <w:t>12a</w:t>
      </w:r>
      <w:r w:rsidR="00571C41" w:rsidRPr="00571C41">
        <w:rPr>
          <w:rFonts w:ascii="Arial" w:hAnsi="Arial" w:cs="Arial"/>
          <w:bCs/>
          <w:szCs w:val="22"/>
        </w:rPr>
        <w:t>[</w:t>
      </w:r>
      <w:r w:rsidR="00BE0A26">
        <w:t>How Much Will Prudential Pay If You Work While You Are Disabled?</w:t>
      </w:r>
    </w:p>
    <w:p w14:paraId="5D1776BB" w14:textId="32304F38" w:rsidR="00FF24BF" w:rsidRDefault="009C181A" w:rsidP="00193D3E">
      <w:pPr>
        <w:pStyle w:val="2Text"/>
      </w:pPr>
      <w:r w:rsidRPr="00987A39">
        <w:rPr>
          <w:b/>
          <w:color w:val="FF0000"/>
          <w:sz w:val="24"/>
          <w:vertAlign w:val="superscript"/>
        </w:rPr>
        <w:t>12</w:t>
      </w:r>
      <w:r w:rsidR="00571C41" w:rsidRPr="00571C41">
        <w:rPr>
          <w:b/>
          <w:bCs/>
          <w:sz w:val="24"/>
        </w:rPr>
        <w:t>[</w:t>
      </w:r>
      <w:r w:rsidR="00D07D89" w:rsidRPr="00987A39">
        <w:rPr>
          <w:b/>
          <w:color w:val="FF0000"/>
          <w:sz w:val="24"/>
          <w:vertAlign w:val="superscript"/>
        </w:rPr>
        <w:t>12</w:t>
      </w:r>
      <w:r w:rsidR="00D07D89">
        <w:rPr>
          <w:b/>
          <w:color w:val="FF0000"/>
          <w:sz w:val="24"/>
          <w:vertAlign w:val="superscript"/>
        </w:rPr>
        <w:t>d</w:t>
      </w:r>
      <w:r w:rsidR="00D07D89" w:rsidRPr="00571C41">
        <w:rPr>
          <w:b/>
          <w:bCs/>
          <w:sz w:val="24"/>
        </w:rPr>
        <w:t>[</w:t>
      </w:r>
      <w:r w:rsidR="00BE0A26">
        <w:t xml:space="preserve">If </w:t>
      </w:r>
      <w:r w:rsidR="00831858">
        <w:t>You</w:t>
      </w:r>
      <w:r w:rsidR="00BE0A26">
        <w:t xml:space="preserve"> are </w:t>
      </w:r>
      <w:r w:rsidR="00167306" w:rsidRPr="00987A39">
        <w:t>Disabled</w:t>
      </w:r>
      <w:r w:rsidR="00167306" w:rsidRPr="000B26A3">
        <w:t xml:space="preserve"> </w:t>
      </w:r>
      <w:r w:rsidR="00BE0A26">
        <w:t xml:space="preserve">and return to work after satisfying the </w:t>
      </w:r>
      <w:r w:rsidR="00DB3F54" w:rsidRPr="00987A39">
        <w:t xml:space="preserve">Elimination </w:t>
      </w:r>
      <w:r w:rsidR="004E03EF" w:rsidRPr="00C87718" w:rsidDel="00DB3F54">
        <w:t>Period</w:t>
      </w:r>
      <w:r w:rsidR="00BE0A26">
        <w:t xml:space="preserve">, </w:t>
      </w:r>
      <w:r w:rsidR="00D07D89" w:rsidRPr="00571C41">
        <w:rPr>
          <w:b/>
          <w:bCs/>
          <w:sz w:val="24"/>
        </w:rPr>
        <w:t>]</w:t>
      </w:r>
      <w:r w:rsidR="003B254A">
        <w:t>We</w:t>
      </w:r>
      <w:r w:rsidR="00BE0A26">
        <w:t xml:space="preserve"> will send </w:t>
      </w:r>
      <w:r w:rsidR="00831858">
        <w:t>You</w:t>
      </w:r>
      <w:r w:rsidR="00BE0A26">
        <w:t xml:space="preserve"> the </w:t>
      </w:r>
      <w:r w:rsidR="00CB0E12" w:rsidRPr="00CB0E12">
        <w:t>Monthly Benefit Payment</w:t>
      </w:r>
      <w:r w:rsidR="005371E9">
        <w:t xml:space="preserve"> </w:t>
      </w:r>
      <w:r w:rsidR="00BE0A26">
        <w:t xml:space="preserve">if </w:t>
      </w:r>
      <w:r w:rsidR="00D60341">
        <w:t>Your</w:t>
      </w:r>
      <w:r w:rsidR="00BE0A26">
        <w:t xml:space="preserve"> monthly </w:t>
      </w:r>
      <w:r w:rsidR="00FB161A" w:rsidRPr="00987A39">
        <w:t>Disability Earnings</w:t>
      </w:r>
      <w:r w:rsidR="00BE0A26">
        <w:t xml:space="preserve">, if any, are less than </w:t>
      </w:r>
      <w:r w:rsidR="005A12C2" w:rsidRPr="003F327F">
        <w:rPr>
          <w:b/>
          <w:color w:val="FF0000"/>
          <w:sz w:val="24"/>
          <w:vertAlign w:val="superscript"/>
        </w:rPr>
        <w:t>1</w:t>
      </w:r>
      <w:r w:rsidR="005A12C2">
        <w:rPr>
          <w:b/>
          <w:color w:val="FF0000"/>
          <w:sz w:val="24"/>
          <w:vertAlign w:val="superscript"/>
        </w:rPr>
        <w:t>2c</w:t>
      </w:r>
      <w:r w:rsidR="005A12C2" w:rsidRPr="00571C41">
        <w:rPr>
          <w:b/>
          <w:bCs/>
          <w:sz w:val="24"/>
        </w:rPr>
        <w:t>[</w:t>
      </w:r>
      <w:r w:rsidR="005A12C2">
        <w:t>5% - 100%</w:t>
      </w:r>
      <w:r w:rsidR="005A12C2" w:rsidRPr="00571C41">
        <w:rPr>
          <w:b/>
          <w:bCs/>
          <w:sz w:val="24"/>
        </w:rPr>
        <w:t>]</w:t>
      </w:r>
      <w:r w:rsidR="00900653">
        <w:t xml:space="preserve"> </w:t>
      </w:r>
      <w:r w:rsidR="00BE0A26">
        <w:t xml:space="preserve">of </w:t>
      </w:r>
      <w:r w:rsidR="00D60341">
        <w:t>Your</w:t>
      </w:r>
      <w:r w:rsidR="00BE0A26">
        <w:t xml:space="preserve"> </w:t>
      </w:r>
      <w:r w:rsidR="00F649C9">
        <w:rPr>
          <w:b/>
          <w:bCs/>
          <w:color w:val="FF0000"/>
          <w:sz w:val="24"/>
          <w:szCs w:val="24"/>
          <w:vertAlign w:val="superscript"/>
        </w:rPr>
        <w:t>2</w:t>
      </w:r>
      <w:r w:rsidR="00F649C9" w:rsidRPr="00571C41">
        <w:rPr>
          <w:b/>
          <w:bCs/>
          <w:sz w:val="24"/>
          <w:szCs w:val="28"/>
        </w:rPr>
        <w:t>[</w:t>
      </w:r>
      <w:r w:rsidR="004E03EF">
        <w:t>Indexed</w:t>
      </w:r>
      <w:r w:rsidR="00F649C9" w:rsidRPr="00571C41">
        <w:rPr>
          <w:b/>
          <w:bCs/>
          <w:sz w:val="24"/>
        </w:rPr>
        <w:t>]</w:t>
      </w:r>
      <w:r w:rsidR="004E03EF">
        <w:t xml:space="preserve"> Monthly Earnings</w:t>
      </w:r>
      <w:r w:rsidR="00BE0A26">
        <w:t xml:space="preserve"> </w:t>
      </w:r>
      <w:r w:rsidR="00A800CE">
        <w:rPr>
          <w:b/>
          <w:bCs/>
          <w:color w:val="FF0000"/>
          <w:sz w:val="24"/>
          <w:szCs w:val="24"/>
          <w:vertAlign w:val="superscript"/>
        </w:rPr>
        <w:t>2</w:t>
      </w:r>
      <w:r w:rsidR="00571C41" w:rsidRPr="00571C41">
        <w:rPr>
          <w:b/>
          <w:bCs/>
          <w:sz w:val="24"/>
        </w:rPr>
        <w:t>[</w:t>
      </w:r>
      <w:r w:rsidR="00BE0A26">
        <w:t xml:space="preserve">due to the same </w:t>
      </w:r>
      <w:r w:rsidR="00482FCA">
        <w:t>S</w:t>
      </w:r>
      <w:r w:rsidR="00BE0A26">
        <w:t xml:space="preserve">ickness or </w:t>
      </w:r>
      <w:r w:rsidR="00482FCA">
        <w:t>I</w:t>
      </w:r>
      <w:r w:rsidR="00BE0A26">
        <w:t>njury</w:t>
      </w:r>
      <w:r w:rsidR="00571C41" w:rsidRPr="00571C41">
        <w:rPr>
          <w:b/>
          <w:bCs/>
          <w:sz w:val="24"/>
        </w:rPr>
        <w:t>]</w:t>
      </w:r>
      <w:r w:rsidR="00FA55E5">
        <w:t xml:space="preserve"> </w:t>
      </w:r>
      <w:r w:rsidR="006266FC">
        <w:t>.</w:t>
      </w:r>
      <w:r w:rsidR="00FF24BF">
        <w:t xml:space="preserve"> </w:t>
      </w:r>
    </w:p>
    <w:p w14:paraId="21A8C288" w14:textId="1079E30F" w:rsidR="00BE0A26" w:rsidRDefault="00BE0A26" w:rsidP="00BE0A26">
      <w:pPr>
        <w:pStyle w:val="2Text"/>
      </w:pPr>
      <w:r>
        <w:t xml:space="preserve">If </w:t>
      </w:r>
      <w:r w:rsidR="00831858">
        <w:t>You</w:t>
      </w:r>
      <w:r>
        <w:t xml:space="preserve"> are </w:t>
      </w:r>
      <w:r w:rsidR="00167306" w:rsidRPr="00987A39">
        <w:t>Disabled</w:t>
      </w:r>
      <w:r w:rsidR="00167306" w:rsidRPr="000B26A3">
        <w:t xml:space="preserve"> </w:t>
      </w:r>
      <w:r>
        <w:t xml:space="preserve">and </w:t>
      </w:r>
      <w:r w:rsidR="00D60341">
        <w:t>Your</w:t>
      </w:r>
      <w:r>
        <w:t xml:space="preserve"> monthly </w:t>
      </w:r>
      <w:r w:rsidR="00D13EA8">
        <w:t>D</w:t>
      </w:r>
      <w:r>
        <w:t xml:space="preserve">isability </w:t>
      </w:r>
      <w:r w:rsidR="00D13EA8">
        <w:t>E</w:t>
      </w:r>
      <w:r>
        <w:t>arnings</w:t>
      </w:r>
      <w:r>
        <w:rPr>
          <w:b/>
          <w:i/>
        </w:rPr>
        <w:t xml:space="preserve"> </w:t>
      </w:r>
      <w:r>
        <w:t xml:space="preserve">are </w:t>
      </w:r>
      <w:r w:rsidR="00E31465" w:rsidRPr="003F327F">
        <w:rPr>
          <w:b/>
          <w:color w:val="FF0000"/>
          <w:sz w:val="24"/>
          <w:vertAlign w:val="superscript"/>
        </w:rPr>
        <w:t>1</w:t>
      </w:r>
      <w:r w:rsidR="00E31465">
        <w:rPr>
          <w:b/>
          <w:color w:val="FF0000"/>
          <w:sz w:val="24"/>
          <w:vertAlign w:val="superscript"/>
        </w:rPr>
        <w:t>2c</w:t>
      </w:r>
      <w:r w:rsidR="00571C41" w:rsidRPr="00571C41">
        <w:rPr>
          <w:b/>
          <w:bCs/>
          <w:sz w:val="24"/>
        </w:rPr>
        <w:t>[</w:t>
      </w:r>
      <w:r w:rsidR="00EF0676">
        <w:t>5</w:t>
      </w:r>
      <w:r>
        <w:t>%</w:t>
      </w:r>
      <w:r w:rsidR="00EF0676">
        <w:t xml:space="preserve"> - </w:t>
      </w:r>
      <w:r w:rsidR="00E31465">
        <w:t>100%</w:t>
      </w:r>
      <w:r w:rsidR="00571C41" w:rsidRPr="00571C41">
        <w:rPr>
          <w:b/>
          <w:bCs/>
          <w:sz w:val="24"/>
        </w:rPr>
        <w:t>]</w:t>
      </w:r>
      <w:r>
        <w:t xml:space="preserve"> or more of </w:t>
      </w:r>
      <w:r w:rsidR="00D60341">
        <w:t>Your</w:t>
      </w:r>
      <w:r>
        <w:t xml:space="preserve"> </w:t>
      </w:r>
      <w:r w:rsidR="005371E9">
        <w:rPr>
          <w:b/>
          <w:bCs/>
          <w:color w:val="FF0000"/>
          <w:sz w:val="24"/>
          <w:szCs w:val="24"/>
          <w:vertAlign w:val="superscript"/>
        </w:rPr>
        <w:t>2</w:t>
      </w:r>
      <w:r w:rsidR="005371E9" w:rsidRPr="00571C41">
        <w:rPr>
          <w:b/>
          <w:bCs/>
          <w:sz w:val="24"/>
          <w:szCs w:val="28"/>
        </w:rPr>
        <w:t>[</w:t>
      </w:r>
      <w:r w:rsidR="005371E9">
        <w:t>Indexed</w:t>
      </w:r>
      <w:r w:rsidR="005371E9" w:rsidRPr="00571C41">
        <w:rPr>
          <w:b/>
          <w:bCs/>
          <w:sz w:val="24"/>
        </w:rPr>
        <w:t>]</w:t>
      </w:r>
      <w:r w:rsidR="004E03EF">
        <w:t xml:space="preserve"> Monthly Earnings</w:t>
      </w:r>
      <w:r>
        <w:t xml:space="preserve">, due to the same </w:t>
      </w:r>
      <w:r w:rsidR="00482FCA">
        <w:t>S</w:t>
      </w:r>
      <w:r>
        <w:t xml:space="preserve">ickness or </w:t>
      </w:r>
      <w:r w:rsidR="00482FCA">
        <w:t>I</w:t>
      </w:r>
      <w:r>
        <w:t>njury</w:t>
      </w:r>
      <w:r w:rsidR="000075BB" w:rsidRPr="00571C41">
        <w:rPr>
          <w:b/>
          <w:bCs/>
          <w:sz w:val="24"/>
        </w:rPr>
        <w:t>]</w:t>
      </w:r>
      <w:r>
        <w:t xml:space="preserve">, Prudential will </w:t>
      </w:r>
      <w:r w:rsidR="00662324">
        <w:t xml:space="preserve">determine </w:t>
      </w:r>
      <w:r w:rsidR="00D60341">
        <w:t>Your</w:t>
      </w:r>
      <w:r>
        <w:t xml:space="preserve"> </w:t>
      </w:r>
      <w:r w:rsidR="008D5390">
        <w:t>benefit</w:t>
      </w:r>
      <w:r w:rsidR="00933E24" w:rsidRPr="00933E24">
        <w:t xml:space="preserve"> </w:t>
      </w:r>
      <w:r w:rsidR="00933E24">
        <w:t>payment</w:t>
      </w:r>
      <w:r>
        <w:t xml:space="preserve"> as follows:</w:t>
      </w:r>
    </w:p>
    <w:p w14:paraId="043080BD" w14:textId="39179CD4" w:rsidR="00BE0A26" w:rsidRDefault="0022402E" w:rsidP="00BE0A26">
      <w:pPr>
        <w:pStyle w:val="2Text"/>
      </w:pPr>
      <w:r w:rsidRPr="00987A39">
        <w:rPr>
          <w:b/>
          <w:color w:val="FF0000"/>
          <w:sz w:val="24"/>
          <w:vertAlign w:val="superscript"/>
        </w:rPr>
        <w:t>13</w:t>
      </w:r>
      <w:r w:rsidR="00571C41" w:rsidRPr="00571C41">
        <w:rPr>
          <w:b/>
          <w:bCs/>
          <w:sz w:val="24"/>
        </w:rPr>
        <w:t>[</w:t>
      </w:r>
      <w:r w:rsidR="00BE0A26">
        <w:t xml:space="preserve">During the first 12 months of </w:t>
      </w:r>
      <w:r w:rsidR="008D5390">
        <w:t>benefit</w:t>
      </w:r>
      <w:r w:rsidR="00933E24">
        <w:t xml:space="preserve"> payment</w:t>
      </w:r>
      <w:r w:rsidR="00BE0A26">
        <w:t xml:space="preserve">s, while working, </w:t>
      </w:r>
      <w:r w:rsidR="00D60341">
        <w:t>Your</w:t>
      </w:r>
      <w:r w:rsidR="00BE0A26">
        <w:t xml:space="preserve"> </w:t>
      </w:r>
      <w:r w:rsidR="00CB0E12" w:rsidRPr="00CB0E12">
        <w:t>Monthly Benefit Payment</w:t>
      </w:r>
      <w:r w:rsidR="00933E24">
        <w:t xml:space="preserve"> </w:t>
      </w:r>
      <w:r w:rsidR="00BE0A26">
        <w:t xml:space="preserve">will not be reduced as long as </w:t>
      </w:r>
      <w:r w:rsidR="00167306" w:rsidRPr="00987A39">
        <w:t>Disability Earnings</w:t>
      </w:r>
      <w:r w:rsidR="00167306" w:rsidRPr="00167306">
        <w:rPr>
          <w:b/>
          <w:i/>
        </w:rPr>
        <w:t xml:space="preserve"> </w:t>
      </w:r>
      <w:r w:rsidR="00BE0A26">
        <w:t xml:space="preserve">plus the </w:t>
      </w:r>
      <w:r w:rsidR="009254CE">
        <w:t>G</w:t>
      </w:r>
      <w:r w:rsidR="00BE0A26">
        <w:t xml:space="preserve">ross </w:t>
      </w:r>
      <w:r w:rsidR="009254CE">
        <w:t>D</w:t>
      </w:r>
      <w:r w:rsidR="00BE0A26">
        <w:t xml:space="preserve">isability </w:t>
      </w:r>
      <w:r w:rsidR="009254CE">
        <w:t>B</w:t>
      </w:r>
      <w:r w:rsidR="008D5390">
        <w:t>enefit</w:t>
      </w:r>
      <w:r w:rsidR="00BE0A26">
        <w:t xml:space="preserve"> </w:t>
      </w:r>
      <w:r w:rsidR="009254CE">
        <w:t>P</w:t>
      </w:r>
      <w:r w:rsidR="00933E24">
        <w:t xml:space="preserve">ayment </w:t>
      </w:r>
      <w:r w:rsidR="00BE0A26">
        <w:t xml:space="preserve">does not exceed 100% of </w:t>
      </w:r>
      <w:r w:rsidR="00A750B2">
        <w:rPr>
          <w:b/>
          <w:bCs/>
          <w:color w:val="FF0000"/>
          <w:sz w:val="24"/>
          <w:szCs w:val="24"/>
          <w:vertAlign w:val="superscript"/>
        </w:rPr>
        <w:t>1</w:t>
      </w:r>
      <w:r w:rsidR="00A750B2" w:rsidRPr="00571C41">
        <w:rPr>
          <w:b/>
          <w:bCs/>
          <w:sz w:val="24"/>
          <w:szCs w:val="28"/>
        </w:rPr>
        <w:t>[</w:t>
      </w:r>
      <w:r w:rsidR="00A750B2">
        <w:t>Indexed</w:t>
      </w:r>
      <w:r w:rsidR="00A750B2" w:rsidRPr="00571C41">
        <w:rPr>
          <w:b/>
          <w:bCs/>
          <w:sz w:val="24"/>
        </w:rPr>
        <w:t>]</w:t>
      </w:r>
      <w:r w:rsidR="004E03EF">
        <w:t xml:space="preserve"> Monthly Earnings</w:t>
      </w:r>
      <w:r w:rsidR="00BE0A26">
        <w:t>.</w:t>
      </w:r>
      <w:r w:rsidR="001A0023">
        <w:t xml:space="preserve"> </w:t>
      </w:r>
    </w:p>
    <w:p w14:paraId="12D85A30" w14:textId="2F42D855" w:rsidR="00BE0A26" w:rsidRDefault="00BE0A26" w:rsidP="00BE0A26">
      <w:pPr>
        <w:pStyle w:val="Indent2"/>
      </w:pPr>
      <w:r>
        <w:t>1.</w:t>
      </w:r>
      <w:r>
        <w:tab/>
        <w:t xml:space="preserve">Add </w:t>
      </w:r>
      <w:r w:rsidR="00D60341">
        <w:t>Your</w:t>
      </w:r>
      <w:r>
        <w:t xml:space="preserve"> monthly </w:t>
      </w:r>
      <w:r w:rsidR="00167306" w:rsidRPr="00987A39">
        <w:t>Disability Earnings</w:t>
      </w:r>
      <w:r w:rsidR="00167306" w:rsidRPr="00167306">
        <w:rPr>
          <w:b/>
          <w:i/>
        </w:rPr>
        <w:t xml:space="preserve"> </w:t>
      </w:r>
      <w:r>
        <w:t xml:space="preserve">to </w:t>
      </w:r>
      <w:r w:rsidR="00D60341">
        <w:t>Your</w:t>
      </w:r>
      <w:r>
        <w:t xml:space="preserve"> </w:t>
      </w:r>
      <w:r w:rsidR="009254CE">
        <w:t>G</w:t>
      </w:r>
      <w:r>
        <w:t xml:space="preserve">ross </w:t>
      </w:r>
      <w:r w:rsidR="009254CE">
        <w:t>D</w:t>
      </w:r>
      <w:r>
        <w:t xml:space="preserve">isability </w:t>
      </w:r>
      <w:r w:rsidR="009254CE">
        <w:t>B</w:t>
      </w:r>
      <w:r w:rsidR="008D5390">
        <w:t>enefit</w:t>
      </w:r>
      <w:r w:rsidR="00933E24" w:rsidRPr="00933E24">
        <w:t xml:space="preserve"> </w:t>
      </w:r>
      <w:r w:rsidR="009254CE">
        <w:t>P</w:t>
      </w:r>
      <w:r w:rsidR="00933E24">
        <w:t>ayment</w:t>
      </w:r>
      <w:r>
        <w:t>.</w:t>
      </w:r>
    </w:p>
    <w:p w14:paraId="3D8D02BE" w14:textId="2EAABBFF" w:rsidR="00BE0A26" w:rsidRDefault="00BE0A26" w:rsidP="00BE0A26">
      <w:pPr>
        <w:pStyle w:val="Indent2"/>
      </w:pPr>
      <w:r>
        <w:t>2.</w:t>
      </w:r>
      <w:r>
        <w:tab/>
        <w:t xml:space="preserve">Compare the answer in item 1 to </w:t>
      </w:r>
      <w:r w:rsidR="00D60341">
        <w:t>Your</w:t>
      </w:r>
      <w:r>
        <w:t xml:space="preserve"> </w:t>
      </w:r>
      <w:r w:rsidR="00EC1ADF">
        <w:rPr>
          <w:b/>
          <w:bCs/>
          <w:color w:val="FF0000"/>
          <w:sz w:val="24"/>
          <w:szCs w:val="24"/>
          <w:vertAlign w:val="superscript"/>
        </w:rPr>
        <w:t>2</w:t>
      </w:r>
      <w:r w:rsidR="00A750B2" w:rsidRPr="00571C41">
        <w:rPr>
          <w:b/>
          <w:bCs/>
          <w:sz w:val="24"/>
          <w:szCs w:val="28"/>
        </w:rPr>
        <w:t>[</w:t>
      </w:r>
      <w:r w:rsidR="00A750B2">
        <w:t>Indexed</w:t>
      </w:r>
      <w:r w:rsidR="00A750B2" w:rsidRPr="00571C41">
        <w:rPr>
          <w:b/>
          <w:bCs/>
          <w:sz w:val="24"/>
        </w:rPr>
        <w:t>]</w:t>
      </w:r>
      <w:r w:rsidR="004E03EF">
        <w:t xml:space="preserve"> Monthly Earnings</w:t>
      </w:r>
      <w:r>
        <w:t>.</w:t>
      </w:r>
    </w:p>
    <w:p w14:paraId="64CE9D3E" w14:textId="1868DDF9" w:rsidR="009B72DD" w:rsidRDefault="00BE0A26" w:rsidP="009B72DD">
      <w:pPr>
        <w:pStyle w:val="2Text"/>
      </w:pPr>
      <w:r>
        <w:t xml:space="preserve">If the answer from item 1 is less than or equal to 100% of </w:t>
      </w:r>
      <w:r w:rsidR="00D60341">
        <w:t>Your</w:t>
      </w:r>
      <w:r>
        <w:t xml:space="preserve"> </w:t>
      </w:r>
      <w:r w:rsidR="005371E9">
        <w:rPr>
          <w:b/>
          <w:bCs/>
          <w:color w:val="FF0000"/>
          <w:sz w:val="24"/>
          <w:szCs w:val="24"/>
          <w:vertAlign w:val="superscript"/>
        </w:rPr>
        <w:t>2</w:t>
      </w:r>
      <w:r w:rsidR="005371E9" w:rsidRPr="00571C41">
        <w:rPr>
          <w:b/>
          <w:bCs/>
          <w:sz w:val="24"/>
          <w:szCs w:val="28"/>
        </w:rPr>
        <w:t>[</w:t>
      </w:r>
      <w:r w:rsidR="005371E9">
        <w:t>Indexed</w:t>
      </w:r>
      <w:r w:rsidR="005371E9" w:rsidRPr="00571C41">
        <w:rPr>
          <w:b/>
          <w:bCs/>
          <w:sz w:val="24"/>
        </w:rPr>
        <w:t>]</w:t>
      </w:r>
      <w:r w:rsidR="004E03EF">
        <w:t xml:space="preserve"> Monthly Earnings</w:t>
      </w:r>
      <w:r>
        <w:t xml:space="preserve">, Prudential will not further reduce </w:t>
      </w:r>
      <w:r w:rsidR="00D60341">
        <w:t>Your</w:t>
      </w:r>
      <w:r>
        <w:t xml:space="preserve"> </w:t>
      </w:r>
      <w:r w:rsidR="00CB0E12" w:rsidRPr="00CB0E12">
        <w:t>Monthly Benefit Payment</w:t>
      </w:r>
      <w:r>
        <w:t>.</w:t>
      </w:r>
      <w:r w:rsidR="009B72DD" w:rsidRPr="009B72DD">
        <w:t xml:space="preserve"> </w:t>
      </w:r>
      <w:r w:rsidR="009B72DD">
        <w:t>During the first 12 months of benefit payment</w:t>
      </w:r>
      <w:r w:rsidR="00ED217B">
        <w:t>,</w:t>
      </w:r>
      <w:r w:rsidR="00DB2F0E">
        <w:t xml:space="preserve"> if </w:t>
      </w:r>
      <w:r w:rsidR="00D60341">
        <w:t>Your</w:t>
      </w:r>
      <w:r w:rsidR="009B72DD" w:rsidRPr="00520B72">
        <w:t xml:space="preserve"> </w:t>
      </w:r>
      <w:r w:rsidR="00167306" w:rsidRPr="00987A39">
        <w:t>Disability Earnings</w:t>
      </w:r>
      <w:r w:rsidR="00167306" w:rsidRPr="00167306">
        <w:rPr>
          <w:b/>
          <w:i/>
        </w:rPr>
        <w:t xml:space="preserve"> </w:t>
      </w:r>
      <w:r w:rsidR="009B72DD" w:rsidRPr="00520B72">
        <w:t xml:space="preserve">are less than </w:t>
      </w:r>
      <w:r w:rsidR="00076791" w:rsidRPr="003F327F">
        <w:rPr>
          <w:b/>
          <w:color w:val="FF0000"/>
          <w:sz w:val="24"/>
          <w:vertAlign w:val="superscript"/>
        </w:rPr>
        <w:t>1</w:t>
      </w:r>
      <w:r w:rsidR="00076791">
        <w:rPr>
          <w:b/>
          <w:color w:val="FF0000"/>
          <w:sz w:val="24"/>
          <w:vertAlign w:val="superscript"/>
        </w:rPr>
        <w:t>2c</w:t>
      </w:r>
      <w:r w:rsidR="00076791" w:rsidRPr="00571C41">
        <w:rPr>
          <w:b/>
          <w:bCs/>
          <w:sz w:val="24"/>
        </w:rPr>
        <w:t>[</w:t>
      </w:r>
      <w:r w:rsidR="00076791">
        <w:t>5% - 100%</w:t>
      </w:r>
      <w:r w:rsidR="00076791" w:rsidRPr="00571C41">
        <w:rPr>
          <w:b/>
          <w:bCs/>
          <w:sz w:val="24"/>
        </w:rPr>
        <w:t>]</w:t>
      </w:r>
      <w:r w:rsidR="00DB2F0E">
        <w:rPr>
          <w:b/>
          <w:sz w:val="24"/>
        </w:rPr>
        <w:t xml:space="preserve"> </w:t>
      </w:r>
      <w:r w:rsidR="00DB2F0E">
        <w:t xml:space="preserve">of Your </w:t>
      </w:r>
      <w:r w:rsidR="00DB2F0E">
        <w:rPr>
          <w:b/>
          <w:bCs/>
          <w:color w:val="FF0000"/>
          <w:sz w:val="24"/>
          <w:szCs w:val="24"/>
          <w:vertAlign w:val="superscript"/>
        </w:rPr>
        <w:t>2</w:t>
      </w:r>
      <w:r w:rsidR="00DB2F0E" w:rsidRPr="00571C41">
        <w:rPr>
          <w:b/>
          <w:bCs/>
          <w:sz w:val="24"/>
          <w:szCs w:val="28"/>
        </w:rPr>
        <w:t>[</w:t>
      </w:r>
      <w:r w:rsidR="00DB2F0E">
        <w:t>Indexed</w:t>
      </w:r>
      <w:r w:rsidR="00DB2F0E" w:rsidRPr="00571C41">
        <w:rPr>
          <w:b/>
          <w:bCs/>
          <w:sz w:val="24"/>
        </w:rPr>
        <w:t>]</w:t>
      </w:r>
      <w:r w:rsidR="00DB2F0E">
        <w:t xml:space="preserve"> Monthly Earnings</w:t>
      </w:r>
      <w:r w:rsidR="00355178">
        <w:t>,</w:t>
      </w:r>
      <w:r w:rsidR="0043180F">
        <w:t xml:space="preserve"> the benefit payment</w:t>
      </w:r>
      <w:r w:rsidR="009B72DD" w:rsidRPr="00520B72">
        <w:t xml:space="preserve"> will not be included in the below benefit calculations</w:t>
      </w:r>
      <w:r w:rsidR="009B72DD" w:rsidRPr="00E37F00">
        <w:t>.</w:t>
      </w:r>
    </w:p>
    <w:p w14:paraId="29BBA8D4" w14:textId="3D97057F" w:rsidR="00BE0A26" w:rsidRDefault="00BE0A26" w:rsidP="00BE0A26">
      <w:pPr>
        <w:pStyle w:val="2Text"/>
      </w:pPr>
      <w:r>
        <w:t xml:space="preserve">If the answer from item 1 is more than 100% of </w:t>
      </w:r>
      <w:r w:rsidR="00D60341">
        <w:t>Your</w:t>
      </w:r>
      <w:r>
        <w:t xml:space="preserve"> </w:t>
      </w:r>
      <w:r w:rsidR="00502DE1">
        <w:rPr>
          <w:b/>
          <w:bCs/>
          <w:color w:val="FF0000"/>
          <w:sz w:val="24"/>
          <w:szCs w:val="24"/>
          <w:vertAlign w:val="superscript"/>
        </w:rPr>
        <w:t>2</w:t>
      </w:r>
      <w:r w:rsidR="00502DE1" w:rsidRPr="00571C41">
        <w:rPr>
          <w:b/>
          <w:bCs/>
          <w:sz w:val="24"/>
          <w:szCs w:val="28"/>
        </w:rPr>
        <w:t>[</w:t>
      </w:r>
      <w:r w:rsidR="00502DE1">
        <w:t>Indexed</w:t>
      </w:r>
      <w:r w:rsidR="00502DE1" w:rsidRPr="00571C41">
        <w:rPr>
          <w:b/>
          <w:bCs/>
          <w:sz w:val="24"/>
        </w:rPr>
        <w:t>]</w:t>
      </w:r>
      <w:r w:rsidR="00502DE1">
        <w:t xml:space="preserve"> </w:t>
      </w:r>
      <w:r w:rsidR="004E03EF">
        <w:t>Monthly Earnings</w:t>
      </w:r>
      <w:r>
        <w:t xml:space="preserve">, Prudential will subtract the amount over 100% from </w:t>
      </w:r>
      <w:r w:rsidR="00D60341">
        <w:t>Your</w:t>
      </w:r>
      <w:r>
        <w:t xml:space="preserve"> </w:t>
      </w:r>
      <w:r w:rsidR="00CB0E12" w:rsidRPr="00CB0E12">
        <w:t>Monthly Benefit Payment</w:t>
      </w:r>
      <w:r w:rsidR="00FF24BF">
        <w:t>.</w:t>
      </w:r>
    </w:p>
    <w:p w14:paraId="7CB688AA" w14:textId="1A75CE35" w:rsidR="00BE0A26" w:rsidRDefault="00BE0A26" w:rsidP="00BE0A26">
      <w:pPr>
        <w:pStyle w:val="2Text"/>
      </w:pPr>
      <w:r>
        <w:t xml:space="preserve">After 12 months of </w:t>
      </w:r>
      <w:r w:rsidR="008D5390">
        <w:t>benefit</w:t>
      </w:r>
      <w:r w:rsidR="00933E24" w:rsidRPr="00933E24">
        <w:t xml:space="preserve"> </w:t>
      </w:r>
      <w:r w:rsidR="00933E24">
        <w:t>payment</w:t>
      </w:r>
      <w:r>
        <w:t xml:space="preserve">s, while working, </w:t>
      </w:r>
      <w:r w:rsidR="00831858">
        <w:t>You</w:t>
      </w:r>
      <w:r>
        <w:t xml:space="preserve"> will receive </w:t>
      </w:r>
      <w:r w:rsidR="008D5390">
        <w:t>benefit</w:t>
      </w:r>
      <w:r w:rsidR="00933E24" w:rsidRPr="00933E24">
        <w:t xml:space="preserve"> </w:t>
      </w:r>
      <w:r w:rsidR="00933E24">
        <w:t>payment</w:t>
      </w:r>
      <w:r>
        <w:t xml:space="preserve">s based on the percentage of income </w:t>
      </w:r>
      <w:r w:rsidR="00831858">
        <w:t>You</w:t>
      </w:r>
      <w:r>
        <w:t xml:space="preserve"> are losing due to </w:t>
      </w:r>
      <w:r w:rsidR="00D60341">
        <w:t>Your</w:t>
      </w:r>
      <w:r>
        <w:t xml:space="preserve"> </w:t>
      </w:r>
      <w:r w:rsidR="00FF5545">
        <w:t>Disability</w:t>
      </w:r>
      <w:r>
        <w:t>.</w:t>
      </w:r>
    </w:p>
    <w:p w14:paraId="5D494166" w14:textId="6E13FC96" w:rsidR="00BE0A26" w:rsidRDefault="00BE0A26" w:rsidP="00BE0A26">
      <w:pPr>
        <w:pStyle w:val="Indent2"/>
      </w:pPr>
      <w:r>
        <w:t>1.</w:t>
      </w:r>
      <w:r>
        <w:tab/>
        <w:t xml:space="preserve">Subtract </w:t>
      </w:r>
      <w:r w:rsidR="00D60341">
        <w:t>Your</w:t>
      </w:r>
      <w:r>
        <w:t xml:space="preserve"> </w:t>
      </w:r>
      <w:r w:rsidR="00167306" w:rsidRPr="00987A39">
        <w:t>Disability Earnings</w:t>
      </w:r>
      <w:r w:rsidR="00167306" w:rsidRPr="00167306">
        <w:rPr>
          <w:b/>
          <w:i/>
        </w:rPr>
        <w:t xml:space="preserve"> </w:t>
      </w:r>
      <w:r>
        <w:t xml:space="preserve">from </w:t>
      </w:r>
      <w:r w:rsidR="00D60341">
        <w:t>Your</w:t>
      </w:r>
      <w:r>
        <w:t xml:space="preserve"> </w:t>
      </w:r>
      <w:r w:rsidR="00424B12">
        <w:rPr>
          <w:b/>
          <w:bCs/>
          <w:color w:val="FF0000"/>
          <w:sz w:val="24"/>
          <w:szCs w:val="24"/>
          <w:vertAlign w:val="superscript"/>
        </w:rPr>
        <w:t>2</w:t>
      </w:r>
      <w:r w:rsidR="00424B12" w:rsidRPr="00571C41">
        <w:rPr>
          <w:b/>
          <w:bCs/>
          <w:sz w:val="24"/>
          <w:szCs w:val="28"/>
        </w:rPr>
        <w:t>[</w:t>
      </w:r>
      <w:r w:rsidR="004E03EF">
        <w:t>Indexed</w:t>
      </w:r>
      <w:r w:rsidR="00424B12" w:rsidRPr="00571C41">
        <w:rPr>
          <w:b/>
          <w:bCs/>
          <w:sz w:val="24"/>
        </w:rPr>
        <w:t>]</w:t>
      </w:r>
      <w:r w:rsidR="004E03EF">
        <w:t xml:space="preserve"> Monthly Earnings</w:t>
      </w:r>
      <w:r>
        <w:t>.</w:t>
      </w:r>
    </w:p>
    <w:p w14:paraId="55DC50F8" w14:textId="02E36F29" w:rsidR="00BE0A26" w:rsidRDefault="00BE0A26" w:rsidP="00BE0A26">
      <w:pPr>
        <w:pStyle w:val="Indent2"/>
      </w:pPr>
      <w:r>
        <w:t>2.</w:t>
      </w:r>
      <w:r>
        <w:tab/>
        <w:t xml:space="preserve">Divide the answer in item 1 by </w:t>
      </w:r>
      <w:r w:rsidR="00D60341">
        <w:t>Your</w:t>
      </w:r>
      <w:r>
        <w:t xml:space="preserve"> </w:t>
      </w:r>
      <w:r w:rsidR="00013470">
        <w:rPr>
          <w:b/>
          <w:bCs/>
          <w:color w:val="FF0000"/>
          <w:sz w:val="24"/>
          <w:szCs w:val="24"/>
          <w:vertAlign w:val="superscript"/>
        </w:rPr>
        <w:t>2</w:t>
      </w:r>
      <w:r w:rsidR="00013470" w:rsidRPr="00571C41">
        <w:rPr>
          <w:b/>
          <w:bCs/>
          <w:sz w:val="24"/>
          <w:szCs w:val="28"/>
        </w:rPr>
        <w:t>[</w:t>
      </w:r>
      <w:r w:rsidR="00013470">
        <w:t>Indexed</w:t>
      </w:r>
      <w:r w:rsidR="00013470" w:rsidRPr="00571C41">
        <w:rPr>
          <w:b/>
          <w:bCs/>
          <w:sz w:val="24"/>
        </w:rPr>
        <w:t>]</w:t>
      </w:r>
      <w:r w:rsidR="00013470">
        <w:t xml:space="preserve"> </w:t>
      </w:r>
      <w:r w:rsidR="004E03EF">
        <w:t>Monthly Earnings</w:t>
      </w:r>
      <w:r>
        <w:t xml:space="preserve">. This is </w:t>
      </w:r>
      <w:r w:rsidR="00D60341">
        <w:t>Your</w:t>
      </w:r>
      <w:r>
        <w:t xml:space="preserve"> percentage of lost earnings.</w:t>
      </w:r>
    </w:p>
    <w:p w14:paraId="15C29EB9" w14:textId="083E4838" w:rsidR="00BE0A26" w:rsidRDefault="00BE0A26" w:rsidP="00BE0A26">
      <w:pPr>
        <w:pStyle w:val="Indent2"/>
      </w:pPr>
      <w:r>
        <w:t>3.</w:t>
      </w:r>
      <w:r>
        <w:tab/>
        <w:t xml:space="preserve">Multiply </w:t>
      </w:r>
      <w:r w:rsidR="00D60341">
        <w:t>Your</w:t>
      </w:r>
      <w:r>
        <w:t xml:space="preserve"> </w:t>
      </w:r>
      <w:r w:rsidR="00CB0E12" w:rsidRPr="00CB0E12">
        <w:t>Monthly Benefit Payment</w:t>
      </w:r>
      <w:r w:rsidR="00933E24">
        <w:t xml:space="preserve"> </w:t>
      </w:r>
      <w:r>
        <w:t>by the answer in item 2.</w:t>
      </w:r>
    </w:p>
    <w:p w14:paraId="1E6E7F23" w14:textId="7F0F2276" w:rsidR="00733A75" w:rsidRDefault="00BE0A26" w:rsidP="00BE0A26">
      <w:pPr>
        <w:pStyle w:val="2Text"/>
      </w:pPr>
      <w:r>
        <w:t xml:space="preserve">This is the amount Prudential will pay </w:t>
      </w:r>
      <w:r w:rsidR="00831858">
        <w:t>You</w:t>
      </w:r>
      <w:r>
        <w:t xml:space="preserve"> each month.</w:t>
      </w:r>
      <w:r w:rsidR="007C0AFB">
        <w:t xml:space="preserve"> </w:t>
      </w:r>
    </w:p>
    <w:p w14:paraId="3E500255" w14:textId="3CD8A949" w:rsidR="00BE0A26" w:rsidRDefault="007C0AFB" w:rsidP="00BE0A26">
      <w:pPr>
        <w:pStyle w:val="2Text"/>
      </w:pPr>
      <w:r>
        <w:t xml:space="preserve">A </w:t>
      </w:r>
      <w:r w:rsidR="005977E8">
        <w:t>M</w:t>
      </w:r>
      <w:r>
        <w:t xml:space="preserve">inimum </w:t>
      </w:r>
      <w:r w:rsidR="005977E8">
        <w:t>M</w:t>
      </w:r>
      <w:r>
        <w:t xml:space="preserve">onthly </w:t>
      </w:r>
      <w:r w:rsidR="005977E8">
        <w:t>B</w:t>
      </w:r>
      <w:r w:rsidR="008D5390">
        <w:t>enefit</w:t>
      </w:r>
      <w:r>
        <w:t xml:space="preserve"> may be payable, </w:t>
      </w:r>
      <w:r w:rsidR="002B55C1">
        <w:t>r</w:t>
      </w:r>
      <w:r>
        <w:t xml:space="preserve">efer to the </w:t>
      </w:r>
      <w:r w:rsidRPr="00B37216">
        <w:rPr>
          <w:bCs/>
        </w:rPr>
        <w:t xml:space="preserve">What If Subtracting </w:t>
      </w:r>
      <w:r w:rsidR="00167306" w:rsidRPr="00B37216">
        <w:rPr>
          <w:bCs/>
          <w:iCs/>
        </w:rPr>
        <w:t xml:space="preserve">Deductible Sources </w:t>
      </w:r>
      <w:r w:rsidR="005A0FB7" w:rsidRPr="00B37216">
        <w:rPr>
          <w:bCs/>
          <w:iCs/>
        </w:rPr>
        <w:t>of</w:t>
      </w:r>
      <w:r w:rsidR="00167306" w:rsidRPr="00B37216">
        <w:rPr>
          <w:bCs/>
          <w:iCs/>
        </w:rPr>
        <w:t xml:space="preserve"> Income</w:t>
      </w:r>
      <w:r w:rsidR="00167306" w:rsidRPr="00B37216">
        <w:rPr>
          <w:bCs/>
          <w:i/>
        </w:rPr>
        <w:t xml:space="preserve"> </w:t>
      </w:r>
      <w:r w:rsidRPr="00B37216">
        <w:rPr>
          <w:bCs/>
        </w:rPr>
        <w:t>Results in a Zero Benefit? (Minimum Benefit) for additional information</w:t>
      </w:r>
      <w:r>
        <w:rPr>
          <w:b/>
        </w:rPr>
        <w:t>.</w:t>
      </w:r>
      <w:r w:rsidR="00571C41" w:rsidRPr="00571C41">
        <w:rPr>
          <w:b/>
          <w:bCs/>
          <w:sz w:val="24"/>
        </w:rPr>
        <w:t>]</w:t>
      </w:r>
    </w:p>
    <w:p w14:paraId="261ECE0E" w14:textId="712C31F2" w:rsidR="00BE0A26" w:rsidRDefault="0022402E" w:rsidP="00BE0A26">
      <w:pPr>
        <w:pStyle w:val="2Text"/>
      </w:pPr>
      <w:r w:rsidRPr="00987A39">
        <w:rPr>
          <w:b/>
          <w:color w:val="FF0000"/>
          <w:sz w:val="24"/>
          <w:vertAlign w:val="superscript"/>
        </w:rPr>
        <w:t>14</w:t>
      </w:r>
      <w:r w:rsidR="00571C41" w:rsidRPr="00571C41">
        <w:rPr>
          <w:b/>
          <w:bCs/>
          <w:sz w:val="24"/>
        </w:rPr>
        <w:t>[</w:t>
      </w:r>
      <w:r w:rsidR="00BE0A26">
        <w:t xml:space="preserve">During the first </w:t>
      </w:r>
      <w:r w:rsidR="00E2258D" w:rsidRPr="00987A39">
        <w:rPr>
          <w:b/>
          <w:color w:val="FF0000"/>
          <w:sz w:val="24"/>
          <w:vertAlign w:val="superscript"/>
        </w:rPr>
        <w:t>14</w:t>
      </w:r>
      <w:r w:rsidR="00EF05CD">
        <w:rPr>
          <w:b/>
          <w:color w:val="FF0000"/>
          <w:sz w:val="24"/>
          <w:vertAlign w:val="superscript"/>
        </w:rPr>
        <w:t>a</w:t>
      </w:r>
      <w:r w:rsidR="00E2258D" w:rsidRPr="00571C41">
        <w:rPr>
          <w:b/>
          <w:bCs/>
          <w:sz w:val="24"/>
        </w:rPr>
        <w:t>[</w:t>
      </w:r>
      <w:r w:rsidR="00BE0A26">
        <w:t>6 to unlimited months</w:t>
      </w:r>
      <w:r w:rsidR="00EF05CD" w:rsidRPr="00571C41">
        <w:rPr>
          <w:b/>
          <w:bCs/>
          <w:sz w:val="24"/>
        </w:rPr>
        <w:t>]</w:t>
      </w:r>
      <w:r w:rsidR="00EF05CD">
        <w:rPr>
          <w:b/>
          <w:bCs/>
          <w:sz w:val="24"/>
        </w:rPr>
        <w:t xml:space="preserve"> </w:t>
      </w:r>
      <w:r w:rsidR="00BE0A26">
        <w:t xml:space="preserve">of </w:t>
      </w:r>
      <w:r w:rsidR="00B906F8">
        <w:t>d</w:t>
      </w:r>
      <w:r w:rsidR="00FF5545">
        <w:t>isability</w:t>
      </w:r>
      <w:r w:rsidR="00BE0A26">
        <w:t xml:space="preserve"> </w:t>
      </w:r>
      <w:r w:rsidR="008D5390">
        <w:t>benefit</w:t>
      </w:r>
      <w:r w:rsidR="00933E24" w:rsidRPr="00933E24">
        <w:t xml:space="preserve"> </w:t>
      </w:r>
      <w:r w:rsidR="00933E24">
        <w:t>payment</w:t>
      </w:r>
      <w:r w:rsidR="00BE0A26">
        <w:t xml:space="preserve">s, if </w:t>
      </w:r>
      <w:r w:rsidR="00D60341">
        <w:t>Your</w:t>
      </w:r>
      <w:r w:rsidR="00BE0A26">
        <w:t xml:space="preserve"> monthly </w:t>
      </w:r>
      <w:r w:rsidR="00167306" w:rsidRPr="00987A39">
        <w:t>Disability Earnings</w:t>
      </w:r>
      <w:r w:rsidR="00167306" w:rsidRPr="00167306">
        <w:rPr>
          <w:b/>
          <w:i/>
        </w:rPr>
        <w:t xml:space="preserve"> </w:t>
      </w:r>
      <w:r w:rsidR="00BE0A26">
        <w:t xml:space="preserve">exceed </w:t>
      </w:r>
      <w:r w:rsidR="00EF05CD" w:rsidRPr="00987A39">
        <w:rPr>
          <w:b/>
          <w:color w:val="FF0000"/>
          <w:sz w:val="24"/>
          <w:vertAlign w:val="superscript"/>
        </w:rPr>
        <w:t>14</w:t>
      </w:r>
      <w:r w:rsidR="00EF05CD">
        <w:rPr>
          <w:b/>
          <w:color w:val="FF0000"/>
          <w:sz w:val="24"/>
          <w:vertAlign w:val="superscript"/>
        </w:rPr>
        <w:t>b</w:t>
      </w:r>
      <w:r w:rsidR="00EF05CD" w:rsidRPr="00571C41">
        <w:rPr>
          <w:b/>
          <w:bCs/>
          <w:sz w:val="24"/>
        </w:rPr>
        <w:t>[</w:t>
      </w:r>
      <w:r w:rsidR="00BE0A26">
        <w:t>80% to 100%</w:t>
      </w:r>
      <w:r w:rsidR="00EF05CD" w:rsidRPr="00571C41">
        <w:rPr>
          <w:b/>
          <w:bCs/>
          <w:sz w:val="24"/>
        </w:rPr>
        <w:t>]</w:t>
      </w:r>
      <w:r w:rsidR="00BE0A26">
        <w:t xml:space="preserve"> of </w:t>
      </w:r>
      <w:r w:rsidR="00D60341">
        <w:t>Your</w:t>
      </w:r>
      <w:r w:rsidR="00BE0A26">
        <w:t xml:space="preserve"> </w:t>
      </w:r>
      <w:r w:rsidR="00013470">
        <w:rPr>
          <w:b/>
          <w:bCs/>
          <w:color w:val="FF0000"/>
          <w:sz w:val="24"/>
          <w:szCs w:val="24"/>
          <w:vertAlign w:val="superscript"/>
        </w:rPr>
        <w:t>2</w:t>
      </w:r>
      <w:r w:rsidR="00013470" w:rsidRPr="00571C41">
        <w:rPr>
          <w:b/>
          <w:bCs/>
          <w:sz w:val="24"/>
          <w:szCs w:val="28"/>
        </w:rPr>
        <w:t>[</w:t>
      </w:r>
      <w:r w:rsidR="00013470">
        <w:t>Indexed</w:t>
      </w:r>
      <w:r w:rsidR="00013470" w:rsidRPr="00571C41">
        <w:rPr>
          <w:b/>
          <w:bCs/>
          <w:sz w:val="24"/>
        </w:rPr>
        <w:t>]</w:t>
      </w:r>
      <w:r w:rsidR="00013470">
        <w:t xml:space="preserve"> </w:t>
      </w:r>
      <w:r w:rsidR="004E03EF">
        <w:t>Monthly Earnings</w:t>
      </w:r>
      <w:r w:rsidR="00BE0A26">
        <w:t xml:space="preserve">, Prudential will stop sending </w:t>
      </w:r>
      <w:r w:rsidR="00831858">
        <w:t>You</w:t>
      </w:r>
      <w:r w:rsidR="00BE0A26">
        <w:t xml:space="preserve"> </w:t>
      </w:r>
      <w:r w:rsidR="008D5390">
        <w:t>benefit</w:t>
      </w:r>
      <w:r w:rsidR="00933E24" w:rsidRPr="00933E24">
        <w:t xml:space="preserve"> </w:t>
      </w:r>
      <w:r w:rsidR="00933E24">
        <w:t>payment</w:t>
      </w:r>
      <w:r w:rsidR="00BE0A26">
        <w:t xml:space="preserve">s and </w:t>
      </w:r>
      <w:r w:rsidR="00D60341">
        <w:t>Your</w:t>
      </w:r>
      <w:r w:rsidR="00BE0A26">
        <w:t xml:space="preserve"> claim will end.</w:t>
      </w:r>
    </w:p>
    <w:p w14:paraId="3A75F176" w14:textId="3DDF5E07" w:rsidR="00BE0A26" w:rsidRDefault="00BE0A26" w:rsidP="00BE0A26">
      <w:pPr>
        <w:pStyle w:val="2Text"/>
      </w:pPr>
      <w:r>
        <w:t xml:space="preserve">Beyond </w:t>
      </w:r>
      <w:r w:rsidR="00E2258D" w:rsidRPr="00987A39">
        <w:rPr>
          <w:b/>
          <w:color w:val="FF0000"/>
          <w:sz w:val="24"/>
          <w:vertAlign w:val="superscript"/>
        </w:rPr>
        <w:t>14</w:t>
      </w:r>
      <w:r w:rsidR="00EF05CD">
        <w:rPr>
          <w:b/>
          <w:color w:val="FF0000"/>
          <w:sz w:val="24"/>
          <w:vertAlign w:val="superscript"/>
        </w:rPr>
        <w:t>a</w:t>
      </w:r>
      <w:r w:rsidR="00E2258D" w:rsidRPr="00571C41">
        <w:rPr>
          <w:b/>
          <w:bCs/>
          <w:sz w:val="24"/>
        </w:rPr>
        <w:t>[</w:t>
      </w:r>
      <w:r>
        <w:t>6 to unlimited months</w:t>
      </w:r>
      <w:r w:rsidR="001F1B76" w:rsidRPr="00571C41">
        <w:rPr>
          <w:b/>
          <w:bCs/>
          <w:sz w:val="24"/>
        </w:rPr>
        <w:t>]</w:t>
      </w:r>
      <w:r>
        <w:t xml:space="preserve"> of </w:t>
      </w:r>
      <w:r w:rsidR="00B906F8">
        <w:t>d</w:t>
      </w:r>
      <w:r w:rsidR="00FF5545">
        <w:t>isability</w:t>
      </w:r>
      <w:r>
        <w:t xml:space="preserve"> </w:t>
      </w:r>
      <w:r w:rsidR="008D5390">
        <w:t>benefit</w:t>
      </w:r>
      <w:r w:rsidR="00933E24" w:rsidRPr="00933E24">
        <w:t xml:space="preserve"> </w:t>
      </w:r>
      <w:r w:rsidR="00933E24">
        <w:t>payment</w:t>
      </w:r>
      <w:r>
        <w:t xml:space="preserve">s, if </w:t>
      </w:r>
      <w:r w:rsidR="00D60341">
        <w:t>Your</w:t>
      </w:r>
      <w:r>
        <w:t xml:space="preserve"> monthly </w:t>
      </w:r>
      <w:r w:rsidR="00167306" w:rsidRPr="00987A39">
        <w:t>Disability Earning</w:t>
      </w:r>
      <w:r w:rsidR="00167306" w:rsidRPr="00987A39">
        <w:rPr>
          <w:i/>
        </w:rPr>
        <w:t>s</w:t>
      </w:r>
      <w:r w:rsidR="00167306" w:rsidRPr="00167306">
        <w:rPr>
          <w:b/>
          <w:i/>
        </w:rPr>
        <w:t xml:space="preserve"> </w:t>
      </w:r>
      <w:r>
        <w:t xml:space="preserve">exceed </w:t>
      </w:r>
      <w:r w:rsidR="00EF05CD" w:rsidRPr="00987A39">
        <w:rPr>
          <w:b/>
          <w:color w:val="FF0000"/>
          <w:sz w:val="24"/>
          <w:vertAlign w:val="superscript"/>
        </w:rPr>
        <w:t>14</w:t>
      </w:r>
      <w:r w:rsidR="00EF05CD">
        <w:rPr>
          <w:b/>
          <w:color w:val="FF0000"/>
          <w:sz w:val="24"/>
          <w:vertAlign w:val="superscript"/>
        </w:rPr>
        <w:t>c</w:t>
      </w:r>
      <w:r w:rsidR="00EF05CD" w:rsidRPr="00571C41">
        <w:rPr>
          <w:b/>
          <w:bCs/>
          <w:sz w:val="24"/>
        </w:rPr>
        <w:t>[</w:t>
      </w:r>
      <w:r w:rsidR="0022402E">
        <w:t>2</w:t>
      </w:r>
      <w:r>
        <w:t>0% to 100%</w:t>
      </w:r>
      <w:r w:rsidR="00EF05CD" w:rsidRPr="00571C41">
        <w:rPr>
          <w:b/>
          <w:bCs/>
          <w:sz w:val="24"/>
        </w:rPr>
        <w:t>]</w:t>
      </w:r>
      <w:r>
        <w:t xml:space="preserve"> of </w:t>
      </w:r>
      <w:r w:rsidR="00D60341">
        <w:t>Your</w:t>
      </w:r>
      <w:r>
        <w:t xml:space="preserve"> </w:t>
      </w:r>
      <w:r w:rsidR="00013470">
        <w:rPr>
          <w:b/>
          <w:bCs/>
          <w:color w:val="FF0000"/>
          <w:sz w:val="24"/>
          <w:szCs w:val="24"/>
          <w:vertAlign w:val="superscript"/>
        </w:rPr>
        <w:t>2</w:t>
      </w:r>
      <w:r w:rsidR="00013470" w:rsidRPr="00571C41">
        <w:rPr>
          <w:b/>
          <w:bCs/>
          <w:sz w:val="24"/>
          <w:szCs w:val="28"/>
        </w:rPr>
        <w:t>[</w:t>
      </w:r>
      <w:r w:rsidR="00013470">
        <w:t>Indexed</w:t>
      </w:r>
      <w:r w:rsidR="00013470" w:rsidRPr="00571C41">
        <w:rPr>
          <w:b/>
          <w:bCs/>
          <w:sz w:val="24"/>
        </w:rPr>
        <w:t>]</w:t>
      </w:r>
      <w:r w:rsidR="00013470">
        <w:t xml:space="preserve"> </w:t>
      </w:r>
      <w:r w:rsidR="004E03EF">
        <w:t>Monthly Earnings</w:t>
      </w:r>
      <w:r>
        <w:t xml:space="preserve">, Prudential will stop sending </w:t>
      </w:r>
      <w:r w:rsidR="00831858">
        <w:t>You</w:t>
      </w:r>
      <w:r>
        <w:t xml:space="preserve"> </w:t>
      </w:r>
      <w:r w:rsidR="008D5390">
        <w:t>benefit</w:t>
      </w:r>
      <w:r w:rsidR="00933E24" w:rsidRPr="00933E24">
        <w:t xml:space="preserve"> </w:t>
      </w:r>
      <w:r w:rsidR="00933E24">
        <w:t>payment</w:t>
      </w:r>
      <w:r>
        <w:t xml:space="preserve">s and </w:t>
      </w:r>
      <w:r w:rsidR="00D60341">
        <w:t>Your</w:t>
      </w:r>
      <w:r>
        <w:t xml:space="preserve"> claim will end.</w:t>
      </w:r>
      <w:r w:rsidR="00571C41" w:rsidRPr="00571C41">
        <w:rPr>
          <w:b/>
          <w:bCs/>
          <w:sz w:val="24"/>
        </w:rPr>
        <w:t>]</w:t>
      </w:r>
    </w:p>
    <w:p w14:paraId="7C353747" w14:textId="390A89E6" w:rsidR="00BE0A26" w:rsidRDefault="00BE0A26" w:rsidP="00BE0A26">
      <w:pPr>
        <w:pStyle w:val="2Text"/>
      </w:pPr>
      <w:r>
        <w:t xml:space="preserve">Prudential may require </w:t>
      </w:r>
      <w:r w:rsidR="00831858">
        <w:t>You</w:t>
      </w:r>
      <w:r>
        <w:t xml:space="preserve"> to send</w:t>
      </w:r>
      <w:r w:rsidR="00EF22D8" w:rsidRPr="00EF22D8">
        <w:rPr>
          <w:bCs/>
        </w:rPr>
        <w:t xml:space="preserve"> </w:t>
      </w:r>
      <w:r w:rsidR="00EF22D8">
        <w:rPr>
          <w:bCs/>
        </w:rPr>
        <w:t>satisfactory</w:t>
      </w:r>
      <w:r>
        <w:t xml:space="preserve"> proof of </w:t>
      </w:r>
      <w:r w:rsidR="00D60341">
        <w:t>Your</w:t>
      </w:r>
      <w:r>
        <w:t xml:space="preserve"> monthly </w:t>
      </w:r>
      <w:r w:rsidR="00167306" w:rsidRPr="00987A39">
        <w:t>Disability Earnings</w:t>
      </w:r>
      <w:r w:rsidR="00167306" w:rsidRPr="00167306">
        <w:rPr>
          <w:b/>
          <w:i/>
        </w:rPr>
        <w:t xml:space="preserve"> </w:t>
      </w:r>
      <w:r>
        <w:t xml:space="preserve">on a monthly basis. We will adjust </w:t>
      </w:r>
      <w:r w:rsidR="00D60341">
        <w:t>Your</w:t>
      </w:r>
      <w:r>
        <w:t xml:space="preserve"> </w:t>
      </w:r>
      <w:r w:rsidR="008D5390">
        <w:t>benefit</w:t>
      </w:r>
      <w:r>
        <w:t xml:space="preserve"> </w:t>
      </w:r>
      <w:r w:rsidR="00933E24">
        <w:t xml:space="preserve">payment </w:t>
      </w:r>
      <w:r>
        <w:t xml:space="preserve">based on </w:t>
      </w:r>
      <w:r w:rsidR="00D60341">
        <w:t>Your</w:t>
      </w:r>
      <w:r>
        <w:t xml:space="preserve"> monthly </w:t>
      </w:r>
      <w:r w:rsidR="00FB161A">
        <w:t>Disability Earnings</w:t>
      </w:r>
      <w:r>
        <w:t>.</w:t>
      </w:r>
    </w:p>
    <w:p w14:paraId="5976FA17" w14:textId="323B96AA" w:rsidR="00BE0A26" w:rsidRDefault="00BE0A26" w:rsidP="00BE0A26">
      <w:pPr>
        <w:pStyle w:val="2Text"/>
      </w:pPr>
      <w:r>
        <w:lastRenderedPageBreak/>
        <w:t xml:space="preserve">As part of </w:t>
      </w:r>
      <w:r w:rsidR="00D60341">
        <w:t>Your</w:t>
      </w:r>
      <w:r w:rsidR="00EF22D8" w:rsidRPr="00EF22D8">
        <w:rPr>
          <w:bCs/>
        </w:rPr>
        <w:t xml:space="preserve"> </w:t>
      </w:r>
      <w:r w:rsidR="00EF22D8">
        <w:rPr>
          <w:bCs/>
        </w:rPr>
        <w:t>satisfactory</w:t>
      </w:r>
      <w:r>
        <w:t xml:space="preserve"> proof of </w:t>
      </w:r>
      <w:r w:rsidR="00FB161A">
        <w:t>Disability Earnings</w:t>
      </w:r>
      <w:r>
        <w:t xml:space="preserve">, </w:t>
      </w:r>
      <w:r w:rsidR="003B254A">
        <w:t>We</w:t>
      </w:r>
      <w:r>
        <w:t xml:space="preserve"> can require that </w:t>
      </w:r>
      <w:r w:rsidR="00831858">
        <w:t>You</w:t>
      </w:r>
      <w:r>
        <w:t xml:space="preserve"> send </w:t>
      </w:r>
      <w:r w:rsidR="003B254A">
        <w:t>Us</w:t>
      </w:r>
      <w:r>
        <w:t xml:space="preserve"> appropriate financial records, including copies of </w:t>
      </w:r>
      <w:r w:rsidR="00D60341">
        <w:t>Your</w:t>
      </w:r>
      <w:r>
        <w:t xml:space="preserve"> IRS federal income tax return, W-2’s and 1099’s, which </w:t>
      </w:r>
      <w:r w:rsidR="003B254A">
        <w:t>We</w:t>
      </w:r>
      <w:r>
        <w:t xml:space="preserve"> believe are necessary to substantiate </w:t>
      </w:r>
      <w:r w:rsidR="00D60341">
        <w:t>Your</w:t>
      </w:r>
      <w:r>
        <w:t xml:space="preserve"> income.</w:t>
      </w:r>
    </w:p>
    <w:p w14:paraId="0D331974" w14:textId="1B585CB4" w:rsidR="00BE0A26" w:rsidRDefault="00F270C4" w:rsidP="00BE0A26">
      <w:pPr>
        <w:pStyle w:val="2Text"/>
        <w:rPr>
          <w:b/>
          <w:bCs/>
          <w:sz w:val="24"/>
          <w:szCs w:val="28"/>
        </w:rPr>
      </w:pPr>
      <w:r w:rsidRPr="00987A39">
        <w:rPr>
          <w:b/>
          <w:color w:val="FF0000"/>
          <w:sz w:val="24"/>
          <w:vertAlign w:val="superscript"/>
        </w:rPr>
        <w:t>1</w:t>
      </w:r>
      <w:r>
        <w:rPr>
          <w:b/>
          <w:color w:val="FF0000"/>
          <w:sz w:val="24"/>
          <w:vertAlign w:val="superscript"/>
        </w:rPr>
        <w:t>9b</w:t>
      </w:r>
      <w:r w:rsidRPr="00571C41">
        <w:rPr>
          <w:b/>
          <w:bCs/>
          <w:sz w:val="24"/>
        </w:rPr>
        <w:t>[</w:t>
      </w:r>
      <w:r w:rsidR="00BE0A26">
        <w:t xml:space="preserve">Salary continuance paid to supplement </w:t>
      </w:r>
      <w:r w:rsidR="00D60341">
        <w:t>Your</w:t>
      </w:r>
      <w:r w:rsidR="00BE0A26">
        <w:t xml:space="preserve"> </w:t>
      </w:r>
      <w:r w:rsidR="00167306" w:rsidRPr="00987A39">
        <w:t>Disability Earnings</w:t>
      </w:r>
      <w:r w:rsidR="00167306" w:rsidRPr="00167306">
        <w:rPr>
          <w:b/>
          <w:i/>
        </w:rPr>
        <w:t xml:space="preserve"> </w:t>
      </w:r>
      <w:r w:rsidR="00BE0A26">
        <w:t>will not be considered</w:t>
      </w:r>
      <w:r w:rsidR="000B6F9E">
        <w:t xml:space="preserve"> a</w:t>
      </w:r>
      <w:r w:rsidR="00BE0A26">
        <w:t xml:space="preserve"> </w:t>
      </w:r>
      <w:r w:rsidR="008D5390">
        <w:t>benefit</w:t>
      </w:r>
      <w:r w:rsidR="00BE0A26">
        <w:t xml:space="preserve"> </w:t>
      </w:r>
      <w:r w:rsidR="009A610E">
        <w:t xml:space="preserve">payment </w:t>
      </w:r>
      <w:r w:rsidR="00BE0A26">
        <w:t>for work performed.</w:t>
      </w:r>
      <w:r w:rsidR="00571C41" w:rsidRPr="00571C41">
        <w:rPr>
          <w:b/>
          <w:bCs/>
          <w:sz w:val="24"/>
        </w:rPr>
        <w:t>]</w:t>
      </w:r>
      <w:r w:rsidR="00DC06A6">
        <w:t xml:space="preserve"> </w:t>
      </w:r>
      <w:r w:rsidR="00571C41" w:rsidRPr="00571C41">
        <w:rPr>
          <w:b/>
          <w:bCs/>
          <w:sz w:val="24"/>
          <w:szCs w:val="28"/>
        </w:rPr>
        <w:t>]</w:t>
      </w:r>
    </w:p>
    <w:p w14:paraId="6F943CDE" w14:textId="116E3980" w:rsidR="00AC2EE8" w:rsidRDefault="00357D58" w:rsidP="00AC2EE8">
      <w:pPr>
        <w:pStyle w:val="SubtitleD"/>
      </w:pPr>
      <w:r w:rsidRPr="00776C0A">
        <w:rPr>
          <w:rFonts w:ascii="Arial" w:hAnsi="Arial" w:cs="Arial"/>
          <w:bCs/>
          <w:color w:val="FF0000"/>
          <w:vertAlign w:val="superscript"/>
        </w:rPr>
        <w:t>12d</w:t>
      </w:r>
      <w:r w:rsidRPr="00776C0A">
        <w:rPr>
          <w:rFonts w:ascii="Arial" w:hAnsi="Arial" w:cs="Arial"/>
          <w:bCs/>
        </w:rPr>
        <w:t>[</w:t>
      </w:r>
      <w:r w:rsidR="00AC2EE8">
        <w:t>What Happens If Your Disability Earnings Fluctuate?</w:t>
      </w:r>
    </w:p>
    <w:p w14:paraId="24EFF1D6" w14:textId="6E977E1A" w:rsidR="00AC2EE8" w:rsidRDefault="00AC2EE8" w:rsidP="00AC2EE8">
      <w:pPr>
        <w:pStyle w:val="2Text"/>
      </w:pPr>
      <w:r>
        <w:t xml:space="preserve">If Your </w:t>
      </w:r>
      <w:r w:rsidRPr="00987A39">
        <w:t>Disability Earnings</w:t>
      </w:r>
      <w:r w:rsidRPr="00167306">
        <w:rPr>
          <w:b/>
          <w:i/>
        </w:rPr>
        <w:t xml:space="preserve"> </w:t>
      </w:r>
      <w:r>
        <w:t xml:space="preserve">are expected to fluctuate widely from month to month, Prudential may average Your </w:t>
      </w:r>
      <w:r w:rsidRPr="00987A39">
        <w:t>Disability Earnings</w:t>
      </w:r>
      <w:r w:rsidRPr="00167306">
        <w:rPr>
          <w:b/>
          <w:i/>
        </w:rPr>
        <w:t xml:space="preserve"> </w:t>
      </w:r>
      <w:r>
        <w:t xml:space="preserve">over the most recent </w:t>
      </w:r>
      <w:r w:rsidRPr="165B09DB">
        <w:rPr>
          <w:b/>
          <w:color w:val="FF0000"/>
          <w:sz w:val="24"/>
          <w:szCs w:val="24"/>
          <w:vertAlign w:val="superscript"/>
        </w:rPr>
        <w:t>18d</w:t>
      </w:r>
      <w:r w:rsidRPr="165B09DB">
        <w:rPr>
          <w:b/>
          <w:sz w:val="24"/>
          <w:szCs w:val="24"/>
        </w:rPr>
        <w:t>[</w:t>
      </w:r>
      <w:r>
        <w:t>1 - 12 months</w:t>
      </w:r>
      <w:r w:rsidRPr="165B09DB">
        <w:rPr>
          <w:b/>
          <w:sz w:val="24"/>
          <w:szCs w:val="24"/>
        </w:rPr>
        <w:t>]</w:t>
      </w:r>
      <w:r>
        <w:t xml:space="preserve"> to determine if Your claim should continue subject to all other terms and conditions in the </w:t>
      </w:r>
      <w:r w:rsidR="00357D58">
        <w:t>d</w:t>
      </w:r>
      <w:r>
        <w:t>isability Plan.</w:t>
      </w:r>
    </w:p>
    <w:p w14:paraId="241D596A" w14:textId="77777777" w:rsidR="00AC2EE8" w:rsidRDefault="00AC2EE8" w:rsidP="00AC2EE8">
      <w:pPr>
        <w:pStyle w:val="2Text"/>
      </w:pPr>
      <w:r>
        <w:t xml:space="preserve">If Prudential averages Your Disability Earnings, We will terminate Your claim if </w:t>
      </w:r>
      <w:r w:rsidRPr="00987A39">
        <w:rPr>
          <w:b/>
          <w:color w:val="FF0000"/>
          <w:sz w:val="24"/>
          <w:vertAlign w:val="superscript"/>
        </w:rPr>
        <w:t>18</w:t>
      </w:r>
      <w:r w:rsidRPr="00571C41">
        <w:rPr>
          <w:b/>
          <w:bCs/>
          <w:sz w:val="24"/>
        </w:rPr>
        <w:t>[</w:t>
      </w:r>
      <w:r>
        <w:t>:</w:t>
      </w:r>
    </w:p>
    <w:p w14:paraId="14FBF39A" w14:textId="2821A8A0" w:rsidR="00AC2EE8" w:rsidRDefault="00AC2EE8" w:rsidP="00AC2EE8">
      <w:pPr>
        <w:pStyle w:val="BulletD"/>
      </w:pPr>
      <w:r>
        <w:t xml:space="preserve">During the first </w:t>
      </w:r>
      <w:r w:rsidRPr="0021243B">
        <w:rPr>
          <w:b/>
          <w:color w:val="FF0000"/>
          <w:sz w:val="24"/>
          <w:vertAlign w:val="superscript"/>
        </w:rPr>
        <w:t>18</w:t>
      </w:r>
      <w:r>
        <w:rPr>
          <w:b/>
          <w:color w:val="FF0000"/>
          <w:sz w:val="24"/>
          <w:vertAlign w:val="superscript"/>
        </w:rPr>
        <w:t>a</w:t>
      </w:r>
      <w:r w:rsidRPr="00571C41">
        <w:rPr>
          <w:b/>
          <w:bCs/>
          <w:sz w:val="24"/>
        </w:rPr>
        <w:t>[</w:t>
      </w:r>
      <w:r>
        <w:t>6 to unlimited months</w:t>
      </w:r>
      <w:r w:rsidRPr="00571C41">
        <w:rPr>
          <w:b/>
          <w:bCs/>
          <w:sz w:val="24"/>
        </w:rPr>
        <w:t>]</w:t>
      </w:r>
      <w:r>
        <w:t xml:space="preserve"> of disability benefit</w:t>
      </w:r>
      <w:r w:rsidRPr="000D08D2">
        <w:t xml:space="preserve"> </w:t>
      </w:r>
      <w:r>
        <w:t xml:space="preserve">payments, the average of Your </w:t>
      </w:r>
      <w:r w:rsidRPr="00987A39">
        <w:t>Disability Earnings</w:t>
      </w:r>
      <w:r w:rsidRPr="00167306">
        <w:rPr>
          <w:b/>
          <w:i/>
        </w:rPr>
        <w:t xml:space="preserve"> </w:t>
      </w:r>
      <w:r>
        <w:t xml:space="preserve">from the last 3 months exceeds </w:t>
      </w:r>
      <w:r w:rsidRPr="0021243B">
        <w:rPr>
          <w:b/>
          <w:color w:val="FF0000"/>
          <w:sz w:val="24"/>
          <w:vertAlign w:val="superscript"/>
        </w:rPr>
        <w:t>18</w:t>
      </w:r>
      <w:r>
        <w:rPr>
          <w:b/>
          <w:color w:val="FF0000"/>
          <w:sz w:val="24"/>
          <w:vertAlign w:val="superscript"/>
        </w:rPr>
        <w:t>b</w:t>
      </w:r>
      <w:r w:rsidRPr="00571C41">
        <w:rPr>
          <w:b/>
          <w:bCs/>
          <w:sz w:val="24"/>
        </w:rPr>
        <w:t>[</w:t>
      </w:r>
      <w:r>
        <w:t>80% to 100%</w:t>
      </w:r>
      <w:r w:rsidRPr="00571C41">
        <w:rPr>
          <w:b/>
          <w:bCs/>
          <w:sz w:val="24"/>
        </w:rPr>
        <w:t>]</w:t>
      </w:r>
      <w:r>
        <w:t xml:space="preserve"> of </w:t>
      </w:r>
      <w:r w:rsidR="00A750B2">
        <w:rPr>
          <w:b/>
          <w:bCs/>
          <w:color w:val="FF0000"/>
          <w:sz w:val="24"/>
          <w:szCs w:val="24"/>
          <w:vertAlign w:val="superscript"/>
        </w:rPr>
        <w:t>1</w:t>
      </w:r>
      <w:r w:rsidR="00A750B2" w:rsidRPr="00571C41">
        <w:rPr>
          <w:b/>
          <w:bCs/>
          <w:sz w:val="24"/>
          <w:szCs w:val="28"/>
        </w:rPr>
        <w:t>[</w:t>
      </w:r>
      <w:r w:rsidR="00A750B2">
        <w:t>Indexed</w:t>
      </w:r>
      <w:r w:rsidR="00A750B2" w:rsidRPr="00571C41">
        <w:rPr>
          <w:b/>
          <w:bCs/>
          <w:sz w:val="24"/>
        </w:rPr>
        <w:t>]</w:t>
      </w:r>
      <w:r>
        <w:t xml:space="preserve"> Monthly Earnings; or</w:t>
      </w:r>
    </w:p>
    <w:p w14:paraId="20BD2859" w14:textId="3B4C9F96" w:rsidR="00AC2EE8" w:rsidRDefault="00AC2EE8" w:rsidP="00AC2EE8">
      <w:pPr>
        <w:pStyle w:val="BulletD"/>
      </w:pPr>
      <w:r>
        <w:t xml:space="preserve">Beyond </w:t>
      </w:r>
      <w:r w:rsidRPr="0021243B">
        <w:rPr>
          <w:b/>
          <w:color w:val="FF0000"/>
          <w:sz w:val="24"/>
          <w:vertAlign w:val="superscript"/>
        </w:rPr>
        <w:t>18</w:t>
      </w:r>
      <w:r>
        <w:rPr>
          <w:b/>
          <w:color w:val="FF0000"/>
          <w:sz w:val="24"/>
          <w:vertAlign w:val="superscript"/>
        </w:rPr>
        <w:t>a</w:t>
      </w:r>
      <w:r w:rsidRPr="00571C41">
        <w:rPr>
          <w:b/>
          <w:bCs/>
          <w:sz w:val="24"/>
        </w:rPr>
        <w:t>[</w:t>
      </w:r>
      <w:r>
        <w:t>6 to unlimited months</w:t>
      </w:r>
      <w:r w:rsidRPr="00571C41">
        <w:rPr>
          <w:b/>
          <w:bCs/>
          <w:sz w:val="24"/>
        </w:rPr>
        <w:t>]</w:t>
      </w:r>
      <w:r>
        <w:t xml:space="preserve"> of disability benefit</w:t>
      </w:r>
      <w:r w:rsidRPr="000D08D2">
        <w:t xml:space="preserve"> </w:t>
      </w:r>
      <w:r>
        <w:t xml:space="preserve">payments, the average of Your </w:t>
      </w:r>
      <w:r w:rsidRPr="00987A39">
        <w:t>Disability Earnings</w:t>
      </w:r>
      <w:r w:rsidRPr="00167306">
        <w:rPr>
          <w:b/>
          <w:i/>
        </w:rPr>
        <w:t xml:space="preserve"> </w:t>
      </w:r>
      <w:r>
        <w:t xml:space="preserve">from the last 3 months exceeds </w:t>
      </w:r>
      <w:r w:rsidRPr="0021243B">
        <w:rPr>
          <w:b/>
          <w:color w:val="FF0000"/>
          <w:sz w:val="24"/>
          <w:vertAlign w:val="superscript"/>
        </w:rPr>
        <w:t>1</w:t>
      </w:r>
      <w:r>
        <w:rPr>
          <w:b/>
          <w:color w:val="FF0000"/>
          <w:sz w:val="24"/>
          <w:vertAlign w:val="superscript"/>
        </w:rPr>
        <w:t>4c</w:t>
      </w:r>
      <w:r w:rsidRPr="00571C41">
        <w:rPr>
          <w:b/>
          <w:bCs/>
          <w:sz w:val="24"/>
        </w:rPr>
        <w:t>[</w:t>
      </w:r>
      <w:r>
        <w:t>20% to 100%</w:t>
      </w:r>
      <w:r w:rsidRPr="00571C41">
        <w:rPr>
          <w:b/>
          <w:bCs/>
          <w:sz w:val="24"/>
        </w:rPr>
        <w:t>]</w:t>
      </w:r>
      <w:r>
        <w:t xml:space="preserve"> of </w:t>
      </w:r>
      <w:r w:rsidR="004F0374">
        <w:rPr>
          <w:b/>
          <w:bCs/>
          <w:color w:val="FF0000"/>
          <w:sz w:val="24"/>
          <w:szCs w:val="24"/>
          <w:vertAlign w:val="superscript"/>
        </w:rPr>
        <w:t>1</w:t>
      </w:r>
      <w:r w:rsidR="004F0374" w:rsidRPr="00571C41">
        <w:rPr>
          <w:b/>
          <w:bCs/>
          <w:sz w:val="24"/>
          <w:szCs w:val="28"/>
        </w:rPr>
        <w:t>[</w:t>
      </w:r>
      <w:r w:rsidR="004F0374">
        <w:t>Indexed</w:t>
      </w:r>
      <w:r w:rsidR="004F0374" w:rsidRPr="00571C41">
        <w:rPr>
          <w:b/>
          <w:bCs/>
          <w:sz w:val="24"/>
        </w:rPr>
        <w:t>]</w:t>
      </w:r>
      <w:r>
        <w:t xml:space="preserve"> Monthly Earnings.</w:t>
      </w:r>
      <w:r w:rsidRPr="00571C41">
        <w:rPr>
          <w:b/>
          <w:bCs/>
          <w:sz w:val="24"/>
        </w:rPr>
        <w:t>]</w:t>
      </w:r>
    </w:p>
    <w:p w14:paraId="13C1AA2A" w14:textId="7AA491E8" w:rsidR="00AC2EE8" w:rsidRDefault="00AC2EE8" w:rsidP="00AC2EE8">
      <w:pPr>
        <w:pStyle w:val="2Text"/>
      </w:pPr>
      <w:r>
        <w:t xml:space="preserve">We will not pay You for any month during which </w:t>
      </w:r>
      <w:r w:rsidRPr="00987A39">
        <w:t>Disability Earnings</w:t>
      </w:r>
      <w:r w:rsidRPr="00167306">
        <w:rPr>
          <w:b/>
          <w:i/>
        </w:rPr>
        <w:t xml:space="preserve"> </w:t>
      </w:r>
      <w:r>
        <w:t>exceed the above amount</w:t>
      </w:r>
      <w:r w:rsidRPr="00571C41">
        <w:rPr>
          <w:b/>
          <w:bCs/>
          <w:sz w:val="24"/>
        </w:rPr>
        <w:t>[</w:t>
      </w:r>
      <w:r>
        <w:t>s</w:t>
      </w:r>
      <w:r w:rsidRPr="00571C41">
        <w:rPr>
          <w:b/>
          <w:bCs/>
          <w:sz w:val="24"/>
        </w:rPr>
        <w:t>]</w:t>
      </w:r>
      <w:r>
        <w:t>.</w:t>
      </w:r>
      <w:r w:rsidR="00357D58" w:rsidRPr="00571C41">
        <w:rPr>
          <w:b/>
          <w:bCs/>
          <w:sz w:val="24"/>
        </w:rPr>
        <w:t>]</w:t>
      </w:r>
    </w:p>
    <w:p w14:paraId="07A74916" w14:textId="3458A9BF" w:rsidR="00BE0A26" w:rsidRDefault="00C13914" w:rsidP="00BE0A26">
      <w:pPr>
        <w:pStyle w:val="SubtitleD"/>
      </w:pPr>
      <w:r w:rsidRPr="00987A39">
        <w:rPr>
          <w:rFonts w:ascii="Arial" w:hAnsi="Arial" w:cs="Arial"/>
          <w:color w:val="FF0000"/>
          <w:vertAlign w:val="superscript"/>
        </w:rPr>
        <w:t>16</w:t>
      </w:r>
      <w:r w:rsidR="00571C41" w:rsidRPr="00776C0A">
        <w:rPr>
          <w:rFonts w:ascii="Arial" w:hAnsi="Arial" w:cs="Arial"/>
        </w:rPr>
        <w:t>[</w:t>
      </w:r>
      <w:commentRangeStart w:id="229"/>
      <w:commentRangeStart w:id="230"/>
      <w:r w:rsidR="00BE0A26">
        <w:t>Will the</w:t>
      </w:r>
      <w:r w:rsidR="00B26632">
        <w:t xml:space="preserve"> Plan </w:t>
      </w:r>
      <w:r w:rsidR="00BE0A26">
        <w:t xml:space="preserve">Contribute to </w:t>
      </w:r>
      <w:r w:rsidR="00D60341">
        <w:t>Your</w:t>
      </w:r>
      <w:r w:rsidR="00112C25">
        <w:t xml:space="preserve"> Retirement</w:t>
      </w:r>
      <w:r w:rsidR="00BE0A26">
        <w:t xml:space="preserve"> </w:t>
      </w:r>
      <w:r w:rsidR="00C2405D">
        <w:t>Policy</w:t>
      </w:r>
      <w:r w:rsidR="00BE0A26">
        <w:t>?</w:t>
      </w:r>
      <w:r w:rsidR="003D7B20">
        <w:t xml:space="preserve">  </w:t>
      </w:r>
      <w:commentRangeEnd w:id="229"/>
      <w:r w:rsidR="00695173">
        <w:rPr>
          <w:rStyle w:val="CommentReference"/>
          <w:sz w:val="24"/>
          <w:szCs w:val="20"/>
        </w:rPr>
        <w:commentReference w:id="229"/>
      </w:r>
      <w:commentRangeEnd w:id="230"/>
      <w:r w:rsidR="00AB4EA0">
        <w:rPr>
          <w:rStyle w:val="CommentReference"/>
          <w:sz w:val="24"/>
          <w:szCs w:val="20"/>
        </w:rPr>
        <w:commentReference w:id="230"/>
      </w:r>
    </w:p>
    <w:p w14:paraId="31F553DC" w14:textId="457E37BD" w:rsidR="00756696" w:rsidRPr="00987A39" w:rsidRDefault="00756696" w:rsidP="009216FF">
      <w:pPr>
        <w:pStyle w:val="Indent1"/>
        <w:ind w:firstLine="0"/>
        <w:rPr>
          <w:b/>
          <w:sz w:val="22"/>
          <w:szCs w:val="22"/>
        </w:rPr>
      </w:pPr>
      <w:r w:rsidRPr="00987A39">
        <w:rPr>
          <w:b/>
          <w:sz w:val="22"/>
          <w:szCs w:val="22"/>
        </w:rPr>
        <w:t xml:space="preserve">Any payment made under this option may be taxable. You are advised to seek the help of a professional tax advisor for assistance with any questions that </w:t>
      </w:r>
      <w:r w:rsidR="00831858">
        <w:rPr>
          <w:b/>
          <w:sz w:val="22"/>
          <w:szCs w:val="22"/>
        </w:rPr>
        <w:t>You</w:t>
      </w:r>
      <w:r w:rsidRPr="00987A39">
        <w:rPr>
          <w:b/>
          <w:sz w:val="22"/>
          <w:szCs w:val="22"/>
        </w:rPr>
        <w:t xml:space="preserve"> may have.</w:t>
      </w:r>
    </w:p>
    <w:p w14:paraId="384861F5" w14:textId="61B6641B" w:rsidR="0008106E" w:rsidRPr="00987A39" w:rsidRDefault="0008106E" w:rsidP="0008106E">
      <w:pPr>
        <w:pStyle w:val="2Text"/>
      </w:pPr>
      <w:r w:rsidRPr="00987A39">
        <w:t xml:space="preserve">You may be eligible to receive a </w:t>
      </w:r>
      <w:r w:rsidR="002E4EE3">
        <w:t>R</w:t>
      </w:r>
      <w:r w:rsidR="00990F98" w:rsidRPr="00987A39">
        <w:t>etirement</w:t>
      </w:r>
      <w:r w:rsidRPr="00987A39">
        <w:t xml:space="preserve"> </w:t>
      </w:r>
      <w:r w:rsidR="002E4EE3">
        <w:t>S</w:t>
      </w:r>
      <w:r w:rsidRPr="00987A39">
        <w:t xml:space="preserve">upplemental </w:t>
      </w:r>
      <w:r w:rsidR="002E4EE3">
        <w:t xml:space="preserve">Benefit </w:t>
      </w:r>
      <w:r w:rsidRPr="00987A39">
        <w:t>payment</w:t>
      </w:r>
      <w:r w:rsidR="002309F2">
        <w:t xml:space="preserve">. The </w:t>
      </w:r>
      <w:r w:rsidR="0060395F">
        <w:t>R</w:t>
      </w:r>
      <w:r w:rsidR="00A43487">
        <w:t xml:space="preserve">etirement </w:t>
      </w:r>
      <w:r w:rsidR="0060395F">
        <w:t>S</w:t>
      </w:r>
      <w:r w:rsidR="00A43487">
        <w:t xml:space="preserve">upplemental </w:t>
      </w:r>
      <w:r w:rsidR="0060395F">
        <w:t xml:space="preserve">Benefit </w:t>
      </w:r>
      <w:r w:rsidR="00A43487">
        <w:t>payment will be</w:t>
      </w:r>
      <w:r w:rsidRPr="00987A39">
        <w:t xml:space="preserve"> paid to the trustee</w:t>
      </w:r>
      <w:r w:rsidR="00A96F79">
        <w:t xml:space="preserve">, deferred annuity or similar retirement </w:t>
      </w:r>
      <w:r w:rsidR="00F866C2">
        <w:t xml:space="preserve">tax-deferred </w:t>
      </w:r>
      <w:r w:rsidR="00A96F79">
        <w:t xml:space="preserve">savings vehicle or </w:t>
      </w:r>
      <w:r w:rsidRPr="00987A39">
        <w:t xml:space="preserve">administrator of </w:t>
      </w:r>
      <w:r w:rsidR="00D60341">
        <w:t>Your</w:t>
      </w:r>
      <w:r w:rsidRPr="002B55C1">
        <w:t xml:space="preserve"> </w:t>
      </w:r>
      <w:r w:rsidR="00400B30" w:rsidRPr="00B37216">
        <w:t>R</w:t>
      </w:r>
      <w:r w:rsidR="007C4360" w:rsidRPr="00B37216">
        <w:t>etirement</w:t>
      </w:r>
      <w:r w:rsidRPr="00B37216">
        <w:t xml:space="preserve"> </w:t>
      </w:r>
      <w:r w:rsidR="00400B30" w:rsidRPr="00B37216">
        <w:t>P</w:t>
      </w:r>
      <w:r w:rsidR="002C2449" w:rsidRPr="00B37216">
        <w:t>olicy</w:t>
      </w:r>
      <w:r w:rsidR="009445E8">
        <w:t xml:space="preserve"> or to </w:t>
      </w:r>
      <w:r w:rsidR="00EB2794">
        <w:t>You</w:t>
      </w:r>
      <w:r w:rsidR="00196A85">
        <w:t xml:space="preserve"> directly for deposit in the Retirement Policy </w:t>
      </w:r>
      <w:r w:rsidR="00BB5A30">
        <w:t xml:space="preserve">if the </w:t>
      </w:r>
      <w:r w:rsidR="00DA70DB">
        <w:t xml:space="preserve">trustee or administrator is not able to accept </w:t>
      </w:r>
      <w:r w:rsidR="00525AE4">
        <w:t>T</w:t>
      </w:r>
      <w:r w:rsidR="001F7E93">
        <w:t>hi</w:t>
      </w:r>
      <w:r w:rsidR="00DA70DB" w:rsidRPr="001F7E93">
        <w:t xml:space="preserve">rd </w:t>
      </w:r>
      <w:r w:rsidR="00525AE4">
        <w:t>P</w:t>
      </w:r>
      <w:r w:rsidR="00DA70DB" w:rsidRPr="001F7E93">
        <w:t>arty</w:t>
      </w:r>
      <w:r w:rsidR="00DA70DB">
        <w:t xml:space="preserve"> contributions on </w:t>
      </w:r>
      <w:r w:rsidR="00D60341">
        <w:t>Your</w:t>
      </w:r>
      <w:r w:rsidR="00DA70DB">
        <w:t xml:space="preserve"> behalf</w:t>
      </w:r>
      <w:r w:rsidRPr="00987A39">
        <w:t>.</w:t>
      </w:r>
      <w:r w:rsidR="002C2449">
        <w:t xml:space="preserve"> </w:t>
      </w:r>
      <w:r w:rsidR="00B523FD">
        <w:t xml:space="preserve">A payment will be made for the period of time </w:t>
      </w:r>
      <w:r w:rsidR="007553B7">
        <w:t xml:space="preserve">for which </w:t>
      </w:r>
      <w:r w:rsidR="00831858">
        <w:t>You</w:t>
      </w:r>
      <w:r w:rsidR="007553B7">
        <w:t xml:space="preserve"> are entitled </w:t>
      </w:r>
      <w:r w:rsidR="00265C31">
        <w:t xml:space="preserve">to </w:t>
      </w:r>
      <w:r w:rsidR="007553B7">
        <w:t>receive such benefit payments</w:t>
      </w:r>
      <w:r w:rsidR="00B523FD">
        <w:t>.</w:t>
      </w:r>
      <w:r w:rsidR="005B586A">
        <w:t xml:space="preserve"> </w:t>
      </w:r>
    </w:p>
    <w:p w14:paraId="4C57C3F9" w14:textId="050C39BC" w:rsidR="00CC72FB" w:rsidRDefault="00112C25" w:rsidP="00BE0A26">
      <w:pPr>
        <w:pStyle w:val="2Text"/>
      </w:pPr>
      <w:r>
        <w:t>Y</w:t>
      </w:r>
      <w:r w:rsidR="00BE0A26">
        <w:t xml:space="preserve">ou are </w:t>
      </w:r>
      <w:r w:rsidR="00CC72FB">
        <w:t>eligible</w:t>
      </w:r>
      <w:r w:rsidR="000E73B6">
        <w:t xml:space="preserve"> for a </w:t>
      </w:r>
      <w:r w:rsidR="0075205B">
        <w:t>R</w:t>
      </w:r>
      <w:r w:rsidR="00164285">
        <w:t xml:space="preserve">etirement </w:t>
      </w:r>
      <w:r w:rsidR="0075205B">
        <w:t>S</w:t>
      </w:r>
      <w:r w:rsidR="00164285">
        <w:t xml:space="preserve">upplemental </w:t>
      </w:r>
      <w:r w:rsidR="0075205B">
        <w:t xml:space="preserve">Benefit </w:t>
      </w:r>
      <w:r w:rsidR="00164285">
        <w:t>payment</w:t>
      </w:r>
      <w:r w:rsidR="00CC72FB">
        <w:t xml:space="preserve"> if </w:t>
      </w:r>
      <w:r w:rsidR="00831858">
        <w:t>You</w:t>
      </w:r>
      <w:r w:rsidR="00077C0F">
        <w:t xml:space="preserve"> </w:t>
      </w:r>
      <w:r w:rsidR="003C119C" w:rsidRPr="00987A39">
        <w:rPr>
          <w:rFonts w:cs="Arial"/>
          <w:b/>
          <w:color w:val="FF0000"/>
          <w:sz w:val="24"/>
          <w:szCs w:val="24"/>
          <w:vertAlign w:val="superscript"/>
        </w:rPr>
        <w:t>16</w:t>
      </w:r>
      <w:r w:rsidR="00DF3D8F" w:rsidRPr="00987A39">
        <w:rPr>
          <w:rFonts w:cs="Arial"/>
          <w:b/>
          <w:color w:val="FF0000"/>
          <w:sz w:val="24"/>
          <w:szCs w:val="24"/>
          <w:vertAlign w:val="superscript"/>
        </w:rPr>
        <w:t>a</w:t>
      </w:r>
      <w:r w:rsidR="00571C41" w:rsidRPr="00571C41">
        <w:rPr>
          <w:b/>
          <w:bCs/>
          <w:sz w:val="24"/>
        </w:rPr>
        <w:t>[</w:t>
      </w:r>
      <w:r w:rsidR="00CC72FB">
        <w:t>:</w:t>
      </w:r>
    </w:p>
    <w:p w14:paraId="26F0F7D8" w14:textId="0E154B22" w:rsidR="00CC72FB" w:rsidRDefault="009032AB" w:rsidP="00B37216">
      <w:pPr>
        <w:pStyle w:val="BulletD"/>
      </w:pPr>
      <w:r>
        <w:t>h</w:t>
      </w:r>
      <w:r w:rsidR="00077C0F">
        <w:t xml:space="preserve">ave been </w:t>
      </w:r>
      <w:r w:rsidR="00167306" w:rsidRPr="00987A39">
        <w:t>Disabled</w:t>
      </w:r>
      <w:r w:rsidR="00167306" w:rsidRPr="000B26A3">
        <w:t xml:space="preserve"> </w:t>
      </w:r>
      <w:r w:rsidR="00077C0F">
        <w:t xml:space="preserve">for the greater of </w:t>
      </w:r>
      <w:r w:rsidR="00202570" w:rsidRPr="00E32524">
        <w:rPr>
          <w:rFonts w:cs="Arial"/>
          <w:b/>
          <w:color w:val="FF0000"/>
          <w:sz w:val="24"/>
          <w:szCs w:val="24"/>
          <w:vertAlign w:val="superscript"/>
        </w:rPr>
        <w:t>16</w:t>
      </w:r>
      <w:r w:rsidR="003D09AA">
        <w:rPr>
          <w:rFonts w:cs="Arial"/>
          <w:b/>
          <w:color w:val="FF0000"/>
          <w:sz w:val="24"/>
          <w:szCs w:val="24"/>
          <w:vertAlign w:val="superscript"/>
        </w:rPr>
        <w:t>b</w:t>
      </w:r>
      <w:r w:rsidR="00571C41" w:rsidRPr="00571C41">
        <w:rPr>
          <w:b/>
          <w:bCs/>
          <w:sz w:val="24"/>
        </w:rPr>
        <w:t>[</w:t>
      </w:r>
      <w:r w:rsidR="009D301D">
        <w:t xml:space="preserve">90 </w:t>
      </w:r>
      <w:r w:rsidR="001D41C3">
        <w:t>to</w:t>
      </w:r>
      <w:r w:rsidR="009D301D">
        <w:t xml:space="preserve"> 365</w:t>
      </w:r>
      <w:r w:rsidR="00077C0F">
        <w:t xml:space="preserve"> consecutive days</w:t>
      </w:r>
      <w:r w:rsidR="00571C41" w:rsidRPr="00571C41">
        <w:rPr>
          <w:b/>
          <w:bCs/>
          <w:sz w:val="24"/>
        </w:rPr>
        <w:t>]</w:t>
      </w:r>
      <w:r w:rsidR="00077C0F">
        <w:t xml:space="preserve"> or </w:t>
      </w:r>
      <w:r w:rsidR="00D60341">
        <w:t>Your</w:t>
      </w:r>
      <w:r w:rsidR="00077C0F">
        <w:t xml:space="preserve"> </w:t>
      </w:r>
      <w:r w:rsidR="00DB3F54" w:rsidRPr="00987A39">
        <w:t>Elimination Period</w:t>
      </w:r>
      <w:r w:rsidR="00A7092D">
        <w:t xml:space="preserve"> under the</w:t>
      </w:r>
      <w:r w:rsidR="00E934F8">
        <w:t xml:space="preserve"> </w:t>
      </w:r>
      <w:r w:rsidR="00E934F8" w:rsidRPr="00987A39">
        <w:rPr>
          <w:b/>
          <w:bCs/>
          <w:color w:val="FF0000"/>
          <w:sz w:val="24"/>
          <w:szCs w:val="24"/>
          <w:vertAlign w:val="superscript"/>
        </w:rPr>
        <w:t>CV1</w:t>
      </w:r>
      <w:r w:rsidR="00E934F8">
        <w:t xml:space="preserve"> </w:t>
      </w:r>
      <w:r w:rsidR="00571C41" w:rsidRPr="00571C41">
        <w:rPr>
          <w:b/>
          <w:bCs/>
          <w:sz w:val="24"/>
        </w:rPr>
        <w:t>[</w:t>
      </w:r>
      <w:r w:rsidR="004B7887">
        <w:t>l</w:t>
      </w:r>
      <w:r w:rsidR="008E4DEA">
        <w:t xml:space="preserve">ong </w:t>
      </w:r>
      <w:r w:rsidR="004B7887">
        <w:t>t</w:t>
      </w:r>
      <w:r w:rsidR="008E4DEA">
        <w:t>erm</w:t>
      </w:r>
      <w:r w:rsidR="00571C41" w:rsidRPr="00571C41">
        <w:rPr>
          <w:b/>
          <w:bCs/>
          <w:sz w:val="24"/>
        </w:rPr>
        <w:t>]</w:t>
      </w:r>
      <w:r w:rsidR="008E4DEA">
        <w:t xml:space="preserve"> </w:t>
      </w:r>
      <w:r w:rsidR="004B7887">
        <w:t>d</w:t>
      </w:r>
      <w:r w:rsidR="008569E0">
        <w:t xml:space="preserve">isability </w:t>
      </w:r>
      <w:r w:rsidR="0007726A">
        <w:t>plan</w:t>
      </w:r>
      <w:r w:rsidR="00077C0F">
        <w:t>;</w:t>
      </w:r>
    </w:p>
    <w:p w14:paraId="65BBAECD" w14:textId="539C7900" w:rsidR="00077C0F" w:rsidRDefault="00077C0F" w:rsidP="00B37216">
      <w:pPr>
        <w:pStyle w:val="BulletD"/>
      </w:pPr>
      <w:r>
        <w:t xml:space="preserve">are receiving </w:t>
      </w:r>
      <w:r w:rsidR="00440B00">
        <w:rPr>
          <w:rFonts w:cs="Arial"/>
          <w:b/>
          <w:color w:val="FF0000"/>
          <w:sz w:val="24"/>
          <w:szCs w:val="24"/>
          <w:vertAlign w:val="superscript"/>
        </w:rPr>
        <w:t>CV1</w:t>
      </w:r>
      <w:r w:rsidR="00571C41" w:rsidRPr="00571C41">
        <w:rPr>
          <w:b/>
          <w:bCs/>
          <w:sz w:val="24"/>
        </w:rPr>
        <w:t>[</w:t>
      </w:r>
      <w:r w:rsidR="00081686">
        <w:t>l</w:t>
      </w:r>
      <w:r>
        <w:t xml:space="preserve">ong </w:t>
      </w:r>
      <w:r w:rsidR="00081686">
        <w:t>t</w:t>
      </w:r>
      <w:r>
        <w:t>erm</w:t>
      </w:r>
      <w:r w:rsidR="00571C41" w:rsidRPr="00571C41">
        <w:rPr>
          <w:b/>
          <w:bCs/>
          <w:sz w:val="24"/>
        </w:rPr>
        <w:t>]</w:t>
      </w:r>
      <w:r>
        <w:t xml:space="preserve"> </w:t>
      </w:r>
      <w:r w:rsidR="00081686">
        <w:t>d</w:t>
      </w:r>
      <w:r>
        <w:t>isability benefit</w:t>
      </w:r>
      <w:r w:rsidR="00DD6DC3">
        <w:t xml:space="preserve"> payments</w:t>
      </w:r>
      <w:r>
        <w:t xml:space="preserve"> under the </w:t>
      </w:r>
      <w:r w:rsidR="00477316">
        <w:t>P</w:t>
      </w:r>
      <w:r>
        <w:t>lan</w:t>
      </w:r>
      <w:r w:rsidR="00F731E5">
        <w:t>;</w:t>
      </w:r>
      <w:r w:rsidR="00DE64A8">
        <w:t xml:space="preserve"> </w:t>
      </w:r>
    </w:p>
    <w:p w14:paraId="552B30B7" w14:textId="41CA699F" w:rsidR="006111E1" w:rsidRDefault="00786D85" w:rsidP="00B37216">
      <w:pPr>
        <w:pStyle w:val="BulletD"/>
      </w:pPr>
      <w:r>
        <w:t xml:space="preserve">are participating in </w:t>
      </w:r>
      <w:r w:rsidR="006A632F">
        <w:rPr>
          <w:rFonts w:cs="Arial"/>
          <w:b/>
          <w:color w:val="FF0000"/>
          <w:sz w:val="24"/>
          <w:szCs w:val="24"/>
          <w:vertAlign w:val="superscript"/>
        </w:rPr>
        <w:t>CV2</w:t>
      </w:r>
      <w:r w:rsidR="00571C41" w:rsidRPr="001935DA">
        <w:rPr>
          <w:rFonts w:cs="Arial"/>
          <w:b/>
          <w:sz w:val="24"/>
          <w:szCs w:val="24"/>
        </w:rPr>
        <w:t>[</w:t>
      </w:r>
      <w:r w:rsidR="00C671AE">
        <w:t xml:space="preserve">Your </w:t>
      </w:r>
      <w:r w:rsidR="00220F47">
        <w:t>Employer</w:t>
      </w:r>
      <w:r w:rsidR="005F5295">
        <w:t>’</w:t>
      </w:r>
      <w:r w:rsidR="00220F47">
        <w:t>s</w:t>
      </w:r>
      <w:r w:rsidR="00571C41" w:rsidRPr="00571C41">
        <w:rPr>
          <w:b/>
          <w:bCs/>
          <w:sz w:val="24"/>
        </w:rPr>
        <w:t>]</w:t>
      </w:r>
      <w:r>
        <w:t xml:space="preserve"> sponsored </w:t>
      </w:r>
      <w:r w:rsidR="00BC6C32">
        <w:t>R</w:t>
      </w:r>
      <w:r w:rsidR="003149EE" w:rsidRPr="00987A39">
        <w:t>etirement</w:t>
      </w:r>
      <w:r w:rsidRPr="003243FD">
        <w:t xml:space="preserve"> </w:t>
      </w:r>
      <w:r w:rsidR="00C2405D">
        <w:t>Policy</w:t>
      </w:r>
      <w:r>
        <w:t>;</w:t>
      </w:r>
      <w:r w:rsidR="00580941">
        <w:t xml:space="preserve"> </w:t>
      </w:r>
    </w:p>
    <w:p w14:paraId="21B6AD4F" w14:textId="0D42E290" w:rsidR="000125E8" w:rsidRDefault="00580941" w:rsidP="00B37216">
      <w:pPr>
        <w:pStyle w:val="BulletD"/>
      </w:pPr>
      <w:r>
        <w:t xml:space="preserve">have been participating in </w:t>
      </w:r>
      <w:r w:rsidR="006A632F">
        <w:rPr>
          <w:rFonts w:cs="Arial"/>
          <w:b/>
          <w:color w:val="FF0000"/>
          <w:sz w:val="24"/>
          <w:szCs w:val="24"/>
          <w:vertAlign w:val="superscript"/>
        </w:rPr>
        <w:t>CV2</w:t>
      </w:r>
      <w:r w:rsidR="00571C41" w:rsidRPr="001935DA">
        <w:rPr>
          <w:rFonts w:cs="Arial"/>
          <w:b/>
          <w:sz w:val="24"/>
          <w:szCs w:val="24"/>
        </w:rPr>
        <w:t>[</w:t>
      </w:r>
      <w:r w:rsidR="00C671AE">
        <w:t>Your</w:t>
      </w:r>
      <w:r>
        <w:t xml:space="preserve"> </w:t>
      </w:r>
      <w:r w:rsidR="00220F47">
        <w:t>Employer</w:t>
      </w:r>
      <w:r w:rsidR="00CB0FA9">
        <w:t>’</w:t>
      </w:r>
      <w:r w:rsidR="00220F47">
        <w:t>s</w:t>
      </w:r>
      <w:r w:rsidR="00571C41" w:rsidRPr="00571C41">
        <w:rPr>
          <w:b/>
          <w:bCs/>
          <w:sz w:val="24"/>
        </w:rPr>
        <w:t>]</w:t>
      </w:r>
      <w:r>
        <w:t xml:space="preserve"> </w:t>
      </w:r>
      <w:r w:rsidR="00F01BE9">
        <w:t xml:space="preserve">sponsored </w:t>
      </w:r>
      <w:r w:rsidR="00DD6DC3">
        <w:t>R</w:t>
      </w:r>
      <w:r w:rsidR="00F01BE9" w:rsidRPr="003C1C11">
        <w:t>e</w:t>
      </w:r>
      <w:r w:rsidR="00BC6C32">
        <w:t>tirement</w:t>
      </w:r>
      <w:r w:rsidR="00F01BE9" w:rsidRPr="003C1C11">
        <w:t xml:space="preserve"> </w:t>
      </w:r>
      <w:r w:rsidR="00C2405D">
        <w:t>Policy</w:t>
      </w:r>
      <w:r w:rsidR="00F01BE9">
        <w:t xml:space="preserve"> for at least </w:t>
      </w:r>
      <w:r w:rsidR="001D41C3" w:rsidRPr="00987A39">
        <w:rPr>
          <w:b/>
          <w:bCs/>
          <w:color w:val="FF0000"/>
          <w:sz w:val="24"/>
          <w:szCs w:val="24"/>
          <w:vertAlign w:val="superscript"/>
        </w:rPr>
        <w:t>16</w:t>
      </w:r>
      <w:r w:rsidR="00C828D2">
        <w:rPr>
          <w:b/>
          <w:bCs/>
          <w:color w:val="FF0000"/>
          <w:sz w:val="24"/>
          <w:szCs w:val="24"/>
          <w:vertAlign w:val="superscript"/>
        </w:rPr>
        <w:t>c</w:t>
      </w:r>
      <w:r w:rsidR="00571C41" w:rsidRPr="00571C41">
        <w:rPr>
          <w:b/>
          <w:bCs/>
          <w:sz w:val="24"/>
        </w:rPr>
        <w:t>[</w:t>
      </w:r>
      <w:r w:rsidR="00F01BE9">
        <w:t>6</w:t>
      </w:r>
      <w:r w:rsidR="001D41C3">
        <w:t xml:space="preserve"> to </w:t>
      </w:r>
      <w:r w:rsidR="00F01BE9">
        <w:t>24 months</w:t>
      </w:r>
      <w:r w:rsidR="00571C41" w:rsidRPr="00571C41">
        <w:rPr>
          <w:b/>
          <w:bCs/>
          <w:sz w:val="24"/>
        </w:rPr>
        <w:t>]</w:t>
      </w:r>
      <w:r w:rsidR="00F01BE9">
        <w:t xml:space="preserve"> before </w:t>
      </w:r>
      <w:r w:rsidR="00D60341">
        <w:t>Your</w:t>
      </w:r>
      <w:r w:rsidR="00F01BE9">
        <w:t xml:space="preserve"> </w:t>
      </w:r>
      <w:r w:rsidR="00FF5545">
        <w:t>Disability</w:t>
      </w:r>
      <w:r w:rsidR="00F01BE9">
        <w:t xml:space="preserve"> began</w:t>
      </w:r>
      <w:r w:rsidR="00B77BC2">
        <w:t>;</w:t>
      </w:r>
    </w:p>
    <w:p w14:paraId="0A2F22D6" w14:textId="3A84230C" w:rsidR="008C1175" w:rsidRDefault="009F0E67" w:rsidP="00B37216">
      <w:pPr>
        <w:pStyle w:val="BulletD"/>
      </w:pPr>
      <w:r>
        <w:lastRenderedPageBreak/>
        <w:t>h</w:t>
      </w:r>
      <w:r w:rsidR="000E21A3">
        <w:t xml:space="preserve">ave </w:t>
      </w:r>
      <w:r>
        <w:t>setup</w:t>
      </w:r>
      <w:r w:rsidR="000E21A3">
        <w:t xml:space="preserve"> a deferred annuity or similar retirement </w:t>
      </w:r>
      <w:r w:rsidR="00A96F79">
        <w:t xml:space="preserve">tax-deferred </w:t>
      </w:r>
      <w:r w:rsidR="000E21A3">
        <w:t>savings vehicle</w:t>
      </w:r>
      <w:r w:rsidR="00A96F79">
        <w:t xml:space="preserve"> </w:t>
      </w:r>
      <w:r w:rsidR="00B77BC2">
        <w:t>; and</w:t>
      </w:r>
    </w:p>
    <w:p w14:paraId="2D7B7ED2" w14:textId="6B68EDA7" w:rsidR="009D301D" w:rsidRDefault="00ED3709" w:rsidP="00B37216">
      <w:pPr>
        <w:pStyle w:val="BulletD"/>
      </w:pPr>
      <w:r>
        <w:t>c</w:t>
      </w:r>
      <w:r w:rsidR="00816729">
        <w:t>hose to receive the</w:t>
      </w:r>
      <w:r>
        <w:t xml:space="preserve"> </w:t>
      </w:r>
      <w:r w:rsidR="0075205B">
        <w:t>R</w:t>
      </w:r>
      <w:r>
        <w:t xml:space="preserve">etirement </w:t>
      </w:r>
      <w:r w:rsidR="0075205B">
        <w:t>S</w:t>
      </w:r>
      <w:r w:rsidR="007A2379">
        <w:t>upplemental</w:t>
      </w:r>
      <w:r w:rsidR="0075205B">
        <w:t xml:space="preserve"> Benefit</w:t>
      </w:r>
      <w:r w:rsidR="007A2379">
        <w:t xml:space="preserve"> payment</w:t>
      </w:r>
      <w:r>
        <w:t>.</w:t>
      </w:r>
      <w:r w:rsidR="00571C41" w:rsidRPr="00571C41">
        <w:rPr>
          <w:b/>
          <w:bCs/>
          <w:sz w:val="24"/>
        </w:rPr>
        <w:t>]</w:t>
      </w:r>
    </w:p>
    <w:p w14:paraId="136D4AF5" w14:textId="3D93C332" w:rsidR="00693FAF" w:rsidRDefault="00D60341" w:rsidP="00BE0A26">
      <w:pPr>
        <w:pStyle w:val="2Text"/>
      </w:pPr>
      <w:r>
        <w:t>Your</w:t>
      </w:r>
      <w:r w:rsidR="00F7644A">
        <w:t xml:space="preserve"> </w:t>
      </w:r>
      <w:r w:rsidR="00076420">
        <w:t>Retirement Supplemental Benefit</w:t>
      </w:r>
      <w:r w:rsidR="008940D9">
        <w:t xml:space="preserve"> payment</w:t>
      </w:r>
      <w:r w:rsidR="00B54308">
        <w:t xml:space="preserve"> </w:t>
      </w:r>
      <w:r w:rsidR="00AB041B">
        <w:t xml:space="preserve">is </w:t>
      </w:r>
      <w:r w:rsidR="00376493" w:rsidRPr="00987A39">
        <w:rPr>
          <w:b/>
          <w:bCs/>
          <w:color w:val="FF0000"/>
          <w:sz w:val="24"/>
          <w:szCs w:val="24"/>
          <w:vertAlign w:val="superscript"/>
        </w:rPr>
        <w:t>16d</w:t>
      </w:r>
      <w:r w:rsidR="00571C41" w:rsidRPr="001935DA">
        <w:rPr>
          <w:b/>
          <w:sz w:val="24"/>
          <w:szCs w:val="24"/>
        </w:rPr>
        <w:t>[</w:t>
      </w:r>
      <w:r w:rsidR="00AB041B">
        <w:t>the lesser of:</w:t>
      </w:r>
    </w:p>
    <w:p w14:paraId="038F42A5" w14:textId="22382EAB" w:rsidR="00AB041B" w:rsidRDefault="005A770A" w:rsidP="00B37216">
      <w:pPr>
        <w:pStyle w:val="BulletD"/>
      </w:pPr>
      <w:r w:rsidRPr="00E32524">
        <w:rPr>
          <w:b/>
          <w:bCs/>
          <w:color w:val="FF0000"/>
          <w:sz w:val="24"/>
          <w:szCs w:val="24"/>
          <w:vertAlign w:val="superscript"/>
        </w:rPr>
        <w:t>16</w:t>
      </w:r>
      <w:r>
        <w:rPr>
          <w:b/>
          <w:bCs/>
          <w:color w:val="FF0000"/>
          <w:sz w:val="24"/>
          <w:szCs w:val="24"/>
          <w:vertAlign w:val="superscript"/>
        </w:rPr>
        <w:t>e</w:t>
      </w:r>
      <w:r w:rsidR="00571C41" w:rsidRPr="00571C41">
        <w:rPr>
          <w:b/>
          <w:bCs/>
          <w:sz w:val="24"/>
        </w:rPr>
        <w:t>[</w:t>
      </w:r>
      <w:r w:rsidR="00AB041B">
        <w:t>1</w:t>
      </w:r>
      <w:r w:rsidR="00A70B07">
        <w:t xml:space="preserve">% to </w:t>
      </w:r>
      <w:r w:rsidR="00AB041B">
        <w:t>50%</w:t>
      </w:r>
      <w:r w:rsidR="00571C41" w:rsidRPr="00571C41">
        <w:rPr>
          <w:b/>
          <w:bCs/>
          <w:sz w:val="24"/>
        </w:rPr>
        <w:t>]</w:t>
      </w:r>
      <w:r w:rsidR="00A70B07">
        <w:t xml:space="preserve"> of </w:t>
      </w:r>
      <w:r w:rsidR="00D60341">
        <w:t>Your</w:t>
      </w:r>
      <w:r w:rsidR="00A70B07">
        <w:t xml:space="preserve"> </w:t>
      </w:r>
      <w:r w:rsidR="004E6D32">
        <w:t>Monthly Earnings</w:t>
      </w:r>
      <w:r w:rsidR="00A70B07">
        <w:t>;</w:t>
      </w:r>
    </w:p>
    <w:p w14:paraId="57784B15" w14:textId="5921EC1E" w:rsidR="00A70B07" w:rsidRDefault="00A70B07" w:rsidP="00B37216">
      <w:pPr>
        <w:pStyle w:val="BulletD"/>
      </w:pPr>
      <w:r>
        <w:t xml:space="preserve">The actual amount that </w:t>
      </w:r>
      <w:r w:rsidR="006118D3" w:rsidRPr="00987A39">
        <w:rPr>
          <w:rFonts w:cs="Arial"/>
          <w:b/>
          <w:bCs/>
          <w:color w:val="FF0000"/>
          <w:sz w:val="24"/>
          <w:vertAlign w:val="superscript"/>
        </w:rPr>
        <w:t>16f</w:t>
      </w:r>
      <w:r w:rsidR="00571C41" w:rsidRPr="00571C41">
        <w:rPr>
          <w:b/>
          <w:bCs/>
          <w:sz w:val="24"/>
        </w:rPr>
        <w:t>[</w:t>
      </w:r>
      <w:r w:rsidR="00831858">
        <w:t>You</w:t>
      </w:r>
      <w:r w:rsidR="00571C41" w:rsidRPr="00571C41">
        <w:rPr>
          <w:b/>
          <w:bCs/>
          <w:sz w:val="24"/>
        </w:rPr>
        <w:t>]</w:t>
      </w:r>
      <w:r w:rsidR="00F40382">
        <w:t xml:space="preserve"> deposited monthly in </w:t>
      </w:r>
      <w:r w:rsidR="006A632F">
        <w:rPr>
          <w:rFonts w:cs="Arial"/>
          <w:b/>
          <w:color w:val="FF0000"/>
          <w:sz w:val="24"/>
          <w:szCs w:val="24"/>
          <w:vertAlign w:val="superscript"/>
        </w:rPr>
        <w:t>CV2</w:t>
      </w:r>
      <w:r w:rsidR="00571C41" w:rsidRPr="00571C41">
        <w:rPr>
          <w:b/>
          <w:bCs/>
          <w:sz w:val="24"/>
        </w:rPr>
        <w:t>[</w:t>
      </w:r>
      <w:r w:rsidR="00D60341">
        <w:t>Your</w:t>
      </w:r>
      <w:r w:rsidR="00F40382">
        <w:t xml:space="preserve"> Employer</w:t>
      </w:r>
      <w:r w:rsidR="00515B83">
        <w:t>’s</w:t>
      </w:r>
      <w:r w:rsidR="00571C41" w:rsidRPr="00571C41">
        <w:rPr>
          <w:b/>
          <w:bCs/>
          <w:sz w:val="24"/>
        </w:rPr>
        <w:t>]</w:t>
      </w:r>
      <w:r w:rsidR="00F40382">
        <w:t xml:space="preserve"> sponsored </w:t>
      </w:r>
      <w:r w:rsidR="0007726A">
        <w:t>plan</w:t>
      </w:r>
      <w:r w:rsidR="0007143C">
        <w:t xml:space="preserve">; </w:t>
      </w:r>
    </w:p>
    <w:p w14:paraId="6B8EE8D8" w14:textId="1BE2F140" w:rsidR="007A2379" w:rsidRDefault="00C566E2" w:rsidP="00B37216">
      <w:pPr>
        <w:pStyle w:val="BulletD"/>
      </w:pPr>
      <w:r w:rsidRPr="00E32524">
        <w:rPr>
          <w:rFonts w:cs="Arial"/>
          <w:b/>
          <w:bCs/>
          <w:color w:val="FF0000"/>
          <w:sz w:val="24"/>
          <w:vertAlign w:val="superscript"/>
        </w:rPr>
        <w:t>16</w:t>
      </w:r>
      <w:r w:rsidR="008D44EA">
        <w:rPr>
          <w:rFonts w:cs="Arial"/>
          <w:b/>
          <w:bCs/>
          <w:color w:val="FF0000"/>
          <w:sz w:val="24"/>
          <w:vertAlign w:val="superscript"/>
        </w:rPr>
        <w:t>g</w:t>
      </w:r>
      <w:r w:rsidR="00571C41" w:rsidRPr="001935DA">
        <w:rPr>
          <w:rFonts w:cs="Arial"/>
          <w:b/>
          <w:sz w:val="24"/>
        </w:rPr>
        <w:t>[</w:t>
      </w:r>
      <w:r w:rsidR="0007143C">
        <w:t>$50 to unlimited</w:t>
      </w:r>
      <w:r w:rsidR="00571C41" w:rsidRPr="00571C41">
        <w:rPr>
          <w:b/>
          <w:bCs/>
          <w:sz w:val="24"/>
        </w:rPr>
        <w:t>]</w:t>
      </w:r>
      <w:r w:rsidR="00A97E2C">
        <w:t>; or</w:t>
      </w:r>
    </w:p>
    <w:p w14:paraId="4B5165EE" w14:textId="7DBD5E79" w:rsidR="008F5824" w:rsidRDefault="00F76F47" w:rsidP="00B37216">
      <w:pPr>
        <w:pStyle w:val="BulletD"/>
      </w:pPr>
      <w:r w:rsidRPr="009D2CC9">
        <w:t xml:space="preserve">If </w:t>
      </w:r>
      <w:r w:rsidR="00831858">
        <w:t>You</w:t>
      </w:r>
      <w:r w:rsidRPr="009D2CC9">
        <w:t xml:space="preserve"> are working while </w:t>
      </w:r>
      <w:r w:rsidR="00831858">
        <w:t>You</w:t>
      </w:r>
      <w:r w:rsidRPr="009D2CC9">
        <w:t xml:space="preserve"> are </w:t>
      </w:r>
      <w:r w:rsidR="00FF5545" w:rsidRPr="00987A39">
        <w:t>Disabled</w:t>
      </w:r>
      <w:r w:rsidRPr="00400B30">
        <w:t xml:space="preserve">, </w:t>
      </w:r>
      <w:r w:rsidR="00D60341">
        <w:t>Your</w:t>
      </w:r>
      <w:r w:rsidRPr="00400B30">
        <w:t xml:space="preserve"> </w:t>
      </w:r>
      <w:r w:rsidR="0075205B">
        <w:t>R</w:t>
      </w:r>
      <w:r w:rsidR="00A87E37" w:rsidRPr="009D2CC9">
        <w:t>etirement</w:t>
      </w:r>
      <w:r w:rsidR="00F04606" w:rsidRPr="00E37F00">
        <w:t xml:space="preserve"> </w:t>
      </w:r>
      <w:r w:rsidR="0075205B">
        <w:t>S</w:t>
      </w:r>
      <w:r w:rsidR="00AD11D9">
        <w:t>upplemental</w:t>
      </w:r>
      <w:r w:rsidR="00F04606" w:rsidRPr="00E37F00">
        <w:t xml:space="preserve"> </w:t>
      </w:r>
      <w:r w:rsidR="0075205B">
        <w:t>Benefit</w:t>
      </w:r>
      <w:r w:rsidRPr="008F5824">
        <w:t xml:space="preserve"> </w:t>
      </w:r>
      <w:r w:rsidR="00AD11D9">
        <w:t>payment</w:t>
      </w:r>
      <w:r w:rsidRPr="008F5824">
        <w:t xml:space="preserve"> </w:t>
      </w:r>
      <w:r w:rsidR="00186AA8">
        <w:t xml:space="preserve">will be </w:t>
      </w:r>
      <w:r w:rsidR="00B26378" w:rsidRPr="00987A39">
        <w:t xml:space="preserve">based </w:t>
      </w:r>
      <w:r w:rsidR="008F5824" w:rsidRPr="00987A39">
        <w:t xml:space="preserve">on the percentage of income </w:t>
      </w:r>
      <w:r w:rsidR="00831858">
        <w:t>You</w:t>
      </w:r>
      <w:r w:rsidR="008F5824" w:rsidRPr="00987A39">
        <w:t xml:space="preserve"> are losing. </w:t>
      </w:r>
      <w:r w:rsidR="00DE7A19">
        <w:t xml:space="preserve">Prudential will </w:t>
      </w:r>
      <w:r w:rsidR="003B735E">
        <w:t>determine</w:t>
      </w:r>
      <w:r w:rsidR="00DE7A19">
        <w:t xml:space="preserve"> </w:t>
      </w:r>
      <w:r w:rsidR="00D60341">
        <w:t>Your</w:t>
      </w:r>
      <w:r w:rsidR="00DE7A19">
        <w:t xml:space="preserve"> benefit payment as follows:</w:t>
      </w:r>
    </w:p>
    <w:p w14:paraId="22944D9E" w14:textId="66944095" w:rsidR="00211E09" w:rsidRDefault="00211E09" w:rsidP="009216FF">
      <w:pPr>
        <w:pStyle w:val="Indent2"/>
        <w:tabs>
          <w:tab w:val="clear" w:pos="864"/>
        </w:tabs>
        <w:ind w:left="1296"/>
      </w:pPr>
      <w:r>
        <w:t>1.</w:t>
      </w:r>
      <w:r>
        <w:tab/>
        <w:t xml:space="preserve">Subtract </w:t>
      </w:r>
      <w:r w:rsidR="00D60341">
        <w:t>Your</w:t>
      </w:r>
      <w:r>
        <w:t xml:space="preserve"> </w:t>
      </w:r>
      <w:r w:rsidR="00167306" w:rsidRPr="00987A39">
        <w:t>Disability Earnings</w:t>
      </w:r>
      <w:r w:rsidR="00167306" w:rsidRPr="00167306">
        <w:rPr>
          <w:b/>
          <w:i/>
        </w:rPr>
        <w:t xml:space="preserve"> </w:t>
      </w:r>
      <w:r>
        <w:t xml:space="preserve">from </w:t>
      </w:r>
      <w:r w:rsidR="00D60341">
        <w:t>Your</w:t>
      </w:r>
      <w:r>
        <w:t xml:space="preserve"> </w:t>
      </w:r>
      <w:r w:rsidR="00BF01F7">
        <w:t>Monthly E</w:t>
      </w:r>
      <w:r>
        <w:t>arnings.</w:t>
      </w:r>
    </w:p>
    <w:p w14:paraId="2E726484" w14:textId="35F5F7EA" w:rsidR="00211E09" w:rsidRDefault="00211E09" w:rsidP="009216FF">
      <w:pPr>
        <w:pStyle w:val="Indent2"/>
        <w:tabs>
          <w:tab w:val="clear" w:pos="864"/>
        </w:tabs>
        <w:ind w:left="1296"/>
      </w:pPr>
      <w:r>
        <w:t>2.</w:t>
      </w:r>
      <w:r>
        <w:tab/>
        <w:t xml:space="preserve">Divide the answer in item 1 by </w:t>
      </w:r>
      <w:r w:rsidR="00D60341">
        <w:t>Your</w:t>
      </w:r>
      <w:r>
        <w:t xml:space="preserve"> </w:t>
      </w:r>
      <w:r w:rsidR="00BF01F7">
        <w:t>Monthly E</w:t>
      </w:r>
      <w:r>
        <w:t xml:space="preserve">arnings. This is </w:t>
      </w:r>
      <w:r w:rsidR="00D60341">
        <w:t>Your</w:t>
      </w:r>
      <w:r>
        <w:t xml:space="preserve"> percentage of lost earnings.</w:t>
      </w:r>
    </w:p>
    <w:p w14:paraId="250C999B" w14:textId="66A84F82" w:rsidR="00F76F47" w:rsidRDefault="00211E09" w:rsidP="009216FF">
      <w:pPr>
        <w:pStyle w:val="Indent2"/>
        <w:tabs>
          <w:tab w:val="clear" w:pos="864"/>
        </w:tabs>
        <w:ind w:left="1296"/>
      </w:pPr>
      <w:r>
        <w:t>3.</w:t>
      </w:r>
      <w:r>
        <w:tab/>
        <w:t xml:space="preserve">Multiply </w:t>
      </w:r>
      <w:r w:rsidR="00D60341">
        <w:t>Your</w:t>
      </w:r>
      <w:r>
        <w:t xml:space="preserve"> </w:t>
      </w:r>
      <w:r w:rsidR="00BF01F7">
        <w:t xml:space="preserve">monthly </w:t>
      </w:r>
      <w:r w:rsidR="00076420">
        <w:t>Retirement Supplemental Benefit</w:t>
      </w:r>
      <w:r w:rsidR="00BF01F7">
        <w:t xml:space="preserve"> </w:t>
      </w:r>
      <w:r>
        <w:t>payment by the answer in item 2.</w:t>
      </w:r>
      <w:r w:rsidR="00BF01F7">
        <w:t xml:space="preserve"> </w:t>
      </w:r>
      <w:r>
        <w:t>This is the amount Prudential will pa</w:t>
      </w:r>
      <w:r w:rsidR="00DE6E9B">
        <w:t xml:space="preserve">y for </w:t>
      </w:r>
      <w:r w:rsidR="00D60341">
        <w:t>Your</w:t>
      </w:r>
      <w:r w:rsidR="00DE6E9B">
        <w:t xml:space="preserve"> monthly </w:t>
      </w:r>
      <w:r w:rsidR="00076420">
        <w:t>Retirement Supplemental Benefit</w:t>
      </w:r>
      <w:r w:rsidR="00DE6E9B">
        <w:t>.</w:t>
      </w:r>
      <w:r w:rsidR="00571C41" w:rsidRPr="00571C41">
        <w:rPr>
          <w:b/>
          <w:bCs/>
          <w:sz w:val="24"/>
        </w:rPr>
        <w:t>]</w:t>
      </w:r>
      <w:r w:rsidR="00E76D39">
        <w:t xml:space="preserve"> </w:t>
      </w:r>
    </w:p>
    <w:p w14:paraId="3D48BCE1" w14:textId="6A13D240" w:rsidR="004F161B" w:rsidRDefault="004F161B" w:rsidP="00987A39">
      <w:pPr>
        <w:pStyle w:val="2Text"/>
        <w:tabs>
          <w:tab w:val="clear" w:pos="1296"/>
          <w:tab w:val="left" w:pos="1080"/>
        </w:tabs>
      </w:pPr>
      <w:r>
        <w:t xml:space="preserve">Prudential will make payments into </w:t>
      </w:r>
      <w:r w:rsidR="00D60341">
        <w:t>Your</w:t>
      </w:r>
      <w:r>
        <w:t xml:space="preserve"> </w:t>
      </w:r>
      <w:r w:rsidR="00BA3325">
        <w:t>R</w:t>
      </w:r>
      <w:r w:rsidR="003149EE">
        <w:t>etirement</w:t>
      </w:r>
      <w:r w:rsidR="00BA3325">
        <w:t xml:space="preserve"> </w:t>
      </w:r>
      <w:r w:rsidR="00C2405D">
        <w:t>Policy</w:t>
      </w:r>
      <w:r w:rsidR="00734CFA">
        <w:t xml:space="preserve"> </w:t>
      </w:r>
      <w:r w:rsidR="00A87E37">
        <w:t>or similar</w:t>
      </w:r>
      <w:r w:rsidR="00B26632">
        <w:t xml:space="preserve"> </w:t>
      </w:r>
      <w:r w:rsidR="00AA63C0">
        <w:t>p</w:t>
      </w:r>
      <w:r w:rsidR="00B26632">
        <w:t xml:space="preserve">lan </w:t>
      </w:r>
      <w:r w:rsidR="00A87E37">
        <w:t xml:space="preserve">on a monthly basis. The </w:t>
      </w:r>
      <w:r w:rsidR="006169B9">
        <w:t xml:space="preserve">month will start with the date </w:t>
      </w:r>
      <w:r w:rsidR="00831858">
        <w:t>You</w:t>
      </w:r>
      <w:r w:rsidR="006169B9">
        <w:t xml:space="preserve"> are first entitled to receive this benefit</w:t>
      </w:r>
      <w:r w:rsidR="00BA3325">
        <w:t>, as determined by Prudential</w:t>
      </w:r>
      <w:r w:rsidR="006169B9">
        <w:t xml:space="preserve">. Payments </w:t>
      </w:r>
      <w:r w:rsidR="0048063A">
        <w:t xml:space="preserve">will not be </w:t>
      </w:r>
      <w:r w:rsidR="006169B9">
        <w:t>made in arrears</w:t>
      </w:r>
      <w:r w:rsidR="0048063A">
        <w:t xml:space="preserve">. If </w:t>
      </w:r>
      <w:r w:rsidR="00D60341">
        <w:t>Your</w:t>
      </w:r>
      <w:r w:rsidR="0048063A">
        <w:t xml:space="preserve"> </w:t>
      </w:r>
      <w:r w:rsidR="00BA3325">
        <w:t>R</w:t>
      </w:r>
      <w:r w:rsidR="0048063A">
        <w:t>etirement</w:t>
      </w:r>
      <w:r w:rsidR="00BA3325">
        <w:t xml:space="preserve"> </w:t>
      </w:r>
      <w:r w:rsidR="00C2405D">
        <w:t xml:space="preserve">Policy </w:t>
      </w:r>
      <w:r w:rsidR="0048063A">
        <w:t>or similar</w:t>
      </w:r>
      <w:r w:rsidR="00B26632">
        <w:t xml:space="preserve"> </w:t>
      </w:r>
      <w:r w:rsidR="005B2FB9">
        <w:t>p</w:t>
      </w:r>
      <w:r w:rsidR="00B26632">
        <w:t xml:space="preserve">lan </w:t>
      </w:r>
      <w:r w:rsidR="0048063A">
        <w:t xml:space="preserve">cannot accept supplemental payments, </w:t>
      </w:r>
      <w:r w:rsidR="00831858">
        <w:t>You</w:t>
      </w:r>
      <w:r w:rsidR="0048063A">
        <w:t xml:space="preserve"> must set up a deferred annuity</w:t>
      </w:r>
      <w:r w:rsidR="00434626">
        <w:t xml:space="preserve"> or similar</w:t>
      </w:r>
      <w:r w:rsidR="00B26632">
        <w:t xml:space="preserve"> </w:t>
      </w:r>
      <w:r w:rsidR="005B2FB9">
        <w:t>p</w:t>
      </w:r>
      <w:r w:rsidR="00B26632">
        <w:t xml:space="preserve">lan </w:t>
      </w:r>
      <w:r w:rsidR="0048063A">
        <w:t>to receive payment</w:t>
      </w:r>
      <w:r w:rsidR="00434626">
        <w:t>s</w:t>
      </w:r>
      <w:r w:rsidR="00F65639" w:rsidRPr="7A240B0A">
        <w:rPr>
          <w:rFonts w:cs="Arial"/>
          <w:b/>
          <w:color w:val="FF0000"/>
          <w:sz w:val="24"/>
          <w:szCs w:val="24"/>
          <w:vertAlign w:val="superscript"/>
        </w:rPr>
        <w:t>16</w:t>
      </w:r>
      <w:r w:rsidR="003B1819" w:rsidRPr="7A240B0A">
        <w:rPr>
          <w:rFonts w:cs="Arial"/>
          <w:b/>
          <w:color w:val="FF0000"/>
          <w:sz w:val="24"/>
          <w:szCs w:val="24"/>
          <w:vertAlign w:val="superscript"/>
        </w:rPr>
        <w:t>h</w:t>
      </w:r>
      <w:r w:rsidR="00F65639" w:rsidRPr="001935DA">
        <w:rPr>
          <w:rFonts w:cs="Arial"/>
          <w:b/>
          <w:sz w:val="24"/>
          <w:szCs w:val="24"/>
        </w:rPr>
        <w:t>[</w:t>
      </w:r>
      <w:r w:rsidR="0048063A">
        <w:t xml:space="preserve">; otherwise </w:t>
      </w:r>
      <w:r w:rsidR="00A65AEB">
        <w:t>a</w:t>
      </w:r>
      <w:r w:rsidR="0048063A">
        <w:t xml:space="preserve"> payment will be made</w:t>
      </w:r>
      <w:r w:rsidR="00A7370C">
        <w:t xml:space="preserve"> </w:t>
      </w:r>
      <w:r w:rsidR="001F62B4">
        <w:t xml:space="preserve">directly to </w:t>
      </w:r>
      <w:r w:rsidR="00EB2794">
        <w:t>You</w:t>
      </w:r>
      <w:r w:rsidR="001F62B4">
        <w:t xml:space="preserve"> for deposit in the Retirement Policy</w:t>
      </w:r>
      <w:r w:rsidR="00D35807">
        <w:t xml:space="preserve"> or similar retirement savings vehicle</w:t>
      </w:r>
      <w:r w:rsidR="00F65639" w:rsidRPr="7A240B0A">
        <w:rPr>
          <w:b/>
          <w:sz w:val="24"/>
          <w:szCs w:val="24"/>
        </w:rPr>
        <w:t>]</w:t>
      </w:r>
      <w:r w:rsidR="0048063A">
        <w:t xml:space="preserve">. If </w:t>
      </w:r>
      <w:r w:rsidR="00831858">
        <w:t>You</w:t>
      </w:r>
      <w:r w:rsidR="0048063A">
        <w:t xml:space="preserve"> do not have a </w:t>
      </w:r>
      <w:r w:rsidR="003B5003">
        <w:t>R</w:t>
      </w:r>
      <w:r w:rsidR="0048063A">
        <w:t xml:space="preserve">etirement </w:t>
      </w:r>
      <w:r w:rsidR="00C2405D">
        <w:t>Policy</w:t>
      </w:r>
      <w:r w:rsidR="0048063A">
        <w:t>, no payment will be made</w:t>
      </w:r>
      <w:r w:rsidR="007C0182">
        <w:t xml:space="preserve"> or due</w:t>
      </w:r>
      <w:r w:rsidR="0048063A">
        <w:t>.</w:t>
      </w:r>
    </w:p>
    <w:p w14:paraId="34AD6E0A" w14:textId="300D85DA" w:rsidR="0089378E" w:rsidRDefault="00D60341" w:rsidP="0089378E">
      <w:pPr>
        <w:pStyle w:val="2Text"/>
      </w:pPr>
      <w:r>
        <w:t>Your</w:t>
      </w:r>
      <w:r w:rsidR="008940D9">
        <w:t xml:space="preserve"> </w:t>
      </w:r>
      <w:r w:rsidR="00076420">
        <w:t>Retirement Supplemental Benefit</w:t>
      </w:r>
      <w:r w:rsidR="0089378E">
        <w:t xml:space="preserve"> </w:t>
      </w:r>
      <w:r w:rsidR="009B386D">
        <w:t xml:space="preserve">payment </w:t>
      </w:r>
      <w:r w:rsidR="00A16031">
        <w:t xml:space="preserve">will </w:t>
      </w:r>
      <w:r w:rsidR="00BE1029">
        <w:t xml:space="preserve">end on </w:t>
      </w:r>
      <w:r w:rsidR="00A16031">
        <w:t xml:space="preserve">the earliest of </w:t>
      </w:r>
      <w:r w:rsidR="00B948A4" w:rsidRPr="00E32524">
        <w:rPr>
          <w:rFonts w:cs="Arial"/>
          <w:b/>
          <w:bCs/>
          <w:color w:val="FF0000"/>
          <w:sz w:val="24"/>
          <w:vertAlign w:val="superscript"/>
        </w:rPr>
        <w:t>16</w:t>
      </w:r>
      <w:r w:rsidR="00B948A4">
        <w:rPr>
          <w:rFonts w:cs="Arial"/>
          <w:b/>
          <w:bCs/>
          <w:color w:val="FF0000"/>
          <w:sz w:val="24"/>
          <w:vertAlign w:val="superscript"/>
        </w:rPr>
        <w:t>a</w:t>
      </w:r>
      <w:r w:rsidR="00571C41" w:rsidRPr="001935DA">
        <w:rPr>
          <w:rFonts w:cs="Arial"/>
          <w:b/>
          <w:sz w:val="24"/>
        </w:rPr>
        <w:t>[</w:t>
      </w:r>
      <w:r w:rsidR="00A16031">
        <w:t>:</w:t>
      </w:r>
    </w:p>
    <w:p w14:paraId="7109FE0D" w14:textId="13646DF0" w:rsidR="00A16031" w:rsidRDefault="00A16031" w:rsidP="00B37216">
      <w:pPr>
        <w:pStyle w:val="BulletD"/>
      </w:pPr>
      <w:r>
        <w:t xml:space="preserve">the date </w:t>
      </w:r>
      <w:r w:rsidR="00831858">
        <w:t>You</w:t>
      </w:r>
      <w:r>
        <w:t xml:space="preserve"> are no longer eligible </w:t>
      </w:r>
      <w:r w:rsidR="00137A71">
        <w:t xml:space="preserve">to receive a </w:t>
      </w:r>
      <w:r w:rsidR="006F49EE">
        <w:t>d</w:t>
      </w:r>
      <w:r w:rsidR="00FF5545">
        <w:t>isability</w:t>
      </w:r>
      <w:r w:rsidR="00A11CCA">
        <w:t xml:space="preserve"> </w:t>
      </w:r>
      <w:r w:rsidR="00137A71">
        <w:t>benefit under this Plan;</w:t>
      </w:r>
    </w:p>
    <w:p w14:paraId="4F7FEC74" w14:textId="0F1D1420" w:rsidR="00137A71" w:rsidRDefault="00137A71" w:rsidP="00B37216">
      <w:pPr>
        <w:pStyle w:val="BulletD"/>
      </w:pPr>
      <w:r>
        <w:t xml:space="preserve">the date </w:t>
      </w:r>
      <w:r w:rsidR="00831858">
        <w:t>You</w:t>
      </w:r>
      <w:r>
        <w:t xml:space="preserve"> are no longer an eligible participant in </w:t>
      </w:r>
      <w:r w:rsidR="00487850" w:rsidRPr="00987A39">
        <w:rPr>
          <w:b/>
          <w:bCs/>
          <w:color w:val="FF0000"/>
          <w:sz w:val="24"/>
          <w:szCs w:val="24"/>
          <w:vertAlign w:val="superscript"/>
        </w:rPr>
        <w:t>CV2</w:t>
      </w:r>
      <w:r w:rsidR="00571C41" w:rsidRPr="00571C41">
        <w:rPr>
          <w:b/>
          <w:bCs/>
          <w:sz w:val="24"/>
        </w:rPr>
        <w:t>[</w:t>
      </w:r>
      <w:r w:rsidR="00D60341">
        <w:t>Your</w:t>
      </w:r>
      <w:r>
        <w:t xml:space="preserve"> </w:t>
      </w:r>
      <w:r w:rsidR="00B51452">
        <w:t>Employer</w:t>
      </w:r>
      <w:r w:rsidR="00AF2CAA">
        <w:t>’</w:t>
      </w:r>
      <w:r w:rsidR="00B51452">
        <w:t>s</w:t>
      </w:r>
      <w:r w:rsidR="00571C41" w:rsidRPr="00571C41">
        <w:rPr>
          <w:b/>
          <w:bCs/>
          <w:sz w:val="24"/>
        </w:rPr>
        <w:t>]</w:t>
      </w:r>
      <w:r>
        <w:t xml:space="preserve"> sponsored </w:t>
      </w:r>
      <w:r w:rsidR="00487850">
        <w:t>Retirement</w:t>
      </w:r>
      <w:r>
        <w:t xml:space="preserve"> </w:t>
      </w:r>
      <w:r w:rsidR="00C2405D">
        <w:t>Policy</w:t>
      </w:r>
      <w:r>
        <w:t>;</w:t>
      </w:r>
    </w:p>
    <w:p w14:paraId="4077F779" w14:textId="62A316BE" w:rsidR="00137A71" w:rsidRDefault="00FC5BA6" w:rsidP="00B37216">
      <w:pPr>
        <w:pStyle w:val="BulletD"/>
      </w:pPr>
      <w:r>
        <w:t xml:space="preserve">the date </w:t>
      </w:r>
      <w:r w:rsidR="0078533D">
        <w:rPr>
          <w:rFonts w:cs="Arial"/>
          <w:b/>
          <w:color w:val="FF0000"/>
          <w:sz w:val="24"/>
          <w:szCs w:val="24"/>
          <w:vertAlign w:val="superscript"/>
        </w:rPr>
        <w:t>CV2</w:t>
      </w:r>
      <w:r w:rsidR="00571C41" w:rsidRPr="001935DA">
        <w:rPr>
          <w:rFonts w:cs="Arial"/>
          <w:b/>
          <w:sz w:val="24"/>
          <w:szCs w:val="24"/>
        </w:rPr>
        <w:t>[</w:t>
      </w:r>
      <w:r w:rsidR="00D60341">
        <w:t>Your</w:t>
      </w:r>
      <w:r w:rsidR="00220F47">
        <w:t xml:space="preserve"> </w:t>
      </w:r>
      <w:r w:rsidR="00B51452">
        <w:t>Employer’s</w:t>
      </w:r>
      <w:r w:rsidR="00571C41" w:rsidRPr="00571C41">
        <w:rPr>
          <w:b/>
          <w:bCs/>
          <w:sz w:val="24"/>
        </w:rPr>
        <w:t>]</w:t>
      </w:r>
      <w:r w:rsidR="00B51452">
        <w:t xml:space="preserve"> </w:t>
      </w:r>
      <w:r w:rsidR="00FB160C">
        <w:t xml:space="preserve">Retirement </w:t>
      </w:r>
      <w:r w:rsidR="00C2405D">
        <w:t xml:space="preserve">Policy </w:t>
      </w:r>
      <w:r w:rsidR="00484D2C">
        <w:t>is frozen or terminated;</w:t>
      </w:r>
    </w:p>
    <w:p w14:paraId="623858D1" w14:textId="5AEBEA78" w:rsidR="00484D2C" w:rsidRDefault="00484D2C" w:rsidP="00B37216">
      <w:pPr>
        <w:pStyle w:val="BulletD"/>
      </w:pPr>
      <w:r>
        <w:t xml:space="preserve">the end of </w:t>
      </w:r>
      <w:r w:rsidR="002F4139">
        <w:t>the Maximum Period of Benefit</w:t>
      </w:r>
      <w:r w:rsidR="006C7CB8">
        <w:t xml:space="preserve"> Payment</w:t>
      </w:r>
      <w:r w:rsidR="002F4139">
        <w:t>s;</w:t>
      </w:r>
    </w:p>
    <w:p w14:paraId="1EB6ACCF" w14:textId="7287F9FE" w:rsidR="0077335D" w:rsidRDefault="00134885" w:rsidP="00B37216">
      <w:pPr>
        <w:pStyle w:val="BulletD"/>
      </w:pPr>
      <w:r>
        <w:t xml:space="preserve">the date </w:t>
      </w:r>
      <w:r w:rsidR="00831858">
        <w:t>You</w:t>
      </w:r>
      <w:r>
        <w:t xml:space="preserve"> are no longer </w:t>
      </w:r>
      <w:r w:rsidR="00FF5545">
        <w:t>Disabled</w:t>
      </w:r>
      <w:r>
        <w:t xml:space="preserve">; </w:t>
      </w:r>
    </w:p>
    <w:p w14:paraId="7C7D8FD7" w14:textId="3F3F8109" w:rsidR="002F4139" w:rsidRDefault="0077335D" w:rsidP="00B37216">
      <w:pPr>
        <w:pStyle w:val="BulletD"/>
      </w:pPr>
      <w:r>
        <w:t xml:space="preserve">the date </w:t>
      </w:r>
      <w:r w:rsidR="00831858">
        <w:t>You</w:t>
      </w:r>
      <w:r>
        <w:t xml:space="preserve"> </w:t>
      </w:r>
      <w:r w:rsidR="00192DD1">
        <w:t>begin</w:t>
      </w:r>
      <w:r>
        <w:t xml:space="preserve"> to withdraw </w:t>
      </w:r>
      <w:r w:rsidR="00D60341">
        <w:t>Your</w:t>
      </w:r>
      <w:r w:rsidR="00906064">
        <w:t xml:space="preserve"> regularly scheduled Retirement </w:t>
      </w:r>
      <w:r w:rsidR="00C2405D">
        <w:t xml:space="preserve">Policy </w:t>
      </w:r>
      <w:r>
        <w:t>funds</w:t>
      </w:r>
      <w:r w:rsidR="00906064">
        <w:t xml:space="preserve"> or similar </w:t>
      </w:r>
      <w:r w:rsidR="0007726A">
        <w:t>plan</w:t>
      </w:r>
      <w:r w:rsidR="00906064">
        <w:t>;</w:t>
      </w:r>
    </w:p>
    <w:p w14:paraId="09402BE2" w14:textId="5229F975" w:rsidR="009F4C98" w:rsidRDefault="00134885" w:rsidP="00B37216">
      <w:pPr>
        <w:pStyle w:val="BulletD"/>
      </w:pPr>
      <w:r>
        <w:t xml:space="preserve">the date </w:t>
      </w:r>
      <w:r w:rsidR="00831858">
        <w:t>You</w:t>
      </w:r>
      <w:r>
        <w:t xml:space="preserve"> do not provide</w:t>
      </w:r>
      <w:r w:rsidR="00EF22D8" w:rsidRPr="00EF22D8">
        <w:rPr>
          <w:bCs/>
        </w:rPr>
        <w:t xml:space="preserve"> </w:t>
      </w:r>
      <w:r w:rsidR="00EF22D8">
        <w:rPr>
          <w:bCs/>
        </w:rPr>
        <w:t>satisfactory</w:t>
      </w:r>
      <w:r>
        <w:t xml:space="preserve"> proof</w:t>
      </w:r>
      <w:r w:rsidR="006337AA">
        <w:t xml:space="preserve"> to Prudential</w:t>
      </w:r>
      <w:r>
        <w:t xml:space="preserve"> that </w:t>
      </w:r>
      <w:r w:rsidR="00831858">
        <w:t>You</w:t>
      </w:r>
      <w:r>
        <w:t xml:space="preserve"> continue to be </w:t>
      </w:r>
      <w:r w:rsidR="00FF5545">
        <w:t>Disabled</w:t>
      </w:r>
      <w:r w:rsidR="009F4C98">
        <w:t>; or</w:t>
      </w:r>
    </w:p>
    <w:p w14:paraId="4B828D15" w14:textId="58D3DB21" w:rsidR="00BE0A26" w:rsidRDefault="009F4C98" w:rsidP="00B37216">
      <w:pPr>
        <w:pStyle w:val="BulletD"/>
      </w:pPr>
      <w:r>
        <w:lastRenderedPageBreak/>
        <w:t>as required by the Internal Revenue Code.</w:t>
      </w:r>
      <w:r w:rsidR="00571C41" w:rsidRPr="00DE3ED9">
        <w:rPr>
          <w:b/>
          <w:bCs/>
          <w:sz w:val="24"/>
        </w:rPr>
        <w:t>]]</w:t>
      </w:r>
    </w:p>
    <w:p w14:paraId="1C669300" w14:textId="528A6804" w:rsidR="00BE0A26" w:rsidRDefault="00C13914" w:rsidP="00BE0A26">
      <w:pPr>
        <w:pStyle w:val="SubtitleD"/>
      </w:pPr>
      <w:r w:rsidRPr="00987A39">
        <w:rPr>
          <w:rFonts w:ascii="Arial" w:hAnsi="Arial" w:cs="Arial"/>
          <w:color w:val="FF0000"/>
          <w:vertAlign w:val="superscript"/>
        </w:rPr>
        <w:t>17</w:t>
      </w:r>
      <w:r w:rsidR="00571C41" w:rsidRPr="00954A63">
        <w:rPr>
          <w:rFonts w:ascii="Arial" w:hAnsi="Arial" w:cs="Arial"/>
        </w:rPr>
        <w:t>[</w:t>
      </w:r>
      <w:r w:rsidR="00BE0A26">
        <w:t xml:space="preserve">Will </w:t>
      </w:r>
      <w:r w:rsidR="00D60341">
        <w:t>Your</w:t>
      </w:r>
      <w:r w:rsidR="00BE0A26">
        <w:t xml:space="preserve"> </w:t>
      </w:r>
      <w:r w:rsidR="008D5390">
        <w:t>Benefit</w:t>
      </w:r>
      <w:r w:rsidR="00BE0A26">
        <w:t xml:space="preserve"> </w:t>
      </w:r>
      <w:r w:rsidR="000F4097">
        <w:t xml:space="preserve">Payment </w:t>
      </w:r>
      <w:r w:rsidR="00BE0A26">
        <w:t>Be Adjusted by a Cost of Living Increase?</w:t>
      </w:r>
    </w:p>
    <w:p w14:paraId="1FA64B66" w14:textId="3CCF8C98" w:rsidR="00BE0A26" w:rsidRDefault="00BE0A26" w:rsidP="00BE0A26">
      <w:pPr>
        <w:pStyle w:val="2Text"/>
      </w:pPr>
      <w:r>
        <w:t xml:space="preserve">Prudential will make a </w:t>
      </w:r>
      <w:r w:rsidR="0026625A">
        <w:t>Cost of Living Adjustment</w:t>
      </w:r>
      <w:r>
        <w:t xml:space="preserve"> (COLA) on July 1 if</w:t>
      </w:r>
      <w:r w:rsidR="00180D83">
        <w:t>: (i)</w:t>
      </w:r>
      <w:r>
        <w:t xml:space="preserve"> </w:t>
      </w:r>
      <w:r w:rsidR="00831858">
        <w:t>You</w:t>
      </w:r>
      <w:r>
        <w:t xml:space="preserve"> are </w:t>
      </w:r>
      <w:r w:rsidR="00167306" w:rsidRPr="00987A39">
        <w:t>Disabled</w:t>
      </w:r>
      <w:r w:rsidR="00167306" w:rsidRPr="009237E6">
        <w:t xml:space="preserve"> </w:t>
      </w:r>
      <w:r>
        <w:t>and not working on that date</w:t>
      </w:r>
      <w:r w:rsidR="00180D83">
        <w:t>;</w:t>
      </w:r>
      <w:r>
        <w:t xml:space="preserve"> and</w:t>
      </w:r>
      <w:r w:rsidR="00180D83">
        <w:t xml:space="preserve">, (ii) </w:t>
      </w:r>
      <w:r w:rsidR="002F52D7">
        <w:t>You</w:t>
      </w:r>
      <w:r w:rsidR="00180D83" w:rsidDel="00272CBA">
        <w:t xml:space="preserve"> </w:t>
      </w:r>
      <w:r w:rsidR="00180D83">
        <w:t xml:space="preserve">have </w:t>
      </w:r>
      <w:r w:rsidR="00180D83" w:rsidRPr="003243FD">
        <w:t xml:space="preserve">been </w:t>
      </w:r>
      <w:r w:rsidR="00167306" w:rsidRPr="00987A39">
        <w:t>Disabled</w:t>
      </w:r>
      <w:r w:rsidR="00167306" w:rsidRPr="009237E6">
        <w:t xml:space="preserve"> </w:t>
      </w:r>
      <w:r w:rsidR="00B70BBB" w:rsidRPr="00987A39">
        <w:t>for 12</w:t>
      </w:r>
      <w:r w:rsidR="00F27A1A" w:rsidRPr="00987A39">
        <w:t xml:space="preserve"> consecutive</w:t>
      </w:r>
      <w:r w:rsidR="00B70BBB" w:rsidRPr="00987A39">
        <w:t xml:space="preserve"> months </w:t>
      </w:r>
      <w:r w:rsidR="00A711B4" w:rsidRPr="003243FD">
        <w:t xml:space="preserve">following </w:t>
      </w:r>
      <w:r w:rsidR="00F27A1A" w:rsidRPr="00987A39">
        <w:t xml:space="preserve">the </w:t>
      </w:r>
      <w:r w:rsidR="00DB3F54" w:rsidRPr="00987A39">
        <w:t>Elimination Period</w:t>
      </w:r>
      <w:r w:rsidR="006F2C16">
        <w:t xml:space="preserve"> and for the 12 consecutive months prior to that July 1 date</w:t>
      </w:r>
      <w:r w:rsidRPr="0022264D">
        <w:t>.</w:t>
      </w:r>
    </w:p>
    <w:p w14:paraId="40BFA2FC" w14:textId="2DFB96D7" w:rsidR="00BE0A26" w:rsidRDefault="0074173E" w:rsidP="00BE0A26">
      <w:pPr>
        <w:pStyle w:val="2Text"/>
      </w:pPr>
      <w:r w:rsidRPr="00987A39">
        <w:rPr>
          <w:b/>
          <w:bCs/>
          <w:color w:val="FF0000"/>
          <w:sz w:val="24"/>
          <w:szCs w:val="24"/>
          <w:vertAlign w:val="superscript"/>
        </w:rPr>
        <w:t>17a</w:t>
      </w:r>
      <w:r w:rsidR="00571C41" w:rsidRPr="00571C41">
        <w:rPr>
          <w:b/>
          <w:bCs/>
          <w:sz w:val="24"/>
        </w:rPr>
        <w:t>[</w:t>
      </w:r>
      <w:r w:rsidR="00D60341">
        <w:t>Your</w:t>
      </w:r>
      <w:r w:rsidR="007578BD">
        <w:t xml:space="preserve"> </w:t>
      </w:r>
      <w:r w:rsidR="00B906F8">
        <w:rPr>
          <w:bCs/>
        </w:rPr>
        <w:t>d</w:t>
      </w:r>
      <w:r w:rsidR="00A05BBD" w:rsidRPr="00A05BBD">
        <w:rPr>
          <w:bCs/>
        </w:rPr>
        <w:t>isability</w:t>
      </w:r>
      <w:r w:rsidR="00BE0A26">
        <w:t xml:space="preserve"> </w:t>
      </w:r>
      <w:r w:rsidR="008D5390">
        <w:t>benefit</w:t>
      </w:r>
      <w:r w:rsidR="00BA15E4" w:rsidRPr="00BA15E4">
        <w:t xml:space="preserve"> </w:t>
      </w:r>
      <w:r w:rsidR="00BA15E4">
        <w:t>payment</w:t>
      </w:r>
      <w:r w:rsidR="00BE0A26">
        <w:t xml:space="preserve">s will increase on that date by 1%. You will not receive more than </w:t>
      </w:r>
      <w:r w:rsidR="002B261B">
        <w:t xml:space="preserve">five </w:t>
      </w:r>
      <w:r w:rsidR="00E7552C">
        <w:t>(5)</w:t>
      </w:r>
      <w:r w:rsidR="002B261B">
        <w:t xml:space="preserve"> </w:t>
      </w:r>
      <w:r w:rsidR="0026625A">
        <w:t>Cost of Living Adjustment</w:t>
      </w:r>
      <w:r w:rsidR="00BE0A26">
        <w:t xml:space="preserve">s while </w:t>
      </w:r>
      <w:r w:rsidR="00831858">
        <w:t>You</w:t>
      </w:r>
      <w:r w:rsidR="00BE0A26">
        <w:t xml:space="preserve"> continue to receive </w:t>
      </w:r>
      <w:r w:rsidR="008D5390">
        <w:t>benefit</w:t>
      </w:r>
      <w:r w:rsidR="00BA15E4" w:rsidRPr="00BA15E4">
        <w:t xml:space="preserve"> </w:t>
      </w:r>
      <w:r w:rsidR="00BA15E4">
        <w:t>payment</w:t>
      </w:r>
      <w:r w:rsidR="00BE0A26">
        <w:t xml:space="preserve">s for </w:t>
      </w:r>
      <w:r w:rsidR="00D60341">
        <w:t>Your</w:t>
      </w:r>
      <w:r w:rsidR="00BE0A26">
        <w:t xml:space="preserve"> </w:t>
      </w:r>
      <w:r w:rsidR="00FF5545">
        <w:t>Disability</w:t>
      </w:r>
      <w:r w:rsidR="00BE0A26">
        <w:t>.</w:t>
      </w:r>
      <w:r w:rsidR="00571C41" w:rsidRPr="00571C41">
        <w:rPr>
          <w:b/>
          <w:bCs/>
          <w:sz w:val="24"/>
        </w:rPr>
        <w:t>]</w:t>
      </w:r>
    </w:p>
    <w:p w14:paraId="6B4E0B37" w14:textId="3EC51CAD" w:rsidR="00BE0A26" w:rsidRDefault="00BE0A26" w:rsidP="00BE0A26">
      <w:pPr>
        <w:pStyle w:val="2Text"/>
      </w:pPr>
      <w:r>
        <w:t xml:space="preserve">Each month Prudential will add the </w:t>
      </w:r>
      <w:r w:rsidR="0026625A">
        <w:t>Cost of Living Adjustment</w:t>
      </w:r>
      <w:r>
        <w:t xml:space="preserve"> to </w:t>
      </w:r>
      <w:r w:rsidR="00D60341">
        <w:t>Your</w:t>
      </w:r>
      <w:r w:rsidR="00061F1F">
        <w:t xml:space="preserve"> </w:t>
      </w:r>
      <w:r w:rsidR="000D4286" w:rsidRPr="2B366E71">
        <w:rPr>
          <w:b/>
          <w:bCs/>
          <w:color w:val="FF0000"/>
          <w:sz w:val="24"/>
          <w:szCs w:val="24"/>
          <w:vertAlign w:val="superscript"/>
        </w:rPr>
        <w:t>17</w:t>
      </w:r>
      <w:r w:rsidR="00921634" w:rsidRPr="2B366E71">
        <w:rPr>
          <w:b/>
          <w:bCs/>
          <w:color w:val="FF0000"/>
          <w:sz w:val="24"/>
          <w:szCs w:val="24"/>
          <w:vertAlign w:val="superscript"/>
        </w:rPr>
        <w:t>d</w:t>
      </w:r>
      <w:r w:rsidR="00571C41" w:rsidRPr="2B366E71">
        <w:rPr>
          <w:b/>
          <w:bCs/>
          <w:sz w:val="24"/>
          <w:szCs w:val="24"/>
        </w:rPr>
        <w:t>[</w:t>
      </w:r>
      <w:r w:rsidR="00B57FDC">
        <w:t xml:space="preserve">Monthly </w:t>
      </w:r>
      <w:r w:rsidR="006879BC">
        <w:t>B</w:t>
      </w:r>
      <w:r w:rsidR="008D5390">
        <w:t>enefit</w:t>
      </w:r>
      <w:r w:rsidR="00DA6C9A">
        <w:t xml:space="preserve"> </w:t>
      </w:r>
      <w:r w:rsidR="006879BC">
        <w:t>P</w:t>
      </w:r>
      <w:r w:rsidR="00DA6C9A">
        <w:t>ayment</w:t>
      </w:r>
      <w:r w:rsidR="00571C41" w:rsidRPr="2B366E71">
        <w:rPr>
          <w:b/>
          <w:bCs/>
          <w:sz w:val="24"/>
          <w:szCs w:val="24"/>
        </w:rPr>
        <w:t>]</w:t>
      </w:r>
      <w:r>
        <w:t xml:space="preserve">. When Prudential adds the adjustment to </w:t>
      </w:r>
      <w:r w:rsidR="00D60341">
        <w:t>Your</w:t>
      </w:r>
      <w:r>
        <w:t xml:space="preserve"> </w:t>
      </w:r>
      <w:r w:rsidR="008D5390">
        <w:t>benefit</w:t>
      </w:r>
      <w:r w:rsidR="00DA6C9A">
        <w:t xml:space="preserve"> payment</w:t>
      </w:r>
      <w:r>
        <w:t xml:space="preserve">, </w:t>
      </w:r>
      <w:r w:rsidR="00527F25" w:rsidRPr="2B366E71">
        <w:rPr>
          <w:b/>
          <w:bCs/>
          <w:color w:val="FF0000"/>
          <w:sz w:val="24"/>
          <w:szCs w:val="24"/>
          <w:vertAlign w:val="superscript"/>
        </w:rPr>
        <w:t>17</w:t>
      </w:r>
      <w:r w:rsidR="00921634" w:rsidRPr="2B366E71">
        <w:rPr>
          <w:b/>
          <w:bCs/>
          <w:color w:val="FF0000"/>
          <w:sz w:val="24"/>
          <w:szCs w:val="24"/>
          <w:vertAlign w:val="superscript"/>
        </w:rPr>
        <w:t>c</w:t>
      </w:r>
      <w:r w:rsidR="00571C41" w:rsidRPr="2B366E71">
        <w:rPr>
          <w:b/>
          <w:bCs/>
          <w:sz w:val="24"/>
          <w:szCs w:val="24"/>
        </w:rPr>
        <w:t>[</w:t>
      </w:r>
      <w:r>
        <w:t xml:space="preserve">the increase may cause </w:t>
      </w:r>
      <w:r w:rsidR="00D60341">
        <w:t>Your</w:t>
      </w:r>
      <w:r>
        <w:t xml:space="preserve"> </w:t>
      </w:r>
      <w:r w:rsidR="008D5390">
        <w:t>benefit</w:t>
      </w:r>
      <w:r w:rsidR="00DA6C9A">
        <w:t xml:space="preserve"> payment</w:t>
      </w:r>
      <w:r>
        <w:t xml:space="preserve"> to exceed the </w:t>
      </w:r>
      <w:r w:rsidR="00EB6966">
        <w:t>M</w:t>
      </w:r>
      <w:r>
        <w:t xml:space="preserve">aximum </w:t>
      </w:r>
      <w:r w:rsidR="00EB6966">
        <w:t>M</w:t>
      </w:r>
      <w:r>
        <w:t xml:space="preserve">onthly </w:t>
      </w:r>
      <w:r w:rsidR="00EB6966">
        <w:t>B</w:t>
      </w:r>
      <w:r>
        <w:t>enefit.</w:t>
      </w:r>
      <w:r w:rsidR="00571C41" w:rsidRPr="2B366E71">
        <w:rPr>
          <w:b/>
          <w:bCs/>
          <w:sz w:val="24"/>
          <w:szCs w:val="24"/>
        </w:rPr>
        <w:t>]</w:t>
      </w:r>
    </w:p>
    <w:p w14:paraId="7F618027" w14:textId="78E3B5F2" w:rsidR="00BE0A26" w:rsidRDefault="00C92F55" w:rsidP="2B366E71">
      <w:pPr>
        <w:pStyle w:val="2Text"/>
        <w:rPr>
          <w:b/>
          <w:bCs/>
          <w:i/>
          <w:iCs/>
        </w:rPr>
      </w:pPr>
      <w:ins w:id="231" w:author="Laura Hoogland" w:date="2026-01-22T14:57:00Z" w16du:dateUtc="2026-01-22T20:57:00Z">
        <w:r w:rsidRPr="00987A39">
          <w:rPr>
            <w:b/>
            <w:bCs/>
            <w:color w:val="FF0000"/>
            <w:sz w:val="24"/>
            <w:szCs w:val="24"/>
            <w:vertAlign w:val="superscript"/>
          </w:rPr>
          <w:t>17b</w:t>
        </w:r>
        <w:r w:rsidRPr="165B09DB">
          <w:rPr>
            <w:b/>
            <w:sz w:val="24"/>
            <w:szCs w:val="24"/>
          </w:rPr>
          <w:t>[</w:t>
        </w:r>
      </w:ins>
      <w:r w:rsidR="00BE0A26" w:rsidRPr="2B366E71">
        <w:rPr>
          <w:b/>
          <w:bCs/>
          <w:i/>
          <w:iCs/>
        </w:rPr>
        <w:t>Cost of Living Example:</w:t>
      </w:r>
    </w:p>
    <w:p w14:paraId="4D6E6F1B" w14:textId="51E23F52" w:rsidR="00BE0A26" w:rsidRDefault="00D60341" w:rsidP="2B366E71">
      <w:pPr>
        <w:pStyle w:val="2Text"/>
        <w:rPr>
          <w:i/>
          <w:iCs/>
        </w:rPr>
      </w:pPr>
      <w:r w:rsidRPr="2B366E71">
        <w:rPr>
          <w:i/>
          <w:iCs/>
        </w:rPr>
        <w:t>Your</w:t>
      </w:r>
      <w:r w:rsidR="000D4286" w:rsidRPr="2B366E71">
        <w:rPr>
          <w:i/>
          <w:iCs/>
        </w:rPr>
        <w:t xml:space="preserve"> </w:t>
      </w:r>
      <w:commentRangeStart w:id="232"/>
      <w:r w:rsidR="000D4286" w:rsidRPr="2B366E71">
        <w:rPr>
          <w:b/>
          <w:bCs/>
          <w:color w:val="FF0000"/>
          <w:sz w:val="24"/>
          <w:szCs w:val="24"/>
          <w:vertAlign w:val="superscript"/>
        </w:rPr>
        <w:t>17</w:t>
      </w:r>
      <w:r w:rsidR="0074173E" w:rsidRPr="2B366E71">
        <w:rPr>
          <w:b/>
          <w:bCs/>
          <w:color w:val="FF0000"/>
          <w:sz w:val="24"/>
          <w:szCs w:val="24"/>
          <w:vertAlign w:val="superscript"/>
        </w:rPr>
        <w:t>d</w:t>
      </w:r>
      <w:r w:rsidR="00D707D9" w:rsidRPr="2B366E71">
        <w:rPr>
          <w:b/>
          <w:bCs/>
          <w:sz w:val="24"/>
          <w:szCs w:val="24"/>
        </w:rPr>
        <w:t>[</w:t>
      </w:r>
      <w:commentRangeEnd w:id="232"/>
      <w:r>
        <w:rPr>
          <w:rStyle w:val="CommentReference"/>
          <w:sz w:val="20"/>
          <w:szCs w:val="20"/>
        </w:rPr>
        <w:commentReference w:id="232"/>
      </w:r>
      <w:r w:rsidR="00F60231">
        <w:t xml:space="preserve">Monthly Benefit </w:t>
      </w:r>
      <w:r w:rsidR="00B702E9">
        <w:t>P</w:t>
      </w:r>
      <w:r w:rsidR="00F60231">
        <w:t>ayment</w:t>
      </w:r>
      <w:r w:rsidR="00571C41" w:rsidRPr="2B366E71">
        <w:rPr>
          <w:b/>
          <w:bCs/>
          <w:sz w:val="24"/>
          <w:szCs w:val="24"/>
        </w:rPr>
        <w:t>]</w:t>
      </w:r>
      <w:r w:rsidR="00BE0A26" w:rsidRPr="2B366E71">
        <w:rPr>
          <w:i/>
          <w:iCs/>
        </w:rPr>
        <w:t xml:space="preserve"> = $1200</w:t>
      </w:r>
      <w:r>
        <w:br/>
      </w:r>
      <w:r w:rsidR="00BE0A26" w:rsidRPr="2B366E71">
        <w:rPr>
          <w:i/>
          <w:iCs/>
        </w:rPr>
        <w:t>Cost of Living Adjustment % (COLA%) = 1%</w:t>
      </w:r>
    </w:p>
    <w:p w14:paraId="4948BECE" w14:textId="00984F7F" w:rsidR="00075D40" w:rsidRDefault="007F52A9" w:rsidP="007E1E11">
      <w:pPr>
        <w:pStyle w:val="2Text"/>
        <w:spacing w:after="0"/>
      </w:pPr>
      <w:del w:id="233" w:author="Laura Hoogland" w:date="2026-01-22T14:57:00Z" w16du:dateUtc="2026-01-22T20:57:00Z">
        <w:r w:rsidRPr="00987A39">
          <w:rPr>
            <w:b/>
            <w:bCs/>
            <w:color w:val="FF0000"/>
            <w:sz w:val="24"/>
            <w:szCs w:val="24"/>
            <w:vertAlign w:val="superscript"/>
          </w:rPr>
          <w:delText>17b</w:delText>
        </w:r>
        <w:r w:rsidR="00571C41" w:rsidRPr="165B09DB">
          <w:rPr>
            <w:b/>
            <w:sz w:val="24"/>
            <w:szCs w:val="24"/>
          </w:rPr>
          <w:delText>[</w:delText>
        </w:r>
      </w:del>
      <w:r w:rsidR="00BE0A26">
        <w:rPr>
          <w:b/>
          <w:bCs/>
          <w:i/>
          <w:iCs/>
        </w:rPr>
        <w:t>July 1 following</w:t>
      </w:r>
      <w:r w:rsidR="00D073E5">
        <w:rPr>
          <w:b/>
          <w:bCs/>
          <w:i/>
          <w:iCs/>
        </w:rPr>
        <w:t xml:space="preserve"> </w:t>
      </w:r>
      <w:r w:rsidR="00BE0A26">
        <w:tab/>
      </w:r>
      <w:r w:rsidR="00BE0A26">
        <w:tab/>
      </w:r>
      <w:r w:rsidR="00EF5E10">
        <w:tab/>
      </w:r>
      <w:r w:rsidR="00EF5E10">
        <w:tab/>
      </w:r>
    </w:p>
    <w:p w14:paraId="2DD2E020" w14:textId="0BBAF8F9" w:rsidR="00EF5E10" w:rsidRDefault="00B4412A" w:rsidP="007E1E11">
      <w:pPr>
        <w:pStyle w:val="2Text"/>
        <w:spacing w:after="0"/>
        <w:rPr>
          <w:b/>
          <w:bCs/>
          <w:i/>
          <w:iCs/>
        </w:rPr>
      </w:pPr>
      <w:r>
        <w:rPr>
          <w:b/>
          <w:bCs/>
          <w:i/>
          <w:iCs/>
        </w:rPr>
        <w:t xml:space="preserve">12 or more months </w:t>
      </w:r>
    </w:p>
    <w:p w14:paraId="0B57C8AF" w14:textId="3ECCBAA1" w:rsidR="0028785B" w:rsidRDefault="00B4412A" w:rsidP="00640799">
      <w:pPr>
        <w:pStyle w:val="2Text"/>
        <w:spacing w:after="0"/>
        <w:rPr>
          <w:b/>
          <w:bCs/>
          <w:color w:val="FF0000"/>
          <w:sz w:val="24"/>
          <w:szCs w:val="24"/>
          <w:vertAlign w:val="superscript"/>
        </w:rPr>
      </w:pPr>
      <w:r>
        <w:rPr>
          <w:b/>
          <w:bCs/>
          <w:i/>
          <w:iCs/>
        </w:rPr>
        <w:t>of disability</w:t>
      </w:r>
      <w:r w:rsidR="0028785B">
        <w:rPr>
          <w:b/>
          <w:bCs/>
          <w:i/>
          <w:iCs/>
        </w:rPr>
        <w:tab/>
      </w:r>
      <w:r w:rsidR="0028785B">
        <w:rPr>
          <w:b/>
          <w:bCs/>
          <w:i/>
          <w:iCs/>
        </w:rPr>
        <w:tab/>
      </w:r>
      <w:r w:rsidR="00640799">
        <w:rPr>
          <w:b/>
          <w:bCs/>
          <w:i/>
          <w:iCs/>
        </w:rPr>
        <w:t>Your Monthly</w:t>
      </w:r>
      <w:r w:rsidR="00B13DCF">
        <w:rPr>
          <w:b/>
          <w:bCs/>
          <w:i/>
          <w:iCs/>
        </w:rPr>
        <w:t xml:space="preserve"> Benefit</w:t>
      </w:r>
      <w:r w:rsidR="00EF5E10">
        <w:rPr>
          <w:b/>
          <w:bCs/>
          <w:color w:val="FF0000"/>
          <w:sz w:val="24"/>
          <w:szCs w:val="24"/>
          <w:vertAlign w:val="superscript"/>
        </w:rPr>
        <w:tab/>
      </w:r>
      <w:r w:rsidR="00640799">
        <w:rPr>
          <w:b/>
          <w:bCs/>
          <w:color w:val="FF0000"/>
          <w:sz w:val="24"/>
          <w:szCs w:val="24"/>
          <w:vertAlign w:val="superscript"/>
        </w:rPr>
        <w:t xml:space="preserve"> </w:t>
      </w:r>
    </w:p>
    <w:p w14:paraId="086A3CC1" w14:textId="06886A01" w:rsidR="00BE0A26" w:rsidRDefault="00B4412A" w:rsidP="00046E1F">
      <w:pPr>
        <w:pStyle w:val="2Text"/>
        <w:spacing w:after="0"/>
        <w:rPr>
          <w:b/>
          <w:bCs/>
          <w:i/>
          <w:iCs/>
        </w:rPr>
      </w:pPr>
      <w:r>
        <w:rPr>
          <w:b/>
          <w:bCs/>
          <w:i/>
          <w:iCs/>
        </w:rPr>
        <w:t>benefits</w:t>
      </w:r>
      <w:r w:rsidR="0028785B">
        <w:tab/>
      </w:r>
      <w:r w:rsidR="0028785B">
        <w:tab/>
      </w:r>
      <w:r w:rsidR="0028785B">
        <w:tab/>
      </w:r>
      <w:r w:rsidR="00A16BFA">
        <w:rPr>
          <w:b/>
          <w:bCs/>
          <w:i/>
          <w:iCs/>
        </w:rPr>
        <w:t xml:space="preserve">Payment </w:t>
      </w:r>
      <w:r w:rsidR="00BE0A26">
        <w:rPr>
          <w:b/>
          <w:bCs/>
          <w:i/>
          <w:iCs/>
        </w:rPr>
        <w:t>x (100% + COLA%)</w:t>
      </w:r>
      <w:r w:rsidR="00807D8A">
        <w:rPr>
          <w:b/>
          <w:bCs/>
          <w:i/>
          <w:iCs/>
        </w:rPr>
        <w:t xml:space="preserve"> </w:t>
      </w:r>
      <w:r w:rsidR="00BE0A26">
        <w:rPr>
          <w:b/>
          <w:bCs/>
          <w:i/>
          <w:iCs/>
        </w:rPr>
        <w:t>=</w:t>
      </w:r>
      <w:r w:rsidR="00A63EF6">
        <w:rPr>
          <w:b/>
          <w:bCs/>
          <w:i/>
          <w:iCs/>
        </w:rPr>
        <w:t xml:space="preserve">  </w:t>
      </w:r>
      <w:r w:rsidR="00BE0A26">
        <w:rPr>
          <w:b/>
          <w:bCs/>
          <w:i/>
          <w:iCs/>
        </w:rPr>
        <w:t>New</w:t>
      </w:r>
      <w:r w:rsidR="002158E6">
        <w:rPr>
          <w:b/>
          <w:bCs/>
          <w:i/>
          <w:iCs/>
        </w:rPr>
        <w:t xml:space="preserve"> Monthly</w:t>
      </w:r>
      <w:r w:rsidR="00BE0A26">
        <w:rPr>
          <w:b/>
          <w:bCs/>
          <w:i/>
          <w:iCs/>
        </w:rPr>
        <w:t xml:space="preserve"> </w:t>
      </w:r>
      <w:r w:rsidR="008D5390">
        <w:rPr>
          <w:b/>
          <w:bCs/>
          <w:i/>
          <w:iCs/>
        </w:rPr>
        <w:t>Benefit</w:t>
      </w:r>
      <w:r w:rsidR="0002698E">
        <w:rPr>
          <w:b/>
          <w:bCs/>
          <w:i/>
          <w:iCs/>
        </w:rPr>
        <w:t xml:space="preserve"> </w:t>
      </w:r>
      <w:r w:rsidR="001356FE">
        <w:rPr>
          <w:b/>
          <w:bCs/>
          <w:i/>
          <w:iCs/>
        </w:rPr>
        <w:t>Payment</w:t>
      </w:r>
    </w:p>
    <w:p w14:paraId="2E21E6C6" w14:textId="75BE15CE" w:rsidR="00A63EF6" w:rsidRDefault="008E3540" w:rsidP="00A63EF6">
      <w:pPr>
        <w:pStyle w:val="2Text"/>
        <w:spacing w:after="0"/>
        <w:rPr>
          <w:i/>
          <w:iCs/>
        </w:rPr>
      </w:pPr>
      <w:r>
        <w:rPr>
          <w:i/>
          <w:iCs/>
        </w:rPr>
        <w:t>1</w:t>
      </w:r>
      <w:r w:rsidRPr="00987A39">
        <w:rPr>
          <w:i/>
          <w:iCs/>
          <w:vertAlign w:val="superscript"/>
        </w:rPr>
        <w:t>st</w:t>
      </w:r>
      <w:r w:rsidR="00A63EF6">
        <w:rPr>
          <w:i/>
          <w:iCs/>
        </w:rPr>
        <w:t xml:space="preserve">  July 1</w:t>
      </w:r>
      <w:r w:rsidR="0053352E">
        <w:tab/>
      </w:r>
      <w:r w:rsidR="0053352E">
        <w:tab/>
      </w:r>
      <w:r>
        <w:tab/>
      </w:r>
      <w:r w:rsidR="00A63EF6">
        <w:rPr>
          <w:i/>
          <w:iCs/>
        </w:rPr>
        <w:t>$1,200.00 + 1% of $1,200.00</w:t>
      </w:r>
      <w:r w:rsidR="00AA7BA1">
        <w:t xml:space="preserve"> </w:t>
      </w:r>
      <w:r w:rsidR="00807D8A">
        <w:t xml:space="preserve"> </w:t>
      </w:r>
      <w:r w:rsidR="0002235F">
        <w:t xml:space="preserve"> </w:t>
      </w:r>
      <w:r w:rsidR="00A63EF6">
        <w:rPr>
          <w:i/>
          <w:iCs/>
        </w:rPr>
        <w:t>=</w:t>
      </w:r>
      <w:r w:rsidR="00AA7BA1">
        <w:rPr>
          <w:i/>
          <w:iCs/>
        </w:rPr>
        <w:t xml:space="preserve"> </w:t>
      </w:r>
      <w:r w:rsidR="00485398">
        <w:rPr>
          <w:i/>
          <w:iCs/>
        </w:rPr>
        <w:t xml:space="preserve"> </w:t>
      </w:r>
      <w:r w:rsidR="00A63EF6">
        <w:rPr>
          <w:i/>
          <w:iCs/>
        </w:rPr>
        <w:t>$1,212.00</w:t>
      </w:r>
      <w:r w:rsidR="00A63EF6">
        <w:br/>
      </w:r>
      <w:r>
        <w:rPr>
          <w:i/>
          <w:iCs/>
        </w:rPr>
        <w:t>2</w:t>
      </w:r>
      <w:r w:rsidRPr="00987A39">
        <w:rPr>
          <w:i/>
          <w:iCs/>
          <w:vertAlign w:val="superscript"/>
        </w:rPr>
        <w:t>nd</w:t>
      </w:r>
      <w:r w:rsidR="00A63EF6">
        <w:rPr>
          <w:i/>
          <w:iCs/>
        </w:rPr>
        <w:t> July 1</w:t>
      </w:r>
      <w:r w:rsidR="006E0C43">
        <w:tab/>
      </w:r>
      <w:r w:rsidR="006E0C43">
        <w:tab/>
      </w:r>
      <w:r w:rsidR="006E0C43">
        <w:tab/>
      </w:r>
      <w:r w:rsidR="00A63EF6">
        <w:rPr>
          <w:i/>
          <w:iCs/>
        </w:rPr>
        <w:t>$1,212.00 + 1% of $1,212.00</w:t>
      </w:r>
      <w:r w:rsidR="00AA7BA1">
        <w:t xml:space="preserve"> </w:t>
      </w:r>
      <w:r w:rsidR="00807D8A">
        <w:t xml:space="preserve"> </w:t>
      </w:r>
      <w:r w:rsidR="0002235F">
        <w:t xml:space="preserve"> </w:t>
      </w:r>
      <w:r w:rsidR="00A63EF6">
        <w:rPr>
          <w:i/>
          <w:iCs/>
        </w:rPr>
        <w:t>=</w:t>
      </w:r>
      <w:r w:rsidR="00485398">
        <w:rPr>
          <w:i/>
          <w:iCs/>
        </w:rPr>
        <w:t xml:space="preserve">  </w:t>
      </w:r>
      <w:r w:rsidR="00A63EF6">
        <w:rPr>
          <w:i/>
          <w:iCs/>
        </w:rPr>
        <w:t>$1,224.12</w:t>
      </w:r>
      <w:r w:rsidR="00A63EF6">
        <w:br/>
      </w:r>
      <w:r>
        <w:rPr>
          <w:i/>
          <w:iCs/>
        </w:rPr>
        <w:t>3</w:t>
      </w:r>
      <w:r>
        <w:rPr>
          <w:i/>
          <w:iCs/>
          <w:vertAlign w:val="superscript"/>
        </w:rPr>
        <w:t>rd</w:t>
      </w:r>
      <w:r w:rsidR="00A63EF6">
        <w:rPr>
          <w:i/>
          <w:iCs/>
        </w:rPr>
        <w:t xml:space="preserve">  July 1</w:t>
      </w:r>
      <w:r w:rsidR="006E0C43">
        <w:tab/>
      </w:r>
      <w:r w:rsidR="006E0C43">
        <w:tab/>
      </w:r>
      <w:r w:rsidR="006E0C43">
        <w:tab/>
      </w:r>
      <w:r w:rsidR="00A63EF6">
        <w:rPr>
          <w:i/>
          <w:iCs/>
        </w:rPr>
        <w:t>$1,224.12 +</w:t>
      </w:r>
      <w:r w:rsidR="00FB1E66">
        <w:rPr>
          <w:i/>
          <w:iCs/>
        </w:rPr>
        <w:t xml:space="preserve"> </w:t>
      </w:r>
      <w:r w:rsidR="00A63EF6">
        <w:rPr>
          <w:i/>
          <w:iCs/>
        </w:rPr>
        <w:t>1% of $1,224.12</w:t>
      </w:r>
      <w:r w:rsidR="00807D8A">
        <w:rPr>
          <w:i/>
          <w:iCs/>
        </w:rPr>
        <w:t xml:space="preserve"> </w:t>
      </w:r>
      <w:r w:rsidR="00AA7BA1">
        <w:t xml:space="preserve"> </w:t>
      </w:r>
      <w:r w:rsidR="0002235F">
        <w:t xml:space="preserve"> </w:t>
      </w:r>
      <w:r w:rsidR="00A63EF6">
        <w:rPr>
          <w:i/>
          <w:iCs/>
        </w:rPr>
        <w:t>=</w:t>
      </w:r>
      <w:r w:rsidR="00485398">
        <w:rPr>
          <w:i/>
          <w:iCs/>
        </w:rPr>
        <w:t xml:space="preserve">  </w:t>
      </w:r>
      <w:r w:rsidR="00A63EF6">
        <w:rPr>
          <w:i/>
          <w:iCs/>
        </w:rPr>
        <w:t>$1,236.36</w:t>
      </w:r>
    </w:p>
    <w:p w14:paraId="659F04C8" w14:textId="055BD652" w:rsidR="00A63EF6" w:rsidRDefault="008E3540" w:rsidP="00A63EF6">
      <w:pPr>
        <w:pStyle w:val="2Text"/>
        <w:spacing w:after="0"/>
        <w:rPr>
          <w:i/>
          <w:iCs/>
        </w:rPr>
      </w:pPr>
      <w:r>
        <w:rPr>
          <w:i/>
          <w:iCs/>
        </w:rPr>
        <w:t>4</w:t>
      </w:r>
      <w:r>
        <w:rPr>
          <w:i/>
          <w:iCs/>
          <w:vertAlign w:val="superscript"/>
        </w:rPr>
        <w:t>th</w:t>
      </w:r>
      <w:r w:rsidR="00A63EF6">
        <w:rPr>
          <w:i/>
          <w:iCs/>
        </w:rPr>
        <w:t xml:space="preserve">  July 1</w:t>
      </w:r>
      <w:r w:rsidR="006E0C43">
        <w:rPr>
          <w:i/>
          <w:iCs/>
        </w:rPr>
        <w:tab/>
      </w:r>
      <w:r w:rsidR="006E0C43">
        <w:rPr>
          <w:i/>
          <w:iCs/>
        </w:rPr>
        <w:tab/>
      </w:r>
      <w:r w:rsidR="006E0C43">
        <w:rPr>
          <w:i/>
          <w:iCs/>
        </w:rPr>
        <w:tab/>
      </w:r>
      <w:r w:rsidR="00A63EF6">
        <w:rPr>
          <w:i/>
          <w:iCs/>
        </w:rPr>
        <w:t>$1,236.36 + 1% of $1,236.36</w:t>
      </w:r>
      <w:r w:rsidR="00807D8A">
        <w:rPr>
          <w:i/>
          <w:iCs/>
        </w:rPr>
        <w:t xml:space="preserve"> </w:t>
      </w:r>
      <w:r w:rsidR="0002235F">
        <w:rPr>
          <w:i/>
          <w:iCs/>
        </w:rPr>
        <w:t xml:space="preserve"> </w:t>
      </w:r>
      <w:r w:rsidR="00AA7BA1">
        <w:rPr>
          <w:i/>
          <w:iCs/>
        </w:rPr>
        <w:t xml:space="preserve"> </w:t>
      </w:r>
      <w:r w:rsidR="00A63EF6">
        <w:rPr>
          <w:i/>
          <w:iCs/>
        </w:rPr>
        <w:t>=</w:t>
      </w:r>
      <w:r w:rsidR="00485398">
        <w:rPr>
          <w:i/>
          <w:iCs/>
        </w:rPr>
        <w:t xml:space="preserve">  </w:t>
      </w:r>
      <w:r w:rsidR="00A63EF6">
        <w:rPr>
          <w:i/>
          <w:iCs/>
        </w:rPr>
        <w:t>$1,248.7</w:t>
      </w:r>
      <w:r>
        <w:rPr>
          <w:i/>
          <w:iCs/>
        </w:rPr>
        <w:t>2</w:t>
      </w:r>
    </w:p>
    <w:p w14:paraId="5FF82721" w14:textId="5B365ECC" w:rsidR="00BE0A26" w:rsidRDefault="008E3540" w:rsidP="00A63EF6">
      <w:pPr>
        <w:pStyle w:val="2Text"/>
        <w:rPr>
          <w:i/>
          <w:iCs/>
        </w:rPr>
      </w:pPr>
      <w:r>
        <w:rPr>
          <w:i/>
          <w:iCs/>
        </w:rPr>
        <w:t>5</w:t>
      </w:r>
      <w:r>
        <w:rPr>
          <w:i/>
          <w:iCs/>
          <w:vertAlign w:val="superscript"/>
        </w:rPr>
        <w:t>th</w:t>
      </w:r>
      <w:r w:rsidR="00A63EF6">
        <w:rPr>
          <w:i/>
          <w:iCs/>
        </w:rPr>
        <w:t xml:space="preserve">  July 1</w:t>
      </w:r>
      <w:r w:rsidR="006E0C43">
        <w:rPr>
          <w:i/>
          <w:iCs/>
        </w:rPr>
        <w:tab/>
      </w:r>
      <w:r w:rsidR="006E0C43">
        <w:rPr>
          <w:i/>
          <w:iCs/>
        </w:rPr>
        <w:tab/>
      </w:r>
      <w:r w:rsidR="006E0C43">
        <w:rPr>
          <w:i/>
          <w:iCs/>
        </w:rPr>
        <w:tab/>
      </w:r>
      <w:r w:rsidR="00A63EF6">
        <w:rPr>
          <w:i/>
          <w:iCs/>
        </w:rPr>
        <w:t>$1,248.7</w:t>
      </w:r>
      <w:r>
        <w:rPr>
          <w:i/>
          <w:iCs/>
        </w:rPr>
        <w:t>2</w:t>
      </w:r>
      <w:r w:rsidR="00A63EF6">
        <w:rPr>
          <w:i/>
          <w:iCs/>
        </w:rPr>
        <w:t xml:space="preserve"> + 1% of $1,248.7</w:t>
      </w:r>
      <w:r>
        <w:rPr>
          <w:i/>
          <w:iCs/>
        </w:rPr>
        <w:t>2</w:t>
      </w:r>
      <w:r w:rsidR="00807D8A">
        <w:rPr>
          <w:i/>
          <w:iCs/>
        </w:rPr>
        <w:t xml:space="preserve"> </w:t>
      </w:r>
      <w:r w:rsidR="0002235F">
        <w:rPr>
          <w:i/>
          <w:iCs/>
        </w:rPr>
        <w:t xml:space="preserve"> </w:t>
      </w:r>
      <w:r w:rsidR="00AA7BA1">
        <w:rPr>
          <w:i/>
          <w:iCs/>
        </w:rPr>
        <w:t xml:space="preserve"> </w:t>
      </w:r>
      <w:r w:rsidR="00A63EF6">
        <w:rPr>
          <w:i/>
          <w:iCs/>
        </w:rPr>
        <w:t>=</w:t>
      </w:r>
      <w:r w:rsidR="00485398">
        <w:rPr>
          <w:i/>
          <w:iCs/>
        </w:rPr>
        <w:t xml:space="preserve"> </w:t>
      </w:r>
      <w:r w:rsidR="00AA7BA1">
        <w:rPr>
          <w:i/>
          <w:iCs/>
        </w:rPr>
        <w:t xml:space="preserve"> </w:t>
      </w:r>
      <w:r w:rsidR="00A63EF6">
        <w:rPr>
          <w:i/>
          <w:iCs/>
        </w:rPr>
        <w:t>$1,261.2</w:t>
      </w:r>
      <w:r>
        <w:rPr>
          <w:i/>
          <w:iCs/>
        </w:rPr>
        <w:t>1</w:t>
      </w:r>
      <w:r w:rsidR="00BE0A26">
        <w:br/>
      </w:r>
      <w:r w:rsidR="00BE0A26">
        <w:tab/>
      </w:r>
      <w:r w:rsidR="008B7D78">
        <w:rPr>
          <w:i/>
          <w:iCs/>
        </w:rPr>
        <w:t>M</w:t>
      </w:r>
      <w:r w:rsidR="00BE0A26">
        <w:rPr>
          <w:i/>
          <w:iCs/>
        </w:rPr>
        <w:t>aximum number of adjustments</w:t>
      </w:r>
      <w:r w:rsidR="0078432C">
        <w:rPr>
          <w:i/>
          <w:iCs/>
        </w:rPr>
        <w:t xml:space="preserve"> has been reached; no further compounding</w:t>
      </w:r>
      <w:r w:rsidR="00BE0A26">
        <w:rPr>
          <w:i/>
          <w:iCs/>
        </w:rPr>
        <w:t>.</w:t>
      </w:r>
      <w:r w:rsidR="00571C41" w:rsidRPr="4FB0060D">
        <w:rPr>
          <w:b/>
          <w:sz w:val="24"/>
          <w:szCs w:val="24"/>
        </w:rPr>
        <w:t>]</w:t>
      </w:r>
      <w:r w:rsidR="007F52A9">
        <w:rPr>
          <w:iCs/>
        </w:rPr>
        <w:t xml:space="preserve"> </w:t>
      </w:r>
      <w:r w:rsidR="00571C41" w:rsidRPr="4FB0060D">
        <w:rPr>
          <w:b/>
          <w:sz w:val="24"/>
          <w:szCs w:val="24"/>
        </w:rPr>
        <w:t>]</w:t>
      </w:r>
    </w:p>
    <w:p w14:paraId="2CD94C80" w14:textId="23AB7121" w:rsidR="00BE0A26" w:rsidRDefault="00E84E2E" w:rsidP="00BE0A26">
      <w:pPr>
        <w:pStyle w:val="SubtitleD"/>
      </w:pPr>
      <w:r w:rsidRPr="00987A39">
        <w:rPr>
          <w:rFonts w:ascii="Arial" w:hAnsi="Arial" w:cs="Arial"/>
          <w:color w:val="FF0000"/>
          <w:vertAlign w:val="superscript"/>
        </w:rPr>
        <w:t>19</w:t>
      </w:r>
      <w:r w:rsidR="00571C41" w:rsidRPr="00075D40">
        <w:rPr>
          <w:rFonts w:ascii="Arial" w:hAnsi="Arial" w:cs="Arial"/>
        </w:rPr>
        <w:t>[</w:t>
      </w:r>
      <w:r w:rsidR="00BE0A26">
        <w:t>What Are Deductible Sources of Income?</w:t>
      </w:r>
    </w:p>
    <w:p w14:paraId="3A5D69A8" w14:textId="0A631063" w:rsidR="00BE0A26" w:rsidRDefault="00BE0A26" w:rsidP="00BE0A26">
      <w:pPr>
        <w:pStyle w:val="2Text"/>
      </w:pPr>
      <w:r>
        <w:t xml:space="preserve">Prudential will deduct from </w:t>
      </w:r>
      <w:r w:rsidR="00D60341">
        <w:t>Your</w:t>
      </w:r>
      <w:r>
        <w:t xml:space="preserve"> </w:t>
      </w:r>
      <w:r w:rsidR="00314FFB">
        <w:t>G</w:t>
      </w:r>
      <w:r>
        <w:t xml:space="preserve">ross </w:t>
      </w:r>
      <w:r w:rsidR="00314FFB">
        <w:t>D</w:t>
      </w:r>
      <w:r>
        <w:t xml:space="preserve">isability </w:t>
      </w:r>
      <w:r w:rsidR="00314FFB">
        <w:t>B</w:t>
      </w:r>
      <w:r w:rsidR="008D5390">
        <w:t>enefit</w:t>
      </w:r>
      <w:r>
        <w:t xml:space="preserve"> </w:t>
      </w:r>
      <w:r w:rsidR="00314FFB">
        <w:t>P</w:t>
      </w:r>
      <w:r w:rsidR="00B76309">
        <w:t xml:space="preserve">ayment </w:t>
      </w:r>
      <w:r>
        <w:t xml:space="preserve">the following </w:t>
      </w:r>
      <w:r w:rsidR="00CE0FCA">
        <w:t>Deductible Sources of Income</w:t>
      </w:r>
      <w:r>
        <w:t>:</w:t>
      </w:r>
    </w:p>
    <w:p w14:paraId="51AB8550" w14:textId="0A450A2D" w:rsidR="00BE0A26" w:rsidRDefault="00BE0A26" w:rsidP="00B37216">
      <w:pPr>
        <w:pStyle w:val="2Text"/>
      </w:pPr>
      <w:r>
        <w:t>1.</w:t>
      </w:r>
      <w:r>
        <w:tab/>
        <w:t xml:space="preserve">The amount that </w:t>
      </w:r>
      <w:r w:rsidR="00831858">
        <w:t>You</w:t>
      </w:r>
      <w:r>
        <w:t xml:space="preserve"> receive or are </w:t>
      </w:r>
      <w:r w:rsidR="002D0DF3">
        <w:t>eligible</w:t>
      </w:r>
      <w:r>
        <w:t xml:space="preserve"> to receive under:</w:t>
      </w:r>
    </w:p>
    <w:p w14:paraId="0EEA3821" w14:textId="7D826A5D" w:rsidR="00BE0A26" w:rsidRDefault="00BE0A26" w:rsidP="00B37216">
      <w:pPr>
        <w:pStyle w:val="BulletD"/>
        <w:ind w:left="1296"/>
      </w:pPr>
      <w:r>
        <w:t>a workers’ compensation law;</w:t>
      </w:r>
    </w:p>
    <w:p w14:paraId="1642EE3E" w14:textId="0F375F09" w:rsidR="00124C0D" w:rsidRDefault="00AB411F" w:rsidP="00B37216">
      <w:pPr>
        <w:pStyle w:val="BulletD"/>
        <w:ind w:left="1296"/>
      </w:pPr>
      <w:r>
        <w:t xml:space="preserve">the </w:t>
      </w:r>
      <w:r w:rsidR="006919DD">
        <w:t>J</w:t>
      </w:r>
      <w:r>
        <w:t xml:space="preserve">ones </w:t>
      </w:r>
      <w:r w:rsidR="006919DD">
        <w:t>A</w:t>
      </w:r>
      <w:r>
        <w:t>ct</w:t>
      </w:r>
      <w:r w:rsidR="00B42AC9">
        <w:t>; Title 46 US Code, section 30104</w:t>
      </w:r>
      <w:r>
        <w:t>;</w:t>
      </w:r>
    </w:p>
    <w:p w14:paraId="0DCBB5C2" w14:textId="5CF8AE06" w:rsidR="00BE0A26" w:rsidRDefault="00BE0A26" w:rsidP="00B37216">
      <w:pPr>
        <w:pStyle w:val="BulletD"/>
        <w:ind w:left="1296"/>
      </w:pPr>
      <w:r>
        <w:t>an occupational disease law; or</w:t>
      </w:r>
    </w:p>
    <w:p w14:paraId="1B08B075" w14:textId="023E8971" w:rsidR="00BE0A26" w:rsidRDefault="00BE0A26" w:rsidP="00B37216">
      <w:pPr>
        <w:pStyle w:val="BulletD"/>
        <w:ind w:left="1296"/>
      </w:pPr>
      <w:r>
        <w:t xml:space="preserve">any </w:t>
      </w:r>
      <w:r w:rsidRPr="001E6327">
        <w:t xml:space="preserve">other </w:t>
      </w:r>
      <w:r w:rsidR="00940353" w:rsidRPr="00B37216">
        <w:t>Act</w:t>
      </w:r>
      <w:r w:rsidR="00940353" w:rsidRPr="001E6327">
        <w:t xml:space="preserve"> </w:t>
      </w:r>
      <w:r w:rsidRPr="001E6327">
        <w:t xml:space="preserve">or </w:t>
      </w:r>
      <w:r w:rsidR="00940353" w:rsidRPr="00B37216">
        <w:t>Law</w:t>
      </w:r>
      <w:r w:rsidR="00940353">
        <w:rPr>
          <w:b/>
          <w:bCs/>
          <w:i/>
          <w:iCs/>
        </w:rPr>
        <w:t xml:space="preserve"> </w:t>
      </w:r>
      <w:r>
        <w:t>with similar intent.</w:t>
      </w:r>
    </w:p>
    <w:p w14:paraId="52988CD7" w14:textId="5FD63F63" w:rsidR="00BE0A26" w:rsidRDefault="00BE0A26" w:rsidP="001B4377">
      <w:pPr>
        <w:pStyle w:val="2Text"/>
        <w:ind w:left="864" w:hanging="432"/>
      </w:pPr>
      <w:r>
        <w:t>2.</w:t>
      </w:r>
      <w:r>
        <w:tab/>
      </w:r>
      <w:r w:rsidR="006D7D53" w:rsidRPr="00F1788B">
        <w:rPr>
          <w:b/>
          <w:color w:val="FF0000"/>
          <w:sz w:val="24"/>
          <w:szCs w:val="24"/>
          <w:vertAlign w:val="superscript"/>
        </w:rPr>
        <w:t>19</w:t>
      </w:r>
      <w:r w:rsidR="006D7D53">
        <w:rPr>
          <w:b/>
          <w:color w:val="FF0000"/>
          <w:sz w:val="24"/>
          <w:szCs w:val="24"/>
          <w:vertAlign w:val="superscript"/>
        </w:rPr>
        <w:t>b</w:t>
      </w:r>
      <w:r w:rsidR="00571C41" w:rsidRPr="001935DA">
        <w:rPr>
          <w:b/>
          <w:sz w:val="24"/>
          <w:szCs w:val="24"/>
        </w:rPr>
        <w:t>[</w:t>
      </w:r>
      <w:r>
        <w:t xml:space="preserve">The amount that </w:t>
      </w:r>
      <w:r w:rsidR="00831858">
        <w:t>You</w:t>
      </w:r>
      <w:r>
        <w:t xml:space="preserve"> receive or are </w:t>
      </w:r>
      <w:r w:rsidR="002D0DF3">
        <w:t>eligible</w:t>
      </w:r>
      <w:r>
        <w:t xml:space="preserve"> to receive</w:t>
      </w:r>
      <w:r w:rsidR="00B807B6">
        <w:t xml:space="preserve"> </w:t>
      </w:r>
      <w:r w:rsidR="001D144B">
        <w:t xml:space="preserve">as </w:t>
      </w:r>
      <w:r w:rsidR="00B807B6">
        <w:t>payments</w:t>
      </w:r>
      <w:r w:rsidR="000B19BB">
        <w:t xml:space="preserve"> due to </w:t>
      </w:r>
      <w:r w:rsidR="00D60341">
        <w:t>Your</w:t>
      </w:r>
      <w:r w:rsidR="000B19BB">
        <w:t xml:space="preserve"> </w:t>
      </w:r>
      <w:r w:rsidR="004C0FA6">
        <w:t>D</w:t>
      </w:r>
      <w:r w:rsidR="00813CD3">
        <w:t>isability</w:t>
      </w:r>
      <w:r>
        <w:t xml:space="preserve"> under any:</w:t>
      </w:r>
    </w:p>
    <w:p w14:paraId="6E2E7069" w14:textId="77777777" w:rsidR="00BE0A26" w:rsidRDefault="00BE0A26" w:rsidP="00B37216">
      <w:pPr>
        <w:pStyle w:val="BulletD"/>
        <w:ind w:left="1296"/>
        <w:rPr>
          <w:del w:id="234" w:author="Laura Hoogland" w:date="2026-01-22T14:57:00Z" w16du:dateUtc="2026-01-22T20:57:00Z"/>
        </w:rPr>
      </w:pPr>
      <w:del w:id="235" w:author="Laura Hoogland" w:date="2026-01-22T14:57:00Z" w16du:dateUtc="2026-01-22T20:57:00Z">
        <w:r>
          <w:lastRenderedPageBreak/>
          <w:delText xml:space="preserve">automobile insurance </w:delText>
        </w:r>
        <w:r w:rsidR="007F0401">
          <w:delText>p</w:delText>
        </w:r>
        <w:r w:rsidR="006C4188">
          <w:delText>olicy</w:delText>
        </w:r>
        <w:r>
          <w:delText>;</w:delText>
        </w:r>
      </w:del>
    </w:p>
    <w:p w14:paraId="30ED4772" w14:textId="22F238A8" w:rsidR="007910F9" w:rsidRDefault="009E3561" w:rsidP="00B37216">
      <w:pPr>
        <w:pStyle w:val="BulletD"/>
        <w:ind w:left="1296"/>
      </w:pPr>
      <w:commentRangeStart w:id="236"/>
      <w:commentRangeStart w:id="237"/>
      <w:commentRangeEnd w:id="236"/>
      <w:r>
        <w:rPr>
          <w:rStyle w:val="CommentReference"/>
          <w:sz w:val="20"/>
          <w:szCs w:val="20"/>
        </w:rPr>
        <w:commentReference w:id="236"/>
      </w:r>
      <w:commentRangeEnd w:id="237"/>
      <w:r w:rsidR="003E06F2">
        <w:rPr>
          <w:rStyle w:val="CommentReference"/>
          <w:sz w:val="20"/>
          <w:szCs w:val="20"/>
        </w:rPr>
        <w:commentReference w:id="237"/>
      </w:r>
      <w:r w:rsidR="00BE0A26">
        <w:t>insurance</w:t>
      </w:r>
      <w:r w:rsidR="00B26632">
        <w:t xml:space="preserve"> </w:t>
      </w:r>
      <w:r w:rsidR="00FA3419">
        <w:t>p</w:t>
      </w:r>
      <w:r w:rsidR="00B26632">
        <w:t xml:space="preserve">lan </w:t>
      </w:r>
      <w:r w:rsidR="007E6D94">
        <w:t xml:space="preserve">where the </w:t>
      </w:r>
      <w:r w:rsidR="00347555" w:rsidRPr="0021243B">
        <w:rPr>
          <w:b/>
          <w:bCs/>
          <w:color w:val="FF0000"/>
          <w:sz w:val="24"/>
          <w:szCs w:val="24"/>
          <w:vertAlign w:val="superscript"/>
        </w:rPr>
        <w:t>CV2</w:t>
      </w:r>
      <w:r w:rsidR="00347555" w:rsidRPr="00571C41">
        <w:rPr>
          <w:b/>
          <w:bCs/>
          <w:sz w:val="24"/>
        </w:rPr>
        <w:t>[</w:t>
      </w:r>
      <w:r w:rsidR="00347555">
        <w:t>Employer</w:t>
      </w:r>
      <w:r w:rsidR="00347555" w:rsidRPr="00571C41">
        <w:rPr>
          <w:b/>
          <w:bCs/>
          <w:sz w:val="24"/>
        </w:rPr>
        <w:t>]</w:t>
      </w:r>
      <w:r w:rsidR="00D2110C">
        <w:t xml:space="preserve"> has</w:t>
      </w:r>
      <w:r w:rsidR="00BD3082" w:rsidRPr="00BD3082">
        <w:t xml:space="preserve"> </w:t>
      </w:r>
      <w:r w:rsidR="00BD3082">
        <w:t>made payroll deductions or</w:t>
      </w:r>
      <w:r w:rsidR="007E6D94">
        <w:t xml:space="preserve"> directly or indirectly, has paid all or part of the cost</w:t>
      </w:r>
      <w:r w:rsidR="00A440B5">
        <w:t>;</w:t>
      </w:r>
    </w:p>
    <w:p w14:paraId="19A47144" w14:textId="1F8659AA" w:rsidR="001C4B2F" w:rsidRDefault="00BE0A26" w:rsidP="00B37216">
      <w:pPr>
        <w:pStyle w:val="BulletD"/>
        <w:ind w:left="1296"/>
      </w:pPr>
      <w:r>
        <w:t>health or welfare</w:t>
      </w:r>
      <w:r w:rsidR="00B26632">
        <w:t xml:space="preserve"> </w:t>
      </w:r>
      <w:r w:rsidR="00FA3419">
        <w:t>p</w:t>
      </w:r>
      <w:r w:rsidR="00B26632">
        <w:t xml:space="preserve">lan </w:t>
      </w:r>
      <w:r w:rsidR="007E6D94">
        <w:t xml:space="preserve">where the </w:t>
      </w:r>
      <w:r w:rsidR="00347555" w:rsidRPr="0021243B">
        <w:rPr>
          <w:b/>
          <w:bCs/>
          <w:color w:val="FF0000"/>
          <w:sz w:val="24"/>
          <w:szCs w:val="24"/>
          <w:vertAlign w:val="superscript"/>
        </w:rPr>
        <w:t>CV2</w:t>
      </w:r>
      <w:r w:rsidR="00347555" w:rsidRPr="00571C41">
        <w:rPr>
          <w:b/>
          <w:bCs/>
          <w:sz w:val="24"/>
        </w:rPr>
        <w:t>[</w:t>
      </w:r>
      <w:r w:rsidR="00347555">
        <w:t>Employer</w:t>
      </w:r>
      <w:r w:rsidR="00347555" w:rsidRPr="00571C41">
        <w:rPr>
          <w:b/>
          <w:bCs/>
          <w:sz w:val="24"/>
        </w:rPr>
        <w:t>]</w:t>
      </w:r>
      <w:r w:rsidR="00D2110C">
        <w:t xml:space="preserve"> has made payroll deductions, or</w:t>
      </w:r>
      <w:r w:rsidR="007E6D94">
        <w:t xml:space="preserve"> directly or indirectly, has paid all or part of the cost</w:t>
      </w:r>
      <w:r w:rsidR="00A440B5">
        <w:t>;</w:t>
      </w:r>
    </w:p>
    <w:p w14:paraId="1891878C" w14:textId="76FA5B15" w:rsidR="00BE0A26" w:rsidRDefault="00BE0A26" w:rsidP="00B37216">
      <w:pPr>
        <w:pStyle w:val="BulletD"/>
        <w:ind w:left="1296"/>
      </w:pPr>
      <w:r>
        <w:t>other group insurance</w:t>
      </w:r>
      <w:r w:rsidR="00B26632">
        <w:t xml:space="preserve"> </w:t>
      </w:r>
      <w:r w:rsidR="00FA3419">
        <w:t>p</w:t>
      </w:r>
      <w:r w:rsidR="00B26632">
        <w:t xml:space="preserve">lan </w:t>
      </w:r>
      <w:r>
        <w:t xml:space="preserve">where </w:t>
      </w:r>
      <w:r w:rsidR="007E6D94">
        <w:t xml:space="preserve">the </w:t>
      </w:r>
      <w:r w:rsidR="00347555" w:rsidRPr="0021243B">
        <w:rPr>
          <w:b/>
          <w:bCs/>
          <w:color w:val="FF0000"/>
          <w:sz w:val="24"/>
          <w:szCs w:val="24"/>
          <w:vertAlign w:val="superscript"/>
        </w:rPr>
        <w:t>CV2</w:t>
      </w:r>
      <w:r w:rsidR="00347555" w:rsidRPr="00571C41">
        <w:rPr>
          <w:b/>
          <w:bCs/>
          <w:sz w:val="24"/>
        </w:rPr>
        <w:t>[</w:t>
      </w:r>
      <w:r w:rsidR="00347555">
        <w:t>Employer</w:t>
      </w:r>
      <w:r w:rsidR="00347555" w:rsidRPr="00571C41">
        <w:rPr>
          <w:b/>
          <w:bCs/>
          <w:sz w:val="24"/>
        </w:rPr>
        <w:t>]</w:t>
      </w:r>
      <w:r w:rsidR="00350AFE">
        <w:t xml:space="preserve"> has made payroll deductions</w:t>
      </w:r>
      <w:r>
        <w:t>,</w:t>
      </w:r>
      <w:r w:rsidR="00350AFE">
        <w:t xml:space="preserve"> or</w:t>
      </w:r>
      <w:r>
        <w:t xml:space="preserve"> directly or indirectly, has paid all or part of the cost; </w:t>
      </w:r>
    </w:p>
    <w:p w14:paraId="154DF257" w14:textId="0E64A884" w:rsidR="0005150F" w:rsidRDefault="0005150F" w:rsidP="00B37216">
      <w:pPr>
        <w:pStyle w:val="BulletD"/>
        <w:ind w:left="1296"/>
      </w:pPr>
      <w:r>
        <w:t xml:space="preserve">self-funded </w:t>
      </w:r>
      <w:r w:rsidR="0007726A">
        <w:t>plan</w:t>
      </w:r>
      <w:r>
        <w:t xml:space="preserve">, or other arrangement if </w:t>
      </w:r>
      <w:r w:rsidR="00C06D43">
        <w:t xml:space="preserve">the </w:t>
      </w:r>
      <w:r w:rsidR="00347555" w:rsidRPr="0021243B">
        <w:rPr>
          <w:b/>
          <w:bCs/>
          <w:color w:val="FF0000"/>
          <w:sz w:val="24"/>
          <w:szCs w:val="24"/>
          <w:vertAlign w:val="superscript"/>
        </w:rPr>
        <w:t>CV2</w:t>
      </w:r>
      <w:r w:rsidR="00347555" w:rsidRPr="00571C41">
        <w:rPr>
          <w:b/>
          <w:bCs/>
          <w:sz w:val="24"/>
        </w:rPr>
        <w:t>[</w:t>
      </w:r>
      <w:r w:rsidR="00347555">
        <w:t>Employer</w:t>
      </w:r>
      <w:r w:rsidR="00347555" w:rsidRPr="00571C41">
        <w:rPr>
          <w:b/>
          <w:bCs/>
          <w:sz w:val="24"/>
        </w:rPr>
        <w:t>]</w:t>
      </w:r>
      <w:r w:rsidR="00C06D43">
        <w:t xml:space="preserve"> </w:t>
      </w:r>
      <w:r>
        <w:t>contributes toward it or makes payroll deductions for it</w:t>
      </w:r>
      <w:r w:rsidR="006146EA">
        <w:t>;</w:t>
      </w:r>
    </w:p>
    <w:p w14:paraId="2623FE24" w14:textId="3B5BDCF7" w:rsidR="00F57C5C" w:rsidRDefault="000F0279" w:rsidP="00B37216">
      <w:pPr>
        <w:pStyle w:val="BulletD"/>
        <w:ind w:left="1296"/>
      </w:pPr>
      <w:r>
        <w:t xml:space="preserve">other </w:t>
      </w:r>
      <w:r w:rsidR="0007726A">
        <w:t>plan</w:t>
      </w:r>
      <w:r w:rsidR="00813CD3">
        <w:t>s</w:t>
      </w:r>
      <w:r>
        <w:t xml:space="preserve"> that </w:t>
      </w:r>
      <w:r w:rsidR="00831858">
        <w:t>You</w:t>
      </w:r>
      <w:r>
        <w:t xml:space="preserve"> are eligible to receive</w:t>
      </w:r>
      <w:r w:rsidR="00694FDE">
        <w:t xml:space="preserve"> </w:t>
      </w:r>
      <w:r w:rsidR="00B61640">
        <w:t>payments</w:t>
      </w:r>
      <w:r w:rsidR="00813CD3">
        <w:t xml:space="preserve"> due to </w:t>
      </w:r>
      <w:r w:rsidR="00D60341">
        <w:t>Your</w:t>
      </w:r>
      <w:r w:rsidR="00813CD3">
        <w:t xml:space="preserve"> </w:t>
      </w:r>
      <w:r w:rsidR="004C0FA6">
        <w:t>D</w:t>
      </w:r>
      <w:r w:rsidR="00813CD3">
        <w:t>isability</w:t>
      </w:r>
      <w:r w:rsidR="00B61640">
        <w:t xml:space="preserve"> </w:t>
      </w:r>
      <w:r w:rsidR="00694FDE">
        <w:t xml:space="preserve">because: (i) </w:t>
      </w:r>
      <w:r w:rsidR="00831858">
        <w:t>You</w:t>
      </w:r>
      <w:r w:rsidR="00694FDE">
        <w:t xml:space="preserve"> are employed by or associated with </w:t>
      </w:r>
      <w:r w:rsidR="000468E1" w:rsidRPr="00987A39">
        <w:rPr>
          <w:b/>
          <w:bCs/>
          <w:color w:val="FF0000"/>
          <w:sz w:val="24"/>
          <w:szCs w:val="24"/>
          <w:vertAlign w:val="superscript"/>
        </w:rPr>
        <w:t>CV2</w:t>
      </w:r>
      <w:r w:rsidR="00571C41" w:rsidRPr="00571C41">
        <w:rPr>
          <w:b/>
          <w:bCs/>
          <w:sz w:val="24"/>
        </w:rPr>
        <w:t>[</w:t>
      </w:r>
      <w:r w:rsidR="00694FDE">
        <w:t>the Employer</w:t>
      </w:r>
      <w:r w:rsidR="00571C41" w:rsidRPr="00571C41">
        <w:rPr>
          <w:b/>
          <w:bCs/>
          <w:sz w:val="24"/>
        </w:rPr>
        <w:t>]</w:t>
      </w:r>
      <w:r w:rsidR="009F3687">
        <w:t xml:space="preserve">; or (ii) </w:t>
      </w:r>
      <w:r w:rsidR="00831858">
        <w:t>You</w:t>
      </w:r>
      <w:r w:rsidR="00196A95">
        <w:t xml:space="preserve"> are a member of any union, fraternal benefit society; association, or other like organizations</w:t>
      </w:r>
      <w:r w:rsidR="00995A95">
        <w:t xml:space="preserve">. </w:t>
      </w:r>
      <w:r w:rsidR="00042097" w:rsidRPr="00F1788B">
        <w:rPr>
          <w:b/>
          <w:color w:val="FF0000"/>
          <w:sz w:val="24"/>
          <w:szCs w:val="24"/>
          <w:vertAlign w:val="superscript"/>
        </w:rPr>
        <w:t>19</w:t>
      </w:r>
      <w:r w:rsidR="00042097">
        <w:rPr>
          <w:b/>
          <w:color w:val="FF0000"/>
          <w:sz w:val="24"/>
          <w:szCs w:val="24"/>
          <w:vertAlign w:val="superscript"/>
        </w:rPr>
        <w:t>a</w:t>
      </w:r>
      <w:r w:rsidR="00042097" w:rsidRPr="00571C41">
        <w:rPr>
          <w:b/>
          <w:bCs/>
          <w:sz w:val="24"/>
        </w:rPr>
        <w:t>[</w:t>
      </w:r>
      <w:r w:rsidR="0000024E">
        <w:t>T</w:t>
      </w:r>
      <w:r w:rsidR="00995A95">
        <w:t xml:space="preserve">his is considered only to the extent that such income plus the amount of </w:t>
      </w:r>
      <w:r w:rsidR="00D60341">
        <w:t>Your</w:t>
      </w:r>
      <w:r w:rsidR="00995A95">
        <w:t xml:space="preserve"> Monthly Benefit </w:t>
      </w:r>
      <w:r w:rsidR="00347555">
        <w:t xml:space="preserve">Payment </w:t>
      </w:r>
      <w:r w:rsidR="00995A95">
        <w:t xml:space="preserve">is </w:t>
      </w:r>
      <w:r w:rsidR="0000024E">
        <w:t>greater</w:t>
      </w:r>
      <w:r w:rsidR="00995A95">
        <w:t xml:space="preserve"> than </w:t>
      </w:r>
      <w:r w:rsidR="00306556" w:rsidRPr="0021243B">
        <w:rPr>
          <w:b/>
          <w:color w:val="FF0000"/>
          <w:sz w:val="24"/>
          <w:vertAlign w:val="superscript"/>
        </w:rPr>
        <w:t>18</w:t>
      </w:r>
      <w:r w:rsidR="00306556">
        <w:rPr>
          <w:b/>
          <w:color w:val="FF0000"/>
          <w:sz w:val="24"/>
          <w:vertAlign w:val="superscript"/>
        </w:rPr>
        <w:t>c</w:t>
      </w:r>
      <w:r w:rsidR="00571C41" w:rsidRPr="00571C41">
        <w:rPr>
          <w:b/>
          <w:bCs/>
          <w:sz w:val="24"/>
        </w:rPr>
        <w:t>[</w:t>
      </w:r>
      <w:r w:rsidR="0000024E">
        <w:t>50</w:t>
      </w:r>
      <w:r w:rsidR="003E0817">
        <w:t>%</w:t>
      </w:r>
      <w:r w:rsidR="0000024E">
        <w:t xml:space="preserve"> - </w:t>
      </w:r>
      <w:r w:rsidR="00995A95">
        <w:t>100%</w:t>
      </w:r>
      <w:r w:rsidR="00571C41" w:rsidRPr="00571C41">
        <w:rPr>
          <w:b/>
          <w:bCs/>
          <w:sz w:val="24"/>
        </w:rPr>
        <w:t>]</w:t>
      </w:r>
      <w:r w:rsidR="00995A95">
        <w:t xml:space="preserve"> of </w:t>
      </w:r>
      <w:r w:rsidR="00D60341">
        <w:t>Your</w:t>
      </w:r>
      <w:r w:rsidR="00995A95">
        <w:t xml:space="preserve"> </w:t>
      </w:r>
      <w:r w:rsidR="00CB74AB">
        <w:t xml:space="preserve">Monthly </w:t>
      </w:r>
      <w:r w:rsidR="00995A95">
        <w:t>Earnings</w:t>
      </w:r>
      <w:r w:rsidR="00042097" w:rsidRPr="00EE532B">
        <w:rPr>
          <w:b/>
          <w:bCs/>
          <w:sz w:val="24"/>
          <w:szCs w:val="24"/>
        </w:rPr>
        <w:t>]</w:t>
      </w:r>
      <w:r w:rsidR="00196A95">
        <w:t>;</w:t>
      </w:r>
    </w:p>
    <w:p w14:paraId="3EA41646" w14:textId="465FED87" w:rsidR="00645173" w:rsidRDefault="00BE0A26" w:rsidP="00B37216">
      <w:pPr>
        <w:pStyle w:val="BulletD"/>
        <w:ind w:left="1296"/>
      </w:pPr>
      <w:r>
        <w:t xml:space="preserve">governmental retirement system as the result of </w:t>
      </w:r>
      <w:r w:rsidR="00D60341">
        <w:t>Your</w:t>
      </w:r>
      <w:r>
        <w:t xml:space="preserve"> job with </w:t>
      </w:r>
      <w:r w:rsidR="00AA422B" w:rsidRPr="002E41CC">
        <w:rPr>
          <w:b/>
          <w:bCs/>
          <w:color w:val="FF0000"/>
          <w:sz w:val="24"/>
          <w:szCs w:val="24"/>
          <w:vertAlign w:val="superscript"/>
        </w:rPr>
        <w:t>CV2</w:t>
      </w:r>
      <w:r w:rsidR="00571C41" w:rsidRPr="00571C41">
        <w:rPr>
          <w:b/>
          <w:bCs/>
          <w:sz w:val="24"/>
        </w:rPr>
        <w:t>[</w:t>
      </w:r>
      <w:r w:rsidR="00D60341">
        <w:t>Your</w:t>
      </w:r>
      <w:r w:rsidR="00BF2FF4">
        <w:t xml:space="preserve"> Employer</w:t>
      </w:r>
      <w:r w:rsidR="00571C41" w:rsidRPr="00571C41">
        <w:rPr>
          <w:b/>
          <w:bCs/>
          <w:sz w:val="24"/>
        </w:rPr>
        <w:t>]</w:t>
      </w:r>
      <w:r w:rsidR="00773808">
        <w:t>; or</w:t>
      </w:r>
    </w:p>
    <w:p w14:paraId="19B8BB94" w14:textId="0615F914" w:rsidR="007115CC" w:rsidRDefault="00992849" w:rsidP="00B37216">
      <w:pPr>
        <w:pStyle w:val="BulletD"/>
        <w:ind w:left="1296"/>
      </w:pPr>
      <w:r w:rsidRPr="00992849">
        <w:t xml:space="preserve">state or public </w:t>
      </w:r>
      <w:r w:rsidR="00404DB5">
        <w:t>E</w:t>
      </w:r>
      <w:r w:rsidRPr="00992849">
        <w:t>mployee retirement or disability</w:t>
      </w:r>
      <w:r w:rsidR="00B26632">
        <w:t xml:space="preserve"> </w:t>
      </w:r>
      <w:r w:rsidR="00B07C0A">
        <w:t>p</w:t>
      </w:r>
      <w:r w:rsidR="00B26632">
        <w:t xml:space="preserve">lan </w:t>
      </w:r>
      <w:r w:rsidRPr="00992849">
        <w:t>including State Teachers Retirement System (STRS), Public Employee Retirement System (PERS) or Federal Employee Retirement System (FERS</w:t>
      </w:r>
      <w:r>
        <w:t>).</w:t>
      </w:r>
      <w:r w:rsidR="001D32E5">
        <w:t xml:space="preserve"> </w:t>
      </w:r>
      <w:r w:rsidR="00265B18">
        <w:t xml:space="preserve">You must apply for such benefits through the highest appeal level that is applicable to such benefits and available under the </w:t>
      </w:r>
      <w:r w:rsidR="0029674D">
        <w:t>p</w:t>
      </w:r>
      <w:r w:rsidR="003B6015">
        <w:t>lan.</w:t>
      </w:r>
    </w:p>
    <w:p w14:paraId="757E72E7" w14:textId="4DF84F83" w:rsidR="00BE0A26" w:rsidRDefault="007115CC" w:rsidP="00B37216">
      <w:pPr>
        <w:pStyle w:val="BulletD"/>
        <w:ind w:left="1296"/>
      </w:pPr>
      <w:r>
        <w:t>veteran disability benefit payments.</w:t>
      </w:r>
      <w:r w:rsidR="00571C41" w:rsidRPr="00571C41">
        <w:rPr>
          <w:b/>
          <w:bCs/>
          <w:sz w:val="24"/>
        </w:rPr>
        <w:t>]</w:t>
      </w:r>
    </w:p>
    <w:p w14:paraId="1A0C1AD6" w14:textId="72D7706A" w:rsidR="00EA5148" w:rsidRPr="000562A3" w:rsidRDefault="00EA5148" w:rsidP="002251E5">
      <w:pPr>
        <w:pStyle w:val="2Text"/>
        <w:ind w:left="864" w:hanging="432"/>
        <w:rPr>
          <w:b/>
          <w:sz w:val="24"/>
          <w:szCs w:val="24"/>
        </w:rPr>
      </w:pPr>
      <w:r>
        <w:t>3.</w:t>
      </w:r>
      <w:r>
        <w:tab/>
      </w:r>
      <w:r w:rsidRPr="00F94C78">
        <w:t xml:space="preserve">The amount that You receive or are eligible to receive due to </w:t>
      </w:r>
      <w:r w:rsidR="00D60341">
        <w:t>Your</w:t>
      </w:r>
      <w:r w:rsidRPr="00F94C78">
        <w:t xml:space="preserve"> </w:t>
      </w:r>
      <w:r w:rsidR="00AF4E73">
        <w:t>D</w:t>
      </w:r>
      <w:r w:rsidR="00AF4E73" w:rsidRPr="00F94C78">
        <w:t xml:space="preserve">isability </w:t>
      </w:r>
      <w:r w:rsidRPr="00F94C78">
        <w:t xml:space="preserve">or own serious health condition under any state compulsory benefit </w:t>
      </w:r>
      <w:r w:rsidR="00891BBF">
        <w:t>Act</w:t>
      </w:r>
      <w:r w:rsidRPr="00F94C78">
        <w:t xml:space="preserve"> or </w:t>
      </w:r>
      <w:r w:rsidR="00891BBF">
        <w:t>L</w:t>
      </w:r>
      <w:r w:rsidRPr="00F94C78">
        <w:t>aw</w:t>
      </w:r>
      <w:r w:rsidR="00353F5D">
        <w:t xml:space="preserve"> </w:t>
      </w:r>
      <w:r w:rsidR="00C30215" w:rsidRPr="00F1788B">
        <w:rPr>
          <w:b/>
          <w:color w:val="FF0000"/>
          <w:sz w:val="24"/>
          <w:szCs w:val="24"/>
          <w:vertAlign w:val="superscript"/>
        </w:rPr>
        <w:t>19</w:t>
      </w:r>
      <w:r w:rsidR="00C30215">
        <w:rPr>
          <w:b/>
          <w:color w:val="FF0000"/>
          <w:sz w:val="24"/>
          <w:szCs w:val="24"/>
          <w:vertAlign w:val="superscript"/>
        </w:rPr>
        <w:t>a</w:t>
      </w:r>
      <w:r w:rsidR="00C30215" w:rsidRPr="00571C41">
        <w:rPr>
          <w:b/>
          <w:bCs/>
          <w:sz w:val="24"/>
        </w:rPr>
        <w:t>[</w:t>
      </w:r>
      <w:r w:rsidR="00B36920">
        <w:t xml:space="preserve">exceed or would exceed </w:t>
      </w:r>
      <w:r w:rsidR="00B36920" w:rsidRPr="165B09DB">
        <w:rPr>
          <w:b/>
          <w:color w:val="FF0000"/>
          <w:sz w:val="24"/>
          <w:szCs w:val="24"/>
          <w:vertAlign w:val="superscript"/>
        </w:rPr>
        <w:t>18c</w:t>
      </w:r>
      <w:r w:rsidR="00B36920" w:rsidRPr="165B09DB">
        <w:rPr>
          <w:b/>
          <w:sz w:val="24"/>
          <w:szCs w:val="24"/>
        </w:rPr>
        <w:t>[</w:t>
      </w:r>
      <w:r w:rsidR="00B36920">
        <w:t>50% to 100%</w:t>
      </w:r>
      <w:r w:rsidR="00B36920" w:rsidRPr="165B09DB">
        <w:rPr>
          <w:b/>
          <w:sz w:val="24"/>
          <w:szCs w:val="24"/>
        </w:rPr>
        <w:t>]</w:t>
      </w:r>
      <w:r w:rsidR="00B36920">
        <w:t xml:space="preserve"> of Your Monthly Earnings</w:t>
      </w:r>
      <w:r w:rsidR="00B36920" w:rsidRPr="165B09DB">
        <w:rPr>
          <w:b/>
          <w:sz w:val="24"/>
          <w:szCs w:val="24"/>
        </w:rPr>
        <w:t>]</w:t>
      </w:r>
      <w:r w:rsidRPr="00F94C78">
        <w:t>.</w:t>
      </w:r>
    </w:p>
    <w:p w14:paraId="08156E7D" w14:textId="76168080" w:rsidR="00D36562" w:rsidRPr="00FB57AE" w:rsidRDefault="00EA5148" w:rsidP="00D36562">
      <w:pPr>
        <w:pStyle w:val="2Text"/>
        <w:ind w:left="864" w:hanging="432"/>
        <w:rPr>
          <w:b/>
          <w:sz w:val="24"/>
          <w:szCs w:val="24"/>
        </w:rPr>
      </w:pPr>
      <w:r w:rsidRPr="00F94C78">
        <w:t>4.</w:t>
      </w:r>
      <w:r w:rsidRPr="00F94C78">
        <w:tab/>
        <w:t>The amount that You receive</w:t>
      </w:r>
      <w:r w:rsidR="00C67EC0">
        <w:t xml:space="preserve"> or </w:t>
      </w:r>
      <w:r w:rsidR="00605AAE">
        <w:t>are eligible to receive</w:t>
      </w:r>
      <w:r w:rsidRPr="00F94C78">
        <w:t xml:space="preserve"> for family leave benefits under any state compulsory benefit </w:t>
      </w:r>
      <w:r w:rsidR="00891BBF">
        <w:t>A</w:t>
      </w:r>
      <w:r w:rsidRPr="00F94C78">
        <w:t xml:space="preserve">ct or </w:t>
      </w:r>
      <w:r w:rsidR="00891BBF">
        <w:t>L</w:t>
      </w:r>
      <w:r w:rsidRPr="00F94C78">
        <w:t>aw</w:t>
      </w:r>
      <w:r w:rsidR="00353F5D">
        <w:t xml:space="preserve"> </w:t>
      </w:r>
      <w:r w:rsidR="00D36562" w:rsidRPr="00F1788B">
        <w:rPr>
          <w:b/>
          <w:color w:val="FF0000"/>
          <w:sz w:val="24"/>
          <w:szCs w:val="24"/>
          <w:vertAlign w:val="superscript"/>
        </w:rPr>
        <w:t>19</w:t>
      </w:r>
      <w:r w:rsidR="00D36562">
        <w:rPr>
          <w:b/>
          <w:color w:val="FF0000"/>
          <w:sz w:val="24"/>
          <w:szCs w:val="24"/>
          <w:vertAlign w:val="superscript"/>
        </w:rPr>
        <w:t>a</w:t>
      </w:r>
      <w:r w:rsidR="00D36562" w:rsidRPr="00571C41">
        <w:rPr>
          <w:b/>
          <w:bCs/>
          <w:sz w:val="24"/>
        </w:rPr>
        <w:t>[</w:t>
      </w:r>
      <w:r w:rsidR="00D36562">
        <w:t xml:space="preserve">exceed or would exceed </w:t>
      </w:r>
      <w:r w:rsidR="00D36562" w:rsidRPr="165B09DB">
        <w:rPr>
          <w:b/>
          <w:color w:val="FF0000"/>
          <w:sz w:val="24"/>
          <w:szCs w:val="24"/>
          <w:vertAlign w:val="superscript"/>
        </w:rPr>
        <w:t>18c</w:t>
      </w:r>
      <w:r w:rsidR="00D36562" w:rsidRPr="165B09DB">
        <w:rPr>
          <w:b/>
          <w:sz w:val="24"/>
          <w:szCs w:val="24"/>
        </w:rPr>
        <w:t>[</w:t>
      </w:r>
      <w:r w:rsidR="00D36562">
        <w:t>50% to 100%</w:t>
      </w:r>
      <w:r w:rsidR="00D36562" w:rsidRPr="165B09DB">
        <w:rPr>
          <w:b/>
          <w:sz w:val="24"/>
          <w:szCs w:val="24"/>
        </w:rPr>
        <w:t>]</w:t>
      </w:r>
      <w:r w:rsidR="00D36562">
        <w:t xml:space="preserve"> of Your Monthly Earnings</w:t>
      </w:r>
      <w:r w:rsidR="00D36562" w:rsidRPr="165B09DB">
        <w:rPr>
          <w:b/>
          <w:sz w:val="24"/>
          <w:szCs w:val="24"/>
        </w:rPr>
        <w:t>]</w:t>
      </w:r>
      <w:r w:rsidR="00D36562" w:rsidRPr="00F94C78">
        <w:t>.</w:t>
      </w:r>
    </w:p>
    <w:p w14:paraId="7827A92F" w14:textId="7B4B07A7" w:rsidR="00BE0A26" w:rsidRDefault="00EA5148" w:rsidP="001B4377">
      <w:pPr>
        <w:pStyle w:val="2Text"/>
        <w:ind w:left="864" w:hanging="432"/>
      </w:pPr>
      <w:r>
        <w:t>5</w:t>
      </w:r>
      <w:r w:rsidR="00BE0A26">
        <w:t>.</w:t>
      </w:r>
      <w:r w:rsidR="00BE0A26">
        <w:tab/>
      </w:r>
      <w:r w:rsidR="003443E1" w:rsidRPr="00F1788B">
        <w:rPr>
          <w:b/>
          <w:color w:val="FF0000"/>
          <w:sz w:val="24"/>
          <w:szCs w:val="24"/>
          <w:vertAlign w:val="superscript"/>
        </w:rPr>
        <w:t>19</w:t>
      </w:r>
      <w:r w:rsidR="003443E1">
        <w:rPr>
          <w:b/>
          <w:color w:val="FF0000"/>
          <w:sz w:val="24"/>
          <w:szCs w:val="24"/>
          <w:vertAlign w:val="superscript"/>
        </w:rPr>
        <w:t>c</w:t>
      </w:r>
      <w:r w:rsidR="00571C41" w:rsidRPr="00571C41">
        <w:rPr>
          <w:b/>
          <w:bCs/>
          <w:sz w:val="24"/>
        </w:rPr>
        <w:t>[</w:t>
      </w:r>
      <w:r w:rsidR="00BE0A26">
        <w:t xml:space="preserve">The gross amount that </w:t>
      </w:r>
      <w:r w:rsidR="00831858">
        <w:t>You</w:t>
      </w:r>
      <w:r w:rsidR="00BE7C98">
        <w:t xml:space="preserve"> </w:t>
      </w:r>
      <w:r w:rsidR="008B2153" w:rsidRPr="00987A39">
        <w:rPr>
          <w:b/>
          <w:color w:val="FF0000"/>
          <w:sz w:val="24"/>
          <w:szCs w:val="24"/>
          <w:vertAlign w:val="superscript"/>
        </w:rPr>
        <w:t>19c1</w:t>
      </w:r>
      <w:r w:rsidR="00571C41" w:rsidRPr="00571C41">
        <w:rPr>
          <w:b/>
          <w:bCs/>
          <w:sz w:val="24"/>
        </w:rPr>
        <w:t>[</w:t>
      </w:r>
      <w:r w:rsidR="005D280D">
        <w:t xml:space="preserve">or </w:t>
      </w:r>
      <w:r w:rsidR="00D60341">
        <w:t>Your</w:t>
      </w:r>
      <w:r w:rsidR="00F3383E">
        <w:t xml:space="preserve"> </w:t>
      </w:r>
      <w:r w:rsidR="003D6676">
        <w:t>d</w:t>
      </w:r>
      <w:r w:rsidR="00167306" w:rsidRPr="00987A39">
        <w:t>ependent</w:t>
      </w:r>
      <w:r w:rsidR="00F3383E">
        <w:t>s</w:t>
      </w:r>
      <w:r w:rsidR="00571C41" w:rsidRPr="00571C41">
        <w:rPr>
          <w:b/>
          <w:bCs/>
          <w:sz w:val="24"/>
        </w:rPr>
        <w:t>]</w:t>
      </w:r>
      <w:r w:rsidR="00F3383E">
        <w:t xml:space="preserve"> </w:t>
      </w:r>
      <w:r w:rsidR="00BE0A26">
        <w:t xml:space="preserve">receive or are </w:t>
      </w:r>
      <w:r w:rsidR="002D0DF3">
        <w:t>eligible</w:t>
      </w:r>
      <w:r w:rsidR="00BE0A26">
        <w:t xml:space="preserve"> to receive because of </w:t>
      </w:r>
      <w:r w:rsidR="00D60341">
        <w:t>Your</w:t>
      </w:r>
      <w:r w:rsidR="00BE0A26">
        <w:t xml:space="preserve"> disability under:</w:t>
      </w:r>
    </w:p>
    <w:p w14:paraId="0D29A954" w14:textId="3AC7C4D0" w:rsidR="00BE0A26" w:rsidRDefault="00BE0A26" w:rsidP="00B37216">
      <w:pPr>
        <w:pStyle w:val="BulletD"/>
        <w:ind w:left="1296"/>
      </w:pPr>
      <w:r>
        <w:t>the United States Social Security Act;</w:t>
      </w:r>
    </w:p>
    <w:p w14:paraId="36AD5180" w14:textId="1EDB8394" w:rsidR="00CA7CDC" w:rsidRDefault="00BE0A26" w:rsidP="00B37216">
      <w:pPr>
        <w:pStyle w:val="BulletD"/>
        <w:ind w:left="1296"/>
      </w:pPr>
      <w:r>
        <w:t>the Railroad Retirement Ac</w:t>
      </w:r>
      <w:r w:rsidR="00CA7CDC">
        <w:t>t;</w:t>
      </w:r>
    </w:p>
    <w:p w14:paraId="4579F853" w14:textId="66537697" w:rsidR="00BE0A26" w:rsidRDefault="00BE0A26" w:rsidP="00B37216">
      <w:pPr>
        <w:pStyle w:val="BulletD"/>
        <w:ind w:left="1296"/>
      </w:pPr>
      <w:r>
        <w:t xml:space="preserve">the Canada Pension </w:t>
      </w:r>
      <w:r w:rsidR="006942B6">
        <w:t>P</w:t>
      </w:r>
      <w:r w:rsidR="00CA7CDC">
        <w:t>lan</w:t>
      </w:r>
      <w:r>
        <w:t>;</w:t>
      </w:r>
    </w:p>
    <w:p w14:paraId="47B8DA32" w14:textId="2AF9770B" w:rsidR="000A72F1" w:rsidRDefault="00BE0A26" w:rsidP="00B37216">
      <w:pPr>
        <w:pStyle w:val="BulletD"/>
        <w:ind w:left="1296"/>
      </w:pPr>
      <w:r>
        <w:t xml:space="preserve">the Quebec Pension </w:t>
      </w:r>
      <w:r w:rsidR="006942B6">
        <w:t>P</w:t>
      </w:r>
      <w:r w:rsidR="00CA7CDC">
        <w:t>lan</w:t>
      </w:r>
      <w:r>
        <w:t xml:space="preserve">; </w:t>
      </w:r>
    </w:p>
    <w:p w14:paraId="6F5A42E3" w14:textId="779C66D1" w:rsidR="00D042AC" w:rsidRDefault="000A72F1" w:rsidP="00B37216">
      <w:pPr>
        <w:pStyle w:val="BulletD"/>
        <w:ind w:left="1296"/>
      </w:pPr>
      <w:r>
        <w:t xml:space="preserve">the </w:t>
      </w:r>
      <w:r w:rsidR="00627B8F">
        <w:t xml:space="preserve">state or municipal government </w:t>
      </w:r>
      <w:r w:rsidR="004159F6">
        <w:t>p</w:t>
      </w:r>
      <w:r w:rsidR="00627B8F">
        <w:t xml:space="preserve">lan; </w:t>
      </w:r>
    </w:p>
    <w:p w14:paraId="3C68CCAE" w14:textId="464A205A" w:rsidR="00BE0A26" w:rsidRDefault="00D042AC" w:rsidP="00B37216">
      <w:pPr>
        <w:pStyle w:val="BulletD"/>
        <w:ind w:left="1296"/>
      </w:pPr>
      <w:r>
        <w:t>the National Childhood Vaccine Injury</w:t>
      </w:r>
      <w:r w:rsidR="00985734">
        <w:t xml:space="preserve"> Act</w:t>
      </w:r>
      <w:r w:rsidR="00D63670">
        <w:t xml:space="preserve">; </w:t>
      </w:r>
      <w:r w:rsidR="00BE0A26">
        <w:t>or</w:t>
      </w:r>
    </w:p>
    <w:p w14:paraId="0E1ED327" w14:textId="668BA561" w:rsidR="00BE0A26" w:rsidRDefault="00BE0A26" w:rsidP="00B37216">
      <w:pPr>
        <w:pStyle w:val="BulletD"/>
        <w:ind w:left="1296"/>
      </w:pPr>
      <w:r>
        <w:t>any similar</w:t>
      </w:r>
      <w:r w:rsidR="00B26632">
        <w:t xml:space="preserve"> </w:t>
      </w:r>
      <w:r w:rsidR="009A1B0A">
        <w:t>p</w:t>
      </w:r>
      <w:r w:rsidR="00B26632" w:rsidRPr="00163102">
        <w:t xml:space="preserve">lan </w:t>
      </w:r>
      <w:r w:rsidR="001B35F0" w:rsidRPr="00B37216">
        <w:t>or Act</w:t>
      </w:r>
      <w:r>
        <w:t>.</w:t>
      </w:r>
      <w:r w:rsidR="00571C41" w:rsidRPr="00571C41">
        <w:rPr>
          <w:b/>
          <w:bCs/>
          <w:sz w:val="24"/>
        </w:rPr>
        <w:t>]</w:t>
      </w:r>
    </w:p>
    <w:p w14:paraId="6695DFE7" w14:textId="46D642E8" w:rsidR="00BE0A26" w:rsidRDefault="00EA5148" w:rsidP="001B4377">
      <w:pPr>
        <w:pStyle w:val="2Text"/>
        <w:ind w:left="864" w:hanging="432"/>
      </w:pPr>
      <w:r>
        <w:lastRenderedPageBreak/>
        <w:t>6</w:t>
      </w:r>
      <w:r w:rsidR="00BE0A26">
        <w:t>.</w:t>
      </w:r>
      <w:r w:rsidR="00BE0A26">
        <w:tab/>
      </w:r>
      <w:r w:rsidR="003443E1" w:rsidRPr="00F1788B">
        <w:rPr>
          <w:b/>
          <w:color w:val="FF0000"/>
          <w:sz w:val="24"/>
          <w:szCs w:val="24"/>
          <w:vertAlign w:val="superscript"/>
        </w:rPr>
        <w:t>19</w:t>
      </w:r>
      <w:r w:rsidR="005C477F">
        <w:rPr>
          <w:b/>
          <w:color w:val="FF0000"/>
          <w:sz w:val="24"/>
          <w:szCs w:val="24"/>
          <w:vertAlign w:val="superscript"/>
        </w:rPr>
        <w:t>c</w:t>
      </w:r>
      <w:r w:rsidR="00571C41" w:rsidRPr="00571C41">
        <w:rPr>
          <w:b/>
          <w:bCs/>
          <w:sz w:val="24"/>
        </w:rPr>
        <w:t>[</w:t>
      </w:r>
      <w:r w:rsidR="00BE0A26">
        <w:t xml:space="preserve">The gross amount that </w:t>
      </w:r>
      <w:r w:rsidR="00831858">
        <w:t>You</w:t>
      </w:r>
      <w:r w:rsidR="00BE0A26">
        <w:t xml:space="preserve"> receive as retirement </w:t>
      </w:r>
      <w:r w:rsidR="008D5390">
        <w:t>benefit</w:t>
      </w:r>
      <w:r w:rsidR="00B6225D" w:rsidRPr="00B6225D">
        <w:t xml:space="preserve"> </w:t>
      </w:r>
      <w:r w:rsidR="00B6225D">
        <w:t>payment</w:t>
      </w:r>
      <w:r w:rsidR="00BE0A26">
        <w:t xml:space="preserve">s or the gross amount </w:t>
      </w:r>
      <w:r w:rsidR="00231AA0">
        <w:t>Y</w:t>
      </w:r>
      <w:r w:rsidR="00BE0A26">
        <w:t xml:space="preserve">ou </w:t>
      </w:r>
      <w:r w:rsidR="00D468BB" w:rsidRPr="00987A39">
        <w:rPr>
          <w:b/>
          <w:color w:val="FF0000"/>
          <w:sz w:val="24"/>
          <w:szCs w:val="24"/>
          <w:vertAlign w:val="superscript"/>
        </w:rPr>
        <w:t>19</w:t>
      </w:r>
      <w:r w:rsidR="00814FDF">
        <w:rPr>
          <w:b/>
          <w:color w:val="FF0000"/>
          <w:sz w:val="24"/>
          <w:szCs w:val="24"/>
          <w:vertAlign w:val="superscript"/>
        </w:rPr>
        <w:t>c</w:t>
      </w:r>
      <w:r w:rsidR="00D468BB" w:rsidRPr="00987A39">
        <w:rPr>
          <w:b/>
          <w:color w:val="FF0000"/>
          <w:sz w:val="24"/>
          <w:szCs w:val="24"/>
          <w:vertAlign w:val="superscript"/>
        </w:rPr>
        <w:t>1</w:t>
      </w:r>
      <w:r w:rsidR="00571C41" w:rsidRPr="00571C41">
        <w:rPr>
          <w:b/>
          <w:bCs/>
          <w:sz w:val="24"/>
        </w:rPr>
        <w:t>[</w:t>
      </w:r>
      <w:r w:rsidR="00D468BB">
        <w:t xml:space="preserve">or </w:t>
      </w:r>
      <w:r w:rsidR="00D60341">
        <w:t>Your</w:t>
      </w:r>
      <w:r w:rsidR="005A513C">
        <w:t xml:space="preserve"> </w:t>
      </w:r>
      <w:r w:rsidR="003D6676">
        <w:t>d</w:t>
      </w:r>
      <w:r w:rsidR="00167306" w:rsidRPr="00987A39">
        <w:t>ependent</w:t>
      </w:r>
      <w:r w:rsidR="005A513C">
        <w:t>s</w:t>
      </w:r>
      <w:r w:rsidR="00571C41" w:rsidRPr="00571C41">
        <w:rPr>
          <w:b/>
          <w:bCs/>
          <w:sz w:val="24"/>
        </w:rPr>
        <w:t>]</w:t>
      </w:r>
      <w:r w:rsidR="005A513C">
        <w:t xml:space="preserve"> </w:t>
      </w:r>
      <w:r w:rsidR="00BE0A26">
        <w:t xml:space="preserve">receive as retirement </w:t>
      </w:r>
      <w:r w:rsidR="008D5390">
        <w:t>benefit</w:t>
      </w:r>
      <w:r w:rsidR="00B6225D" w:rsidRPr="00B6225D">
        <w:t xml:space="preserve"> </w:t>
      </w:r>
      <w:r w:rsidR="00B6225D">
        <w:t>payment</w:t>
      </w:r>
      <w:r w:rsidR="00BE0A26">
        <w:t xml:space="preserve">s because </w:t>
      </w:r>
      <w:r w:rsidR="00831858">
        <w:t>You</w:t>
      </w:r>
      <w:r w:rsidR="00BE0A26">
        <w:t xml:space="preserve"> are receiving </w:t>
      </w:r>
      <w:r w:rsidR="008D5390">
        <w:t>benefit</w:t>
      </w:r>
      <w:r w:rsidR="00B6225D" w:rsidRPr="00B6225D">
        <w:t xml:space="preserve"> </w:t>
      </w:r>
      <w:r w:rsidR="00B6225D">
        <w:t>payment</w:t>
      </w:r>
      <w:r w:rsidR="00BE0A26">
        <w:t>s under:</w:t>
      </w:r>
    </w:p>
    <w:p w14:paraId="5B0499B3" w14:textId="6868D021" w:rsidR="00BE0A26" w:rsidRDefault="00BE0A26" w:rsidP="00B37216">
      <w:pPr>
        <w:pStyle w:val="BulletD"/>
        <w:ind w:left="1296"/>
      </w:pPr>
      <w:r>
        <w:t xml:space="preserve">the United States Social Security </w:t>
      </w:r>
      <w:r w:rsidR="00927BDE">
        <w:t>A</w:t>
      </w:r>
      <w:r>
        <w:t>ct;</w:t>
      </w:r>
    </w:p>
    <w:p w14:paraId="1E0D3F7C" w14:textId="18057156" w:rsidR="00BE0A26" w:rsidRDefault="00BE0A26" w:rsidP="00B37216">
      <w:pPr>
        <w:pStyle w:val="BulletD"/>
        <w:ind w:left="1296"/>
      </w:pPr>
      <w:r>
        <w:t xml:space="preserve">the Railroad </w:t>
      </w:r>
      <w:r w:rsidR="00ED2E5A">
        <w:t>Retirement</w:t>
      </w:r>
      <w:r w:rsidR="00CA7CDC">
        <w:t xml:space="preserve"> </w:t>
      </w:r>
      <w:r w:rsidR="00927BDE">
        <w:t>A</w:t>
      </w:r>
      <w:r>
        <w:t>ct;</w:t>
      </w:r>
    </w:p>
    <w:p w14:paraId="3C57A27E" w14:textId="23D9A093" w:rsidR="00BE0A26" w:rsidRDefault="00BE0A26" w:rsidP="00B37216">
      <w:pPr>
        <w:pStyle w:val="BulletD"/>
        <w:ind w:left="1296"/>
      </w:pPr>
      <w:r>
        <w:t xml:space="preserve">the Canada Pension </w:t>
      </w:r>
      <w:r w:rsidR="00927BDE">
        <w:t>P</w:t>
      </w:r>
      <w:r>
        <w:t>lan;</w:t>
      </w:r>
    </w:p>
    <w:p w14:paraId="29C8586E" w14:textId="6EF1E0F2" w:rsidR="0092574D" w:rsidRDefault="00BE0A26" w:rsidP="00B37216">
      <w:pPr>
        <w:pStyle w:val="BulletD"/>
        <w:ind w:left="1296"/>
      </w:pPr>
      <w:r>
        <w:t>the Quebec Pen</w:t>
      </w:r>
      <w:r w:rsidR="00ED2E5A">
        <w:t>sion</w:t>
      </w:r>
      <w:r>
        <w:t xml:space="preserve"> </w:t>
      </w:r>
      <w:r w:rsidR="00927BDE">
        <w:t>P</w:t>
      </w:r>
      <w:r>
        <w:t xml:space="preserve">lan; </w:t>
      </w:r>
    </w:p>
    <w:p w14:paraId="324EDE56" w14:textId="65261F37" w:rsidR="00BE0A26" w:rsidRDefault="0092574D" w:rsidP="00B37216">
      <w:pPr>
        <w:pStyle w:val="BulletD"/>
        <w:ind w:left="1296"/>
      </w:pPr>
      <w:r>
        <w:t xml:space="preserve">the state or municipal government </w:t>
      </w:r>
      <w:r w:rsidR="00631311">
        <w:t>p</w:t>
      </w:r>
      <w:r>
        <w:t xml:space="preserve">lan; </w:t>
      </w:r>
      <w:r w:rsidR="00BE0A26">
        <w:t>or</w:t>
      </w:r>
    </w:p>
    <w:p w14:paraId="72685579" w14:textId="5B510592" w:rsidR="00BE0A26" w:rsidRDefault="00BE0A26" w:rsidP="00B37216">
      <w:pPr>
        <w:pStyle w:val="BulletD"/>
        <w:ind w:left="1296"/>
      </w:pPr>
      <w:r>
        <w:t>any similar</w:t>
      </w:r>
      <w:r w:rsidR="00B26632">
        <w:t xml:space="preserve"> </w:t>
      </w:r>
      <w:r w:rsidR="003B3FAC">
        <w:t>p</w:t>
      </w:r>
      <w:r w:rsidR="00B26632" w:rsidRPr="00163102">
        <w:t xml:space="preserve">lan </w:t>
      </w:r>
      <w:r w:rsidR="001B35F0" w:rsidRPr="00B37216">
        <w:t>or Act</w:t>
      </w:r>
      <w:r>
        <w:t>.</w:t>
      </w:r>
      <w:r w:rsidR="00571C41" w:rsidRPr="00571C41">
        <w:rPr>
          <w:b/>
          <w:bCs/>
          <w:sz w:val="24"/>
        </w:rPr>
        <w:t>]</w:t>
      </w:r>
    </w:p>
    <w:p w14:paraId="0FD99379" w14:textId="4089126B" w:rsidR="00BE0A26" w:rsidRDefault="00EA5148" w:rsidP="001B4377">
      <w:pPr>
        <w:pStyle w:val="2Text"/>
        <w:ind w:left="864" w:hanging="432"/>
      </w:pPr>
      <w:r>
        <w:t>7</w:t>
      </w:r>
      <w:r w:rsidR="00BE0A26">
        <w:t>.</w:t>
      </w:r>
      <w:r w:rsidR="00BE0A26">
        <w:tab/>
        <w:t xml:space="preserve">The amount that </w:t>
      </w:r>
      <w:r w:rsidR="00831858">
        <w:t>You</w:t>
      </w:r>
      <w:r w:rsidR="00BE0A26">
        <w:t>:</w:t>
      </w:r>
    </w:p>
    <w:p w14:paraId="3B661824" w14:textId="23EE424F" w:rsidR="00BE0A26" w:rsidRDefault="00BE0A26" w:rsidP="00B37216">
      <w:pPr>
        <w:pStyle w:val="BulletD"/>
        <w:ind w:left="1296"/>
      </w:pPr>
      <w:r>
        <w:t xml:space="preserve">receive as disability </w:t>
      </w:r>
      <w:r w:rsidR="008D5390">
        <w:t>benefit</w:t>
      </w:r>
      <w:r w:rsidR="00DF7662" w:rsidRPr="00DF7662">
        <w:t xml:space="preserve"> </w:t>
      </w:r>
      <w:r w:rsidR="00DF7662">
        <w:t>payment</w:t>
      </w:r>
      <w:r>
        <w:t xml:space="preserve">s under </w:t>
      </w:r>
      <w:r w:rsidR="00BF2FF4"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w:t>
      </w:r>
      <w:r w:rsidR="00B16DB8" w:rsidRPr="00B37216">
        <w:t>R</w:t>
      </w:r>
      <w:r w:rsidRPr="00B37216">
        <w:t xml:space="preserve">etirement </w:t>
      </w:r>
      <w:r w:rsidR="00B16DB8" w:rsidRPr="00B37216">
        <w:t>P</w:t>
      </w:r>
      <w:r w:rsidRPr="00B37216">
        <w:t>lan</w:t>
      </w:r>
      <w:r>
        <w:t>;</w:t>
      </w:r>
    </w:p>
    <w:p w14:paraId="4173A819" w14:textId="752E0285" w:rsidR="00BE0A26" w:rsidRDefault="00BE0A26" w:rsidP="00B37216">
      <w:pPr>
        <w:pStyle w:val="BulletD"/>
        <w:ind w:left="1296"/>
      </w:pPr>
      <w:r>
        <w:t xml:space="preserve">voluntarily elect to receive as retirement or early retirement </w:t>
      </w:r>
      <w:r w:rsidR="008D5390">
        <w:t>benefit</w:t>
      </w:r>
      <w:r w:rsidR="00DF7662" w:rsidRPr="00DF7662">
        <w:t xml:space="preserve"> </w:t>
      </w:r>
      <w:r w:rsidR="00DF7662">
        <w:t>payment</w:t>
      </w:r>
      <w:r>
        <w:t xml:space="preserve">s under </w:t>
      </w:r>
      <w:r w:rsidR="00BF2FF4"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w:t>
      </w:r>
      <w:r w:rsidR="00ED2E5A">
        <w:t>R</w:t>
      </w:r>
      <w:r>
        <w:t>etir</w:t>
      </w:r>
      <w:r w:rsidR="00ED2E5A">
        <w:t>ement</w:t>
      </w:r>
      <w:r>
        <w:t xml:space="preserve"> </w:t>
      </w:r>
      <w:r w:rsidR="00ED2E5A">
        <w:t>P</w:t>
      </w:r>
      <w:r>
        <w:t>lan; or</w:t>
      </w:r>
    </w:p>
    <w:p w14:paraId="18EDDBEE" w14:textId="50F91CFF" w:rsidR="00BE0A26" w:rsidRDefault="00BE0A26" w:rsidP="00B37216">
      <w:pPr>
        <w:pStyle w:val="BulletD"/>
        <w:ind w:left="1296"/>
      </w:pPr>
      <w:r>
        <w:t xml:space="preserve">receive as retirement </w:t>
      </w:r>
      <w:r w:rsidR="008D5390">
        <w:t>benefit</w:t>
      </w:r>
      <w:r w:rsidR="007B2D04" w:rsidRPr="007B2D04">
        <w:t xml:space="preserve"> </w:t>
      </w:r>
      <w:r w:rsidR="007B2D04">
        <w:t>payment</w:t>
      </w:r>
      <w:r>
        <w:t xml:space="preserve">s when </w:t>
      </w:r>
      <w:r w:rsidR="00831858">
        <w:t>You</w:t>
      </w:r>
      <w:r>
        <w:t xml:space="preserve"> reach normal retirement age, as defined in </w:t>
      </w:r>
      <w:r w:rsidR="00AA422B"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w:t>
      </w:r>
      <w:r w:rsidR="004B7887">
        <w:t>R</w:t>
      </w:r>
      <w:r>
        <w:t xml:space="preserve">etirement </w:t>
      </w:r>
      <w:r w:rsidR="004B7887">
        <w:t>P</w:t>
      </w:r>
      <w:r>
        <w:t>lan.</w:t>
      </w:r>
    </w:p>
    <w:p w14:paraId="3AD7048E" w14:textId="31E85829" w:rsidR="00BE0A26" w:rsidRDefault="00BE0A26" w:rsidP="00BE0A26">
      <w:pPr>
        <w:pStyle w:val="3Text"/>
      </w:pPr>
      <w:r>
        <w:t xml:space="preserve">Disability </w:t>
      </w:r>
      <w:r w:rsidR="00AB67E4">
        <w:t xml:space="preserve">benefit </w:t>
      </w:r>
      <w:r w:rsidR="00CF197D">
        <w:t>payments</w:t>
      </w:r>
      <w:r>
        <w:t xml:space="preserve"> under a </w:t>
      </w:r>
      <w:r w:rsidR="00B16DB8">
        <w:t>R</w:t>
      </w:r>
      <w:r>
        <w:t>etirement</w:t>
      </w:r>
      <w:r w:rsidR="00B26632">
        <w:t xml:space="preserve"> Plan </w:t>
      </w:r>
      <w:r>
        <w:t xml:space="preserve">will be those benefits which are paid due to </w:t>
      </w:r>
      <w:r w:rsidR="0054170F">
        <w:t>D</w:t>
      </w:r>
      <w:r>
        <w:t xml:space="preserve">isability and do not reduce the retirement benefits which would have been paid if the </w:t>
      </w:r>
      <w:r w:rsidR="0054170F">
        <w:t>D</w:t>
      </w:r>
      <w:r>
        <w:t>isability had not occurred.</w:t>
      </w:r>
    </w:p>
    <w:p w14:paraId="245C5A09" w14:textId="56BDA91C" w:rsidR="00BE0A26" w:rsidRDefault="00BE0A26" w:rsidP="00BE0A26">
      <w:pPr>
        <w:pStyle w:val="3Text"/>
      </w:pPr>
      <w:r>
        <w:t xml:space="preserve">Retirement </w:t>
      </w:r>
      <w:r w:rsidR="0000345D">
        <w:t xml:space="preserve">benefit </w:t>
      </w:r>
      <w:r w:rsidR="00CF197D">
        <w:t>payments</w:t>
      </w:r>
      <w:r>
        <w:t xml:space="preserve"> will be those benefits </w:t>
      </w:r>
      <w:r w:rsidR="0088298C">
        <w:t xml:space="preserve">received from a </w:t>
      </w:r>
      <w:r w:rsidR="005E2C53">
        <w:t>R</w:t>
      </w:r>
      <w:r w:rsidR="0088298C">
        <w:t>etirement</w:t>
      </w:r>
      <w:r w:rsidR="00B26632">
        <w:t xml:space="preserve"> Plan </w:t>
      </w:r>
      <w:r w:rsidR="00C45137">
        <w:t xml:space="preserve">that is wholly or partially funded by </w:t>
      </w:r>
      <w:r w:rsidR="00AA422B"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rsidR="00C45137">
        <w:t xml:space="preserve"> </w:t>
      </w:r>
      <w:r w:rsidR="00723A89">
        <w:rPr>
          <w:b/>
          <w:color w:val="FF0000"/>
          <w:sz w:val="24"/>
          <w:vertAlign w:val="superscript"/>
        </w:rPr>
        <w:t>2</w:t>
      </w:r>
      <w:r w:rsidR="00396A46" w:rsidRPr="00571C41">
        <w:rPr>
          <w:b/>
          <w:bCs/>
          <w:sz w:val="24"/>
        </w:rPr>
        <w:t>[</w:t>
      </w:r>
      <w:r w:rsidR="007928F1">
        <w:t>or a covered union</w:t>
      </w:r>
      <w:r w:rsidR="00396A46" w:rsidRPr="00571C41">
        <w:rPr>
          <w:b/>
          <w:bCs/>
          <w:sz w:val="24"/>
        </w:rPr>
        <w:t>]</w:t>
      </w:r>
      <w:r w:rsidR="007928F1">
        <w:t xml:space="preserve">. </w:t>
      </w:r>
      <w:r>
        <w:t>Disability benefits which reduce the retirement benefits under the</w:t>
      </w:r>
      <w:r w:rsidR="00B26632">
        <w:t xml:space="preserve"> </w:t>
      </w:r>
      <w:r w:rsidR="00027A75">
        <w:t>p</w:t>
      </w:r>
      <w:r w:rsidR="00B26632">
        <w:t xml:space="preserve">lan </w:t>
      </w:r>
      <w:r>
        <w:t>will also be considered as a retirement benefit.</w:t>
      </w:r>
    </w:p>
    <w:p w14:paraId="777B12D1" w14:textId="709A3FEB" w:rsidR="0034680A" w:rsidRDefault="009B15EB" w:rsidP="00BE0A26">
      <w:pPr>
        <w:pStyle w:val="3Text"/>
      </w:pPr>
      <w:r>
        <w:t xml:space="preserve">Regardless of how the retirement payments from the </w:t>
      </w:r>
      <w:r w:rsidR="003F6661">
        <w:t>R</w:t>
      </w:r>
      <w:r>
        <w:t>etirement</w:t>
      </w:r>
      <w:r w:rsidR="00B26632">
        <w:t xml:space="preserve"> Plan </w:t>
      </w:r>
      <w:r>
        <w:t xml:space="preserve">are distributed, Prudential will consider </w:t>
      </w:r>
      <w:r w:rsidR="00831858">
        <w:t>You</w:t>
      </w:r>
      <w:r w:rsidR="006133CF">
        <w:t>r</w:t>
      </w:r>
      <w:r>
        <w:t xml:space="preserve"> and </w:t>
      </w:r>
      <w:r w:rsidRPr="00987A39">
        <w:rPr>
          <w:b/>
          <w:bCs/>
          <w:color w:val="FF0000"/>
          <w:sz w:val="24"/>
          <w:szCs w:val="24"/>
          <w:vertAlign w:val="superscript"/>
        </w:rPr>
        <w:t>CV2</w:t>
      </w:r>
      <w:r w:rsidR="00571C41" w:rsidRPr="00571C41">
        <w:rPr>
          <w:b/>
          <w:bCs/>
          <w:sz w:val="24"/>
        </w:rPr>
        <w:t>[</w:t>
      </w:r>
      <w:r w:rsidR="00D60341">
        <w:t>Your</w:t>
      </w:r>
      <w:r>
        <w:t xml:space="preserve"> </w:t>
      </w:r>
      <w:r w:rsidR="00AE3017">
        <w:t>Employer</w:t>
      </w:r>
      <w:r w:rsidR="00313161">
        <w:t>’s</w:t>
      </w:r>
      <w:r w:rsidR="00571C41" w:rsidRPr="00571C41">
        <w:rPr>
          <w:b/>
          <w:bCs/>
          <w:sz w:val="24"/>
        </w:rPr>
        <w:t>]</w:t>
      </w:r>
      <w:r>
        <w:t xml:space="preserve"> contributions to be distributed simultaneously throughout </w:t>
      </w:r>
      <w:r w:rsidR="00D60341">
        <w:t>Your</w:t>
      </w:r>
      <w:r>
        <w:t xml:space="preserve"> lifetime.</w:t>
      </w:r>
    </w:p>
    <w:p w14:paraId="0659C52C" w14:textId="3EE56712" w:rsidR="00BE0A26" w:rsidRDefault="00286E04" w:rsidP="00BE0A26">
      <w:pPr>
        <w:pStyle w:val="3Text"/>
      </w:pPr>
      <w:r w:rsidRPr="00F1788B">
        <w:rPr>
          <w:b/>
          <w:color w:val="FF0000"/>
          <w:sz w:val="24"/>
          <w:szCs w:val="24"/>
          <w:vertAlign w:val="superscript"/>
        </w:rPr>
        <w:t>19</w:t>
      </w:r>
      <w:r>
        <w:rPr>
          <w:b/>
          <w:color w:val="FF0000"/>
          <w:sz w:val="24"/>
          <w:szCs w:val="24"/>
          <w:vertAlign w:val="superscript"/>
        </w:rPr>
        <w:t>d</w:t>
      </w:r>
      <w:r w:rsidR="00571C41" w:rsidRPr="001935DA">
        <w:rPr>
          <w:b/>
          <w:sz w:val="24"/>
          <w:szCs w:val="24"/>
        </w:rPr>
        <w:t>[</w:t>
      </w:r>
      <w:r w:rsidR="00BE0A26">
        <w:t xml:space="preserve">Amounts received do not include amounts rolled over or transferred to any eligible </w:t>
      </w:r>
      <w:r w:rsidR="001D78BC">
        <w:t>r</w:t>
      </w:r>
      <w:r w:rsidR="00BE0A26">
        <w:t xml:space="preserve">etirement </w:t>
      </w:r>
      <w:r w:rsidR="001D78BC">
        <w:t>p</w:t>
      </w:r>
      <w:r w:rsidR="00BE0A26">
        <w:t xml:space="preserve">lan. Prudential will use the definition of eligible </w:t>
      </w:r>
      <w:r w:rsidR="001D78BC">
        <w:t>r</w:t>
      </w:r>
      <w:r w:rsidR="00BE0A26">
        <w:t>etirement</w:t>
      </w:r>
      <w:r w:rsidR="00B26632">
        <w:t xml:space="preserve"> </w:t>
      </w:r>
      <w:r w:rsidR="001D78BC">
        <w:t>p</w:t>
      </w:r>
      <w:r w:rsidR="00B26632">
        <w:t xml:space="preserve">lan </w:t>
      </w:r>
      <w:r w:rsidR="00BE0A26">
        <w:t>as defined in Section 402 of the Internal Revenue Code including any future amendments which affect the definition</w:t>
      </w:r>
      <w:r w:rsidR="002D5878">
        <w:t xml:space="preserve"> as tied back to </w:t>
      </w:r>
      <w:r w:rsidR="001F66CF">
        <w:t xml:space="preserve">the </w:t>
      </w:r>
      <w:r w:rsidR="001D78BC">
        <w:t>r</w:t>
      </w:r>
      <w:r w:rsidR="001F66CF">
        <w:t xml:space="preserve">etirement </w:t>
      </w:r>
      <w:r w:rsidR="001D78BC">
        <w:t>p</w:t>
      </w:r>
      <w:r w:rsidR="001F66CF">
        <w:t>lan</w:t>
      </w:r>
      <w:r w:rsidR="00BE0A26">
        <w:t>.</w:t>
      </w:r>
      <w:r w:rsidR="00571C41" w:rsidRPr="00571C41">
        <w:rPr>
          <w:b/>
          <w:bCs/>
          <w:sz w:val="24"/>
        </w:rPr>
        <w:t>]</w:t>
      </w:r>
    </w:p>
    <w:p w14:paraId="7DE06C65" w14:textId="6755E3F5" w:rsidR="00BE0A26" w:rsidRDefault="00EA5148" w:rsidP="001B4377">
      <w:pPr>
        <w:pStyle w:val="2Text"/>
        <w:ind w:left="864" w:hanging="432"/>
      </w:pPr>
      <w:r>
        <w:t>8</w:t>
      </w:r>
      <w:r w:rsidR="00BE0A26">
        <w:t>.</w:t>
      </w:r>
      <w:r w:rsidR="00BE0A26">
        <w:tab/>
        <w:t xml:space="preserve">The amount </w:t>
      </w:r>
      <w:r w:rsidR="00831858">
        <w:t>You</w:t>
      </w:r>
      <w:r w:rsidR="00BE0A26">
        <w:t xml:space="preserve"> receive under the maritime doctrine of maintenance, wages and cure. This includes only the “wages” part of such benefits.</w:t>
      </w:r>
    </w:p>
    <w:p w14:paraId="3DDCE828" w14:textId="254E1847" w:rsidR="00BE0A26" w:rsidRDefault="00EA5148" w:rsidP="001B4377">
      <w:pPr>
        <w:pStyle w:val="2Text"/>
        <w:ind w:left="864" w:hanging="432"/>
      </w:pPr>
      <w:r>
        <w:t>9</w:t>
      </w:r>
      <w:r w:rsidR="00BE0A26">
        <w:t>.</w:t>
      </w:r>
      <w:r w:rsidR="00BE0A26">
        <w:tab/>
      </w:r>
      <w:commentRangeStart w:id="238"/>
      <w:commentRangeStart w:id="239"/>
      <w:r w:rsidR="00BE0A26">
        <w:t xml:space="preserve">The amount that </w:t>
      </w:r>
      <w:r w:rsidR="00831858">
        <w:t>You</w:t>
      </w:r>
      <w:r w:rsidR="00BE0A26">
        <w:t xml:space="preserve"> receive, due to </w:t>
      </w:r>
      <w:r w:rsidR="00D60341">
        <w:t>Your</w:t>
      </w:r>
      <w:r w:rsidR="00BE0A26">
        <w:t xml:space="preserve"> </w:t>
      </w:r>
      <w:r w:rsidR="00FF5545">
        <w:t>D</w:t>
      </w:r>
      <w:r w:rsidR="00BE0A26">
        <w:t xml:space="preserve">isability, from a </w:t>
      </w:r>
      <w:r w:rsidR="00CF2554" w:rsidRPr="00DE681E">
        <w:t>T</w:t>
      </w:r>
      <w:r w:rsidR="00BE0A26" w:rsidRPr="00DE681E">
        <w:t xml:space="preserve">hird </w:t>
      </w:r>
      <w:r w:rsidR="00CF2554" w:rsidRPr="00DE681E">
        <w:t>P</w:t>
      </w:r>
      <w:r w:rsidR="00BE0A26" w:rsidRPr="00DE681E">
        <w:t>arty</w:t>
      </w:r>
      <w:r w:rsidR="00BE0A26" w:rsidRPr="00987A39">
        <w:rPr>
          <w:b/>
          <w:bCs/>
          <w:i/>
          <w:iCs/>
        </w:rPr>
        <w:t xml:space="preserve"> </w:t>
      </w:r>
      <w:r w:rsidR="00BE0A26">
        <w:t>(after subtracting attorney’s fees</w:t>
      </w:r>
      <w:ins w:id="240" w:author="Laura Hoogland" w:date="2026-01-22T14:57:00Z" w16du:dateUtc="2026-01-22T20:57:00Z">
        <w:r w:rsidR="00FE7AD4">
          <w:t xml:space="preserve"> and court costs</w:t>
        </w:r>
      </w:ins>
      <w:r w:rsidR="00BE0A26">
        <w:t>) by judgment, settlement or otherwise.</w:t>
      </w:r>
      <w:commentRangeEnd w:id="238"/>
      <w:r w:rsidR="00FE7AD4">
        <w:rPr>
          <w:rStyle w:val="CommentReference"/>
          <w:sz w:val="20"/>
          <w:szCs w:val="20"/>
        </w:rPr>
        <w:commentReference w:id="238"/>
      </w:r>
      <w:commentRangeEnd w:id="239"/>
      <w:r w:rsidR="00E32AB4">
        <w:rPr>
          <w:rStyle w:val="CommentReference"/>
          <w:sz w:val="20"/>
          <w:szCs w:val="20"/>
        </w:rPr>
        <w:commentReference w:id="239"/>
      </w:r>
    </w:p>
    <w:p w14:paraId="0B963FAD" w14:textId="57E11496" w:rsidR="00BE0A26" w:rsidRDefault="00CD4606" w:rsidP="001B4377">
      <w:pPr>
        <w:pStyle w:val="2Text"/>
        <w:ind w:left="864" w:hanging="432"/>
      </w:pPr>
      <w:r>
        <w:t>10</w:t>
      </w:r>
      <w:r w:rsidR="00BE0A26">
        <w:t>.</w:t>
      </w:r>
      <w:r w:rsidR="00BE0A26">
        <w:tab/>
      </w:r>
      <w:r w:rsidR="00097F74" w:rsidRPr="00F1788B">
        <w:rPr>
          <w:b/>
          <w:color w:val="FF0000"/>
          <w:sz w:val="24"/>
          <w:szCs w:val="24"/>
          <w:vertAlign w:val="superscript"/>
        </w:rPr>
        <w:t>19</w:t>
      </w:r>
      <w:r w:rsidR="00097F74">
        <w:rPr>
          <w:b/>
          <w:color w:val="FF0000"/>
          <w:sz w:val="24"/>
          <w:szCs w:val="24"/>
          <w:vertAlign w:val="superscript"/>
        </w:rPr>
        <w:t>e</w:t>
      </w:r>
      <w:r w:rsidR="00571C41" w:rsidRPr="00571C41">
        <w:rPr>
          <w:b/>
          <w:bCs/>
          <w:sz w:val="24"/>
        </w:rPr>
        <w:t>[</w:t>
      </w:r>
      <w:r w:rsidR="00BE0A26">
        <w:t xml:space="preserve">The amount of benefits that </w:t>
      </w:r>
      <w:r w:rsidR="00831858">
        <w:t>You</w:t>
      </w:r>
      <w:r w:rsidR="00BE0A26">
        <w:t xml:space="preserve"> receive or are </w:t>
      </w:r>
      <w:r w:rsidR="002D0DF3" w:rsidRPr="007F3806">
        <w:t>eligible</w:t>
      </w:r>
      <w:r w:rsidR="00BE0A26" w:rsidRPr="007F3806">
        <w:t xml:space="preserve"> to receive under any </w:t>
      </w:r>
      <w:r w:rsidR="00DA3B58" w:rsidRPr="00B37216">
        <w:t>Salary Continuation or Accumulated Sick Leave</w:t>
      </w:r>
      <w:r w:rsidR="00BE0A26" w:rsidRPr="007F3806">
        <w:t xml:space="preserve"> to the extent that </w:t>
      </w:r>
      <w:r w:rsidR="00D60341">
        <w:t>Your</w:t>
      </w:r>
      <w:r w:rsidR="00BE0A26">
        <w:t xml:space="preserve"> </w:t>
      </w:r>
      <w:r w:rsidR="00CB0E12" w:rsidRPr="00CB0E12">
        <w:t>Monthly Benefit Payment</w:t>
      </w:r>
      <w:r w:rsidR="00F12AEF">
        <w:t xml:space="preserve"> </w:t>
      </w:r>
      <w:r w:rsidR="00BE0A26">
        <w:lastRenderedPageBreak/>
        <w:t xml:space="preserve">and </w:t>
      </w:r>
      <w:r w:rsidR="00CE0FCA">
        <w:t>Deductible Sources of Income</w:t>
      </w:r>
      <w:r w:rsidR="002F67A0" w:rsidRPr="00F1788B">
        <w:rPr>
          <w:b/>
          <w:color w:val="FF0000"/>
          <w:sz w:val="24"/>
          <w:szCs w:val="24"/>
          <w:vertAlign w:val="superscript"/>
        </w:rPr>
        <w:t>19</w:t>
      </w:r>
      <w:r w:rsidR="002F67A0">
        <w:rPr>
          <w:b/>
          <w:color w:val="FF0000"/>
          <w:sz w:val="24"/>
          <w:szCs w:val="24"/>
          <w:vertAlign w:val="superscript"/>
        </w:rPr>
        <w:t>a</w:t>
      </w:r>
      <w:r w:rsidR="002F67A0" w:rsidRPr="00571C41">
        <w:rPr>
          <w:b/>
          <w:bCs/>
          <w:sz w:val="24"/>
        </w:rPr>
        <w:t>[</w:t>
      </w:r>
      <w:r w:rsidR="00BE0A26">
        <w:t>, including any other group and/or individual disability benefits,</w:t>
      </w:r>
      <w:r w:rsidR="00BE0A26" w:rsidRPr="002F67A0">
        <w:rPr>
          <w:b/>
        </w:rPr>
        <w:t xml:space="preserve"> </w:t>
      </w:r>
      <w:r w:rsidR="00BE0A26">
        <w:t xml:space="preserve">exceed or would exceed </w:t>
      </w:r>
      <w:r w:rsidR="00306556" w:rsidRPr="0021243B">
        <w:rPr>
          <w:b/>
          <w:color w:val="FF0000"/>
          <w:sz w:val="24"/>
          <w:vertAlign w:val="superscript"/>
        </w:rPr>
        <w:t>18</w:t>
      </w:r>
      <w:r w:rsidR="00306556">
        <w:rPr>
          <w:b/>
          <w:color w:val="FF0000"/>
          <w:sz w:val="24"/>
          <w:vertAlign w:val="superscript"/>
        </w:rPr>
        <w:t>c</w:t>
      </w:r>
      <w:r w:rsidR="00571C41" w:rsidRPr="00571C41">
        <w:rPr>
          <w:b/>
          <w:bCs/>
          <w:sz w:val="24"/>
        </w:rPr>
        <w:t>[</w:t>
      </w:r>
      <w:r w:rsidR="00BE0A26">
        <w:t>50% to 100%</w:t>
      </w:r>
      <w:r w:rsidR="00571C41" w:rsidRPr="00571C41">
        <w:rPr>
          <w:b/>
          <w:bCs/>
          <w:sz w:val="24"/>
        </w:rPr>
        <w:t>]</w:t>
      </w:r>
      <w:r w:rsidR="00BE0A26">
        <w:t xml:space="preserve"> of </w:t>
      </w:r>
      <w:r w:rsidR="00D60341">
        <w:t>Your</w:t>
      </w:r>
      <w:r w:rsidR="00BE0A26">
        <w:t xml:space="preserve"> </w:t>
      </w:r>
      <w:r w:rsidR="00042AE2">
        <w:t>Monthly Earnings</w:t>
      </w:r>
      <w:r w:rsidR="00BE0A26">
        <w:t>.</w:t>
      </w:r>
      <w:r w:rsidR="002F67A0" w:rsidRPr="00571C41">
        <w:rPr>
          <w:b/>
          <w:bCs/>
          <w:sz w:val="24"/>
        </w:rPr>
        <w:t>]</w:t>
      </w:r>
      <w:r w:rsidR="00571C41" w:rsidRPr="00571C41">
        <w:rPr>
          <w:b/>
          <w:bCs/>
          <w:sz w:val="24"/>
        </w:rPr>
        <w:t>]</w:t>
      </w:r>
    </w:p>
    <w:p w14:paraId="31C463B7" w14:textId="3CD7F9B4" w:rsidR="00BE0A26" w:rsidRDefault="00CD4606" w:rsidP="001B4377">
      <w:pPr>
        <w:pStyle w:val="2Text"/>
        <w:ind w:left="864" w:hanging="432"/>
        <w:rPr>
          <w:b/>
          <w:sz w:val="24"/>
          <w:szCs w:val="24"/>
        </w:rPr>
      </w:pPr>
      <w:r>
        <w:t>11</w:t>
      </w:r>
      <w:r w:rsidR="00BE0A26">
        <w:t>.</w:t>
      </w:r>
      <w:r w:rsidR="00BE0A26">
        <w:tab/>
      </w:r>
      <w:r w:rsidR="00097F74" w:rsidRPr="00F1788B">
        <w:rPr>
          <w:b/>
          <w:color w:val="FF0000"/>
          <w:sz w:val="24"/>
          <w:szCs w:val="24"/>
          <w:vertAlign w:val="superscript"/>
        </w:rPr>
        <w:t>19</w:t>
      </w:r>
      <w:r w:rsidR="00097F74">
        <w:rPr>
          <w:b/>
          <w:color w:val="FF0000"/>
          <w:sz w:val="24"/>
          <w:szCs w:val="24"/>
          <w:vertAlign w:val="superscript"/>
        </w:rPr>
        <w:t>e</w:t>
      </w:r>
      <w:r w:rsidR="00571C41" w:rsidRPr="165B09DB">
        <w:rPr>
          <w:b/>
          <w:sz w:val="24"/>
          <w:szCs w:val="24"/>
        </w:rPr>
        <w:t>[</w:t>
      </w:r>
      <w:r w:rsidR="00BE0A26">
        <w:t xml:space="preserve">Individual </w:t>
      </w:r>
      <w:r w:rsidR="00377266">
        <w:t>d</w:t>
      </w:r>
      <w:r w:rsidR="00DA39F8">
        <w:t>isability</w:t>
      </w:r>
      <w:r w:rsidR="00BE0A26">
        <w:t xml:space="preserve"> income benefits that </w:t>
      </w:r>
      <w:r w:rsidR="00831858">
        <w:t>You</w:t>
      </w:r>
      <w:r w:rsidR="00BE0A26">
        <w:t xml:space="preserve"> receive or are </w:t>
      </w:r>
      <w:r w:rsidR="002D0DF3">
        <w:t>eligible</w:t>
      </w:r>
      <w:r w:rsidR="00BE0A26">
        <w:t xml:space="preserve"> to receive to the extent that </w:t>
      </w:r>
      <w:r w:rsidR="00D60341">
        <w:t>Your</w:t>
      </w:r>
      <w:r w:rsidR="00BE0A26">
        <w:t xml:space="preserve"> </w:t>
      </w:r>
      <w:r w:rsidR="002A66A6" w:rsidRPr="002A66A6">
        <w:t>Monthly Benefit Payment</w:t>
      </w:r>
      <w:r w:rsidR="00F12AEF">
        <w:t xml:space="preserve"> </w:t>
      </w:r>
      <w:r w:rsidR="00BE0A26">
        <w:t xml:space="preserve">and </w:t>
      </w:r>
      <w:r w:rsidR="00CE0FCA">
        <w:t>Deductible Sources of Income</w:t>
      </w:r>
      <w:r w:rsidR="00BE0A26">
        <w:t xml:space="preserve">, including any other group and/or individual </w:t>
      </w:r>
      <w:r w:rsidR="00377266">
        <w:t>d</w:t>
      </w:r>
      <w:r w:rsidR="00DA39F8">
        <w:t>isability</w:t>
      </w:r>
      <w:r w:rsidR="00BE0A26">
        <w:t xml:space="preserve"> benefits, exceed or would exceed </w:t>
      </w:r>
      <w:r w:rsidR="00306556" w:rsidRPr="165B09DB">
        <w:rPr>
          <w:b/>
          <w:color w:val="FF0000"/>
          <w:sz w:val="24"/>
          <w:szCs w:val="24"/>
          <w:vertAlign w:val="superscript"/>
        </w:rPr>
        <w:t>18c</w:t>
      </w:r>
      <w:r w:rsidR="00571C41" w:rsidRPr="165B09DB">
        <w:rPr>
          <w:b/>
          <w:sz w:val="24"/>
          <w:szCs w:val="24"/>
        </w:rPr>
        <w:t>[</w:t>
      </w:r>
      <w:r w:rsidR="00BE0A26">
        <w:t>50% to 100%</w:t>
      </w:r>
      <w:r w:rsidR="00571C41" w:rsidRPr="165B09DB">
        <w:rPr>
          <w:b/>
          <w:sz w:val="24"/>
          <w:szCs w:val="24"/>
        </w:rPr>
        <w:t>]</w:t>
      </w:r>
      <w:r w:rsidR="00BE0A26">
        <w:t xml:space="preserve"> of </w:t>
      </w:r>
      <w:r w:rsidR="00D60341">
        <w:t>Your</w:t>
      </w:r>
      <w:r w:rsidR="00BE0A26">
        <w:t xml:space="preserve"> </w:t>
      </w:r>
      <w:r w:rsidR="00042AE2">
        <w:t>Monthly Earnings</w:t>
      </w:r>
      <w:r w:rsidR="00BE0A26">
        <w:t>.</w:t>
      </w:r>
      <w:r w:rsidR="00571C41" w:rsidRPr="165B09DB">
        <w:rPr>
          <w:b/>
          <w:sz w:val="24"/>
          <w:szCs w:val="24"/>
        </w:rPr>
        <w:t>]</w:t>
      </w:r>
    </w:p>
    <w:p w14:paraId="5D41ABEB" w14:textId="2E24730C" w:rsidR="00BE0A26" w:rsidRDefault="00BE0A26" w:rsidP="001B4377">
      <w:pPr>
        <w:pStyle w:val="2Text"/>
        <w:ind w:left="864" w:hanging="432"/>
      </w:pPr>
      <w:r>
        <w:t>1</w:t>
      </w:r>
      <w:r w:rsidR="00CD4606">
        <w:t>2</w:t>
      </w:r>
      <w:r>
        <w:t>.</w:t>
      </w:r>
      <w:r>
        <w:tab/>
      </w:r>
      <w:r w:rsidR="00097F74" w:rsidRPr="00F1788B">
        <w:rPr>
          <w:b/>
          <w:color w:val="FF0000"/>
          <w:sz w:val="24"/>
          <w:szCs w:val="24"/>
          <w:vertAlign w:val="superscript"/>
        </w:rPr>
        <w:t>19</w:t>
      </w:r>
      <w:r w:rsidR="00097F74">
        <w:rPr>
          <w:b/>
          <w:color w:val="FF0000"/>
          <w:sz w:val="24"/>
          <w:szCs w:val="24"/>
          <w:vertAlign w:val="superscript"/>
        </w:rPr>
        <w:t>f</w:t>
      </w:r>
      <w:r w:rsidR="00571C41" w:rsidRPr="001935DA">
        <w:rPr>
          <w:b/>
          <w:sz w:val="24"/>
          <w:szCs w:val="24"/>
        </w:rPr>
        <w:t>[</w:t>
      </w:r>
      <w:r>
        <w:t xml:space="preserve">The amount that </w:t>
      </w:r>
      <w:r w:rsidR="00831858">
        <w:t>You</w:t>
      </w:r>
      <w:r>
        <w:t xml:space="preserve"> receive from a partnership, proprietorship or any similar draws.</w:t>
      </w:r>
      <w:r w:rsidR="00571C41" w:rsidRPr="00571C41">
        <w:rPr>
          <w:b/>
          <w:bCs/>
          <w:sz w:val="24"/>
        </w:rPr>
        <w:t>]</w:t>
      </w:r>
    </w:p>
    <w:p w14:paraId="337B4988" w14:textId="1A514F44" w:rsidR="00BE0A26" w:rsidRDefault="00BE0A26" w:rsidP="001B4377">
      <w:pPr>
        <w:pStyle w:val="2Text"/>
        <w:ind w:left="864" w:hanging="432"/>
      </w:pPr>
      <w:r>
        <w:t>1</w:t>
      </w:r>
      <w:r w:rsidR="00CD4606">
        <w:t>3</w:t>
      </w:r>
      <w:r>
        <w:t>.</w:t>
      </w:r>
      <w:r>
        <w:tab/>
        <w:t xml:space="preserve">The amount that </w:t>
      </w:r>
      <w:r w:rsidR="00831858">
        <w:t>You</w:t>
      </w:r>
      <w:r>
        <w:t xml:space="preserve"> receive or are </w:t>
      </w:r>
      <w:r w:rsidR="002D0DF3">
        <w:t>eligible</w:t>
      </w:r>
      <w:r>
        <w:t xml:space="preserve"> to receive under any unemployment income </w:t>
      </w:r>
      <w:r w:rsidR="00891BBF">
        <w:t>A</w:t>
      </w:r>
      <w:r>
        <w:t xml:space="preserve">ct or </w:t>
      </w:r>
      <w:r w:rsidR="00891BBF">
        <w:t>L</w:t>
      </w:r>
      <w:r>
        <w:t xml:space="preserve">aw due to the end of employment with </w:t>
      </w:r>
      <w:r w:rsidR="00AA422B"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t>.</w:t>
      </w:r>
    </w:p>
    <w:p w14:paraId="6B068EAB" w14:textId="039C08EC" w:rsidR="00C51CFA" w:rsidRDefault="00C51CFA" w:rsidP="001B4377">
      <w:pPr>
        <w:pStyle w:val="2Text"/>
        <w:ind w:left="864" w:hanging="432"/>
      </w:pPr>
      <w:r>
        <w:t>1</w:t>
      </w:r>
      <w:r w:rsidR="00CD4606">
        <w:t>4</w:t>
      </w:r>
      <w:r>
        <w:t>.</w:t>
      </w:r>
      <w:r>
        <w:tab/>
      </w:r>
      <w:r w:rsidR="004A4003">
        <w:t xml:space="preserve">The amount </w:t>
      </w:r>
      <w:r w:rsidR="009A654C">
        <w:t xml:space="preserve">that </w:t>
      </w:r>
      <w:r w:rsidR="00EB2794">
        <w:t>You</w:t>
      </w:r>
      <w:r w:rsidR="009A654C">
        <w:t xml:space="preserve"> receive </w:t>
      </w:r>
      <w:r w:rsidR="002C4D71">
        <w:t xml:space="preserve">or are </w:t>
      </w:r>
      <w:r w:rsidR="005B267C">
        <w:t>eligible</w:t>
      </w:r>
      <w:r w:rsidR="002C4D71">
        <w:t xml:space="preserve"> to receive due to </w:t>
      </w:r>
      <w:r w:rsidR="00D60341">
        <w:t>Your</w:t>
      </w:r>
      <w:r w:rsidR="002C4D71">
        <w:t xml:space="preserve"> </w:t>
      </w:r>
      <w:r w:rsidR="00723935">
        <w:t>d</w:t>
      </w:r>
      <w:r w:rsidR="00DA3F59">
        <w:t xml:space="preserve">isability </w:t>
      </w:r>
      <w:r w:rsidR="002C4D71">
        <w:t xml:space="preserve">or own serious health condition </w:t>
      </w:r>
      <w:r w:rsidR="004458C2">
        <w:t xml:space="preserve">from a </w:t>
      </w:r>
      <w:r w:rsidR="0050366F">
        <w:t>federal</w:t>
      </w:r>
      <w:r w:rsidR="000C3709">
        <w:t xml:space="preserve">, state, or local paid </w:t>
      </w:r>
      <w:r w:rsidR="008D531A">
        <w:t xml:space="preserve">medical </w:t>
      </w:r>
      <w:r w:rsidR="004458C2">
        <w:t xml:space="preserve">leave or a similar </w:t>
      </w:r>
      <w:r w:rsidR="00E2674B">
        <w:t>p</w:t>
      </w:r>
      <w:r w:rsidR="0007726A">
        <w:t>lan</w:t>
      </w:r>
      <w:r w:rsidR="00B0420B" w:rsidRPr="00F1788B">
        <w:rPr>
          <w:b/>
          <w:color w:val="FF0000"/>
          <w:sz w:val="24"/>
          <w:szCs w:val="24"/>
          <w:vertAlign w:val="superscript"/>
        </w:rPr>
        <w:t>19</w:t>
      </w:r>
      <w:r w:rsidR="00B0420B">
        <w:rPr>
          <w:b/>
          <w:color w:val="FF0000"/>
          <w:sz w:val="24"/>
          <w:szCs w:val="24"/>
          <w:vertAlign w:val="superscript"/>
        </w:rPr>
        <w:t>a</w:t>
      </w:r>
      <w:r w:rsidR="00B0420B" w:rsidRPr="00571C41">
        <w:rPr>
          <w:b/>
          <w:bCs/>
          <w:sz w:val="24"/>
        </w:rPr>
        <w:t>[</w:t>
      </w:r>
      <w:r w:rsidR="00B0420B">
        <w:t xml:space="preserve">, </w:t>
      </w:r>
      <w:r w:rsidR="004458C2">
        <w:t xml:space="preserve">but only to the extent that such income plus the amount of </w:t>
      </w:r>
      <w:r w:rsidR="00D60341">
        <w:t>Your</w:t>
      </w:r>
      <w:r w:rsidR="00C95C4F">
        <w:t xml:space="preserve"> Monthly </w:t>
      </w:r>
      <w:r w:rsidR="004458C2">
        <w:t xml:space="preserve">Benefit is more than </w:t>
      </w:r>
      <w:r w:rsidR="00306556" w:rsidRPr="0021243B">
        <w:rPr>
          <w:b/>
          <w:color w:val="FF0000"/>
          <w:sz w:val="24"/>
          <w:vertAlign w:val="superscript"/>
        </w:rPr>
        <w:t>18</w:t>
      </w:r>
      <w:r w:rsidR="00306556">
        <w:rPr>
          <w:b/>
          <w:color w:val="FF0000"/>
          <w:sz w:val="24"/>
          <w:vertAlign w:val="superscript"/>
        </w:rPr>
        <w:t>c</w:t>
      </w:r>
      <w:r w:rsidR="00571C41" w:rsidRPr="00571C41">
        <w:rPr>
          <w:b/>
          <w:bCs/>
          <w:sz w:val="24"/>
        </w:rPr>
        <w:t>[</w:t>
      </w:r>
      <w:r w:rsidR="00322E15">
        <w:t xml:space="preserve">50% - </w:t>
      </w:r>
      <w:r w:rsidR="004458C2">
        <w:t>100%</w:t>
      </w:r>
      <w:r w:rsidR="00571C41" w:rsidRPr="00571C41">
        <w:rPr>
          <w:b/>
          <w:bCs/>
          <w:sz w:val="24"/>
        </w:rPr>
        <w:t>]</w:t>
      </w:r>
      <w:r w:rsidR="004458C2">
        <w:t xml:space="preserve"> of </w:t>
      </w:r>
      <w:r w:rsidR="00D60341">
        <w:t>Your</w:t>
      </w:r>
      <w:r w:rsidR="004458C2">
        <w:t xml:space="preserve"> </w:t>
      </w:r>
      <w:r w:rsidR="00322E15">
        <w:t>Monthly</w:t>
      </w:r>
      <w:r w:rsidR="004458C2">
        <w:t xml:space="preserve"> Earnings</w:t>
      </w:r>
      <w:r w:rsidR="00ED4A15" w:rsidRPr="165B09DB">
        <w:rPr>
          <w:b/>
          <w:sz w:val="24"/>
          <w:szCs w:val="24"/>
        </w:rPr>
        <w:t>]</w:t>
      </w:r>
      <w:r w:rsidR="00D31369">
        <w:t>.</w:t>
      </w:r>
    </w:p>
    <w:p w14:paraId="0A4AF48A" w14:textId="399A9CD1" w:rsidR="000B2993" w:rsidRDefault="000B2993" w:rsidP="001B4377">
      <w:pPr>
        <w:pStyle w:val="2Text"/>
        <w:ind w:left="864" w:hanging="432"/>
      </w:pPr>
      <w:r>
        <w:t>1</w:t>
      </w:r>
      <w:r w:rsidR="00CD4606">
        <w:t>5</w:t>
      </w:r>
      <w:r>
        <w:t>.</w:t>
      </w:r>
      <w:r>
        <w:tab/>
      </w:r>
      <w:r w:rsidR="00D211E4">
        <w:t xml:space="preserve">Any individual </w:t>
      </w:r>
      <w:r w:rsidR="0019410F">
        <w:t>d</w:t>
      </w:r>
      <w:r w:rsidR="00DA39F8">
        <w:t>isability</w:t>
      </w:r>
      <w:r w:rsidR="004C02F9">
        <w:t xml:space="preserve"> </w:t>
      </w:r>
      <w:r w:rsidR="00D211E4">
        <w:t xml:space="preserve">insurance policy </w:t>
      </w:r>
      <w:r w:rsidR="00EE6B55">
        <w:t xml:space="preserve">that is wholly or partially funded by </w:t>
      </w:r>
      <w:r w:rsidR="00AA422B" w:rsidRPr="002E41CC">
        <w:rPr>
          <w:b/>
          <w:bCs/>
          <w:color w:val="FF0000"/>
          <w:sz w:val="24"/>
          <w:szCs w:val="24"/>
          <w:vertAlign w:val="superscript"/>
        </w:rPr>
        <w:t>CV2</w:t>
      </w:r>
      <w:r w:rsidR="00571C41" w:rsidRPr="165B09DB">
        <w:rPr>
          <w:b/>
          <w:sz w:val="24"/>
          <w:szCs w:val="24"/>
        </w:rPr>
        <w:t>[</w:t>
      </w:r>
      <w:r w:rsidR="00D60341">
        <w:t>Your</w:t>
      </w:r>
      <w:r w:rsidR="00AA422B">
        <w:t xml:space="preserve"> Employer</w:t>
      </w:r>
      <w:r w:rsidR="00571C41" w:rsidRPr="165B09DB">
        <w:rPr>
          <w:b/>
          <w:sz w:val="24"/>
          <w:szCs w:val="24"/>
        </w:rPr>
        <w:t>]</w:t>
      </w:r>
      <w:r w:rsidR="005F7811">
        <w:t>.</w:t>
      </w:r>
    </w:p>
    <w:p w14:paraId="48B5CDF8" w14:textId="456D7687" w:rsidR="005D16F3" w:rsidRDefault="005D16F3" w:rsidP="001B4377">
      <w:pPr>
        <w:pStyle w:val="2Text"/>
        <w:ind w:left="864" w:hanging="432"/>
      </w:pPr>
      <w:r>
        <w:t>1</w:t>
      </w:r>
      <w:r w:rsidR="00CD4606">
        <w:t>6</w:t>
      </w:r>
      <w:r>
        <w:t>.</w:t>
      </w:r>
      <w:r>
        <w:tab/>
        <w:t xml:space="preserve">The amount that </w:t>
      </w:r>
      <w:r w:rsidR="00831858">
        <w:t>You</w:t>
      </w:r>
      <w:r>
        <w:t xml:space="preserve"> receive</w:t>
      </w:r>
      <w:r w:rsidR="0071465A">
        <w:t>d</w:t>
      </w:r>
      <w:r w:rsidR="001B2EAA">
        <w:t xml:space="preserve"> as a result of </w:t>
      </w:r>
      <w:r w:rsidR="00D60341">
        <w:t>Your</w:t>
      </w:r>
      <w:r w:rsidR="001B2EAA">
        <w:t xml:space="preserve"> </w:t>
      </w:r>
      <w:r w:rsidR="00FF5545">
        <w:t>Disability</w:t>
      </w:r>
      <w:r w:rsidR="0071465A">
        <w:t>, payable</w:t>
      </w:r>
      <w:r w:rsidR="00671FA1">
        <w:t xml:space="preserve"> but </w:t>
      </w:r>
      <w:r w:rsidR="00D80578">
        <w:t>deferred</w:t>
      </w:r>
      <w:r w:rsidR="00671FA1">
        <w:t xml:space="preserve">, or paid after </w:t>
      </w:r>
      <w:r w:rsidR="00D60341">
        <w:t>Your</w:t>
      </w:r>
      <w:r w:rsidR="00671FA1">
        <w:t xml:space="preserve"> </w:t>
      </w:r>
      <w:r w:rsidR="00DA39F8">
        <w:t>Disability</w:t>
      </w:r>
      <w:r w:rsidR="00671FA1">
        <w:t xml:space="preserve"> benefit </w:t>
      </w:r>
      <w:r w:rsidR="00D80578">
        <w:t>began with</w:t>
      </w:r>
      <w:r w:rsidR="00AA422B" w:rsidRPr="00AA422B">
        <w:rPr>
          <w:b/>
          <w:bCs/>
          <w:color w:val="FF0000"/>
          <w:sz w:val="24"/>
          <w:szCs w:val="24"/>
          <w:vertAlign w:val="superscript"/>
        </w:rPr>
        <w:t xml:space="preserve"> </w:t>
      </w:r>
      <w:r w:rsidR="00AA422B"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rsidR="00D80578">
        <w:t>.</w:t>
      </w:r>
    </w:p>
    <w:p w14:paraId="76C275E3" w14:textId="0FD783AA" w:rsidR="000A0300" w:rsidRDefault="000A0300" w:rsidP="001B4377">
      <w:pPr>
        <w:pStyle w:val="2Text"/>
        <w:ind w:left="864" w:hanging="432"/>
      </w:pPr>
      <w:r>
        <w:t>1</w:t>
      </w:r>
      <w:r w:rsidR="00CD4606">
        <w:t>7</w:t>
      </w:r>
      <w:r>
        <w:t>.</w:t>
      </w:r>
      <w:r>
        <w:tab/>
      </w:r>
      <w:r w:rsidR="00C65C79">
        <w:t xml:space="preserve">The amount </w:t>
      </w:r>
      <w:r w:rsidR="00EB2794">
        <w:t>You</w:t>
      </w:r>
      <w:r w:rsidR="00C65C79">
        <w:t xml:space="preserve"> receive from a</w:t>
      </w:r>
      <w:r w:rsidR="009B2A66">
        <w:t>ny</w:t>
      </w:r>
      <w:r w:rsidR="00406C49">
        <w:t xml:space="preserve"> vacation pay,</w:t>
      </w:r>
      <w:r w:rsidR="009E3BB8">
        <w:t xml:space="preserve"> severance pay,</w:t>
      </w:r>
      <w:r w:rsidR="00406C49">
        <w:t xml:space="preserve"> sick pay, </w:t>
      </w:r>
      <w:r w:rsidR="00A00DF2">
        <w:t>s</w:t>
      </w:r>
      <w:r w:rsidR="002E2B8E">
        <w:t>abbatical pay or</w:t>
      </w:r>
      <w:r w:rsidR="00C65C79">
        <w:t xml:space="preserve"> paid time off </w:t>
      </w:r>
      <w:r w:rsidR="0007726A">
        <w:t>plan</w:t>
      </w:r>
      <w:r w:rsidR="002E2B8E">
        <w:t>, including floating holidays</w:t>
      </w:r>
      <w:r w:rsidR="00213B36">
        <w:t xml:space="preserve">. </w:t>
      </w:r>
      <w:r w:rsidR="00BF698B" w:rsidRPr="00F1788B">
        <w:rPr>
          <w:b/>
          <w:color w:val="FF0000"/>
          <w:sz w:val="24"/>
          <w:szCs w:val="24"/>
          <w:vertAlign w:val="superscript"/>
        </w:rPr>
        <w:t>19</w:t>
      </w:r>
      <w:r w:rsidR="00BF698B">
        <w:rPr>
          <w:b/>
          <w:color w:val="FF0000"/>
          <w:sz w:val="24"/>
          <w:szCs w:val="24"/>
          <w:vertAlign w:val="superscript"/>
        </w:rPr>
        <w:t>a</w:t>
      </w:r>
      <w:r w:rsidR="00BF698B" w:rsidRPr="00571C41">
        <w:rPr>
          <w:b/>
          <w:bCs/>
          <w:sz w:val="24"/>
        </w:rPr>
        <w:t>[</w:t>
      </w:r>
      <w:r w:rsidR="00213B36">
        <w:t xml:space="preserve">This is considered only to the extent that such income </w:t>
      </w:r>
      <w:r w:rsidR="005E6F7D">
        <w:t xml:space="preserve">will exceed or would </w:t>
      </w:r>
      <w:r w:rsidR="00630158">
        <w:t xml:space="preserve">exceed </w:t>
      </w:r>
      <w:r w:rsidR="00937A4B" w:rsidRPr="0021243B">
        <w:rPr>
          <w:b/>
          <w:color w:val="FF0000"/>
          <w:sz w:val="24"/>
          <w:vertAlign w:val="superscript"/>
        </w:rPr>
        <w:t>18</w:t>
      </w:r>
      <w:r w:rsidR="00937A4B">
        <w:rPr>
          <w:b/>
          <w:color w:val="FF0000"/>
          <w:sz w:val="24"/>
          <w:vertAlign w:val="superscript"/>
        </w:rPr>
        <w:t>c</w:t>
      </w:r>
      <w:r w:rsidR="00571C41" w:rsidRPr="00571C41">
        <w:rPr>
          <w:b/>
          <w:bCs/>
          <w:sz w:val="24"/>
        </w:rPr>
        <w:t>[</w:t>
      </w:r>
      <w:r w:rsidR="00971E19">
        <w:t>50% to 100%</w:t>
      </w:r>
      <w:r w:rsidR="00571C41" w:rsidRPr="00571C41">
        <w:rPr>
          <w:b/>
          <w:bCs/>
          <w:sz w:val="24"/>
        </w:rPr>
        <w:t>]</w:t>
      </w:r>
      <w:r w:rsidR="00971E19">
        <w:t xml:space="preserve"> of </w:t>
      </w:r>
      <w:r w:rsidR="00D60341">
        <w:t>Your</w:t>
      </w:r>
      <w:r w:rsidR="00971E19">
        <w:t xml:space="preserve"> </w:t>
      </w:r>
      <w:r w:rsidR="00042AE2">
        <w:t>Monthly Earnings</w:t>
      </w:r>
      <w:r w:rsidR="00C65C79">
        <w:t>.</w:t>
      </w:r>
      <w:r w:rsidR="00BF698B" w:rsidRPr="00461928">
        <w:rPr>
          <w:b/>
          <w:bCs/>
          <w:sz w:val="24"/>
          <w:szCs w:val="24"/>
        </w:rPr>
        <w:t>]</w:t>
      </w:r>
    </w:p>
    <w:p w14:paraId="76BC24DF" w14:textId="1C524FB6" w:rsidR="006F476B" w:rsidRDefault="006F476B" w:rsidP="001B4377">
      <w:pPr>
        <w:pStyle w:val="2Text"/>
        <w:ind w:left="864" w:hanging="432"/>
      </w:pPr>
      <w:r>
        <w:t>1</w:t>
      </w:r>
      <w:r w:rsidR="00CD4606">
        <w:t>8</w:t>
      </w:r>
      <w:r>
        <w:t>.</w:t>
      </w:r>
      <w:r>
        <w:tab/>
        <w:t>The amounts rolled over to a tax qualified</w:t>
      </w:r>
      <w:r w:rsidR="00B26632">
        <w:t xml:space="preserve"> </w:t>
      </w:r>
      <w:r w:rsidR="006F261E">
        <w:t>p</w:t>
      </w:r>
      <w:r w:rsidR="00B26632">
        <w:t xml:space="preserve">lan </w:t>
      </w:r>
      <w:r>
        <w:t xml:space="preserve">received </w:t>
      </w:r>
      <w:r w:rsidR="00836F46">
        <w:t xml:space="preserve">by </w:t>
      </w:r>
      <w:r w:rsidR="00831858">
        <w:t>You</w:t>
      </w:r>
      <w:r w:rsidR="00836F46">
        <w:t xml:space="preserve"> while </w:t>
      </w:r>
      <w:r w:rsidR="00831858">
        <w:t>You</w:t>
      </w:r>
      <w:r w:rsidR="00836F46">
        <w:t xml:space="preserve"> are receiving a </w:t>
      </w:r>
      <w:r w:rsidR="00ED2407">
        <w:t>d</w:t>
      </w:r>
      <w:r w:rsidR="00FF5545">
        <w:t>isability</w:t>
      </w:r>
      <w:r w:rsidR="00836F46">
        <w:t xml:space="preserve"> benefit payment from </w:t>
      </w:r>
      <w:r w:rsidR="003B254A">
        <w:t>Us</w:t>
      </w:r>
      <w:r w:rsidR="00836F46">
        <w:t>.</w:t>
      </w:r>
      <w:r w:rsidR="001402A4" w:rsidRPr="00571C41">
        <w:rPr>
          <w:b/>
          <w:bCs/>
          <w:sz w:val="24"/>
        </w:rPr>
        <w:t>]</w:t>
      </w:r>
    </w:p>
    <w:p w14:paraId="3E489F59" w14:textId="2CD89555" w:rsidR="00BE0A26" w:rsidRDefault="009E5C4B" w:rsidP="00BE0A26">
      <w:pPr>
        <w:pStyle w:val="2Text"/>
      </w:pPr>
      <w:r w:rsidRPr="00F1788B">
        <w:rPr>
          <w:b/>
          <w:color w:val="FF0000"/>
          <w:sz w:val="24"/>
          <w:szCs w:val="24"/>
          <w:vertAlign w:val="superscript"/>
        </w:rPr>
        <w:t>19</w:t>
      </w:r>
      <w:r>
        <w:rPr>
          <w:b/>
          <w:color w:val="FF0000"/>
          <w:sz w:val="24"/>
          <w:szCs w:val="24"/>
          <w:vertAlign w:val="superscript"/>
        </w:rPr>
        <w:t>g</w:t>
      </w:r>
      <w:r w:rsidR="00571C41" w:rsidRPr="001935DA">
        <w:rPr>
          <w:b/>
          <w:sz w:val="24"/>
          <w:szCs w:val="24"/>
        </w:rPr>
        <w:t>[</w:t>
      </w:r>
      <w:r w:rsidR="00BE0A26">
        <w:t xml:space="preserve">With the exception of retirement </w:t>
      </w:r>
      <w:r w:rsidR="008D5390">
        <w:t>benefit</w:t>
      </w:r>
      <w:r w:rsidR="00F12AEF" w:rsidRPr="00F12AEF">
        <w:t xml:space="preserve"> </w:t>
      </w:r>
      <w:r w:rsidR="00F12AEF">
        <w:t>payment</w:t>
      </w:r>
      <w:r w:rsidR="00BE0A26">
        <w:t xml:space="preserve">s, or amounts that </w:t>
      </w:r>
      <w:r w:rsidR="00831858">
        <w:t>You</w:t>
      </w:r>
      <w:r w:rsidR="00BE0A26">
        <w:t xml:space="preserve"> receive from a partnership, proprietorship or any similar draws, Prudential will only subtract </w:t>
      </w:r>
      <w:r w:rsidR="00167306" w:rsidRPr="00987A39">
        <w:t xml:space="preserve">Deductible Sources </w:t>
      </w:r>
      <w:r w:rsidR="005A0FB7">
        <w:t>of</w:t>
      </w:r>
      <w:r w:rsidR="00167306" w:rsidRPr="00987A39">
        <w:t xml:space="preserve"> Income</w:t>
      </w:r>
      <w:r w:rsidR="00167306" w:rsidRPr="00167306">
        <w:rPr>
          <w:b/>
          <w:i/>
        </w:rPr>
        <w:t xml:space="preserve"> </w:t>
      </w:r>
      <w:r w:rsidR="00BE0A26">
        <w:t xml:space="preserve">which are payable as a result of </w:t>
      </w:r>
      <w:r w:rsidR="00D60341">
        <w:t>Your</w:t>
      </w:r>
      <w:r w:rsidR="00BE0A26">
        <w:t xml:space="preserve"> </w:t>
      </w:r>
      <w:r w:rsidR="00FF5545">
        <w:t>Disability</w:t>
      </w:r>
      <w:r w:rsidR="00BE0A26">
        <w:t>.</w:t>
      </w:r>
      <w:r w:rsidR="00571C41" w:rsidRPr="00571C41">
        <w:rPr>
          <w:b/>
          <w:bCs/>
          <w:sz w:val="24"/>
        </w:rPr>
        <w:t>]</w:t>
      </w:r>
    </w:p>
    <w:p w14:paraId="15CF772E" w14:textId="58542AFC" w:rsidR="00BE0A26" w:rsidRDefault="00BE0A26" w:rsidP="00BE0A26">
      <w:pPr>
        <w:pStyle w:val="2Text"/>
      </w:pPr>
      <w:r>
        <w:t xml:space="preserve">We will not reduce </w:t>
      </w:r>
      <w:r w:rsidR="00D60341">
        <w:t>Your</w:t>
      </w:r>
      <w:r>
        <w:t xml:space="preserve"> </w:t>
      </w:r>
      <w:r w:rsidR="008D5390">
        <w:t>benefit</w:t>
      </w:r>
      <w:r>
        <w:t xml:space="preserve"> </w:t>
      </w:r>
      <w:r w:rsidR="00F12AEF">
        <w:t xml:space="preserve">payment </w:t>
      </w:r>
      <w:r>
        <w:t xml:space="preserve">by </w:t>
      </w:r>
      <w:r w:rsidR="00D60341">
        <w:t>Your</w:t>
      </w:r>
      <w:r>
        <w:t xml:space="preserve"> Social Security income if </w:t>
      </w:r>
      <w:r w:rsidR="00D60341">
        <w:t>Your</w:t>
      </w:r>
      <w:r>
        <w:t xml:space="preserve"> </w:t>
      </w:r>
      <w:r w:rsidR="00FF5545">
        <w:t>Disability</w:t>
      </w:r>
      <w:r>
        <w:t xml:space="preserve"> begins after </w:t>
      </w:r>
      <w:r w:rsidR="00371FEA" w:rsidRPr="00987A39">
        <w:rPr>
          <w:b/>
          <w:color w:val="FF0000"/>
          <w:sz w:val="24"/>
          <w:szCs w:val="24"/>
          <w:vertAlign w:val="superscript"/>
        </w:rPr>
        <w:t>19h</w:t>
      </w:r>
      <w:r w:rsidR="00571C41" w:rsidRPr="00571C41">
        <w:rPr>
          <w:b/>
          <w:bCs/>
          <w:sz w:val="24"/>
        </w:rPr>
        <w:t>[</w:t>
      </w:r>
      <w:r>
        <w:t>age 6</w:t>
      </w:r>
      <w:r w:rsidR="006A234E">
        <w:t>0</w:t>
      </w:r>
      <w:r w:rsidR="00930F7C">
        <w:t xml:space="preserve"> </w:t>
      </w:r>
      <w:r w:rsidR="00A2654E">
        <w:t>–</w:t>
      </w:r>
      <w:r w:rsidR="00930F7C">
        <w:t xml:space="preserve"> </w:t>
      </w:r>
      <w:r w:rsidR="004565A4">
        <w:t>99</w:t>
      </w:r>
      <w:r w:rsidR="00571C41" w:rsidRPr="00571C41">
        <w:rPr>
          <w:b/>
          <w:bCs/>
          <w:sz w:val="24"/>
        </w:rPr>
        <w:t>]</w:t>
      </w:r>
      <w:r w:rsidR="00930F7C">
        <w:t xml:space="preserve"> </w:t>
      </w:r>
      <w:r>
        <w:t xml:space="preserve">and </w:t>
      </w:r>
      <w:r w:rsidR="00831858">
        <w:t>You</w:t>
      </w:r>
      <w:r>
        <w:t xml:space="preserve"> were already receiving Social Security retirement </w:t>
      </w:r>
      <w:r w:rsidR="008D5390">
        <w:t>benefit</w:t>
      </w:r>
      <w:r w:rsidR="00F12AEF" w:rsidRPr="00F12AEF">
        <w:t xml:space="preserve"> </w:t>
      </w:r>
      <w:r w:rsidR="00F12AEF">
        <w:t>payment</w:t>
      </w:r>
      <w:r>
        <w:t>s.</w:t>
      </w:r>
      <w:r w:rsidR="00571C41" w:rsidRPr="00571C41">
        <w:rPr>
          <w:b/>
          <w:bCs/>
          <w:sz w:val="24"/>
        </w:rPr>
        <w:t>]</w:t>
      </w:r>
    </w:p>
    <w:p w14:paraId="7B96E0D8" w14:textId="49B558B8" w:rsidR="00BE0A26" w:rsidRDefault="00F43A5C" w:rsidP="00BE0A26">
      <w:pPr>
        <w:pStyle w:val="SubtitleD"/>
      </w:pPr>
      <w:r w:rsidRPr="00987A39">
        <w:rPr>
          <w:rFonts w:ascii="Arial" w:hAnsi="Arial" w:cs="Arial"/>
          <w:color w:val="FF0000"/>
          <w:vertAlign w:val="superscript"/>
        </w:rPr>
        <w:t>21</w:t>
      </w:r>
      <w:r w:rsidR="00571C41" w:rsidRPr="005F3B77">
        <w:rPr>
          <w:rFonts w:ascii="Arial" w:hAnsi="Arial" w:cs="Arial"/>
        </w:rPr>
        <w:t>[</w:t>
      </w:r>
      <w:r w:rsidR="00BE0A26">
        <w:t>What Are Not Deductible Sources of Income?</w:t>
      </w:r>
    </w:p>
    <w:p w14:paraId="404A3FD4" w14:textId="5971A7BB" w:rsidR="00BE0A26" w:rsidRDefault="00BE0A26" w:rsidP="00BE0A26">
      <w:pPr>
        <w:pStyle w:val="2Text"/>
      </w:pPr>
      <w:r>
        <w:t xml:space="preserve">Prudential will not deduct from </w:t>
      </w:r>
      <w:r w:rsidR="00D60341">
        <w:t>Your</w:t>
      </w:r>
      <w:r>
        <w:t xml:space="preserve"> </w:t>
      </w:r>
      <w:r w:rsidR="00314FFB">
        <w:t>G</w:t>
      </w:r>
      <w:r>
        <w:t xml:space="preserve">ross </w:t>
      </w:r>
      <w:r w:rsidR="00314FFB">
        <w:t>D</w:t>
      </w:r>
      <w:r>
        <w:t xml:space="preserve">isability </w:t>
      </w:r>
      <w:r w:rsidR="00314FFB">
        <w:t>B</w:t>
      </w:r>
      <w:r w:rsidR="008D5390">
        <w:t>enefit</w:t>
      </w:r>
      <w:r w:rsidR="00BC298F" w:rsidRPr="00BC298F">
        <w:t xml:space="preserve"> </w:t>
      </w:r>
      <w:r w:rsidR="00314FFB">
        <w:t>P</w:t>
      </w:r>
      <w:r w:rsidR="00BC298F">
        <w:t>ayment</w:t>
      </w:r>
      <w:r>
        <w:t xml:space="preserve"> income </w:t>
      </w:r>
      <w:r w:rsidR="00831858">
        <w:t>You</w:t>
      </w:r>
      <w:r>
        <w:t xml:space="preserve"> receive from, but not limited to, the following sources:</w:t>
      </w:r>
    </w:p>
    <w:p w14:paraId="2864031D" w14:textId="3F7C901E" w:rsidR="00BE0A26" w:rsidRDefault="00BE0A26" w:rsidP="00BE0A26">
      <w:pPr>
        <w:pStyle w:val="BulletD"/>
      </w:pPr>
      <w:r>
        <w:t xml:space="preserve">401(k) </w:t>
      </w:r>
      <w:r w:rsidR="00B07CC1">
        <w:t>p</w:t>
      </w:r>
      <w:r w:rsidR="00524E2F">
        <w:t>lan</w:t>
      </w:r>
      <w:r>
        <w:t>s;</w:t>
      </w:r>
    </w:p>
    <w:p w14:paraId="4D38CFC1" w14:textId="3396A55B" w:rsidR="000A44E4" w:rsidRDefault="000A44E4" w:rsidP="00BE0A26">
      <w:pPr>
        <w:pStyle w:val="BulletD"/>
      </w:pPr>
      <w:r>
        <w:t xml:space="preserve">403(b) </w:t>
      </w:r>
      <w:r w:rsidR="00B07CC1">
        <w:t>p</w:t>
      </w:r>
      <w:r w:rsidR="00524E2F">
        <w:t>lan</w:t>
      </w:r>
      <w:r>
        <w:t>s</w:t>
      </w:r>
      <w:r w:rsidR="00D56F93">
        <w:t xml:space="preserve"> or similar </w:t>
      </w:r>
      <w:r w:rsidR="00B07CC1">
        <w:t>p</w:t>
      </w:r>
      <w:r w:rsidR="00524E2F">
        <w:t>lan</w:t>
      </w:r>
      <w:r w:rsidR="00D56F93">
        <w:t>s</w:t>
      </w:r>
      <w:r>
        <w:t>;</w:t>
      </w:r>
    </w:p>
    <w:p w14:paraId="7BA0556E" w14:textId="34D9330A" w:rsidR="00BE0A26" w:rsidRDefault="00BE0A26" w:rsidP="00BE0A26">
      <w:pPr>
        <w:pStyle w:val="BulletD"/>
      </w:pPr>
      <w:r>
        <w:t xml:space="preserve">profit sharing </w:t>
      </w:r>
      <w:r w:rsidR="00B07CC1">
        <w:t>p</w:t>
      </w:r>
      <w:r w:rsidR="00524E2F">
        <w:t>lan</w:t>
      </w:r>
      <w:r>
        <w:t>s;</w:t>
      </w:r>
    </w:p>
    <w:p w14:paraId="71B32A46" w14:textId="767656BB" w:rsidR="00BE0A26" w:rsidRDefault="00BE0A26" w:rsidP="00BE0A26">
      <w:pPr>
        <w:pStyle w:val="BulletD"/>
      </w:pPr>
      <w:r>
        <w:lastRenderedPageBreak/>
        <w:t xml:space="preserve">thrift </w:t>
      </w:r>
      <w:r w:rsidR="00B07CC1">
        <w:t>p</w:t>
      </w:r>
      <w:r w:rsidR="00524E2F">
        <w:t>lan</w:t>
      </w:r>
      <w:r>
        <w:t>s;</w:t>
      </w:r>
    </w:p>
    <w:p w14:paraId="117C5B85" w14:textId="77777777" w:rsidR="00BE0A26" w:rsidRDefault="00BE0A26" w:rsidP="00BE0A26">
      <w:pPr>
        <w:pStyle w:val="BulletD"/>
      </w:pPr>
      <w:r>
        <w:t>tax sheltered annuities;</w:t>
      </w:r>
    </w:p>
    <w:p w14:paraId="561C23F3" w14:textId="17C6A12D" w:rsidR="00BE0A26" w:rsidRDefault="00BE0A26" w:rsidP="00BE0A26">
      <w:pPr>
        <w:pStyle w:val="BulletD"/>
      </w:pPr>
      <w:r>
        <w:t xml:space="preserve">stock ownership </w:t>
      </w:r>
      <w:r w:rsidR="00B07CC1">
        <w:t>p</w:t>
      </w:r>
      <w:r w:rsidR="00524E2F">
        <w:t>lan</w:t>
      </w:r>
      <w:r>
        <w:t>s;</w:t>
      </w:r>
    </w:p>
    <w:p w14:paraId="7DF4F92A" w14:textId="42EDC529" w:rsidR="00BE0A26" w:rsidRDefault="00BE0A26" w:rsidP="00BE0A26">
      <w:pPr>
        <w:pStyle w:val="BulletD"/>
      </w:pPr>
      <w:r>
        <w:t xml:space="preserve">non-qualified </w:t>
      </w:r>
      <w:r w:rsidR="00B07CC1">
        <w:t>p</w:t>
      </w:r>
      <w:r w:rsidR="00524E2F">
        <w:t>lan</w:t>
      </w:r>
      <w:r>
        <w:t>s of deferred compensation;</w:t>
      </w:r>
    </w:p>
    <w:p w14:paraId="108BB3DC" w14:textId="55038F8C" w:rsidR="00BE0A26" w:rsidRDefault="00BE0A26" w:rsidP="00BE0A26">
      <w:pPr>
        <w:pStyle w:val="BulletD"/>
      </w:pPr>
      <w:r>
        <w:t xml:space="preserve">pension </w:t>
      </w:r>
      <w:r w:rsidR="00B07CC1">
        <w:t>p</w:t>
      </w:r>
      <w:r w:rsidR="00524E2F">
        <w:t>lan</w:t>
      </w:r>
      <w:r>
        <w:t>s for partners;</w:t>
      </w:r>
    </w:p>
    <w:p w14:paraId="5CDBEE87" w14:textId="0C2B5C82" w:rsidR="00BE0A26" w:rsidRDefault="00BE0A26" w:rsidP="00BE0A26">
      <w:pPr>
        <w:pStyle w:val="BulletD"/>
      </w:pPr>
      <w:r>
        <w:t xml:space="preserve">military pension and </w:t>
      </w:r>
      <w:r w:rsidR="00186B1E">
        <w:t xml:space="preserve">military </w:t>
      </w:r>
      <w:r>
        <w:t xml:space="preserve">disability income </w:t>
      </w:r>
      <w:r w:rsidR="00B07CC1">
        <w:t>p</w:t>
      </w:r>
      <w:r w:rsidR="00524E2F">
        <w:t>lan</w:t>
      </w:r>
      <w:r>
        <w:t>s;</w:t>
      </w:r>
    </w:p>
    <w:p w14:paraId="45FA316B" w14:textId="6F78F605" w:rsidR="00BE0A26" w:rsidRDefault="00BE0A26" w:rsidP="00BE0A26">
      <w:pPr>
        <w:pStyle w:val="BulletD"/>
      </w:pPr>
      <w:r>
        <w:t xml:space="preserve">credit </w:t>
      </w:r>
      <w:r w:rsidR="00B07CC1">
        <w:t>d</w:t>
      </w:r>
      <w:r w:rsidR="00DA39F8">
        <w:t>isability</w:t>
      </w:r>
      <w:r>
        <w:t xml:space="preserve"> insurance;</w:t>
      </w:r>
    </w:p>
    <w:p w14:paraId="7375EA9C" w14:textId="2241A6CC" w:rsidR="00BE0A26" w:rsidRDefault="00BE0A26" w:rsidP="00BE0A26">
      <w:pPr>
        <w:pStyle w:val="BulletD"/>
      </w:pPr>
      <w:r>
        <w:t xml:space="preserve">franchise </w:t>
      </w:r>
      <w:r w:rsidR="00B07CC1">
        <w:t>d</w:t>
      </w:r>
      <w:r w:rsidR="00DA39F8">
        <w:t>isability</w:t>
      </w:r>
      <w:r>
        <w:t xml:space="preserve"> income </w:t>
      </w:r>
      <w:r w:rsidR="00B07CC1">
        <w:t>p</w:t>
      </w:r>
      <w:r w:rsidR="00524E2F">
        <w:t>lan</w:t>
      </w:r>
      <w:r>
        <w:t>s;</w:t>
      </w:r>
    </w:p>
    <w:p w14:paraId="12F27696" w14:textId="3F0FC8D2" w:rsidR="00BE0A26" w:rsidRDefault="00BE0A26" w:rsidP="00BE0A26">
      <w:pPr>
        <w:pStyle w:val="BulletD"/>
      </w:pPr>
      <w:r>
        <w:t xml:space="preserve">a </w:t>
      </w:r>
      <w:r w:rsidR="00F9314B">
        <w:t>r</w:t>
      </w:r>
      <w:r>
        <w:t>etirement</w:t>
      </w:r>
      <w:r w:rsidR="00B26632">
        <w:t xml:space="preserve"> </w:t>
      </w:r>
      <w:r w:rsidR="00D50EB2">
        <w:t>p</w:t>
      </w:r>
      <w:r w:rsidR="00B26632">
        <w:t xml:space="preserve">lan </w:t>
      </w:r>
      <w:r>
        <w:t xml:space="preserve">from another </w:t>
      </w:r>
      <w:r w:rsidR="00F9314B">
        <w:t>e</w:t>
      </w:r>
      <w:r>
        <w:t>mployer</w:t>
      </w:r>
      <w:r w:rsidR="00F9314B">
        <w:t>;</w:t>
      </w:r>
    </w:p>
    <w:p w14:paraId="0A51E5EB" w14:textId="77777777" w:rsidR="000B72A6" w:rsidRDefault="00BE0A26" w:rsidP="00BE0A26">
      <w:pPr>
        <w:pStyle w:val="BulletD"/>
      </w:pPr>
      <w:r>
        <w:t>individual retirement accounts (IRA)</w:t>
      </w:r>
      <w:r w:rsidR="000B72A6">
        <w:t>;</w:t>
      </w:r>
    </w:p>
    <w:p w14:paraId="25494EE4" w14:textId="238F0E08" w:rsidR="002534CC" w:rsidRDefault="000B72A6" w:rsidP="00BE0A26">
      <w:pPr>
        <w:pStyle w:val="BulletD"/>
      </w:pPr>
      <w:r>
        <w:t xml:space="preserve">individual </w:t>
      </w:r>
      <w:r w:rsidR="001B5FE1">
        <w:t>d</w:t>
      </w:r>
      <w:r w:rsidR="00DA39F8">
        <w:t>isability</w:t>
      </w:r>
      <w:r>
        <w:t xml:space="preserve"> income</w:t>
      </w:r>
      <w:r w:rsidR="002534CC">
        <w:t>;</w:t>
      </w:r>
    </w:p>
    <w:p w14:paraId="518DFCA3" w14:textId="7E609A51" w:rsidR="00CC1EDF" w:rsidRDefault="00822009" w:rsidP="00BE0A26">
      <w:pPr>
        <w:pStyle w:val="BulletD"/>
      </w:pPr>
      <w:r>
        <w:t xml:space="preserve">employer sponsored </w:t>
      </w:r>
      <w:r w:rsidR="002A3150">
        <w:t xml:space="preserve">maternity benefit </w:t>
      </w:r>
      <w:r w:rsidR="00B07CC1">
        <w:t>p</w:t>
      </w:r>
      <w:r w:rsidR="00524E2F">
        <w:t>lan</w:t>
      </w:r>
      <w:r w:rsidR="002A3150">
        <w:t>s</w:t>
      </w:r>
      <w:r w:rsidR="00CC1EDF">
        <w:t>;</w:t>
      </w:r>
    </w:p>
    <w:p w14:paraId="56D0E22A" w14:textId="1E15297B" w:rsidR="00822009" w:rsidRDefault="00232304" w:rsidP="00BE0A26">
      <w:pPr>
        <w:pStyle w:val="BulletD"/>
      </w:pPr>
      <w:r>
        <w:t xml:space="preserve">federal or </w:t>
      </w:r>
      <w:r w:rsidR="00822009" w:rsidRPr="00822009">
        <w:t xml:space="preserve">state paid family medical leave, or a similar </w:t>
      </w:r>
      <w:r w:rsidR="00B07CC1">
        <w:t>p</w:t>
      </w:r>
      <w:r w:rsidR="00524E2F">
        <w:t>lan</w:t>
      </w:r>
      <w:r w:rsidR="00BD7665">
        <w:t>s</w:t>
      </w:r>
      <w:r w:rsidR="00822009" w:rsidRPr="00822009">
        <w:t xml:space="preserve"> for an approved leave</w:t>
      </w:r>
      <w:r w:rsidR="00992527">
        <w:t>;</w:t>
      </w:r>
    </w:p>
    <w:p w14:paraId="53EC1CA0" w14:textId="77777777" w:rsidR="00F91F58" w:rsidRDefault="00CC1EDF" w:rsidP="00BE0A26">
      <w:pPr>
        <w:pStyle w:val="BulletD"/>
      </w:pPr>
      <w:r>
        <w:t>reimbursement for hospital, medical or surgical expenses</w:t>
      </w:r>
      <w:r w:rsidR="00F91F58">
        <w:t>;</w:t>
      </w:r>
    </w:p>
    <w:p w14:paraId="28754ACC" w14:textId="58827171" w:rsidR="00740D1F" w:rsidRDefault="00717A10" w:rsidP="00BE0A26">
      <w:pPr>
        <w:pStyle w:val="BulletD"/>
      </w:pPr>
      <w:r>
        <w:t>c</w:t>
      </w:r>
      <w:r w:rsidR="0026625A">
        <w:t xml:space="preserve">ost of </w:t>
      </w:r>
      <w:r>
        <w:t>l</w:t>
      </w:r>
      <w:r w:rsidR="0026625A">
        <w:t>iving</w:t>
      </w:r>
      <w:r w:rsidR="00140059">
        <w:t xml:space="preserve"> increases</w:t>
      </w:r>
      <w:r w:rsidR="00F91F58">
        <w:t xml:space="preserve"> paid under the </w:t>
      </w:r>
      <w:r w:rsidR="00167306" w:rsidRPr="00987A39">
        <w:t xml:space="preserve">Deductible Sources </w:t>
      </w:r>
      <w:r w:rsidR="005A0FB7">
        <w:t>of</w:t>
      </w:r>
      <w:r w:rsidR="00167306" w:rsidRPr="00987A39">
        <w:t xml:space="preserve"> Income</w:t>
      </w:r>
      <w:r w:rsidR="00167306" w:rsidRPr="00167306">
        <w:rPr>
          <w:b/>
          <w:i/>
        </w:rPr>
        <w:t xml:space="preserve"> </w:t>
      </w:r>
      <w:r w:rsidR="00740D1F">
        <w:t>section;</w:t>
      </w:r>
    </w:p>
    <w:p w14:paraId="637B0431" w14:textId="77777777" w:rsidR="00FF667A" w:rsidRDefault="00FF667A" w:rsidP="00BE0A26">
      <w:pPr>
        <w:pStyle w:val="BulletD"/>
      </w:pPr>
      <w:r>
        <w:t>group credit insurance;</w:t>
      </w:r>
    </w:p>
    <w:p w14:paraId="31F80C5C" w14:textId="68B40051" w:rsidR="00FF667A" w:rsidRDefault="00FF667A" w:rsidP="00BE0A26">
      <w:pPr>
        <w:pStyle w:val="BulletD"/>
      </w:pPr>
      <w:r>
        <w:t xml:space="preserve">mortgage </w:t>
      </w:r>
      <w:r w:rsidR="00665AD2">
        <w:t>d</w:t>
      </w:r>
      <w:r w:rsidR="00DA39F8">
        <w:t>isability</w:t>
      </w:r>
      <w:r>
        <w:t xml:space="preserve"> insurance benefits</w:t>
      </w:r>
    </w:p>
    <w:p w14:paraId="211EEA03" w14:textId="7E6F5DB2" w:rsidR="007D0C80" w:rsidRPr="007837C5" w:rsidRDefault="00FF667A" w:rsidP="00BE0A26">
      <w:pPr>
        <w:pStyle w:val="BulletD"/>
      </w:pPr>
      <w:r w:rsidRPr="007837C5">
        <w:t xml:space="preserve">early retirement benefits </w:t>
      </w:r>
      <w:r w:rsidR="00384BFC" w:rsidRPr="007837C5">
        <w:t xml:space="preserve">under </w:t>
      </w:r>
      <w:r w:rsidR="00384BFC" w:rsidRPr="007837C5">
        <w:rPr>
          <w:b/>
          <w:color w:val="FF0000"/>
          <w:sz w:val="24"/>
          <w:szCs w:val="24"/>
          <w:vertAlign w:val="superscript"/>
        </w:rPr>
        <w:t>CV2</w:t>
      </w:r>
      <w:r w:rsidR="00571C41" w:rsidRPr="007837C5">
        <w:rPr>
          <w:b/>
          <w:sz w:val="24"/>
        </w:rPr>
        <w:t>[</w:t>
      </w:r>
      <w:r w:rsidR="00831858" w:rsidRPr="007837C5">
        <w:t>You</w:t>
      </w:r>
      <w:r w:rsidR="00384BFC" w:rsidRPr="007837C5">
        <w:t xml:space="preserve"> Employer’s</w:t>
      </w:r>
      <w:r w:rsidR="00571C41" w:rsidRPr="007837C5">
        <w:rPr>
          <w:b/>
          <w:sz w:val="24"/>
        </w:rPr>
        <w:t>]</w:t>
      </w:r>
      <w:r w:rsidR="00384BFC" w:rsidRPr="007837C5">
        <w:t xml:space="preserve"> </w:t>
      </w:r>
      <w:r w:rsidR="00351C31" w:rsidRPr="002A488C">
        <w:t>R</w:t>
      </w:r>
      <w:r w:rsidR="00384BFC" w:rsidRPr="007837C5">
        <w:t>etirement</w:t>
      </w:r>
      <w:r w:rsidR="00B26632" w:rsidRPr="007837C5">
        <w:t xml:space="preserve"> </w:t>
      </w:r>
      <w:r w:rsidR="00990657" w:rsidRPr="002A488C">
        <w:t>P</w:t>
      </w:r>
      <w:r w:rsidR="00B26632" w:rsidRPr="007837C5">
        <w:t xml:space="preserve">lan </w:t>
      </w:r>
      <w:r w:rsidRPr="007837C5">
        <w:t xml:space="preserve">that have not been voluntary taken by </w:t>
      </w:r>
      <w:r w:rsidR="00831858" w:rsidRPr="007837C5">
        <w:t>You</w:t>
      </w:r>
      <w:r w:rsidR="007D0C80" w:rsidRPr="007837C5">
        <w:t>;</w:t>
      </w:r>
    </w:p>
    <w:p w14:paraId="633691A5" w14:textId="032B698C" w:rsidR="007D0C80" w:rsidRDefault="007D0C80" w:rsidP="00BE0A26">
      <w:pPr>
        <w:pStyle w:val="BulletD"/>
      </w:pPr>
      <w:r>
        <w:t xml:space="preserve">veteran’s </w:t>
      </w:r>
      <w:r w:rsidR="002E0DD9">
        <w:t>d</w:t>
      </w:r>
      <w:r w:rsidR="00DA39F8">
        <w:t>isability</w:t>
      </w:r>
      <w:r w:rsidR="008F4532">
        <w:t xml:space="preserve"> </w:t>
      </w:r>
      <w:r>
        <w:t>benefit</w:t>
      </w:r>
      <w:r w:rsidR="00CA3948">
        <w:t xml:space="preserve"> payments</w:t>
      </w:r>
      <w:r>
        <w:t>;</w:t>
      </w:r>
    </w:p>
    <w:p w14:paraId="51826F38" w14:textId="540F46B2" w:rsidR="00075F90" w:rsidRDefault="007D0C80" w:rsidP="00BE0A26">
      <w:pPr>
        <w:pStyle w:val="BulletD"/>
      </w:pPr>
      <w:r>
        <w:t>benefits received from an accelerated death benefit</w:t>
      </w:r>
      <w:r w:rsidR="00075F90">
        <w:t>;</w:t>
      </w:r>
    </w:p>
    <w:p w14:paraId="6FFC4439" w14:textId="296360E7" w:rsidR="00E277A6" w:rsidRDefault="00075F90" w:rsidP="00BE0A26">
      <w:pPr>
        <w:pStyle w:val="BulletD"/>
      </w:pPr>
      <w:r>
        <w:t xml:space="preserve">amounts rolled over to a tax qualified </w:t>
      </w:r>
      <w:r w:rsidR="00F37D4D">
        <w:t>p</w:t>
      </w:r>
      <w:r w:rsidR="00524E2F">
        <w:t>lan</w:t>
      </w:r>
      <w:r w:rsidR="00E277A6">
        <w:t>;</w:t>
      </w:r>
    </w:p>
    <w:p w14:paraId="192117AA" w14:textId="6CF3F19D" w:rsidR="00C97347" w:rsidRDefault="00CC114B" w:rsidP="00BE0A26">
      <w:pPr>
        <w:pStyle w:val="BulletD"/>
      </w:pPr>
      <w:r w:rsidRPr="00CC114B">
        <w:t xml:space="preserve">attorney fees included in any award or settlement. If the attorney fees are incurred because of </w:t>
      </w:r>
      <w:r w:rsidR="00D60341">
        <w:t>Your</w:t>
      </w:r>
      <w:r w:rsidRPr="00CC114B">
        <w:t xml:space="preserve"> successful pursuit of Social Security </w:t>
      </w:r>
      <w:r w:rsidR="00DA39F8">
        <w:t>Disability</w:t>
      </w:r>
      <w:r w:rsidRPr="00CC114B">
        <w:t xml:space="preserve"> benefits, such fees are limited to those approved by the Social Security Administration</w:t>
      </w:r>
      <w:r w:rsidR="00C97347">
        <w:t>;</w:t>
      </w:r>
    </w:p>
    <w:p w14:paraId="38BE48F7" w14:textId="6E860317" w:rsidR="00A310F5" w:rsidRPr="006F04A9" w:rsidRDefault="00CE0FCA" w:rsidP="00BE0A26">
      <w:pPr>
        <w:pStyle w:val="BulletD"/>
      </w:pPr>
      <w:r>
        <w:rPr>
          <w:bCs/>
          <w:iCs/>
        </w:rPr>
        <w:t>S</w:t>
      </w:r>
      <w:r w:rsidR="00C97347" w:rsidRPr="00987A39">
        <w:rPr>
          <w:bCs/>
          <w:iCs/>
        </w:rPr>
        <w:t xml:space="preserve">alary </w:t>
      </w:r>
      <w:r>
        <w:rPr>
          <w:bCs/>
          <w:iCs/>
        </w:rPr>
        <w:t>C</w:t>
      </w:r>
      <w:r w:rsidR="00C97347" w:rsidRPr="00987A39">
        <w:rPr>
          <w:bCs/>
          <w:iCs/>
        </w:rPr>
        <w:t xml:space="preserve">ontinuation or </w:t>
      </w:r>
      <w:r>
        <w:rPr>
          <w:bCs/>
          <w:iCs/>
        </w:rPr>
        <w:t>A</w:t>
      </w:r>
      <w:r w:rsidR="00C97347" w:rsidRPr="00987A39">
        <w:rPr>
          <w:bCs/>
          <w:iCs/>
        </w:rPr>
        <w:t xml:space="preserve">ccumulated </w:t>
      </w:r>
      <w:r>
        <w:rPr>
          <w:bCs/>
          <w:iCs/>
        </w:rPr>
        <w:t>S</w:t>
      </w:r>
      <w:r w:rsidR="00C97347" w:rsidRPr="00987A39">
        <w:rPr>
          <w:bCs/>
          <w:iCs/>
        </w:rPr>
        <w:t xml:space="preserve">ick </w:t>
      </w:r>
      <w:r>
        <w:rPr>
          <w:bCs/>
          <w:iCs/>
        </w:rPr>
        <w:t>L</w:t>
      </w:r>
      <w:r w:rsidR="00C97347" w:rsidRPr="00987A39">
        <w:rPr>
          <w:bCs/>
          <w:iCs/>
        </w:rPr>
        <w:t>eave</w:t>
      </w:r>
      <w:r w:rsidR="00134E36">
        <w:rPr>
          <w:bCs/>
          <w:iCs/>
        </w:rPr>
        <w:t xml:space="preserve"> </w:t>
      </w:r>
      <w:r w:rsidR="00F37D4D">
        <w:rPr>
          <w:bCs/>
          <w:iCs/>
        </w:rPr>
        <w:t>p</w:t>
      </w:r>
      <w:r w:rsidR="00524E2F">
        <w:rPr>
          <w:bCs/>
          <w:iCs/>
        </w:rPr>
        <w:t>lan</w:t>
      </w:r>
      <w:r w:rsidR="00134E36">
        <w:rPr>
          <w:bCs/>
          <w:iCs/>
        </w:rPr>
        <w:t>s</w:t>
      </w:r>
      <w:r w:rsidR="00A310F5">
        <w:rPr>
          <w:bCs/>
          <w:iCs/>
        </w:rPr>
        <w:t>;</w:t>
      </w:r>
    </w:p>
    <w:p w14:paraId="5CB71975" w14:textId="3C44145D" w:rsidR="00BE0A26" w:rsidRDefault="004C4085">
      <w:pPr>
        <w:pStyle w:val="BulletD"/>
      </w:pPr>
      <w:r>
        <w:t>critical illness insurance,</w:t>
      </w:r>
      <w:r w:rsidR="00C02F35">
        <w:t xml:space="preserve"> accident insurance, specified disease insurance or cancer insurance,</w:t>
      </w:r>
      <w:r>
        <w:t xml:space="preserve"> unless the benefit is paid out as a wage replacement benefit</w:t>
      </w:r>
      <w:r w:rsidR="00BE0A26">
        <w:t>.</w:t>
      </w:r>
      <w:r w:rsidR="00571C41" w:rsidRPr="00571C41">
        <w:rPr>
          <w:b/>
          <w:bCs/>
          <w:sz w:val="24"/>
        </w:rPr>
        <w:t>]</w:t>
      </w:r>
    </w:p>
    <w:p w14:paraId="2BFDF58A" w14:textId="0CAE25F8" w:rsidR="00BE0A26" w:rsidRDefault="00C5397B" w:rsidP="00BE0A26">
      <w:pPr>
        <w:pStyle w:val="SubtitleD"/>
      </w:pPr>
      <w:r w:rsidRPr="00987A39">
        <w:rPr>
          <w:rFonts w:ascii="Arial" w:hAnsi="Arial" w:cs="Arial"/>
          <w:color w:val="FF0000"/>
          <w:vertAlign w:val="superscript"/>
        </w:rPr>
        <w:lastRenderedPageBreak/>
        <w:t>8</w:t>
      </w:r>
      <w:r w:rsidR="00571C41" w:rsidRPr="005F3B77">
        <w:rPr>
          <w:rFonts w:ascii="Arial" w:hAnsi="Arial" w:cs="Arial"/>
        </w:rPr>
        <w:t>[</w:t>
      </w:r>
      <w:r w:rsidR="00BE0A26">
        <w:t>What If Subtracting Deductible Sources of Income Results in a Zero Benefit? (Minimum Benefit)</w:t>
      </w:r>
    </w:p>
    <w:p w14:paraId="04EE6F95" w14:textId="06C01FC7" w:rsidR="00BE0A26" w:rsidRDefault="00BE0A26" w:rsidP="00BE0A26">
      <w:pPr>
        <w:pStyle w:val="2Text"/>
      </w:pPr>
      <w:r>
        <w:t xml:space="preserve">The </w:t>
      </w:r>
      <w:r w:rsidR="00A334E7">
        <w:t>M</w:t>
      </w:r>
      <w:r>
        <w:t xml:space="preserve">inimum </w:t>
      </w:r>
      <w:r w:rsidR="002B2CD6" w:rsidRPr="002B2CD6">
        <w:t>Monthly Benefit Payment</w:t>
      </w:r>
      <w:r w:rsidR="00AE70B0">
        <w:t xml:space="preserve"> </w:t>
      </w:r>
      <w:r>
        <w:t xml:space="preserve">is </w:t>
      </w:r>
      <w:r w:rsidR="005D03FE">
        <w:rPr>
          <w:b/>
          <w:color w:val="FF0000"/>
          <w:sz w:val="24"/>
          <w:vertAlign w:val="superscript"/>
        </w:rPr>
        <w:t>21c</w:t>
      </w:r>
      <w:r w:rsidR="00571C41" w:rsidRPr="00571C41">
        <w:rPr>
          <w:b/>
          <w:bCs/>
          <w:sz w:val="24"/>
        </w:rPr>
        <w:t>[</w:t>
      </w:r>
      <w:r>
        <w:t>$0 to unlimited</w:t>
      </w:r>
      <w:r w:rsidR="00571C41" w:rsidRPr="00571C41">
        <w:rPr>
          <w:b/>
          <w:bCs/>
          <w:sz w:val="24"/>
        </w:rPr>
        <w:t>]</w:t>
      </w:r>
      <w:r>
        <w:t>.</w:t>
      </w:r>
    </w:p>
    <w:p w14:paraId="408384DA" w14:textId="2B577664" w:rsidR="00BE0A26" w:rsidRDefault="00AE70B0" w:rsidP="00BE0A26">
      <w:pPr>
        <w:pStyle w:val="2Text"/>
      </w:pPr>
      <w:r>
        <w:t xml:space="preserve">Prudential will pay the </w:t>
      </w:r>
      <w:r w:rsidR="005977E8">
        <w:t>M</w:t>
      </w:r>
      <w:r>
        <w:t xml:space="preserve">inimum </w:t>
      </w:r>
      <w:r w:rsidR="005977E8">
        <w:t>M</w:t>
      </w:r>
      <w:r>
        <w:t xml:space="preserve">onthly </w:t>
      </w:r>
      <w:r w:rsidR="005977E8">
        <w:t>B</w:t>
      </w:r>
      <w:r>
        <w:t xml:space="preserve">enefit regardless of any deductions from </w:t>
      </w:r>
      <w:r w:rsidR="00CE0FCA">
        <w:t>Deductible Sources of Income</w:t>
      </w:r>
      <w:r>
        <w:t xml:space="preserve">. </w:t>
      </w:r>
      <w:r w:rsidR="00FB43BE">
        <w:t>I</w:t>
      </w:r>
      <w:r>
        <w:t>f there is an overpayment due</w:t>
      </w:r>
      <w:r w:rsidR="00D736FB">
        <w:t xml:space="preserve"> to Prudential</w:t>
      </w:r>
      <w:r w:rsidR="000A2F62">
        <w:t xml:space="preserve"> for any</w:t>
      </w:r>
      <w:r w:rsidR="009656B7">
        <w:t xml:space="preserve"> Prudential</w:t>
      </w:r>
      <w:r w:rsidR="000A2F62">
        <w:t xml:space="preserve"> claim</w:t>
      </w:r>
      <w:r>
        <w:t>,</w:t>
      </w:r>
      <w:r w:rsidR="00D736FB">
        <w:t xml:space="preserve"> we</w:t>
      </w:r>
      <w:r w:rsidR="00BE0A26">
        <w:t xml:space="preserve"> may apply this amount toward an</w:t>
      </w:r>
      <w:r w:rsidR="00C877D3">
        <w:t>y</w:t>
      </w:r>
      <w:r w:rsidR="00BE0A26">
        <w:t xml:space="preserve"> outstanding overpayment.</w:t>
      </w:r>
      <w:r w:rsidR="00571C41" w:rsidRPr="00571C41">
        <w:rPr>
          <w:b/>
          <w:bCs/>
          <w:sz w:val="24"/>
        </w:rPr>
        <w:t>]</w:t>
      </w:r>
    </w:p>
    <w:p w14:paraId="19C008BB" w14:textId="531A694D" w:rsidR="00BE0A26" w:rsidRDefault="002302D6" w:rsidP="00BE0A26">
      <w:pPr>
        <w:pStyle w:val="SubtitleD"/>
      </w:pPr>
      <w:r>
        <w:rPr>
          <w:rFonts w:ascii="Arial" w:hAnsi="Arial" w:cs="Arial"/>
          <w:color w:val="FF0000"/>
          <w:vertAlign w:val="superscript"/>
        </w:rPr>
        <w:t>8</w:t>
      </w:r>
      <w:r w:rsidR="00571C41" w:rsidRPr="009042B1">
        <w:rPr>
          <w:rFonts w:ascii="Arial" w:hAnsi="Arial" w:cs="Arial"/>
        </w:rPr>
        <w:t>[</w:t>
      </w:r>
      <w:r w:rsidR="00BE0A26">
        <w:t>What Happens When You Receive a Cost of Living Increase from Deductible Sources of Income?</w:t>
      </w:r>
    </w:p>
    <w:p w14:paraId="05C57F8E" w14:textId="2AC627BF" w:rsidR="00BE0A26" w:rsidRDefault="00BE0A26" w:rsidP="00BE0A26">
      <w:pPr>
        <w:pStyle w:val="2Text"/>
      </w:pPr>
      <w:r>
        <w:t xml:space="preserve">Once Prudential has subtracted any </w:t>
      </w:r>
      <w:r w:rsidR="00CA0E59">
        <w:t>D</w:t>
      </w:r>
      <w:r>
        <w:t xml:space="preserve">eductible </w:t>
      </w:r>
      <w:r w:rsidR="00CA0E59">
        <w:t>S</w:t>
      </w:r>
      <w:r>
        <w:t xml:space="preserve">ource of </w:t>
      </w:r>
      <w:r w:rsidR="00CA0E59">
        <w:t>I</w:t>
      </w:r>
      <w:r>
        <w:t xml:space="preserve">ncome from </w:t>
      </w:r>
      <w:r w:rsidR="00D60341">
        <w:t>Your</w:t>
      </w:r>
      <w:r>
        <w:t xml:space="preserve"> </w:t>
      </w:r>
      <w:r w:rsidR="00314FFB">
        <w:t>G</w:t>
      </w:r>
      <w:r>
        <w:t xml:space="preserve">ross </w:t>
      </w:r>
      <w:r w:rsidR="00314FFB">
        <w:t>D</w:t>
      </w:r>
      <w:r>
        <w:t xml:space="preserve">isability </w:t>
      </w:r>
      <w:r w:rsidR="00314FFB">
        <w:t>B</w:t>
      </w:r>
      <w:r w:rsidR="008D5390">
        <w:t>enefit</w:t>
      </w:r>
      <w:r w:rsidR="005E1D88" w:rsidRPr="005E1D88">
        <w:t xml:space="preserve"> </w:t>
      </w:r>
      <w:r w:rsidR="00314FFB">
        <w:t>P</w:t>
      </w:r>
      <w:r w:rsidR="005E1D88">
        <w:t>ayment</w:t>
      </w:r>
      <w:r>
        <w:t xml:space="preserve">, Prudential will not further reduce </w:t>
      </w:r>
      <w:r w:rsidR="00D60341">
        <w:t>Your</w:t>
      </w:r>
      <w:r>
        <w:t xml:space="preserve"> </w:t>
      </w:r>
      <w:r w:rsidR="008D5390">
        <w:t>benefit</w:t>
      </w:r>
      <w:r>
        <w:t xml:space="preserve"> </w:t>
      </w:r>
      <w:r w:rsidR="005E1D88">
        <w:t xml:space="preserve">payment </w:t>
      </w:r>
      <w:r>
        <w:t>due to a cost of living increase from that source.</w:t>
      </w:r>
      <w:r w:rsidR="00571C41" w:rsidRPr="00571C41">
        <w:rPr>
          <w:b/>
          <w:bCs/>
          <w:sz w:val="24"/>
        </w:rPr>
        <w:t>]</w:t>
      </w:r>
    </w:p>
    <w:p w14:paraId="71577769" w14:textId="7DB3B4F0" w:rsidR="00E14DDE" w:rsidRDefault="002302D6" w:rsidP="00E14DDE">
      <w:pPr>
        <w:pStyle w:val="SubtitleD"/>
      </w:pPr>
      <w:r w:rsidRPr="00987A39">
        <w:rPr>
          <w:rFonts w:ascii="Arial" w:hAnsi="Arial" w:cs="Arial"/>
          <w:color w:val="FF0000"/>
          <w:vertAlign w:val="superscript"/>
        </w:rPr>
        <w:t>21a</w:t>
      </w:r>
      <w:r w:rsidR="00571C41" w:rsidRPr="009042B1">
        <w:rPr>
          <w:rFonts w:ascii="Arial" w:hAnsi="Arial" w:cs="Arial"/>
        </w:rPr>
        <w:t>[</w:t>
      </w:r>
      <w:r w:rsidR="00E14DDE">
        <w:t xml:space="preserve">When Must You Apply for </w:t>
      </w:r>
      <w:r w:rsidR="00CE0D49">
        <w:t>Social Security Benefits</w:t>
      </w:r>
      <w:r w:rsidR="00E14DDE">
        <w:t>?</w:t>
      </w:r>
    </w:p>
    <w:p w14:paraId="0D21BDC4" w14:textId="43588EA6" w:rsidR="00D65D21" w:rsidRDefault="00CE0D49" w:rsidP="00987A39">
      <w:pPr>
        <w:pStyle w:val="2Text"/>
      </w:pPr>
      <w:r>
        <w:t xml:space="preserve">You must apply for Social Security </w:t>
      </w:r>
      <w:r w:rsidR="00205D43">
        <w:t>b</w:t>
      </w:r>
      <w:r>
        <w:t xml:space="preserve">enefits when the </w:t>
      </w:r>
      <w:r w:rsidR="00B709EA">
        <w:t xml:space="preserve">length of </w:t>
      </w:r>
      <w:r w:rsidR="00D60341">
        <w:t>Your</w:t>
      </w:r>
      <w:r w:rsidR="00B709EA">
        <w:t xml:space="preserve"> </w:t>
      </w:r>
      <w:r w:rsidR="00FF5545">
        <w:t>Disability</w:t>
      </w:r>
      <w:r w:rsidR="00B709EA">
        <w:t xml:space="preserve"> meets the minimum duration required to apply for such benefit</w:t>
      </w:r>
      <w:r w:rsidR="00991C18">
        <w:t>s</w:t>
      </w:r>
      <w:r w:rsidR="00B709EA">
        <w:t xml:space="preserve">. You must apply within </w:t>
      </w:r>
      <w:r w:rsidR="00076DB7" w:rsidRPr="00987A39">
        <w:rPr>
          <w:b/>
          <w:color w:val="FF0000"/>
          <w:sz w:val="24"/>
          <w:szCs w:val="24"/>
          <w:vertAlign w:val="superscript"/>
        </w:rPr>
        <w:t>21b</w:t>
      </w:r>
      <w:r w:rsidR="00571C41" w:rsidRPr="00571C41">
        <w:rPr>
          <w:b/>
          <w:bCs/>
          <w:sz w:val="24"/>
        </w:rPr>
        <w:t>[</w:t>
      </w:r>
      <w:r w:rsidR="00396F37">
        <w:t>1</w:t>
      </w:r>
      <w:r w:rsidR="00B709EA">
        <w:t xml:space="preserve"> </w:t>
      </w:r>
      <w:r w:rsidR="006C3C5F">
        <w:t>–</w:t>
      </w:r>
      <w:r w:rsidR="00B709EA">
        <w:t xml:space="preserve"> </w:t>
      </w:r>
      <w:r w:rsidR="00464948">
        <w:t>24</w:t>
      </w:r>
      <w:r w:rsidR="006C3C5F">
        <w:t xml:space="preserve"> </w:t>
      </w:r>
      <w:r w:rsidR="00464948">
        <w:t>months</w:t>
      </w:r>
      <w:r w:rsidR="00571C41" w:rsidRPr="00571C41">
        <w:rPr>
          <w:b/>
          <w:bCs/>
          <w:sz w:val="24"/>
        </w:rPr>
        <w:t>]</w:t>
      </w:r>
      <w:r w:rsidR="006C3C5F">
        <w:t xml:space="preserve"> from the date of Prudential’s </w:t>
      </w:r>
      <w:r w:rsidR="0041270E">
        <w:t xml:space="preserve">initial </w:t>
      </w:r>
      <w:r w:rsidR="006C3C5F">
        <w:t>request</w:t>
      </w:r>
      <w:r w:rsidR="00466B0F">
        <w:t xml:space="preserve"> for </w:t>
      </w:r>
      <w:r w:rsidR="00831858">
        <w:t>You</w:t>
      </w:r>
      <w:r w:rsidR="003E5616">
        <w:t xml:space="preserve"> to do so</w:t>
      </w:r>
      <w:r w:rsidR="006C3C5F">
        <w:t xml:space="preserve">. If the Social Security Administration denies </w:t>
      </w:r>
      <w:r w:rsidR="00D60341">
        <w:t>Your</w:t>
      </w:r>
      <w:r w:rsidR="006C3C5F">
        <w:t xml:space="preserve"> </w:t>
      </w:r>
      <w:r w:rsidR="00AE4D4F">
        <w:t>application</w:t>
      </w:r>
      <w:r w:rsidR="006C3C5F">
        <w:t xml:space="preserve"> for benefits, </w:t>
      </w:r>
      <w:r w:rsidR="00831858">
        <w:t>You</w:t>
      </w:r>
      <w:r w:rsidR="006C3C5F">
        <w:t xml:space="preserve"> must</w:t>
      </w:r>
      <w:r w:rsidR="00B0279E">
        <w:t xml:space="preserve"> f</w:t>
      </w:r>
      <w:r w:rsidR="00A51189">
        <w:t xml:space="preserve">ollow the process established by the Social Security </w:t>
      </w:r>
      <w:r w:rsidR="00F65F25">
        <w:t>Administration</w:t>
      </w:r>
      <w:r w:rsidR="00A51189">
        <w:t xml:space="preserve"> to reconsider the denial</w:t>
      </w:r>
      <w:r w:rsidR="00E14DDE">
        <w:t>.</w:t>
      </w:r>
    </w:p>
    <w:p w14:paraId="7B6C2489" w14:textId="17449225" w:rsidR="00C4730F" w:rsidRDefault="007A4E20" w:rsidP="001B4377">
      <w:pPr>
        <w:pStyle w:val="2Text"/>
        <w:tabs>
          <w:tab w:val="clear" w:pos="432"/>
          <w:tab w:val="clear" w:pos="864"/>
        </w:tabs>
      </w:pPr>
      <w:r>
        <w:t>F</w:t>
      </w:r>
      <w:r w:rsidRPr="00D65D21">
        <w:t>or purposes of Social Security</w:t>
      </w:r>
      <w:r>
        <w:t xml:space="preserve"> benefits</w:t>
      </w:r>
      <w:r w:rsidRPr="00D65D21">
        <w:t>, when a timely application for benefits has been made and denied</w:t>
      </w:r>
      <w:r>
        <w:t xml:space="preserve">, and </w:t>
      </w:r>
      <w:r w:rsidRPr="00D65D21">
        <w:t>a request for reconsideration</w:t>
      </w:r>
      <w:r>
        <w:t xml:space="preserve"> has also been denied, </w:t>
      </w:r>
      <w:r w:rsidRPr="00D65D21">
        <w:t xml:space="preserve">a hearing before an Administrative Law Judge must be made within </w:t>
      </w:r>
      <w:r w:rsidR="009738B4">
        <w:t xml:space="preserve">the </w:t>
      </w:r>
      <w:r w:rsidR="005F4FAC">
        <w:t>applicable timeframes</w:t>
      </w:r>
      <w:r w:rsidR="00D85965">
        <w:t xml:space="preserve"> as </w:t>
      </w:r>
      <w:r w:rsidR="00645273">
        <w:t xml:space="preserve">outlined in the </w:t>
      </w:r>
      <w:r w:rsidR="00394246">
        <w:t>previous</w:t>
      </w:r>
      <w:r w:rsidR="00645273">
        <w:t xml:space="preserve"> Social Security</w:t>
      </w:r>
      <w:r>
        <w:t xml:space="preserve"> </w:t>
      </w:r>
      <w:r w:rsidRPr="00D65D21">
        <w:t xml:space="preserve">denial, unless Prudential states in writing, that it does not require </w:t>
      </w:r>
      <w:r w:rsidR="00831858">
        <w:t>You</w:t>
      </w:r>
      <w:r w:rsidRPr="00D65D21">
        <w:t xml:space="preserve"> to do so</w:t>
      </w:r>
      <w:r w:rsidR="00F90DB9">
        <w:t>.</w:t>
      </w:r>
      <w:r w:rsidR="00571C41" w:rsidRPr="00571C41">
        <w:rPr>
          <w:b/>
          <w:bCs/>
          <w:sz w:val="24"/>
        </w:rPr>
        <w:t>]</w:t>
      </w:r>
    </w:p>
    <w:p w14:paraId="5D74755A" w14:textId="0F40F1CB" w:rsidR="009D58D6" w:rsidRDefault="0006369D" w:rsidP="009D58D6">
      <w:pPr>
        <w:pStyle w:val="SubtitleD"/>
      </w:pPr>
      <w:r>
        <w:rPr>
          <w:rFonts w:ascii="Arial" w:hAnsi="Arial" w:cs="Arial"/>
          <w:color w:val="FF0000"/>
          <w:vertAlign w:val="superscript"/>
        </w:rPr>
        <w:t>8</w:t>
      </w:r>
      <w:r w:rsidR="00571C41" w:rsidRPr="001935DA">
        <w:rPr>
          <w:rFonts w:ascii="Arial" w:hAnsi="Arial" w:cs="Arial"/>
        </w:rPr>
        <w:t>[</w:t>
      </w:r>
      <w:r w:rsidR="009D58D6">
        <w:t xml:space="preserve">When Must You Apply for </w:t>
      </w:r>
      <w:r w:rsidR="0017468E">
        <w:t xml:space="preserve">Benefits </w:t>
      </w:r>
      <w:r w:rsidR="00520685">
        <w:t>Offered by a State or Municipal Government</w:t>
      </w:r>
      <w:r w:rsidR="009D58D6">
        <w:t>?</w:t>
      </w:r>
    </w:p>
    <w:p w14:paraId="766C380D" w14:textId="3E3AB3D6" w:rsidR="009D58D6" w:rsidRDefault="00FF401B" w:rsidP="00D310B3">
      <w:pPr>
        <w:pStyle w:val="2Text"/>
        <w:rPr>
          <w:b/>
          <w:sz w:val="24"/>
          <w:szCs w:val="24"/>
        </w:rPr>
      </w:pPr>
      <w:r>
        <w:t>You must</w:t>
      </w:r>
      <w:r w:rsidR="00D310B3" w:rsidRPr="00D310B3">
        <w:t xml:space="preserve"> apply for </w:t>
      </w:r>
      <w:r w:rsidR="00A863C1">
        <w:t>d</w:t>
      </w:r>
      <w:r w:rsidR="00D310B3" w:rsidRPr="00D310B3">
        <w:t>isability benefits under a</w:t>
      </w:r>
      <w:r w:rsidR="00B26632">
        <w:t xml:space="preserve"> </w:t>
      </w:r>
      <w:r w:rsidR="00CA7CB0">
        <w:t>p</w:t>
      </w:r>
      <w:r w:rsidR="00B26632">
        <w:t xml:space="preserve">lan </w:t>
      </w:r>
      <w:r w:rsidR="00D310B3" w:rsidRPr="00D310B3">
        <w:t>offered by a state or municipal government, such as those offered by a</w:t>
      </w:r>
      <w:r w:rsidR="00D310B3" w:rsidRPr="00D310B3" w:rsidDel="00982028">
        <w:t xml:space="preserve"> </w:t>
      </w:r>
      <w:r w:rsidR="00600C7E">
        <w:t>P</w:t>
      </w:r>
      <w:r w:rsidR="00600C7E" w:rsidRPr="00D310B3">
        <w:t xml:space="preserve">ublic </w:t>
      </w:r>
      <w:r w:rsidR="00600C7E" w:rsidRPr="165B09DB">
        <w:rPr>
          <w:b/>
          <w:color w:val="FF0000"/>
          <w:sz w:val="24"/>
          <w:szCs w:val="24"/>
          <w:vertAlign w:val="superscript"/>
        </w:rPr>
        <w:t>CV6</w:t>
      </w:r>
      <w:r w:rsidR="00600C7E" w:rsidRPr="165B09DB">
        <w:rPr>
          <w:b/>
          <w:sz w:val="24"/>
          <w:szCs w:val="24"/>
        </w:rPr>
        <w:t>[</w:t>
      </w:r>
      <w:r w:rsidR="00600C7E">
        <w:t>Employee</w:t>
      </w:r>
      <w:r w:rsidR="00600C7E" w:rsidRPr="165B09DB">
        <w:rPr>
          <w:b/>
          <w:sz w:val="24"/>
          <w:szCs w:val="24"/>
        </w:rPr>
        <w:t>]</w:t>
      </w:r>
      <w:r w:rsidR="00600C7E" w:rsidRPr="00D310B3">
        <w:t xml:space="preserve"> </w:t>
      </w:r>
      <w:r w:rsidR="00600C7E">
        <w:t>R</w:t>
      </w:r>
      <w:r w:rsidR="00600C7E" w:rsidRPr="00D310B3">
        <w:t xml:space="preserve">etirement </w:t>
      </w:r>
      <w:r w:rsidR="00600C7E">
        <w:t>S</w:t>
      </w:r>
      <w:r w:rsidR="00600C7E" w:rsidRPr="00D310B3">
        <w:t xml:space="preserve">ystem or </w:t>
      </w:r>
      <w:r w:rsidR="00600C7E">
        <w:t>S</w:t>
      </w:r>
      <w:r w:rsidR="00600C7E" w:rsidRPr="00D310B3">
        <w:t>tate</w:t>
      </w:r>
      <w:r w:rsidR="00982028">
        <w:t xml:space="preserve"> </w:t>
      </w:r>
      <w:r w:rsidR="00600C7E">
        <w:t>T</w:t>
      </w:r>
      <w:r w:rsidR="00600C7E" w:rsidRPr="00D310B3">
        <w:t xml:space="preserve">eacher </w:t>
      </w:r>
      <w:r w:rsidR="00600C7E">
        <w:t>R</w:t>
      </w:r>
      <w:r w:rsidR="00600C7E" w:rsidRPr="00D310B3">
        <w:t xml:space="preserve">etirement </w:t>
      </w:r>
      <w:r w:rsidR="00600C7E">
        <w:t>S</w:t>
      </w:r>
      <w:r w:rsidR="00600C7E" w:rsidRPr="00D310B3">
        <w:t>ystem</w:t>
      </w:r>
      <w:r w:rsidR="00D310B3" w:rsidRPr="00D310B3">
        <w:t xml:space="preserve">, when the length of </w:t>
      </w:r>
      <w:r w:rsidR="00D60341">
        <w:t>Your</w:t>
      </w:r>
      <w:r w:rsidR="00D310B3" w:rsidRPr="00D310B3">
        <w:t xml:space="preserve"> </w:t>
      </w:r>
      <w:r w:rsidR="00FF5545">
        <w:t>Disability</w:t>
      </w:r>
      <w:r w:rsidR="00D310B3" w:rsidRPr="00D310B3">
        <w:t xml:space="preserve"> meets the minimum duration required to apply for such benefits and </w:t>
      </w:r>
      <w:r w:rsidR="00831858">
        <w:t>You</w:t>
      </w:r>
      <w:r w:rsidR="00D310B3" w:rsidRPr="00D310B3">
        <w:t xml:space="preserve"> are eligible under </w:t>
      </w:r>
      <w:r w:rsidR="00711D10">
        <w:t>that</w:t>
      </w:r>
      <w:r w:rsidR="00355B2F">
        <w:t xml:space="preserve"> </w:t>
      </w:r>
      <w:r w:rsidR="00CA7CB0">
        <w:t>p</w:t>
      </w:r>
      <w:r w:rsidR="003B6015">
        <w:t>lan.</w:t>
      </w:r>
      <w:r w:rsidR="00D310B3" w:rsidRPr="00D310B3">
        <w:t xml:space="preserve"> You must ap</w:t>
      </w:r>
      <w:r w:rsidR="00FA2EE1">
        <w:t>p</w:t>
      </w:r>
      <w:r w:rsidR="00D310B3" w:rsidRPr="00D310B3">
        <w:t xml:space="preserve">ly within </w:t>
      </w:r>
      <w:r w:rsidR="00A02138" w:rsidRPr="00987A39">
        <w:rPr>
          <w:b/>
          <w:color w:val="FF0000"/>
          <w:sz w:val="24"/>
          <w:szCs w:val="24"/>
          <w:vertAlign w:val="superscript"/>
        </w:rPr>
        <w:t>21b</w:t>
      </w:r>
      <w:r w:rsidR="00571C41" w:rsidRPr="165B09DB">
        <w:rPr>
          <w:b/>
          <w:sz w:val="24"/>
          <w:szCs w:val="24"/>
        </w:rPr>
        <w:t>[</w:t>
      </w:r>
      <w:r w:rsidR="00396F37">
        <w:t>1</w:t>
      </w:r>
      <w:r w:rsidR="00C6395F">
        <w:t xml:space="preserve"> - 24</w:t>
      </w:r>
      <w:r w:rsidR="00D310B3" w:rsidRPr="00D310B3">
        <w:t xml:space="preserve"> </w:t>
      </w:r>
      <w:r w:rsidR="00C6395F">
        <w:t>months</w:t>
      </w:r>
      <w:r w:rsidR="00571C41" w:rsidRPr="165B09DB">
        <w:rPr>
          <w:b/>
          <w:sz w:val="24"/>
          <w:szCs w:val="24"/>
        </w:rPr>
        <w:t>]</w:t>
      </w:r>
      <w:r w:rsidR="00D310B3" w:rsidRPr="00D310B3">
        <w:t xml:space="preserve"> from the date of </w:t>
      </w:r>
      <w:r w:rsidR="00D368DA">
        <w:t>Prudential’s</w:t>
      </w:r>
      <w:r w:rsidR="00D310B3" w:rsidRPr="00D310B3">
        <w:t xml:space="preserve"> request. If the administrator of that alternative</w:t>
      </w:r>
      <w:r w:rsidR="00B26632">
        <w:t xml:space="preserve"> </w:t>
      </w:r>
      <w:r w:rsidR="00CA7CB0">
        <w:t>p</w:t>
      </w:r>
      <w:r w:rsidR="00B26632">
        <w:t xml:space="preserve">lan </w:t>
      </w:r>
      <w:r w:rsidR="00D310B3" w:rsidRPr="00D310B3">
        <w:t xml:space="preserve">denies </w:t>
      </w:r>
      <w:r w:rsidR="00D60341">
        <w:t>Your</w:t>
      </w:r>
      <w:r w:rsidR="00D310B3" w:rsidRPr="00D310B3">
        <w:t xml:space="preserve"> eligibility for benefits, </w:t>
      </w:r>
      <w:r w:rsidR="00831858">
        <w:t>You</w:t>
      </w:r>
      <w:r w:rsidR="00D310B3" w:rsidRPr="00D310B3">
        <w:t xml:space="preserve"> will be required to follow the process established by the administrator to reconsider the denial</w:t>
      </w:r>
      <w:r w:rsidR="009D58D6">
        <w:t>.</w:t>
      </w:r>
      <w:r w:rsidR="00571C41" w:rsidRPr="165B09DB">
        <w:rPr>
          <w:b/>
          <w:sz w:val="24"/>
          <w:szCs w:val="24"/>
        </w:rPr>
        <w:t>]</w:t>
      </w:r>
    </w:p>
    <w:p w14:paraId="5C942485" w14:textId="0E7260E5" w:rsidR="00BE0A26" w:rsidRDefault="00D87FBE" w:rsidP="00BE0A26">
      <w:pPr>
        <w:pStyle w:val="SubtitleD"/>
      </w:pPr>
      <w:r w:rsidRPr="00987A39">
        <w:rPr>
          <w:rFonts w:ascii="Arial" w:hAnsi="Arial" w:cs="Arial"/>
          <w:color w:val="FF0000"/>
          <w:vertAlign w:val="superscript"/>
        </w:rPr>
        <w:t>22</w:t>
      </w:r>
      <w:r w:rsidR="00571C41" w:rsidRPr="00EF6E18">
        <w:rPr>
          <w:rFonts w:ascii="Arial" w:hAnsi="Arial" w:cs="Arial"/>
        </w:rPr>
        <w:t>[</w:t>
      </w:r>
      <w:r w:rsidR="00BE0A26">
        <w:t>What If Prudential Determines that You</w:t>
      </w:r>
      <w:r w:rsidR="001061D0">
        <w:t xml:space="preserve"> </w:t>
      </w:r>
      <w:r w:rsidR="003D6BAE" w:rsidRPr="00987A39">
        <w:rPr>
          <w:rFonts w:ascii="Arial" w:hAnsi="Arial" w:cs="Arial"/>
          <w:color w:val="FF0000"/>
          <w:vertAlign w:val="superscript"/>
        </w:rPr>
        <w:t>22a</w:t>
      </w:r>
      <w:r w:rsidR="00571C41" w:rsidRPr="00EF6E18">
        <w:rPr>
          <w:rFonts w:ascii="Arial" w:hAnsi="Arial" w:cs="Arial"/>
        </w:rPr>
        <w:t>[</w:t>
      </w:r>
      <w:r w:rsidR="001061D0">
        <w:t xml:space="preserve">or </w:t>
      </w:r>
      <w:r w:rsidR="00D60341">
        <w:t>Your</w:t>
      </w:r>
      <w:r w:rsidR="001061D0">
        <w:t xml:space="preserve"> </w:t>
      </w:r>
      <w:r w:rsidR="00506343">
        <w:t>Dependents</w:t>
      </w:r>
      <w:r w:rsidR="00571C41" w:rsidRPr="00EF6E18">
        <w:rPr>
          <w:rFonts w:ascii="Arial" w:hAnsi="Arial" w:cs="Arial"/>
        </w:rPr>
        <w:t>]</w:t>
      </w:r>
      <w:r w:rsidR="00BE0A26">
        <w:t xml:space="preserve"> May Qualify for Deductible Income Benefits?</w:t>
      </w:r>
    </w:p>
    <w:p w14:paraId="332F1277" w14:textId="6085AE83" w:rsidR="00D817A4" w:rsidRDefault="0096146A" w:rsidP="001B4377">
      <w:pPr>
        <w:pStyle w:val="Indent2"/>
        <w:tabs>
          <w:tab w:val="clear" w:pos="864"/>
        </w:tabs>
        <w:ind w:left="446" w:hanging="14"/>
      </w:pPr>
      <w:r w:rsidRPr="0096146A">
        <w:rPr>
          <w:bCs/>
        </w:rPr>
        <w:t xml:space="preserve">If You do not furnish satisfactory proof of </w:t>
      </w:r>
      <w:r w:rsidR="00167306" w:rsidRPr="00987A39">
        <w:t xml:space="preserve">Deductible Sources </w:t>
      </w:r>
      <w:r w:rsidR="005A0FB7">
        <w:t>of</w:t>
      </w:r>
      <w:r w:rsidR="00167306" w:rsidRPr="00987A39">
        <w:t xml:space="preserve"> Income</w:t>
      </w:r>
      <w:r w:rsidR="00167306" w:rsidRPr="00167306">
        <w:rPr>
          <w:b/>
          <w:bCs/>
          <w:i/>
        </w:rPr>
        <w:t xml:space="preserve"> </w:t>
      </w:r>
      <w:r w:rsidRPr="0096146A">
        <w:rPr>
          <w:bCs/>
        </w:rPr>
        <w:t>benefits, Prudential reserves the right to suspend benefit</w:t>
      </w:r>
      <w:r w:rsidR="007C0C4B">
        <w:rPr>
          <w:bCs/>
        </w:rPr>
        <w:t>s</w:t>
      </w:r>
      <w:r w:rsidRPr="0096146A">
        <w:rPr>
          <w:bCs/>
        </w:rPr>
        <w:t xml:space="preserve"> or adjust benefits by the estimated amount of such other income benefits.</w:t>
      </w:r>
    </w:p>
    <w:p w14:paraId="606E06B8" w14:textId="6A5CC37A" w:rsidR="00BE0A26" w:rsidRDefault="00BE0A26" w:rsidP="00B37216">
      <w:pPr>
        <w:pStyle w:val="BulletD"/>
      </w:pPr>
      <w:r>
        <w:lastRenderedPageBreak/>
        <w:t xml:space="preserve">If </w:t>
      </w:r>
      <w:r w:rsidR="003B254A">
        <w:t>We</w:t>
      </w:r>
      <w:r>
        <w:t xml:space="preserve"> determine that </w:t>
      </w:r>
      <w:r w:rsidR="00831858">
        <w:t>You</w:t>
      </w:r>
      <w:r>
        <w:t xml:space="preserve"> </w:t>
      </w:r>
      <w:r w:rsidR="008A1021" w:rsidRPr="00987A39">
        <w:rPr>
          <w:b/>
          <w:color w:val="FF0000"/>
          <w:sz w:val="24"/>
          <w:szCs w:val="24"/>
          <w:vertAlign w:val="superscript"/>
        </w:rPr>
        <w:t>22a</w:t>
      </w:r>
      <w:r w:rsidR="00571C41" w:rsidRPr="00571C41">
        <w:rPr>
          <w:b/>
          <w:bCs/>
          <w:sz w:val="24"/>
        </w:rPr>
        <w:t>[</w:t>
      </w:r>
      <w:r w:rsidR="00ED2E4B">
        <w:t xml:space="preserve">or </w:t>
      </w:r>
      <w:r w:rsidR="00D60341">
        <w:t>Your</w:t>
      </w:r>
      <w:r w:rsidR="00ED2E4B">
        <w:t xml:space="preserve"> </w:t>
      </w:r>
      <w:r w:rsidR="003D6676">
        <w:t>d</w:t>
      </w:r>
      <w:r w:rsidR="00167306" w:rsidRPr="00987A39">
        <w:t>ependent</w:t>
      </w:r>
      <w:r w:rsidR="00C7175F">
        <w:t>s</w:t>
      </w:r>
      <w:r w:rsidR="00571C41" w:rsidRPr="00571C41">
        <w:rPr>
          <w:b/>
          <w:bCs/>
          <w:sz w:val="24"/>
        </w:rPr>
        <w:t>]</w:t>
      </w:r>
      <w:r>
        <w:t xml:space="preserve"> </w:t>
      </w:r>
      <w:r w:rsidR="008A3169">
        <w:t xml:space="preserve">may </w:t>
      </w:r>
      <w:r>
        <w:t xml:space="preserve">qualify for benefits under item </w:t>
      </w:r>
      <w:r w:rsidR="00A544AC">
        <w:rPr>
          <w:b/>
          <w:color w:val="FF0000"/>
          <w:sz w:val="24"/>
          <w:vertAlign w:val="superscript"/>
        </w:rPr>
        <w:t>22c</w:t>
      </w:r>
      <w:r w:rsidR="00571C41" w:rsidRPr="00571C41">
        <w:rPr>
          <w:b/>
          <w:bCs/>
          <w:sz w:val="24"/>
        </w:rPr>
        <w:t>[</w:t>
      </w:r>
      <w:r>
        <w:t>1, 2</w:t>
      </w:r>
      <w:r w:rsidR="00967064">
        <w:t>,</w:t>
      </w:r>
      <w:r>
        <w:t xml:space="preserve"> 3</w:t>
      </w:r>
      <w:r w:rsidR="00967064">
        <w:t xml:space="preserve"> or 4</w:t>
      </w:r>
      <w:r w:rsidR="00571C41" w:rsidRPr="00571C41">
        <w:rPr>
          <w:b/>
          <w:bCs/>
          <w:sz w:val="24"/>
        </w:rPr>
        <w:t>]</w:t>
      </w:r>
      <w:r w:rsidR="005A3ACF">
        <w:t xml:space="preserve"> </w:t>
      </w:r>
      <w:r>
        <w:t xml:space="preserve">in the </w:t>
      </w:r>
      <w:r w:rsidR="00167306" w:rsidRPr="00987A39">
        <w:t xml:space="preserve">Deductible Sources </w:t>
      </w:r>
      <w:r w:rsidR="005A0FB7">
        <w:t>of</w:t>
      </w:r>
      <w:r w:rsidR="00167306" w:rsidRPr="00987A39">
        <w:t xml:space="preserve"> Income</w:t>
      </w:r>
      <w:r w:rsidR="00167306" w:rsidRPr="00167306">
        <w:rPr>
          <w:b/>
          <w:i/>
        </w:rPr>
        <w:t xml:space="preserve"> </w:t>
      </w:r>
      <w:r>
        <w:t xml:space="preserve">section, </w:t>
      </w:r>
      <w:r w:rsidR="003B254A">
        <w:t>We</w:t>
      </w:r>
      <w:r>
        <w:t xml:space="preserve"> will estimate these benefits. </w:t>
      </w:r>
      <w:r w:rsidR="001A542E">
        <w:t xml:space="preserve">We can reduce </w:t>
      </w:r>
      <w:r w:rsidR="00D60341">
        <w:t>Your</w:t>
      </w:r>
      <w:r w:rsidR="001A542E">
        <w:t xml:space="preserve"> benefit payment by the estimated amount if such benefits have not been awarded. </w:t>
      </w:r>
      <w:r w:rsidR="00B54533" w:rsidRPr="00987A39">
        <w:rPr>
          <w:b/>
          <w:color w:val="FF0000"/>
          <w:sz w:val="24"/>
          <w:szCs w:val="24"/>
          <w:vertAlign w:val="superscript"/>
        </w:rPr>
        <w:t>2</w:t>
      </w:r>
      <w:r w:rsidR="00571C41" w:rsidRPr="00571C41">
        <w:rPr>
          <w:b/>
          <w:bCs/>
          <w:sz w:val="24"/>
        </w:rPr>
        <w:t>[</w:t>
      </w:r>
      <w:r w:rsidR="00FB0C43">
        <w:t xml:space="preserve">If </w:t>
      </w:r>
      <w:r w:rsidR="003B254A">
        <w:t>We</w:t>
      </w:r>
      <w:r w:rsidR="00FB0C43">
        <w:t xml:space="preserve"> determine that </w:t>
      </w:r>
      <w:r w:rsidR="00831858">
        <w:t>You</w:t>
      </w:r>
      <w:r w:rsidR="00FB0C43">
        <w:t xml:space="preserve"> </w:t>
      </w:r>
      <w:r w:rsidR="005B774A" w:rsidRPr="00987A39">
        <w:rPr>
          <w:b/>
          <w:color w:val="FF0000"/>
          <w:sz w:val="24"/>
          <w:szCs w:val="24"/>
          <w:vertAlign w:val="superscript"/>
        </w:rPr>
        <w:t>22a</w:t>
      </w:r>
      <w:r w:rsidR="00571C41" w:rsidRPr="00571C41">
        <w:rPr>
          <w:b/>
          <w:bCs/>
          <w:sz w:val="24"/>
        </w:rPr>
        <w:t>[</w:t>
      </w:r>
      <w:r w:rsidR="00FB0C43">
        <w:t xml:space="preserve">or </w:t>
      </w:r>
      <w:r w:rsidR="00D60341">
        <w:t>Your</w:t>
      </w:r>
      <w:r w:rsidR="00137071">
        <w:t xml:space="preserve"> </w:t>
      </w:r>
      <w:r w:rsidR="003D6676">
        <w:t>d</w:t>
      </w:r>
      <w:r w:rsidR="00167306" w:rsidRPr="00987A39">
        <w:t>ependent</w:t>
      </w:r>
      <w:r w:rsidR="00C7175F">
        <w:t>s</w:t>
      </w:r>
      <w:r w:rsidR="00571C41" w:rsidRPr="00571C41">
        <w:rPr>
          <w:b/>
          <w:bCs/>
          <w:sz w:val="24"/>
        </w:rPr>
        <w:t>]</w:t>
      </w:r>
      <w:r w:rsidR="00FB0C43">
        <w:t xml:space="preserve"> </w:t>
      </w:r>
      <w:r w:rsidR="00233BE3">
        <w:t>may be eligible for benefits</w:t>
      </w:r>
      <w:r w:rsidR="00EE7A25">
        <w:t xml:space="preserve"> under item </w:t>
      </w:r>
      <w:r w:rsidR="00A544AC">
        <w:rPr>
          <w:b/>
          <w:color w:val="FF0000"/>
          <w:sz w:val="24"/>
          <w:vertAlign w:val="superscript"/>
        </w:rPr>
        <w:t>22c</w:t>
      </w:r>
      <w:r w:rsidR="00571C41" w:rsidRPr="00571C41">
        <w:rPr>
          <w:b/>
          <w:bCs/>
          <w:sz w:val="24"/>
        </w:rPr>
        <w:t>[</w:t>
      </w:r>
      <w:r w:rsidR="005B774A">
        <w:t>3 or 4</w:t>
      </w:r>
      <w:r w:rsidR="00571C41" w:rsidRPr="00571C41">
        <w:rPr>
          <w:b/>
          <w:bCs/>
          <w:sz w:val="24"/>
        </w:rPr>
        <w:t>]</w:t>
      </w:r>
      <w:r w:rsidR="00233BE3">
        <w:t xml:space="preserve"> </w:t>
      </w:r>
      <w:r w:rsidR="003B254A">
        <w:t>We</w:t>
      </w:r>
      <w:r w:rsidR="003B3617">
        <w:t xml:space="preserve"> may estimate these benefits if </w:t>
      </w:r>
      <w:r w:rsidR="00831858">
        <w:t>You</w:t>
      </w:r>
      <w:r w:rsidR="003B3617">
        <w:t xml:space="preserve"> have not applied within </w:t>
      </w:r>
      <w:r w:rsidR="00E342AB" w:rsidRPr="00987A39">
        <w:rPr>
          <w:b/>
          <w:color w:val="FF0000"/>
          <w:sz w:val="24"/>
          <w:szCs w:val="24"/>
          <w:vertAlign w:val="superscript"/>
        </w:rPr>
        <w:t>22b</w:t>
      </w:r>
      <w:r w:rsidR="00571C41" w:rsidRPr="00571C41">
        <w:rPr>
          <w:b/>
          <w:bCs/>
          <w:sz w:val="24"/>
        </w:rPr>
        <w:t>[</w:t>
      </w:r>
      <w:r w:rsidR="008D531A">
        <w:t>1</w:t>
      </w:r>
      <w:r w:rsidR="003B3617">
        <w:t>-24 months</w:t>
      </w:r>
      <w:r w:rsidR="00571C41" w:rsidRPr="00571C41">
        <w:rPr>
          <w:b/>
          <w:bCs/>
          <w:sz w:val="24"/>
        </w:rPr>
        <w:t>]</w:t>
      </w:r>
      <w:r w:rsidR="00E81CE6">
        <w:t xml:space="preserve"> of </w:t>
      </w:r>
      <w:r w:rsidR="00D60341">
        <w:t>Your</w:t>
      </w:r>
      <w:r w:rsidR="00E81CE6">
        <w:t xml:space="preserve"> </w:t>
      </w:r>
      <w:r w:rsidR="00FF5545">
        <w:t>Disability</w:t>
      </w:r>
      <w:r w:rsidR="00E81CE6">
        <w:t xml:space="preserve">. </w:t>
      </w:r>
      <w:r>
        <w:t xml:space="preserve">We can reduce </w:t>
      </w:r>
      <w:r w:rsidR="00D60341">
        <w:t>Your</w:t>
      </w:r>
      <w:r>
        <w:t xml:space="preserve"> </w:t>
      </w:r>
      <w:r w:rsidR="008D5390">
        <w:t>benefit</w:t>
      </w:r>
      <w:r>
        <w:t xml:space="preserve"> </w:t>
      </w:r>
      <w:r w:rsidR="00EB31E5">
        <w:t xml:space="preserve">payment </w:t>
      </w:r>
      <w:r>
        <w:t>by the estimated amount if such benefits have not been awarded.</w:t>
      </w:r>
      <w:r w:rsidR="00562F58" w:rsidRPr="00571C41">
        <w:rPr>
          <w:b/>
          <w:bCs/>
          <w:sz w:val="24"/>
        </w:rPr>
        <w:t>]</w:t>
      </w:r>
    </w:p>
    <w:p w14:paraId="735E2FFB" w14:textId="29793652" w:rsidR="00BE0A26" w:rsidRDefault="00BE0A26" w:rsidP="00BE0A26">
      <w:pPr>
        <w:pStyle w:val="3Text"/>
      </w:pPr>
      <w:r>
        <w:t xml:space="preserve">However, </w:t>
      </w:r>
      <w:r w:rsidR="003B254A">
        <w:t>We</w:t>
      </w:r>
      <w:r>
        <w:t xml:space="preserve"> will NOT reduce </w:t>
      </w:r>
      <w:r w:rsidR="00D60341">
        <w:t>Your</w:t>
      </w:r>
      <w:r>
        <w:t xml:space="preserve"> </w:t>
      </w:r>
      <w:r w:rsidR="00A1627F" w:rsidRPr="00987A39">
        <w:rPr>
          <w:b/>
          <w:color w:val="FF0000"/>
          <w:sz w:val="24"/>
          <w:szCs w:val="24"/>
          <w:vertAlign w:val="superscript"/>
        </w:rPr>
        <w:t>22a</w:t>
      </w:r>
      <w:r w:rsidR="00571C41" w:rsidRPr="00571C41">
        <w:rPr>
          <w:b/>
          <w:bCs/>
          <w:sz w:val="24"/>
        </w:rPr>
        <w:t>[</w:t>
      </w:r>
      <w:r w:rsidR="00916D89">
        <w:t xml:space="preserve">or </w:t>
      </w:r>
      <w:r w:rsidR="00D60341">
        <w:t>Your</w:t>
      </w:r>
      <w:r w:rsidR="00916D89">
        <w:t xml:space="preserve"> </w:t>
      </w:r>
      <w:r w:rsidR="003D6676">
        <w:t>d</w:t>
      </w:r>
      <w:r w:rsidR="00167306" w:rsidRPr="00987A39">
        <w:t>ependent</w:t>
      </w:r>
      <w:r w:rsidR="00E73522">
        <w:t>’</w:t>
      </w:r>
      <w:r w:rsidR="00C7175F">
        <w:t>s</w:t>
      </w:r>
      <w:r w:rsidR="00571C41" w:rsidRPr="00571C41">
        <w:rPr>
          <w:b/>
          <w:bCs/>
          <w:sz w:val="24"/>
        </w:rPr>
        <w:t>]</w:t>
      </w:r>
      <w:r w:rsidR="00A1627F">
        <w:t xml:space="preserve"> </w:t>
      </w:r>
      <w:r w:rsidR="008D5390">
        <w:t>benefit</w:t>
      </w:r>
      <w:r>
        <w:t xml:space="preserve"> </w:t>
      </w:r>
      <w:r w:rsidR="00EB31E5">
        <w:t xml:space="preserve">payment </w:t>
      </w:r>
      <w:r>
        <w:t xml:space="preserve">by the estimated amount under item </w:t>
      </w:r>
      <w:r w:rsidR="001E0F8C">
        <w:rPr>
          <w:b/>
          <w:color w:val="FF0000"/>
          <w:sz w:val="24"/>
          <w:vertAlign w:val="superscript"/>
        </w:rPr>
        <w:t>22c</w:t>
      </w:r>
      <w:r w:rsidR="00571C41" w:rsidRPr="00571C41">
        <w:rPr>
          <w:b/>
          <w:bCs/>
          <w:sz w:val="24"/>
        </w:rPr>
        <w:t>[</w:t>
      </w:r>
      <w:r>
        <w:t>1, 2</w:t>
      </w:r>
      <w:r w:rsidR="00967064">
        <w:t xml:space="preserve">, </w:t>
      </w:r>
      <w:r>
        <w:t>3</w:t>
      </w:r>
      <w:r w:rsidR="00967064">
        <w:t xml:space="preserve"> or 4</w:t>
      </w:r>
      <w:r w:rsidR="00571C41" w:rsidRPr="00571C41">
        <w:rPr>
          <w:b/>
          <w:bCs/>
          <w:sz w:val="24"/>
        </w:rPr>
        <w:t>]</w:t>
      </w:r>
      <w:r>
        <w:t xml:space="preserve"> in the </w:t>
      </w:r>
      <w:r w:rsidR="00167306" w:rsidRPr="00987A39">
        <w:t xml:space="preserve">Deductible Sources </w:t>
      </w:r>
      <w:r w:rsidR="005A0FB7">
        <w:t>of</w:t>
      </w:r>
      <w:r w:rsidR="00167306" w:rsidRPr="00987A39">
        <w:t xml:space="preserve"> Income</w:t>
      </w:r>
      <w:r w:rsidR="00167306" w:rsidRPr="00167306">
        <w:rPr>
          <w:b/>
          <w:i/>
        </w:rPr>
        <w:t xml:space="preserve"> </w:t>
      </w:r>
      <w:r>
        <w:t xml:space="preserve">section if </w:t>
      </w:r>
      <w:r w:rsidR="00831858">
        <w:t>You</w:t>
      </w:r>
      <w:r>
        <w:t>:</w:t>
      </w:r>
    </w:p>
    <w:p w14:paraId="2AF83CC7" w14:textId="77777777" w:rsidR="00BE0A26" w:rsidRDefault="00BE0A26" w:rsidP="00250B5E">
      <w:pPr>
        <w:pStyle w:val="BulletD"/>
        <w:numPr>
          <w:ilvl w:val="0"/>
          <w:numId w:val="28"/>
        </w:numPr>
        <w:ind w:left="1296"/>
      </w:pPr>
      <w:r>
        <w:t>apply for the benefits;</w:t>
      </w:r>
    </w:p>
    <w:p w14:paraId="1F7D4774" w14:textId="02C4E46E" w:rsidR="00BE0A26" w:rsidRDefault="00BE0A26" w:rsidP="00250B5E">
      <w:pPr>
        <w:pStyle w:val="BulletD"/>
        <w:numPr>
          <w:ilvl w:val="0"/>
          <w:numId w:val="28"/>
        </w:numPr>
        <w:ind w:left="1296"/>
      </w:pPr>
      <w:r>
        <w:t xml:space="preserve">appeal any denial to all administrative levels Prudential </w:t>
      </w:r>
      <w:r w:rsidR="002839F5">
        <w:t>determines</w:t>
      </w:r>
      <w:r>
        <w:t xml:space="preserve"> are necessary; and</w:t>
      </w:r>
    </w:p>
    <w:p w14:paraId="212FE30B" w14:textId="77805CAB" w:rsidR="00BE0A26" w:rsidRDefault="00BE0A26" w:rsidP="00250B5E">
      <w:pPr>
        <w:pStyle w:val="BulletD"/>
        <w:numPr>
          <w:ilvl w:val="0"/>
          <w:numId w:val="28"/>
        </w:numPr>
        <w:ind w:left="1296"/>
      </w:pPr>
      <w:r>
        <w:t xml:space="preserve">sign Prudential’s </w:t>
      </w:r>
      <w:r w:rsidR="00F51093">
        <w:t>r</w:t>
      </w:r>
      <w:r>
        <w:t xml:space="preserve">eimbursement </w:t>
      </w:r>
      <w:r w:rsidR="00F51093">
        <w:t>a</w:t>
      </w:r>
      <w:r>
        <w:t xml:space="preserve">greement form. This form states that </w:t>
      </w:r>
      <w:r w:rsidR="00831858">
        <w:t>You</w:t>
      </w:r>
      <w:r>
        <w:t xml:space="preserve"> promise to pay </w:t>
      </w:r>
      <w:r w:rsidR="003B254A">
        <w:t>Us</w:t>
      </w:r>
      <w:r>
        <w:t xml:space="preserve"> any overpayment caused by an award.</w:t>
      </w:r>
    </w:p>
    <w:p w14:paraId="6F0F9BCD" w14:textId="15D9175F" w:rsidR="00BE0A26" w:rsidRDefault="00BE0A26" w:rsidP="00BE0A26">
      <w:pPr>
        <w:pStyle w:val="3Text"/>
      </w:pPr>
      <w:r>
        <w:t xml:space="preserve">If </w:t>
      </w:r>
      <w:r w:rsidR="00D60341">
        <w:t>Your</w:t>
      </w:r>
      <w:r w:rsidR="000B158A">
        <w:t xml:space="preserve"> </w:t>
      </w:r>
      <w:r w:rsidR="005C4641" w:rsidRPr="00987A39">
        <w:rPr>
          <w:b/>
          <w:color w:val="FF0000"/>
          <w:sz w:val="24"/>
          <w:szCs w:val="24"/>
          <w:vertAlign w:val="superscript"/>
        </w:rPr>
        <w:t>22a</w:t>
      </w:r>
      <w:r w:rsidR="00571C41" w:rsidRPr="00571C41">
        <w:rPr>
          <w:b/>
          <w:bCs/>
          <w:sz w:val="24"/>
        </w:rPr>
        <w:t>[</w:t>
      </w:r>
      <w:r w:rsidR="000B158A">
        <w:t xml:space="preserve">or </w:t>
      </w:r>
      <w:r w:rsidR="00D60341">
        <w:t>Your</w:t>
      </w:r>
      <w:r w:rsidR="000B158A">
        <w:t xml:space="preserve"> </w:t>
      </w:r>
      <w:r w:rsidR="00165D0C">
        <w:t>d</w:t>
      </w:r>
      <w:r w:rsidR="00167306" w:rsidRPr="00987A39">
        <w:t>ependent</w:t>
      </w:r>
      <w:r w:rsidR="00E73522">
        <w:t>’</w:t>
      </w:r>
      <w:r w:rsidR="00FF62E4">
        <w:t>s</w:t>
      </w:r>
      <w:r w:rsidR="00571C41" w:rsidRPr="00571C41">
        <w:rPr>
          <w:b/>
          <w:bCs/>
          <w:sz w:val="24"/>
        </w:rPr>
        <w:t>]</w:t>
      </w:r>
      <w:r>
        <w:t xml:space="preserve"> </w:t>
      </w:r>
      <w:r w:rsidR="008D5390">
        <w:t>benefit</w:t>
      </w:r>
      <w:r>
        <w:t xml:space="preserve"> </w:t>
      </w:r>
      <w:r w:rsidR="00181A55">
        <w:t xml:space="preserve">payment </w:t>
      </w:r>
      <w:r>
        <w:t xml:space="preserve">has been reduced by an estimated amount, </w:t>
      </w:r>
      <w:r w:rsidR="00D60341">
        <w:t>Your</w:t>
      </w:r>
      <w:r>
        <w:t xml:space="preserve"> </w:t>
      </w:r>
      <w:r w:rsidR="008D5390">
        <w:t>benefit</w:t>
      </w:r>
      <w:r>
        <w:t xml:space="preserve"> </w:t>
      </w:r>
      <w:r w:rsidR="00181A55">
        <w:t xml:space="preserve">payment </w:t>
      </w:r>
      <w:r>
        <w:t xml:space="preserve">will be adjusted when </w:t>
      </w:r>
      <w:r w:rsidR="003B254A">
        <w:t>We</w:t>
      </w:r>
      <w:r>
        <w:t xml:space="preserve"> receive</w:t>
      </w:r>
      <w:r w:rsidR="00937FD7" w:rsidRPr="00937FD7">
        <w:rPr>
          <w:bCs/>
        </w:rPr>
        <w:t xml:space="preserve"> </w:t>
      </w:r>
      <w:r w:rsidR="00937FD7">
        <w:rPr>
          <w:bCs/>
        </w:rPr>
        <w:t>satisfactory</w:t>
      </w:r>
      <w:r>
        <w:t xml:space="preserve"> proof:</w:t>
      </w:r>
    </w:p>
    <w:p w14:paraId="0836FB2A" w14:textId="77777777" w:rsidR="00BE0A26" w:rsidRDefault="00BE0A26" w:rsidP="00250B5E">
      <w:pPr>
        <w:pStyle w:val="BulletD"/>
        <w:numPr>
          <w:ilvl w:val="0"/>
          <w:numId w:val="29"/>
        </w:numPr>
        <w:ind w:left="1296"/>
      </w:pPr>
      <w:r>
        <w:t>of the amount awarded; or</w:t>
      </w:r>
    </w:p>
    <w:p w14:paraId="40C83DA2" w14:textId="6EC6A735" w:rsidR="00716ABA" w:rsidRDefault="00BE0A26" w:rsidP="00250B5E">
      <w:pPr>
        <w:pStyle w:val="BulletD"/>
        <w:numPr>
          <w:ilvl w:val="0"/>
          <w:numId w:val="29"/>
        </w:numPr>
        <w:ind w:left="1296"/>
      </w:pPr>
      <w:r>
        <w:t xml:space="preserve">that benefits have been denied and all appeals Prudential </w:t>
      </w:r>
      <w:r w:rsidR="002839F5">
        <w:t>determines</w:t>
      </w:r>
      <w:r>
        <w:t xml:space="preserve"> are necessary have been completed. In this case, a lump sum refund of the estimated amount will be made to </w:t>
      </w:r>
      <w:r w:rsidR="00831858">
        <w:t>You</w:t>
      </w:r>
      <w:r>
        <w:t>.</w:t>
      </w:r>
    </w:p>
    <w:p w14:paraId="5CB15AF3" w14:textId="4FCED6F6" w:rsidR="00BE0A26" w:rsidRDefault="00716ABA">
      <w:pPr>
        <w:pStyle w:val="BulletD"/>
        <w:numPr>
          <w:ilvl w:val="0"/>
          <w:numId w:val="0"/>
        </w:numPr>
        <w:ind w:left="864"/>
      </w:pPr>
      <w:r w:rsidRPr="0021243B">
        <w:rPr>
          <w:bCs/>
        </w:rPr>
        <w:t xml:space="preserve">If </w:t>
      </w:r>
      <w:r w:rsidR="00EB2794">
        <w:rPr>
          <w:bCs/>
        </w:rPr>
        <w:t>You</w:t>
      </w:r>
      <w:r w:rsidRPr="0021243B">
        <w:rPr>
          <w:bCs/>
        </w:rPr>
        <w:t xml:space="preserve"> do not furnish</w:t>
      </w:r>
      <w:r>
        <w:rPr>
          <w:bCs/>
        </w:rPr>
        <w:t xml:space="preserve"> to Prudential satisfactory</w:t>
      </w:r>
      <w:r w:rsidRPr="0021243B">
        <w:rPr>
          <w:bCs/>
        </w:rPr>
        <w:t xml:space="preserve"> proof of </w:t>
      </w:r>
      <w:r w:rsidR="00167306" w:rsidRPr="00987A39">
        <w:t xml:space="preserve">Deductible Sources </w:t>
      </w:r>
      <w:r w:rsidR="005A0FB7">
        <w:t>of</w:t>
      </w:r>
      <w:r w:rsidR="00167306" w:rsidRPr="00987A39">
        <w:t xml:space="preserve"> Income</w:t>
      </w:r>
      <w:r w:rsidR="00167306" w:rsidRPr="00167306">
        <w:rPr>
          <w:b/>
          <w:bCs/>
          <w:i/>
        </w:rPr>
        <w:t xml:space="preserve"> </w:t>
      </w:r>
      <w:r>
        <w:rPr>
          <w:bCs/>
        </w:rPr>
        <w:t xml:space="preserve">to which </w:t>
      </w:r>
      <w:r w:rsidR="00EB2794">
        <w:rPr>
          <w:bCs/>
        </w:rPr>
        <w:t>You</w:t>
      </w:r>
      <w:r>
        <w:rPr>
          <w:bCs/>
        </w:rPr>
        <w:t xml:space="preserve"> are or may be e</w:t>
      </w:r>
      <w:r w:rsidR="00732265">
        <w:rPr>
          <w:bCs/>
        </w:rPr>
        <w:t>ligible</w:t>
      </w:r>
      <w:r w:rsidRPr="0021243B">
        <w:rPr>
          <w:bCs/>
        </w:rPr>
        <w:t>,</w:t>
      </w:r>
      <w:r>
        <w:rPr>
          <w:bCs/>
        </w:rPr>
        <w:t xml:space="preserve"> or if </w:t>
      </w:r>
      <w:r w:rsidR="00EB2794">
        <w:rPr>
          <w:bCs/>
        </w:rPr>
        <w:t>You</w:t>
      </w:r>
      <w:r>
        <w:rPr>
          <w:bCs/>
        </w:rPr>
        <w:t xml:space="preserve"> fail to cooperate fully in Prudential’s efforts to determine the amount of Deductible Sources of Income,</w:t>
      </w:r>
      <w:r w:rsidRPr="0021243B">
        <w:rPr>
          <w:bCs/>
        </w:rPr>
        <w:t xml:space="preserve"> Prudential reserves the right to suspend benefit</w:t>
      </w:r>
      <w:r w:rsidR="00802D06">
        <w:rPr>
          <w:bCs/>
        </w:rPr>
        <w:t>s</w:t>
      </w:r>
      <w:r w:rsidRPr="0021243B">
        <w:rPr>
          <w:bCs/>
        </w:rPr>
        <w:t xml:space="preserve"> or adjust benefits by the estimated amount of such other income benefits</w:t>
      </w:r>
      <w:r>
        <w:rPr>
          <w:bCs/>
        </w:rPr>
        <w:t>.</w:t>
      </w:r>
    </w:p>
    <w:p w14:paraId="4076F56B" w14:textId="12501D48" w:rsidR="00271542" w:rsidRDefault="00FC3B1F" w:rsidP="00271542">
      <w:pPr>
        <w:pStyle w:val="BulletD"/>
        <w:numPr>
          <w:ilvl w:val="0"/>
          <w:numId w:val="0"/>
        </w:numPr>
        <w:ind w:left="864"/>
      </w:pPr>
      <w:r>
        <w:rPr>
          <w:b/>
          <w:bCs/>
          <w:color w:val="FF0000"/>
          <w:sz w:val="24"/>
          <w:szCs w:val="24"/>
          <w:vertAlign w:val="superscript"/>
        </w:rPr>
        <w:t>22d</w:t>
      </w:r>
      <w:r w:rsidR="00571C41" w:rsidRPr="00571C41">
        <w:rPr>
          <w:b/>
          <w:bCs/>
          <w:sz w:val="24"/>
        </w:rPr>
        <w:t>[</w:t>
      </w:r>
      <w:commentRangeStart w:id="241"/>
      <w:commentRangeStart w:id="242"/>
      <w:r w:rsidR="00271542">
        <w:t>Prudential may</w:t>
      </w:r>
      <w:del w:id="243" w:author="Laura Hoogland" w:date="2026-01-22T14:57:00Z" w16du:dateUtc="2026-01-22T20:57:00Z">
        <w:r w:rsidR="00271542">
          <w:delText>, in its sole discretion,</w:delText>
        </w:r>
      </w:del>
      <w:r w:rsidR="00271542">
        <w:t xml:space="preserve"> cease to pay benefits under this</w:t>
      </w:r>
      <w:r w:rsidR="00B26632">
        <w:t xml:space="preserve"> Plan </w:t>
      </w:r>
      <w:r w:rsidR="00271542">
        <w:t xml:space="preserve">if </w:t>
      </w:r>
      <w:r w:rsidR="00EB2794">
        <w:t>You</w:t>
      </w:r>
      <w:r w:rsidR="00271542">
        <w:t xml:space="preserve"> refuse to execute a reimbursement agreement. Prudential may cease to pay benefits subject to a reimbursement agreement if</w:t>
      </w:r>
      <w:del w:id="244" w:author="Laura Hoogland" w:date="2026-01-22T14:57:00Z" w16du:dateUtc="2026-01-22T20:57:00Z">
        <w:r w:rsidR="00271542">
          <w:delText>, in the discretion of Prudential,</w:delText>
        </w:r>
      </w:del>
      <w:r w:rsidR="00271542">
        <w:t xml:space="preserve"> </w:t>
      </w:r>
      <w:r w:rsidR="00EB2794">
        <w:t>You</w:t>
      </w:r>
      <w:r w:rsidR="00271542">
        <w:t xml:space="preserve"> have failed or are failing to fulfill </w:t>
      </w:r>
      <w:r w:rsidR="00D60341">
        <w:t>Your</w:t>
      </w:r>
      <w:r w:rsidR="00271542">
        <w:t xml:space="preserve"> duty to cooperate or to comply with the provisions of this section</w:t>
      </w:r>
      <w:del w:id="245" w:author="Laura Hoogland" w:date="2026-01-22T14:57:00Z" w16du:dateUtc="2026-01-22T20:57:00Z">
        <w:r w:rsidR="00271542">
          <w:delText>.</w:delText>
        </w:r>
        <w:r w:rsidR="00571C41" w:rsidRPr="00571C41">
          <w:rPr>
            <w:b/>
            <w:bCs/>
            <w:sz w:val="24"/>
          </w:rPr>
          <w:delText>]</w:delText>
        </w:r>
      </w:del>
      <w:ins w:id="246" w:author="Laura Hoogland" w:date="2026-01-22T14:57:00Z" w16du:dateUtc="2026-01-22T20:57:00Z">
        <w:r w:rsidR="00271542">
          <w:t>.</w:t>
        </w:r>
        <w:commentRangeEnd w:id="241"/>
        <w:r w:rsidR="008146D2" w:rsidRPr="00571C41">
          <w:rPr>
            <w:rStyle w:val="CommentReference"/>
            <w:b/>
            <w:bCs/>
            <w:sz w:val="24"/>
            <w:szCs w:val="20"/>
          </w:rPr>
          <w:commentReference w:id="241"/>
        </w:r>
        <w:commentRangeEnd w:id="242"/>
        <w:r w:rsidR="00E7733B" w:rsidRPr="00571C41">
          <w:rPr>
            <w:rStyle w:val="CommentReference"/>
            <w:b/>
            <w:bCs/>
            <w:sz w:val="24"/>
            <w:szCs w:val="20"/>
          </w:rPr>
          <w:commentReference w:id="242"/>
        </w:r>
        <w:r w:rsidR="00571C41" w:rsidRPr="00571C41">
          <w:rPr>
            <w:b/>
            <w:bCs/>
            <w:sz w:val="24"/>
          </w:rPr>
          <w:t>]</w:t>
        </w:r>
      </w:ins>
    </w:p>
    <w:p w14:paraId="278C1792" w14:textId="49372CAA" w:rsidR="00BE0A26" w:rsidRDefault="00BE0A26" w:rsidP="00B37216">
      <w:pPr>
        <w:pStyle w:val="BulletD"/>
      </w:pPr>
      <w:r>
        <w:t xml:space="preserve">If </w:t>
      </w:r>
      <w:r w:rsidR="003B254A">
        <w:t>We</w:t>
      </w:r>
      <w:r>
        <w:t xml:space="preserve"> determine that </w:t>
      </w:r>
      <w:r w:rsidR="00831858">
        <w:t>You</w:t>
      </w:r>
      <w:r>
        <w:t xml:space="preserve"> may qualify for benefits under item </w:t>
      </w:r>
      <w:r w:rsidR="001E0F8C">
        <w:rPr>
          <w:b/>
          <w:color w:val="FF0000"/>
          <w:sz w:val="24"/>
          <w:vertAlign w:val="superscript"/>
        </w:rPr>
        <w:t>22c</w:t>
      </w:r>
      <w:r w:rsidR="00571C41" w:rsidRPr="00571C41">
        <w:rPr>
          <w:b/>
          <w:bCs/>
          <w:sz w:val="24"/>
        </w:rPr>
        <w:t>[</w:t>
      </w:r>
      <w:r>
        <w:t>8, 9 or 11</w:t>
      </w:r>
      <w:r w:rsidR="00571C41" w:rsidRPr="00571C41">
        <w:rPr>
          <w:b/>
          <w:bCs/>
          <w:sz w:val="24"/>
        </w:rPr>
        <w:t>]</w:t>
      </w:r>
      <w:r>
        <w:t xml:space="preserve"> in the </w:t>
      </w:r>
      <w:r w:rsidR="00167306" w:rsidRPr="00987A39">
        <w:t xml:space="preserve">Deductible Sources </w:t>
      </w:r>
      <w:r w:rsidR="005A0FB7">
        <w:t>of</w:t>
      </w:r>
      <w:r w:rsidR="00167306" w:rsidRPr="00987A39">
        <w:t xml:space="preserve"> Income</w:t>
      </w:r>
      <w:r w:rsidR="00167306" w:rsidRPr="00167306">
        <w:rPr>
          <w:b/>
          <w:i/>
        </w:rPr>
        <w:t xml:space="preserve"> </w:t>
      </w:r>
      <w:r>
        <w:t xml:space="preserve">section, </w:t>
      </w:r>
      <w:r w:rsidR="003B254A">
        <w:t>We</w:t>
      </w:r>
      <w:r>
        <w:t xml:space="preserve"> will estimate </w:t>
      </w:r>
      <w:r w:rsidR="00D60341">
        <w:t>Your</w:t>
      </w:r>
      <w:r>
        <w:t xml:space="preserve"> entitlement to these benefits. We can reduce </w:t>
      </w:r>
      <w:r w:rsidR="00D60341">
        <w:t>Your</w:t>
      </w:r>
      <w:r>
        <w:t xml:space="preserve"> </w:t>
      </w:r>
      <w:r w:rsidR="008D5390">
        <w:t>benefit</w:t>
      </w:r>
      <w:r>
        <w:t xml:space="preserve"> </w:t>
      </w:r>
      <w:r w:rsidR="00181A55">
        <w:t xml:space="preserve">payment </w:t>
      </w:r>
      <w:r>
        <w:t>by the estimated amount if such benefits have not been received.</w:t>
      </w:r>
    </w:p>
    <w:p w14:paraId="51055923" w14:textId="67E3E5EE" w:rsidR="00BE0A26" w:rsidRDefault="00BE0A26" w:rsidP="00BE0A26">
      <w:pPr>
        <w:pStyle w:val="3Text"/>
      </w:pPr>
      <w:r>
        <w:t xml:space="preserve">If </w:t>
      </w:r>
      <w:r w:rsidR="00D60341">
        <w:t>Your</w:t>
      </w:r>
      <w:r>
        <w:t xml:space="preserve"> </w:t>
      </w:r>
      <w:r w:rsidR="008D5390">
        <w:t>benefit</w:t>
      </w:r>
      <w:r>
        <w:t xml:space="preserve"> </w:t>
      </w:r>
      <w:r w:rsidR="00181A55">
        <w:t xml:space="preserve">payment </w:t>
      </w:r>
      <w:r>
        <w:t xml:space="preserve">has been reduced by an estimated amount, </w:t>
      </w:r>
      <w:r w:rsidR="00D60341">
        <w:t>Your</w:t>
      </w:r>
      <w:r>
        <w:t xml:space="preserve"> </w:t>
      </w:r>
      <w:r w:rsidR="008D5390">
        <w:t>benefit</w:t>
      </w:r>
      <w:r>
        <w:t xml:space="preserve"> </w:t>
      </w:r>
      <w:r w:rsidR="00181A55">
        <w:t xml:space="preserve">payment </w:t>
      </w:r>
      <w:r>
        <w:t xml:space="preserve">will be adjusted when </w:t>
      </w:r>
      <w:r w:rsidR="003B254A">
        <w:t>We</w:t>
      </w:r>
      <w:r>
        <w:t xml:space="preserve"> receive </w:t>
      </w:r>
      <w:r w:rsidR="00937FD7">
        <w:rPr>
          <w:bCs/>
        </w:rPr>
        <w:t>satisfactory</w:t>
      </w:r>
      <w:r w:rsidR="00937FD7" w:rsidRPr="0021243B">
        <w:rPr>
          <w:bCs/>
        </w:rPr>
        <w:t xml:space="preserve"> </w:t>
      </w:r>
      <w:r>
        <w:t>proof:</w:t>
      </w:r>
    </w:p>
    <w:p w14:paraId="3CE77D09" w14:textId="77777777" w:rsidR="00BE0A26" w:rsidRDefault="00BE0A26" w:rsidP="00250B5E">
      <w:pPr>
        <w:pStyle w:val="BulletD"/>
        <w:numPr>
          <w:ilvl w:val="0"/>
          <w:numId w:val="30"/>
        </w:numPr>
        <w:ind w:left="1296"/>
      </w:pPr>
      <w:r>
        <w:t>of the amount received; or</w:t>
      </w:r>
    </w:p>
    <w:p w14:paraId="0CC05707" w14:textId="31F92BBB" w:rsidR="00BE0A26" w:rsidRDefault="00BE0A26" w:rsidP="00250B5E">
      <w:pPr>
        <w:pStyle w:val="BulletD"/>
        <w:numPr>
          <w:ilvl w:val="0"/>
          <w:numId w:val="30"/>
        </w:numPr>
        <w:ind w:left="1296"/>
      </w:pPr>
      <w:r>
        <w:t xml:space="preserve">that benefits have been denied. In this case, a lump sum refund of the estimated amount will be made to </w:t>
      </w:r>
      <w:r w:rsidR="00831858">
        <w:t>You</w:t>
      </w:r>
      <w:r>
        <w:t>.</w:t>
      </w:r>
      <w:r w:rsidR="00571C41" w:rsidRPr="00571C41">
        <w:rPr>
          <w:b/>
          <w:bCs/>
          <w:sz w:val="24"/>
        </w:rPr>
        <w:t>]</w:t>
      </w:r>
    </w:p>
    <w:p w14:paraId="2F4B61C6" w14:textId="0CCCFF50" w:rsidR="00432171" w:rsidRDefault="00432171" w:rsidP="00432171">
      <w:pPr>
        <w:pStyle w:val="SubtitleD"/>
      </w:pPr>
      <w:r w:rsidRPr="004461AB">
        <w:rPr>
          <w:rFonts w:ascii="Arial" w:hAnsi="Arial" w:cs="Arial"/>
          <w:color w:val="FF0000"/>
          <w:vertAlign w:val="superscript"/>
        </w:rPr>
        <w:lastRenderedPageBreak/>
        <w:t>8</w:t>
      </w:r>
      <w:r w:rsidR="00571C41" w:rsidRPr="00EF6E18">
        <w:rPr>
          <w:rFonts w:ascii="Arial" w:hAnsi="Arial" w:cs="Arial"/>
        </w:rPr>
        <w:t>[</w:t>
      </w:r>
      <w:r>
        <w:t xml:space="preserve">What </w:t>
      </w:r>
      <w:r w:rsidR="00FE4839">
        <w:t>are Prudential’s Reimbursement Rights</w:t>
      </w:r>
      <w:r>
        <w:t>?</w:t>
      </w:r>
    </w:p>
    <w:p w14:paraId="7CE583C0" w14:textId="4FCC63F5" w:rsidR="00FE4839" w:rsidRPr="00FE4839" w:rsidRDefault="00FE4839" w:rsidP="00FE4839">
      <w:pPr>
        <w:pStyle w:val="2Text"/>
      </w:pPr>
      <w:r>
        <w:t xml:space="preserve">Prudential </w:t>
      </w:r>
      <w:r w:rsidRPr="00FE4839">
        <w:t>ha</w:t>
      </w:r>
      <w:r w:rsidR="00B13A7A">
        <w:t>s</w:t>
      </w:r>
      <w:r w:rsidRPr="00FE4839">
        <w:t xml:space="preserve"> the right to request to be reimbursed for any benefit</w:t>
      </w:r>
      <w:r w:rsidR="008D5390">
        <w:t xml:space="preserve">s </w:t>
      </w:r>
      <w:r w:rsidRPr="00FE4839">
        <w:t xml:space="preserve">made or required to be made under </w:t>
      </w:r>
      <w:r w:rsidR="00B13A7A">
        <w:t>t</w:t>
      </w:r>
      <w:r w:rsidRPr="00FE4839">
        <w:t>he</w:t>
      </w:r>
      <w:r w:rsidR="00B26632">
        <w:t xml:space="preserve"> Plan </w:t>
      </w:r>
      <w:r w:rsidRPr="00FE4839">
        <w:t xml:space="preserve">for a </w:t>
      </w:r>
      <w:r w:rsidR="00FF5545">
        <w:t>Disability</w:t>
      </w:r>
      <w:r w:rsidRPr="00FE4839">
        <w:t xml:space="preserve"> for which You recover </w:t>
      </w:r>
      <w:r w:rsidR="001F09F3">
        <w:t>any amounts or payments</w:t>
      </w:r>
      <w:r w:rsidRPr="00FE4839">
        <w:t xml:space="preserve"> from a </w:t>
      </w:r>
      <w:r w:rsidRPr="00B37216">
        <w:t>Third Party</w:t>
      </w:r>
      <w:r w:rsidRPr="00FE4839">
        <w:t>.</w:t>
      </w:r>
    </w:p>
    <w:p w14:paraId="0BFC4E32" w14:textId="6C6BE6A3" w:rsidR="00FE4839" w:rsidRPr="00FE4839" w:rsidRDefault="00FE4839" w:rsidP="00FE4839">
      <w:pPr>
        <w:pStyle w:val="2Text"/>
      </w:pPr>
      <w:r w:rsidRPr="00FE4839">
        <w:t xml:space="preserve">If You recover </w:t>
      </w:r>
      <w:r w:rsidR="008D5390">
        <w:t>a benefit</w:t>
      </w:r>
      <w:r w:rsidRPr="00FE4839">
        <w:t xml:space="preserve"> from a </w:t>
      </w:r>
      <w:r w:rsidRPr="00DE681E">
        <w:t>Third Party</w:t>
      </w:r>
      <w:r w:rsidRPr="00FE4839">
        <w:t xml:space="preserve"> as:</w:t>
      </w:r>
    </w:p>
    <w:p w14:paraId="07D8EBEE" w14:textId="77777777" w:rsidR="00F871F3" w:rsidRDefault="00FE4839" w:rsidP="00B37216">
      <w:pPr>
        <w:pStyle w:val="BulletD"/>
      </w:pPr>
      <w:r w:rsidRPr="00FE4839">
        <w:t>a legal judgment;</w:t>
      </w:r>
    </w:p>
    <w:p w14:paraId="4A6BA412" w14:textId="77777777" w:rsidR="00F871F3" w:rsidRDefault="00FE4839" w:rsidP="00B37216">
      <w:pPr>
        <w:pStyle w:val="BulletD"/>
      </w:pPr>
      <w:r w:rsidRPr="00FE4839">
        <w:t>an arbitration award; or</w:t>
      </w:r>
    </w:p>
    <w:p w14:paraId="1AA8C834" w14:textId="2CF8B766" w:rsidR="00FE4839" w:rsidRPr="00FE4839" w:rsidRDefault="00FE4839" w:rsidP="00B37216">
      <w:pPr>
        <w:pStyle w:val="BulletD"/>
      </w:pPr>
      <w:r w:rsidRPr="00FE4839">
        <w:t>a settlement or otherwise</w:t>
      </w:r>
      <w:r w:rsidR="007A0B6D">
        <w:t>.</w:t>
      </w:r>
    </w:p>
    <w:p w14:paraId="5815429D" w14:textId="22886E94" w:rsidR="00FE4839" w:rsidRPr="00FE4839" w:rsidRDefault="00FE4839" w:rsidP="00FE4839">
      <w:pPr>
        <w:pStyle w:val="2Text"/>
      </w:pPr>
      <w:r w:rsidRPr="00FE4839">
        <w:t xml:space="preserve">You must reimburse </w:t>
      </w:r>
      <w:r w:rsidR="00063F1D">
        <w:t>Prudential</w:t>
      </w:r>
      <w:r w:rsidRPr="00FE4839">
        <w:t xml:space="preserve"> for the lesser of:</w:t>
      </w:r>
    </w:p>
    <w:p w14:paraId="0E813C8F" w14:textId="6969099E" w:rsidR="00DD7260" w:rsidRDefault="00FE4839" w:rsidP="00B37216">
      <w:pPr>
        <w:pStyle w:val="BulletD"/>
      </w:pPr>
      <w:r w:rsidRPr="00FE4839">
        <w:t xml:space="preserve">the amount of </w:t>
      </w:r>
      <w:r w:rsidR="008D5390">
        <w:t>benefit</w:t>
      </w:r>
      <w:r w:rsidRPr="00FE4839">
        <w:t xml:space="preserve"> made or required to be made by </w:t>
      </w:r>
      <w:r w:rsidR="00B3473D">
        <w:t>Prudential</w:t>
      </w:r>
      <w:r w:rsidRPr="00FE4839">
        <w:t xml:space="preserve">; or </w:t>
      </w:r>
    </w:p>
    <w:p w14:paraId="79F2B7E7" w14:textId="44FE7691" w:rsidR="00432171" w:rsidRDefault="00FE4839" w:rsidP="00B37216">
      <w:pPr>
        <w:pStyle w:val="BulletD"/>
      </w:pPr>
      <w:commentRangeStart w:id="247"/>
      <w:commentRangeStart w:id="248"/>
      <w:r w:rsidRPr="00FE4839">
        <w:t xml:space="preserve">the amount recovered from the </w:t>
      </w:r>
      <w:r w:rsidRPr="00DE681E">
        <w:t>Third Party</w:t>
      </w:r>
      <w:r w:rsidRPr="00FE4839">
        <w:t xml:space="preserve"> less any reasonable legal fees</w:t>
      </w:r>
      <w:r w:rsidR="006C1CDD">
        <w:t xml:space="preserve"> </w:t>
      </w:r>
      <w:ins w:id="249" w:author="Laura Hoogland" w:date="2026-01-22T14:57:00Z" w16du:dateUtc="2026-01-22T20:57:00Z">
        <w:r w:rsidR="006C1CDD">
          <w:t>and court costs</w:t>
        </w:r>
        <w:r w:rsidRPr="00FE4839">
          <w:t xml:space="preserve"> </w:t>
        </w:r>
      </w:ins>
      <w:r w:rsidRPr="00FE4839">
        <w:t>associated with the recovery</w:t>
      </w:r>
      <w:r w:rsidR="0056781B">
        <w:t>, as determined by Prudential</w:t>
      </w:r>
      <w:r w:rsidRPr="00FE4839">
        <w:t>.</w:t>
      </w:r>
      <w:r w:rsidR="00571C41" w:rsidRPr="00571C41">
        <w:rPr>
          <w:b/>
          <w:bCs/>
          <w:sz w:val="24"/>
        </w:rPr>
        <w:t>]</w:t>
      </w:r>
      <w:commentRangeEnd w:id="247"/>
      <w:r w:rsidR="006C1CDD">
        <w:rPr>
          <w:rStyle w:val="CommentReference"/>
          <w:sz w:val="20"/>
          <w:szCs w:val="20"/>
        </w:rPr>
        <w:commentReference w:id="247"/>
      </w:r>
      <w:commentRangeEnd w:id="248"/>
      <w:r w:rsidR="00E32AB4">
        <w:rPr>
          <w:rStyle w:val="CommentReference"/>
          <w:sz w:val="20"/>
          <w:szCs w:val="20"/>
        </w:rPr>
        <w:commentReference w:id="248"/>
      </w:r>
    </w:p>
    <w:p w14:paraId="771260AA" w14:textId="6ED28E83" w:rsidR="00BE0A26" w:rsidRDefault="00DD505A" w:rsidP="00BE0A26">
      <w:pPr>
        <w:pStyle w:val="SubtitleD"/>
      </w:pPr>
      <w:r w:rsidRPr="00987A39">
        <w:rPr>
          <w:rFonts w:ascii="Arial" w:hAnsi="Arial" w:cs="Arial"/>
          <w:color w:val="FF0000"/>
          <w:vertAlign w:val="superscript"/>
        </w:rPr>
        <w:t>8</w:t>
      </w:r>
      <w:r w:rsidR="00571C41" w:rsidRPr="00EF6E18">
        <w:rPr>
          <w:rFonts w:ascii="Arial" w:hAnsi="Arial" w:cs="Arial"/>
        </w:rPr>
        <w:t>[</w:t>
      </w:r>
      <w:r w:rsidR="00BE0A26">
        <w:t xml:space="preserve">What Happens If You Receive a Lump Sum </w:t>
      </w:r>
      <w:r w:rsidR="008D5390">
        <w:t>Benefit</w:t>
      </w:r>
      <w:r w:rsidR="0059614D">
        <w:t xml:space="preserve"> Payment</w:t>
      </w:r>
      <w:r w:rsidR="00BE0A26">
        <w:t>?</w:t>
      </w:r>
    </w:p>
    <w:p w14:paraId="70F06C21" w14:textId="515C99A5" w:rsidR="00BE0A26" w:rsidRPr="00B37216" w:rsidRDefault="00BE0A26" w:rsidP="00BE0A26">
      <w:pPr>
        <w:pStyle w:val="2Text"/>
        <w:rPr>
          <w:strike/>
        </w:rPr>
      </w:pPr>
      <w:r>
        <w:t xml:space="preserve">If </w:t>
      </w:r>
      <w:r w:rsidR="00831858">
        <w:t>You</w:t>
      </w:r>
      <w:r>
        <w:t xml:space="preserve"> receive a lump sum </w:t>
      </w:r>
      <w:r w:rsidR="008D5390">
        <w:t>benefit</w:t>
      </w:r>
      <w:r w:rsidR="0059614D">
        <w:t xml:space="preserve"> payment</w:t>
      </w:r>
      <w:r>
        <w:t xml:space="preserve"> from any </w:t>
      </w:r>
      <w:r w:rsidR="001D69CE">
        <w:t>D</w:t>
      </w:r>
      <w:r>
        <w:t xml:space="preserve">eductible </w:t>
      </w:r>
      <w:r w:rsidR="001D69CE">
        <w:t>S</w:t>
      </w:r>
      <w:r>
        <w:t xml:space="preserve">ource of </w:t>
      </w:r>
      <w:r w:rsidR="001D69CE">
        <w:t>I</w:t>
      </w:r>
      <w:r>
        <w:t>ncome, the lum</w:t>
      </w:r>
      <w:r w:rsidR="001E1152">
        <w:t>p</w:t>
      </w:r>
      <w:r>
        <w:t xml:space="preserve"> sum will be pro-rated on a monthly basis over the time period for which the sum was given. If no time period is stated</w:t>
      </w:r>
      <w:r w:rsidR="0086069B">
        <w:t xml:space="preserve"> we will use a reasonable one</w:t>
      </w:r>
      <w:r w:rsidR="00061DF8">
        <w:t xml:space="preserve"> as determined by Prudential</w:t>
      </w:r>
      <w:r w:rsidR="0086069B">
        <w:t>.</w:t>
      </w:r>
      <w:r w:rsidR="00061DF8" w:rsidRPr="00571C41">
        <w:rPr>
          <w:b/>
          <w:bCs/>
          <w:sz w:val="24"/>
        </w:rPr>
        <w:t>]</w:t>
      </w:r>
    </w:p>
    <w:p w14:paraId="697EF5B1" w14:textId="68BE3C45" w:rsidR="00BE0A26" w:rsidRDefault="00BE0A26" w:rsidP="00BE0A26">
      <w:pPr>
        <w:pStyle w:val="SubtitleD"/>
      </w:pPr>
      <w:r>
        <w:t xml:space="preserve">How Long Will Prudential Continue to Send You </w:t>
      </w:r>
      <w:r w:rsidR="008D5390">
        <w:t>Benefit</w:t>
      </w:r>
      <w:r w:rsidR="00207E0F">
        <w:t xml:space="preserve"> Payment</w:t>
      </w:r>
      <w:r>
        <w:t>s?</w:t>
      </w:r>
    </w:p>
    <w:p w14:paraId="0DF25FA1" w14:textId="04E985C8" w:rsidR="00BE0A26" w:rsidRDefault="00BE0A26" w:rsidP="00BE0A26">
      <w:pPr>
        <w:pStyle w:val="2Text"/>
      </w:pPr>
      <w:r>
        <w:t xml:space="preserve">Prudential will send </w:t>
      </w:r>
      <w:r w:rsidR="00831858">
        <w:t>You</w:t>
      </w:r>
      <w:r>
        <w:t xml:space="preserve"> a </w:t>
      </w:r>
      <w:r w:rsidR="008D5390">
        <w:t>benefit</w:t>
      </w:r>
      <w:r>
        <w:t xml:space="preserve"> </w:t>
      </w:r>
      <w:r w:rsidR="00207E0F">
        <w:t xml:space="preserve">payment </w:t>
      </w:r>
      <w:r w:rsidR="00EB2A4E">
        <w:rPr>
          <w:b/>
          <w:color w:val="FF0000"/>
          <w:sz w:val="24"/>
          <w:vertAlign w:val="superscript"/>
        </w:rPr>
        <w:t>10b</w:t>
      </w:r>
      <w:r w:rsidR="00D707D9" w:rsidRPr="00D707D9">
        <w:rPr>
          <w:b/>
          <w:sz w:val="24"/>
        </w:rPr>
        <w:t>[</w:t>
      </w:r>
      <w:r>
        <w:t>each month</w:t>
      </w:r>
      <w:r w:rsidR="00D707D9" w:rsidRPr="00D707D9">
        <w:rPr>
          <w:b/>
          <w:sz w:val="24"/>
        </w:rPr>
        <w:t>]</w:t>
      </w:r>
      <w:r>
        <w:t xml:space="preserve"> up to </w:t>
      </w:r>
      <w:r w:rsidRPr="00C80C03">
        <w:t xml:space="preserve">the </w:t>
      </w:r>
      <w:r w:rsidR="0026625A" w:rsidRPr="00B37216">
        <w:t xml:space="preserve">Maximum Period </w:t>
      </w:r>
      <w:r w:rsidRPr="00B37216">
        <w:t xml:space="preserve">of </w:t>
      </w:r>
      <w:r w:rsidR="00B826EE" w:rsidRPr="00B37216">
        <w:t>B</w:t>
      </w:r>
      <w:r w:rsidR="008D5390" w:rsidRPr="00B37216">
        <w:t>enefit</w:t>
      </w:r>
      <w:r w:rsidR="00FA7470" w:rsidRPr="00B37216">
        <w:t xml:space="preserve"> </w:t>
      </w:r>
      <w:r w:rsidR="00B826EE" w:rsidRPr="00B37216">
        <w:t>P</w:t>
      </w:r>
      <w:r w:rsidR="00FA7470" w:rsidRPr="00B37216">
        <w:t>ayment</w:t>
      </w:r>
      <w:r w:rsidRPr="00C80C03">
        <w:t xml:space="preserve">. </w:t>
      </w:r>
      <w:r w:rsidR="00D60341">
        <w:t>Your</w:t>
      </w:r>
      <w:r>
        <w:t xml:space="preserve"> </w:t>
      </w:r>
      <w:r w:rsidR="00B8065D">
        <w:t>M</w:t>
      </w:r>
      <w:r>
        <w:t xml:space="preserve">aximum </w:t>
      </w:r>
      <w:r w:rsidR="00B8065D">
        <w:t>P</w:t>
      </w:r>
      <w:r>
        <w:t xml:space="preserve">eriod of </w:t>
      </w:r>
      <w:r w:rsidR="00B8065D">
        <w:t>B</w:t>
      </w:r>
      <w:r w:rsidR="008D5390">
        <w:t>enefit</w:t>
      </w:r>
      <w:r>
        <w:t xml:space="preserve"> </w:t>
      </w:r>
      <w:r w:rsidR="00B8065D">
        <w:t>P</w:t>
      </w:r>
      <w:r w:rsidR="00FA7470">
        <w:t xml:space="preserve">ayment </w:t>
      </w:r>
      <w:r>
        <w:t xml:space="preserve">is </w:t>
      </w:r>
      <w:r w:rsidR="001C30C1" w:rsidRPr="00987A39">
        <w:rPr>
          <w:b/>
          <w:color w:val="FF0000"/>
          <w:sz w:val="24"/>
          <w:vertAlign w:val="superscript"/>
        </w:rPr>
        <w:t>24</w:t>
      </w:r>
      <w:r w:rsidR="00571C41" w:rsidRPr="00571C41">
        <w:rPr>
          <w:b/>
          <w:bCs/>
          <w:sz w:val="24"/>
        </w:rPr>
        <w:t>[</w:t>
      </w:r>
      <w:r>
        <w:t>12 months to lifetime</w:t>
      </w:r>
      <w:r w:rsidR="00571C41" w:rsidRPr="00571C41">
        <w:rPr>
          <w:b/>
          <w:bCs/>
          <w:sz w:val="24"/>
        </w:rPr>
        <w:t>]</w:t>
      </w:r>
      <w:r w:rsidR="00794FFF">
        <w:t xml:space="preserve"> </w:t>
      </w:r>
      <w:r w:rsidR="00794FFF">
        <w:rPr>
          <w:b/>
          <w:color w:val="FF0000"/>
          <w:sz w:val="24"/>
          <w:vertAlign w:val="superscript"/>
        </w:rPr>
        <w:t>30a</w:t>
      </w:r>
      <w:r w:rsidR="00571C41" w:rsidRPr="00571C41">
        <w:rPr>
          <w:b/>
          <w:bCs/>
          <w:sz w:val="24"/>
        </w:rPr>
        <w:t>[</w:t>
      </w:r>
      <w:r w:rsidR="00C12092">
        <w:t xml:space="preserve">shown in </w:t>
      </w:r>
      <w:r w:rsidR="00D60341">
        <w:t>Your</w:t>
      </w:r>
      <w:r w:rsidR="00C12092">
        <w:t xml:space="preserve"> </w:t>
      </w:r>
      <w:r w:rsidR="00F71951">
        <w:t>Specifications Page</w:t>
      </w:r>
      <w:r w:rsidR="00571C41" w:rsidRPr="00571C41">
        <w:rPr>
          <w:b/>
          <w:bCs/>
          <w:sz w:val="24"/>
        </w:rPr>
        <w:t>]</w:t>
      </w:r>
      <w:r>
        <w:t>.</w:t>
      </w:r>
    </w:p>
    <w:p w14:paraId="3D8ACE9F" w14:textId="3187EFC6" w:rsidR="00BE0A26" w:rsidRDefault="001C30C1" w:rsidP="00BE0A26">
      <w:pPr>
        <w:pStyle w:val="2Text"/>
      </w:pPr>
      <w:r>
        <w:rPr>
          <w:b/>
          <w:color w:val="FF0000"/>
          <w:sz w:val="24"/>
          <w:vertAlign w:val="superscript"/>
        </w:rPr>
        <w:t>8</w:t>
      </w:r>
      <w:r w:rsidR="00571C41" w:rsidRPr="00571C41">
        <w:rPr>
          <w:b/>
          <w:bCs/>
          <w:sz w:val="24"/>
        </w:rPr>
        <w:t>[</w:t>
      </w:r>
      <w:r w:rsidR="00D60341">
        <w:t>Your</w:t>
      </w:r>
      <w:r w:rsidR="00BE0A26">
        <w:t xml:space="preserve"> </w:t>
      </w:r>
      <w:r w:rsidR="00B8065D">
        <w:t>M</w:t>
      </w:r>
      <w:r w:rsidR="00BE0A26">
        <w:t xml:space="preserve">aximum </w:t>
      </w:r>
      <w:r w:rsidR="00B8065D">
        <w:t>P</w:t>
      </w:r>
      <w:r w:rsidR="00BE0A26">
        <w:t xml:space="preserve">eriod of </w:t>
      </w:r>
      <w:r w:rsidR="00B8065D">
        <w:t>B</w:t>
      </w:r>
      <w:r w:rsidR="008D5390">
        <w:t>enefit</w:t>
      </w:r>
      <w:r w:rsidR="00BE0A26">
        <w:t xml:space="preserve"> </w:t>
      </w:r>
      <w:r w:rsidR="00B8065D">
        <w:t>P</w:t>
      </w:r>
      <w:r w:rsidR="00FA7470">
        <w:t xml:space="preserve">ayment </w:t>
      </w:r>
      <w:r w:rsidR="00BE0A26">
        <w:t xml:space="preserve">will be extended for up to </w:t>
      </w:r>
      <w:r w:rsidR="00B578AD" w:rsidRPr="00987A39">
        <w:rPr>
          <w:b/>
          <w:color w:val="FF0000"/>
          <w:sz w:val="24"/>
          <w:vertAlign w:val="superscript"/>
        </w:rPr>
        <w:t>14</w:t>
      </w:r>
      <w:r w:rsidR="00B578AD">
        <w:rPr>
          <w:b/>
          <w:color w:val="FF0000"/>
          <w:sz w:val="24"/>
          <w:vertAlign w:val="superscript"/>
        </w:rPr>
        <w:t>a</w:t>
      </w:r>
      <w:r w:rsidR="00B578AD" w:rsidRPr="00571C41">
        <w:rPr>
          <w:b/>
          <w:bCs/>
          <w:sz w:val="24"/>
        </w:rPr>
        <w:t>[</w:t>
      </w:r>
      <w:r w:rsidR="00BE0A26">
        <w:t>6 months to lifetime</w:t>
      </w:r>
      <w:r w:rsidR="00B578AD" w:rsidRPr="00571C41">
        <w:rPr>
          <w:b/>
          <w:bCs/>
          <w:sz w:val="24"/>
        </w:rPr>
        <w:t>]</w:t>
      </w:r>
      <w:r w:rsidR="00BE0A26">
        <w:t xml:space="preserve"> as long as:</w:t>
      </w:r>
    </w:p>
    <w:p w14:paraId="53EB83BD" w14:textId="560A5775" w:rsidR="00BE0A26" w:rsidRDefault="00831858" w:rsidP="00BE0A26">
      <w:pPr>
        <w:pStyle w:val="BulletD"/>
      </w:pPr>
      <w:r>
        <w:t>You</w:t>
      </w:r>
      <w:r w:rsidR="00BE0A26">
        <w:t xml:space="preserve"> are unable to perform, </w:t>
      </w:r>
      <w:r w:rsidR="00BE0A26" w:rsidRPr="00C80C03">
        <w:t xml:space="preserve">without </w:t>
      </w:r>
      <w:r w:rsidR="002F17C3" w:rsidRPr="00B37216">
        <w:t>S</w:t>
      </w:r>
      <w:r w:rsidR="00BE0A26" w:rsidRPr="00B37216">
        <w:t xml:space="preserve">ubstantial </w:t>
      </w:r>
      <w:r w:rsidR="009C66D6" w:rsidRPr="00B37216">
        <w:t>A</w:t>
      </w:r>
      <w:r w:rsidR="00BE0A26" w:rsidRPr="00B37216">
        <w:t>ssistance</w:t>
      </w:r>
      <w:r w:rsidR="00BE0A26" w:rsidRPr="00C80C03">
        <w:t xml:space="preserve">, at least </w:t>
      </w:r>
      <w:r w:rsidR="00B578AD">
        <w:rPr>
          <w:b/>
          <w:color w:val="FF0000"/>
          <w:sz w:val="24"/>
          <w:vertAlign w:val="superscript"/>
        </w:rPr>
        <w:t>8</w:t>
      </w:r>
      <w:r w:rsidR="009C4E5D">
        <w:rPr>
          <w:b/>
          <w:color w:val="FF0000"/>
          <w:sz w:val="24"/>
          <w:vertAlign w:val="superscript"/>
        </w:rPr>
        <w:t>a</w:t>
      </w:r>
      <w:r w:rsidR="00B578AD" w:rsidRPr="00571C41">
        <w:rPr>
          <w:b/>
          <w:bCs/>
          <w:sz w:val="24"/>
        </w:rPr>
        <w:t>[</w:t>
      </w:r>
      <w:r w:rsidR="00BE0A26" w:rsidRPr="00C80C03">
        <w:t>one to two</w:t>
      </w:r>
      <w:r w:rsidR="00B578AD" w:rsidRPr="00571C41">
        <w:rPr>
          <w:b/>
          <w:bCs/>
          <w:sz w:val="24"/>
        </w:rPr>
        <w:t>]</w:t>
      </w:r>
      <w:r w:rsidR="00BE0A26" w:rsidRPr="00C80C03">
        <w:t xml:space="preserve"> </w:t>
      </w:r>
      <w:r w:rsidR="00414CB6" w:rsidRPr="00B37216">
        <w:t>Activities of Daily Living</w:t>
      </w:r>
      <w:r w:rsidR="00BE0A26" w:rsidRPr="00C80C03">
        <w:t xml:space="preserve">; or </w:t>
      </w:r>
      <w:r w:rsidRPr="00C80C03">
        <w:t>You</w:t>
      </w:r>
      <w:r w:rsidR="00BE0A26" w:rsidRPr="00C80C03">
        <w:t xml:space="preserve"> have a severe </w:t>
      </w:r>
      <w:r w:rsidR="00334498" w:rsidRPr="00B37216">
        <w:t>C</w:t>
      </w:r>
      <w:r w:rsidR="00BE0A26" w:rsidRPr="00B37216">
        <w:t xml:space="preserve">ognitive </w:t>
      </w:r>
      <w:r w:rsidR="00334498" w:rsidRPr="00B37216">
        <w:t>I</w:t>
      </w:r>
      <w:r w:rsidR="00BE0A26" w:rsidRPr="00B37216">
        <w:t>mpairment</w:t>
      </w:r>
      <w:r w:rsidR="00BE0A26" w:rsidRPr="00C80C03">
        <w:t xml:space="preserve">, which requires </w:t>
      </w:r>
      <w:r w:rsidR="00334498" w:rsidRPr="00B37216">
        <w:t xml:space="preserve">Substantial Supervision </w:t>
      </w:r>
      <w:r w:rsidR="00BE0A26" w:rsidRPr="00C80C03">
        <w:t>to prote</w:t>
      </w:r>
      <w:r w:rsidR="00BE0A26">
        <w:t xml:space="preserve">ct </w:t>
      </w:r>
      <w:r>
        <w:t>You</w:t>
      </w:r>
      <w:r w:rsidR="00BE0A26">
        <w:t xml:space="preserve"> from threats to health and safety;</w:t>
      </w:r>
    </w:p>
    <w:p w14:paraId="559CF1B0" w14:textId="414EABAE" w:rsidR="00B0284E" w:rsidRDefault="00831858" w:rsidP="00BE0A26">
      <w:pPr>
        <w:pStyle w:val="BulletD"/>
      </w:pPr>
      <w:r>
        <w:t>You</w:t>
      </w:r>
      <w:r w:rsidR="00B0284E">
        <w:t xml:space="preserve"> are not working at any job; and</w:t>
      </w:r>
    </w:p>
    <w:p w14:paraId="5C9BAF5C" w14:textId="58B08BEA" w:rsidR="00BE0A26" w:rsidRDefault="00831858" w:rsidP="00BE0A26">
      <w:pPr>
        <w:pStyle w:val="BulletD"/>
      </w:pPr>
      <w:r>
        <w:t>You</w:t>
      </w:r>
      <w:r w:rsidR="00BE0A26">
        <w:t xml:space="preserve"> are under the </w:t>
      </w:r>
      <w:r w:rsidR="00167306" w:rsidRPr="00987A39">
        <w:t>Regular Care</w:t>
      </w:r>
      <w:r w:rsidR="00167306" w:rsidRPr="00167306">
        <w:rPr>
          <w:b/>
          <w:i/>
        </w:rPr>
        <w:t xml:space="preserve"> </w:t>
      </w:r>
      <w:r w:rsidR="00BE0A26">
        <w:t xml:space="preserve">of a </w:t>
      </w:r>
      <w:r w:rsidR="008D521F">
        <w:t>Doctor</w:t>
      </w:r>
      <w:r w:rsidR="00BE0A26">
        <w:t>.</w:t>
      </w:r>
      <w:r w:rsidR="00571C41" w:rsidRPr="00571C41">
        <w:rPr>
          <w:b/>
          <w:bCs/>
          <w:sz w:val="24"/>
        </w:rPr>
        <w:t>]</w:t>
      </w:r>
    </w:p>
    <w:p w14:paraId="38594F88" w14:textId="0FFCFD42" w:rsidR="00B46E13" w:rsidRDefault="006E5BD5" w:rsidP="009042B1">
      <w:pPr>
        <w:pStyle w:val="BulletD"/>
        <w:numPr>
          <w:ilvl w:val="0"/>
          <w:numId w:val="0"/>
        </w:numPr>
        <w:ind w:left="540" w:hanging="108"/>
      </w:pPr>
      <w:r w:rsidRPr="00987A39">
        <w:rPr>
          <w:rFonts w:cs="Arial"/>
          <w:b/>
          <w:bCs/>
          <w:color w:val="FF0000"/>
          <w:sz w:val="24"/>
          <w:szCs w:val="24"/>
          <w:vertAlign w:val="superscript"/>
        </w:rPr>
        <w:t>8</w:t>
      </w:r>
      <w:r w:rsidR="00571C41" w:rsidRPr="00571C41">
        <w:rPr>
          <w:rFonts w:cs="Arial"/>
          <w:b/>
          <w:bCs/>
          <w:sz w:val="24"/>
        </w:rPr>
        <w:t>[</w:t>
      </w:r>
      <w:commentRangeStart w:id="250"/>
      <w:commentRangeStart w:id="251"/>
      <w:r w:rsidR="00B46E13">
        <w:t>We will stop sending You benefit payments while You are incarcerated as a result of a conviction.</w:t>
      </w:r>
    </w:p>
    <w:p w14:paraId="5951D21A" w14:textId="1B992359" w:rsidR="00AA03DC" w:rsidRDefault="00AA03DC" w:rsidP="00987A39">
      <w:pPr>
        <w:pStyle w:val="BulletD"/>
        <w:numPr>
          <w:ilvl w:val="0"/>
          <w:numId w:val="0"/>
        </w:numPr>
        <w:ind w:left="432"/>
      </w:pPr>
      <w:r w:rsidRPr="00AE4F76">
        <w:rPr>
          <w:rFonts w:cs="Arial"/>
        </w:rPr>
        <w:t xml:space="preserve">We will stop sending </w:t>
      </w:r>
      <w:r w:rsidR="00831858">
        <w:rPr>
          <w:rFonts w:cs="Arial"/>
        </w:rPr>
        <w:t>You</w:t>
      </w:r>
      <w:r w:rsidRPr="00AE4F76">
        <w:rPr>
          <w:rFonts w:cs="Arial"/>
        </w:rPr>
        <w:t xml:space="preserve"> benefit payments</w:t>
      </w:r>
      <w:r w:rsidR="00E22C4F">
        <w:rPr>
          <w:rFonts w:cs="Arial"/>
        </w:rPr>
        <w:t xml:space="preserve"> if </w:t>
      </w:r>
      <w:r w:rsidR="00EB2794">
        <w:rPr>
          <w:rFonts w:cs="Arial"/>
        </w:rPr>
        <w:t>You</w:t>
      </w:r>
      <w:r w:rsidR="00E22C4F">
        <w:rPr>
          <w:rFonts w:cs="Arial"/>
        </w:rPr>
        <w:t xml:space="preserve"> are convicted </w:t>
      </w:r>
      <w:r w:rsidR="00A53862">
        <w:rPr>
          <w:rFonts w:cs="Arial"/>
        </w:rPr>
        <w:t>for</w:t>
      </w:r>
      <w:r w:rsidR="001C66BF">
        <w:rPr>
          <w:rFonts w:cs="Arial"/>
        </w:rPr>
        <w:t xml:space="preserve"> the</w:t>
      </w:r>
      <w:r w:rsidRPr="00AE4F76">
        <w:t xml:space="preserve"> commission of or attempt to commit </w:t>
      </w:r>
      <w:del w:id="252" w:author="Laura Hoogland" w:date="2026-01-22T14:57:00Z" w16du:dateUtc="2026-01-22T20:57:00Z">
        <w:r w:rsidRPr="00AE4F76">
          <w:delText xml:space="preserve">an assault or </w:delText>
        </w:r>
      </w:del>
      <w:r w:rsidRPr="00AE4F76">
        <w:t>a felony</w:t>
      </w:r>
      <w:del w:id="253" w:author="Laura Hoogland" w:date="2026-01-22T14:57:00Z" w16du:dateUtc="2026-01-22T20:57:00Z">
        <w:r w:rsidR="00ED5755">
          <w:delText>.</w:delText>
        </w:r>
        <w:r w:rsidR="00571C41" w:rsidRPr="00571C41">
          <w:rPr>
            <w:b/>
            <w:bCs/>
            <w:sz w:val="24"/>
          </w:rPr>
          <w:delText>]</w:delText>
        </w:r>
      </w:del>
      <w:ins w:id="254" w:author="Laura Hoogland" w:date="2026-01-22T14:57:00Z" w16du:dateUtc="2026-01-22T20:57:00Z">
        <w:r w:rsidR="00ED5755">
          <w:t>.</w:t>
        </w:r>
        <w:commentRangeEnd w:id="250"/>
        <w:r w:rsidR="00CA2671" w:rsidRPr="00571C41">
          <w:rPr>
            <w:rStyle w:val="CommentReference"/>
            <w:b/>
            <w:bCs/>
            <w:sz w:val="24"/>
            <w:szCs w:val="20"/>
          </w:rPr>
          <w:commentReference w:id="250"/>
        </w:r>
        <w:commentRangeEnd w:id="251"/>
        <w:r w:rsidR="00312B0F" w:rsidRPr="00571C41">
          <w:rPr>
            <w:rStyle w:val="CommentReference"/>
            <w:b/>
            <w:bCs/>
            <w:sz w:val="24"/>
            <w:szCs w:val="20"/>
          </w:rPr>
          <w:commentReference w:id="251"/>
        </w:r>
        <w:r w:rsidR="00571C41" w:rsidRPr="00571C41">
          <w:rPr>
            <w:b/>
            <w:bCs/>
            <w:sz w:val="24"/>
          </w:rPr>
          <w:t>]</w:t>
        </w:r>
      </w:ins>
    </w:p>
    <w:p w14:paraId="46CDD3DD" w14:textId="002EB481" w:rsidR="00BE0A26" w:rsidRDefault="00B15A6B" w:rsidP="00662192">
      <w:pPr>
        <w:pStyle w:val="2Text"/>
      </w:pPr>
      <w:r w:rsidRPr="001C5317">
        <w:rPr>
          <w:b/>
          <w:color w:val="FF0000"/>
          <w:sz w:val="24"/>
          <w:vertAlign w:val="superscript"/>
        </w:rPr>
        <w:t>2</w:t>
      </w:r>
      <w:r>
        <w:rPr>
          <w:b/>
          <w:color w:val="FF0000"/>
          <w:sz w:val="24"/>
          <w:vertAlign w:val="superscript"/>
        </w:rPr>
        <w:t>5</w:t>
      </w:r>
      <w:r w:rsidR="00571C41" w:rsidRPr="00571C41">
        <w:rPr>
          <w:b/>
          <w:bCs/>
          <w:sz w:val="24"/>
        </w:rPr>
        <w:t>[</w:t>
      </w:r>
      <w:r w:rsidR="00BE0A26">
        <w:t xml:space="preserve">We will stop sending </w:t>
      </w:r>
      <w:r w:rsidR="00831858">
        <w:t>You</w:t>
      </w:r>
      <w:r w:rsidR="00BE0A26">
        <w:t xml:space="preserve"> </w:t>
      </w:r>
      <w:r w:rsidR="008D5390">
        <w:t>benefit</w:t>
      </w:r>
      <w:r w:rsidR="00FA7470" w:rsidRPr="00FA7470">
        <w:t xml:space="preserve"> </w:t>
      </w:r>
      <w:r w:rsidR="00FA7470">
        <w:t>payment</w:t>
      </w:r>
      <w:r w:rsidR="00BE0A26">
        <w:t>s</w:t>
      </w:r>
      <w:r w:rsidR="00F65475">
        <w:t xml:space="preserve"> </w:t>
      </w:r>
      <w:r w:rsidR="00062F23">
        <w:t>if</w:t>
      </w:r>
      <w:r w:rsidR="00B86085">
        <w:t xml:space="preserve"> </w:t>
      </w:r>
      <w:r w:rsidR="00831858">
        <w:t>You</w:t>
      </w:r>
      <w:r w:rsidR="00BE0A26">
        <w:t xml:space="preserve"> are </w:t>
      </w:r>
      <w:r w:rsidR="00913E9B">
        <w:t>residing</w:t>
      </w:r>
      <w:r w:rsidR="004151E0">
        <w:t xml:space="preserve"> </w:t>
      </w:r>
      <w:r w:rsidR="00BE0A26">
        <w:t>outside the United States, territories and possessions of the United States, or Canada.</w:t>
      </w:r>
      <w:r w:rsidR="00FB586E">
        <w:t xml:space="preserve"> </w:t>
      </w:r>
      <w:r w:rsidR="002F42EF">
        <w:t>We</w:t>
      </w:r>
      <w:r w:rsidR="00FB586E">
        <w:t xml:space="preserve"> will consider</w:t>
      </w:r>
      <w:r w:rsidR="006C6DED">
        <w:t xml:space="preserve"> You</w:t>
      </w:r>
      <w:r w:rsidR="00FB586E">
        <w:t xml:space="preserve"> to reside </w:t>
      </w:r>
      <w:r w:rsidR="002A177F">
        <w:lastRenderedPageBreak/>
        <w:t xml:space="preserve">outside </w:t>
      </w:r>
      <w:r w:rsidR="005F3F49">
        <w:t>the United States, territories and possessions of the United States, or Canada</w:t>
      </w:r>
      <w:r w:rsidR="008A0859">
        <w:t xml:space="preserve"> when </w:t>
      </w:r>
      <w:r w:rsidR="00831858">
        <w:t>You</w:t>
      </w:r>
      <w:r w:rsidR="008A0859">
        <w:t xml:space="preserve"> have been outside for a total </w:t>
      </w:r>
      <w:r w:rsidR="00FA34FF">
        <w:t xml:space="preserve">period of </w:t>
      </w:r>
      <w:r w:rsidR="00682386" w:rsidRPr="00987A39">
        <w:rPr>
          <w:b/>
          <w:color w:val="FF0000"/>
          <w:sz w:val="24"/>
          <w:vertAlign w:val="superscript"/>
        </w:rPr>
        <w:t>25a</w:t>
      </w:r>
      <w:r w:rsidR="00571C41" w:rsidRPr="00571C41">
        <w:rPr>
          <w:b/>
          <w:bCs/>
          <w:sz w:val="24"/>
        </w:rPr>
        <w:t>[</w:t>
      </w:r>
      <w:r w:rsidR="008A0859">
        <w:t xml:space="preserve">3 – </w:t>
      </w:r>
      <w:r w:rsidR="00F12275">
        <w:t>12</w:t>
      </w:r>
      <w:r w:rsidR="008A0859">
        <w:t xml:space="preserve"> months</w:t>
      </w:r>
      <w:r w:rsidR="00571C41" w:rsidRPr="00571C41">
        <w:rPr>
          <w:b/>
          <w:bCs/>
          <w:sz w:val="24"/>
        </w:rPr>
        <w:t>]</w:t>
      </w:r>
      <w:r w:rsidR="00FA34FF">
        <w:t xml:space="preserve"> or more during any </w:t>
      </w:r>
      <w:r w:rsidR="00682386" w:rsidRPr="00987A39">
        <w:rPr>
          <w:b/>
          <w:color w:val="FF0000"/>
          <w:sz w:val="28"/>
          <w:vertAlign w:val="superscript"/>
        </w:rPr>
        <w:t>25b</w:t>
      </w:r>
      <w:r w:rsidR="00571C41" w:rsidRPr="00571C41">
        <w:rPr>
          <w:b/>
          <w:bCs/>
          <w:sz w:val="24"/>
        </w:rPr>
        <w:t>[</w:t>
      </w:r>
      <w:r w:rsidR="00FA34FF">
        <w:t xml:space="preserve">6 - 24 </w:t>
      </w:r>
      <w:r w:rsidR="002913C8">
        <w:t>consecutive months</w:t>
      </w:r>
      <w:r w:rsidR="00571C41" w:rsidRPr="00571C41">
        <w:rPr>
          <w:b/>
          <w:bCs/>
          <w:sz w:val="24"/>
        </w:rPr>
        <w:t>]</w:t>
      </w:r>
      <w:r w:rsidR="002913C8">
        <w:t xml:space="preserve"> of benefit</w:t>
      </w:r>
      <w:r w:rsidR="006F59A1">
        <w:t xml:space="preserve"> payments under this Plan</w:t>
      </w:r>
      <w:r w:rsidR="001B5D73">
        <w:t>.</w:t>
      </w:r>
      <w:r w:rsidR="001B5D73" w:rsidRPr="007534FE">
        <w:rPr>
          <w:b/>
          <w:bCs/>
          <w:sz w:val="24"/>
          <w:szCs w:val="24"/>
        </w:rPr>
        <w:t>]</w:t>
      </w:r>
    </w:p>
    <w:p w14:paraId="682222F4" w14:textId="513C93AC" w:rsidR="00BE0A26" w:rsidRDefault="00BE0A26" w:rsidP="00BE0A26">
      <w:pPr>
        <w:pStyle w:val="2Text"/>
      </w:pPr>
      <w:r>
        <w:t xml:space="preserve">We will stop sending </w:t>
      </w:r>
      <w:r w:rsidR="00831858">
        <w:t>You</w:t>
      </w:r>
      <w:r>
        <w:t xml:space="preserve"> </w:t>
      </w:r>
      <w:r w:rsidR="008D5390">
        <w:t>benefit</w:t>
      </w:r>
      <w:r w:rsidR="00FA7470" w:rsidRPr="00FA7470">
        <w:t xml:space="preserve"> </w:t>
      </w:r>
      <w:r w:rsidR="00FA7470">
        <w:t>payment</w:t>
      </w:r>
      <w:r>
        <w:t xml:space="preserve">s and </w:t>
      </w:r>
      <w:r w:rsidR="00D60341">
        <w:t>Your</w:t>
      </w:r>
      <w:r>
        <w:t xml:space="preserve"> claim will end on the earliest of the following:</w:t>
      </w:r>
    </w:p>
    <w:p w14:paraId="1120744E" w14:textId="1BF230E9" w:rsidR="00BE0A26" w:rsidRDefault="002818CD" w:rsidP="00B37216">
      <w:pPr>
        <w:pStyle w:val="BulletD"/>
      </w:pPr>
      <w:r>
        <w:rPr>
          <w:b/>
          <w:color w:val="FF0000"/>
          <w:sz w:val="24"/>
          <w:vertAlign w:val="superscript"/>
        </w:rPr>
        <w:t>8</w:t>
      </w:r>
      <w:r w:rsidRPr="00571C41">
        <w:rPr>
          <w:b/>
          <w:bCs/>
          <w:sz w:val="24"/>
        </w:rPr>
        <w:t>[</w:t>
      </w:r>
      <w:r w:rsidR="00B15A6B" w:rsidRPr="001C5317">
        <w:rPr>
          <w:b/>
          <w:color w:val="FF0000"/>
          <w:sz w:val="24"/>
          <w:vertAlign w:val="superscript"/>
        </w:rPr>
        <w:t>2</w:t>
      </w:r>
      <w:r w:rsidR="00B15A6B">
        <w:rPr>
          <w:b/>
          <w:color w:val="FF0000"/>
          <w:sz w:val="24"/>
          <w:vertAlign w:val="superscript"/>
        </w:rPr>
        <w:t>6</w:t>
      </w:r>
      <w:r w:rsidR="00571C41" w:rsidRPr="00571C41">
        <w:rPr>
          <w:b/>
          <w:bCs/>
          <w:sz w:val="24"/>
        </w:rPr>
        <w:t>[</w:t>
      </w:r>
      <w:r w:rsidR="00BE0A26">
        <w:t xml:space="preserve">During the first </w:t>
      </w:r>
      <w:r w:rsidR="00267216">
        <w:rPr>
          <w:b/>
          <w:color w:val="FF0000"/>
          <w:sz w:val="24"/>
          <w:vertAlign w:val="superscript"/>
        </w:rPr>
        <w:t>14</w:t>
      </w:r>
      <w:r w:rsidR="00267216" w:rsidRPr="00987A39">
        <w:rPr>
          <w:b/>
          <w:color w:val="FF0000"/>
          <w:sz w:val="24"/>
          <w:vertAlign w:val="superscript"/>
        </w:rPr>
        <w:t>a</w:t>
      </w:r>
      <w:r w:rsidR="00267216" w:rsidRPr="00571C41">
        <w:rPr>
          <w:b/>
          <w:bCs/>
          <w:sz w:val="24"/>
        </w:rPr>
        <w:t>[</w:t>
      </w:r>
      <w:r w:rsidR="00BE0A26">
        <w:t>6 to unlimited months</w:t>
      </w:r>
      <w:r w:rsidR="00267216" w:rsidRPr="00571C41">
        <w:rPr>
          <w:b/>
          <w:bCs/>
          <w:sz w:val="24"/>
        </w:rPr>
        <w:t>]</w:t>
      </w:r>
      <w:r w:rsidR="00BE0A26">
        <w:t xml:space="preserve"> of </w:t>
      </w:r>
      <w:r w:rsidR="008D5390">
        <w:t>benefit</w:t>
      </w:r>
      <w:r w:rsidR="00D01EF9" w:rsidRPr="00D01EF9">
        <w:t xml:space="preserve"> </w:t>
      </w:r>
      <w:r w:rsidR="00D01EF9">
        <w:t>payment</w:t>
      </w:r>
      <w:r w:rsidR="00BE0A26">
        <w:t xml:space="preserve">s, when </w:t>
      </w:r>
      <w:r w:rsidR="00B70D57">
        <w:t>to the greatest extent</w:t>
      </w:r>
      <w:r w:rsidR="00223449">
        <w:t xml:space="preserve"> </w:t>
      </w:r>
      <w:r w:rsidR="00831858">
        <w:t>You</w:t>
      </w:r>
      <w:r w:rsidR="00223449">
        <w:t xml:space="preserve"> are </w:t>
      </w:r>
      <w:r w:rsidR="00BE0A26">
        <w:t xml:space="preserve">able to work in </w:t>
      </w:r>
      <w:r w:rsidR="00D60341">
        <w:t>Your</w:t>
      </w:r>
      <w:r w:rsidR="00BE0A26">
        <w:t xml:space="preserve"> </w:t>
      </w:r>
      <w:r w:rsidR="00297984" w:rsidRPr="00692172">
        <w:rPr>
          <w:b/>
          <w:color w:val="FF0000"/>
          <w:sz w:val="24"/>
          <w:vertAlign w:val="superscript"/>
        </w:rPr>
        <w:t>CV5</w:t>
      </w:r>
      <w:r w:rsidR="00571C41" w:rsidRPr="00571C41">
        <w:rPr>
          <w:b/>
          <w:bCs/>
          <w:sz w:val="24"/>
        </w:rPr>
        <w:t>[</w:t>
      </w:r>
      <w:r w:rsidR="001868E9">
        <w:t>Regular Occupation</w:t>
      </w:r>
      <w:r w:rsidR="00571C41" w:rsidRPr="00571C41">
        <w:rPr>
          <w:b/>
          <w:bCs/>
          <w:sz w:val="24"/>
        </w:rPr>
        <w:t>]</w:t>
      </w:r>
      <w:r w:rsidR="00BE0A26">
        <w:t xml:space="preserve"> on a </w:t>
      </w:r>
      <w:r w:rsidR="002059AD" w:rsidRPr="00B37216">
        <w:rPr>
          <w:bCs/>
          <w:iCs/>
        </w:rPr>
        <w:t>P</w:t>
      </w:r>
      <w:r w:rsidR="00BE0A26" w:rsidRPr="00B37216">
        <w:rPr>
          <w:bCs/>
          <w:iCs/>
        </w:rPr>
        <w:t>art-</w:t>
      </w:r>
      <w:r w:rsidR="00017A6D" w:rsidRPr="00B37216">
        <w:rPr>
          <w:bCs/>
          <w:iCs/>
        </w:rPr>
        <w:t>T</w:t>
      </w:r>
      <w:r w:rsidR="00BE0A26" w:rsidRPr="00B37216">
        <w:rPr>
          <w:bCs/>
          <w:iCs/>
        </w:rPr>
        <w:t xml:space="preserve">ime </w:t>
      </w:r>
      <w:r w:rsidR="002059AD" w:rsidRPr="00B37216">
        <w:rPr>
          <w:bCs/>
          <w:iCs/>
        </w:rPr>
        <w:t>B</w:t>
      </w:r>
      <w:r w:rsidR="00BE0A26" w:rsidRPr="00B37216">
        <w:rPr>
          <w:bCs/>
          <w:iCs/>
        </w:rPr>
        <w:t>asis</w:t>
      </w:r>
      <w:r w:rsidR="00BE0A26">
        <w:t xml:space="preserve"> but </w:t>
      </w:r>
      <w:r w:rsidR="00831858">
        <w:t>You</w:t>
      </w:r>
      <w:r w:rsidR="00BE0A26">
        <w:t xml:space="preserve"> choose not to; after </w:t>
      </w:r>
      <w:r w:rsidR="00267216">
        <w:rPr>
          <w:b/>
          <w:color w:val="FF0000"/>
          <w:sz w:val="24"/>
          <w:vertAlign w:val="superscript"/>
        </w:rPr>
        <w:t>14</w:t>
      </w:r>
      <w:r w:rsidR="00267216" w:rsidRPr="00987A39">
        <w:rPr>
          <w:b/>
          <w:color w:val="FF0000"/>
          <w:sz w:val="24"/>
          <w:vertAlign w:val="superscript"/>
        </w:rPr>
        <w:t>a</w:t>
      </w:r>
      <w:r w:rsidR="00267216" w:rsidRPr="00571C41">
        <w:rPr>
          <w:b/>
          <w:bCs/>
          <w:sz w:val="24"/>
        </w:rPr>
        <w:t>[</w:t>
      </w:r>
      <w:r w:rsidR="00BE0A26">
        <w:t>6 to unlimited months</w:t>
      </w:r>
      <w:r w:rsidR="00267216" w:rsidRPr="00571C41">
        <w:rPr>
          <w:b/>
          <w:bCs/>
          <w:sz w:val="24"/>
        </w:rPr>
        <w:t>]</w:t>
      </w:r>
      <w:r w:rsidR="00BE0A26">
        <w:t xml:space="preserve"> of </w:t>
      </w:r>
      <w:r w:rsidR="008D5390">
        <w:t>benefit</w:t>
      </w:r>
      <w:r w:rsidR="00D01EF9" w:rsidRPr="00D01EF9">
        <w:t xml:space="preserve"> </w:t>
      </w:r>
      <w:r w:rsidR="00D01EF9">
        <w:t>payment</w:t>
      </w:r>
      <w:r w:rsidR="00BE0A26">
        <w:t xml:space="preserve">s, when </w:t>
      </w:r>
      <w:r w:rsidR="002E0B3F">
        <w:t xml:space="preserve">to the greatest extent </w:t>
      </w:r>
      <w:r w:rsidR="00831858">
        <w:t>You</w:t>
      </w:r>
      <w:r w:rsidR="007750EA">
        <w:t xml:space="preserve"> are abl</w:t>
      </w:r>
      <w:r w:rsidR="00BE0A26">
        <w:t xml:space="preserve">e to work in any occupation on a </w:t>
      </w:r>
      <w:r w:rsidR="00C43AFF">
        <w:t>P</w:t>
      </w:r>
      <w:r w:rsidR="00BE0A26">
        <w:t>art-</w:t>
      </w:r>
      <w:r w:rsidR="00C43AFF">
        <w:t>T</w:t>
      </w:r>
      <w:r w:rsidR="00BE0A26">
        <w:t xml:space="preserve">ime </w:t>
      </w:r>
      <w:r w:rsidR="00C43AFF">
        <w:t>B</w:t>
      </w:r>
      <w:r w:rsidR="00BE0A26">
        <w:t xml:space="preserve">asis but </w:t>
      </w:r>
      <w:r w:rsidR="00831858">
        <w:t>You</w:t>
      </w:r>
      <w:r w:rsidR="00BE0A26">
        <w:t xml:space="preserve"> choose not to</w:t>
      </w:r>
      <w:r w:rsidR="00BE0A26" w:rsidRPr="00F67649">
        <w:t>.</w:t>
      </w:r>
      <w:r w:rsidR="00571C41" w:rsidRPr="00571C41">
        <w:rPr>
          <w:b/>
          <w:bCs/>
          <w:sz w:val="24"/>
        </w:rPr>
        <w:t>]</w:t>
      </w:r>
      <w:r w:rsidR="0017558B" w:rsidRPr="00571C41">
        <w:rPr>
          <w:b/>
          <w:bCs/>
          <w:sz w:val="24"/>
        </w:rPr>
        <w:t>]</w:t>
      </w:r>
    </w:p>
    <w:p w14:paraId="09FC3F25" w14:textId="1DA59333" w:rsidR="00BE0A26" w:rsidRDefault="002818CD" w:rsidP="00B37216">
      <w:pPr>
        <w:pStyle w:val="BulletD"/>
      </w:pPr>
      <w:r>
        <w:rPr>
          <w:b/>
          <w:color w:val="FF0000"/>
          <w:sz w:val="24"/>
          <w:vertAlign w:val="superscript"/>
        </w:rPr>
        <w:t>8</w:t>
      </w:r>
      <w:r w:rsidRPr="00571C41">
        <w:rPr>
          <w:b/>
          <w:bCs/>
          <w:sz w:val="24"/>
        </w:rPr>
        <w:t>[</w:t>
      </w:r>
      <w:r w:rsidR="00BE0A26">
        <w:t xml:space="preserve">The end of the </w:t>
      </w:r>
      <w:r w:rsidR="00B8065D">
        <w:t>M</w:t>
      </w:r>
      <w:r w:rsidR="00BE0A26">
        <w:t xml:space="preserve">aximum </w:t>
      </w:r>
      <w:r w:rsidR="00B8065D">
        <w:t>P</w:t>
      </w:r>
      <w:r w:rsidR="00BE0A26">
        <w:t xml:space="preserve">eriod of </w:t>
      </w:r>
      <w:r w:rsidR="00B8065D">
        <w:t>B</w:t>
      </w:r>
      <w:r w:rsidR="008D5390">
        <w:t>enefit</w:t>
      </w:r>
      <w:r w:rsidR="00D01EF9" w:rsidRPr="00D01EF9">
        <w:t xml:space="preserve"> </w:t>
      </w:r>
      <w:r w:rsidR="00B8065D">
        <w:t>P</w:t>
      </w:r>
      <w:r w:rsidR="00D01EF9">
        <w:t>ayment</w:t>
      </w:r>
      <w:r w:rsidR="00BE0A26">
        <w:t>.</w:t>
      </w:r>
      <w:r w:rsidRPr="00571C41">
        <w:rPr>
          <w:b/>
          <w:bCs/>
          <w:sz w:val="24"/>
        </w:rPr>
        <w:t>]</w:t>
      </w:r>
    </w:p>
    <w:p w14:paraId="232E1443" w14:textId="2B8C128F" w:rsidR="00BE0A26" w:rsidRDefault="002818CD" w:rsidP="00B37216">
      <w:pPr>
        <w:pStyle w:val="BulletD"/>
      </w:pPr>
      <w:r>
        <w:rPr>
          <w:b/>
          <w:color w:val="FF0000"/>
          <w:sz w:val="24"/>
          <w:vertAlign w:val="superscript"/>
        </w:rPr>
        <w:t>8</w:t>
      </w:r>
      <w:r w:rsidRPr="00571C41">
        <w:rPr>
          <w:b/>
          <w:bCs/>
          <w:sz w:val="24"/>
        </w:rPr>
        <w:t>[</w:t>
      </w:r>
      <w:r w:rsidR="00BE0A26">
        <w:t xml:space="preserve">The date </w:t>
      </w:r>
      <w:r w:rsidR="00831858">
        <w:t>You</w:t>
      </w:r>
      <w:r w:rsidR="00BE0A26">
        <w:t xml:space="preserve"> are no longer </w:t>
      </w:r>
      <w:r w:rsidR="00167306" w:rsidRPr="00987A39">
        <w:t>Disabled</w:t>
      </w:r>
      <w:r w:rsidR="00167306" w:rsidRPr="00167306">
        <w:rPr>
          <w:b/>
          <w:i/>
        </w:rPr>
        <w:t xml:space="preserve"> </w:t>
      </w:r>
      <w:r w:rsidR="00BE0A26">
        <w:t>under the terms of th</w:t>
      </w:r>
      <w:r w:rsidR="00410EC5">
        <w:t>is P</w:t>
      </w:r>
      <w:r w:rsidR="00BE0A26">
        <w:t>lan.</w:t>
      </w:r>
      <w:r w:rsidRPr="00571C41">
        <w:rPr>
          <w:b/>
          <w:bCs/>
          <w:sz w:val="24"/>
        </w:rPr>
        <w:t>]</w:t>
      </w:r>
    </w:p>
    <w:p w14:paraId="4985CA67" w14:textId="11C9ADF6" w:rsidR="00BE0A26" w:rsidRDefault="002818CD" w:rsidP="00B37216">
      <w:pPr>
        <w:pStyle w:val="BulletD"/>
      </w:pPr>
      <w:r>
        <w:rPr>
          <w:b/>
          <w:color w:val="FF0000"/>
          <w:sz w:val="24"/>
          <w:vertAlign w:val="superscript"/>
        </w:rPr>
        <w:t>8</w:t>
      </w:r>
      <w:r w:rsidRPr="00571C41">
        <w:rPr>
          <w:b/>
          <w:bCs/>
          <w:sz w:val="24"/>
        </w:rPr>
        <w:t>[</w:t>
      </w:r>
      <w:r w:rsidR="00BE0A26">
        <w:t xml:space="preserve">The date </w:t>
      </w:r>
      <w:r w:rsidR="00831858">
        <w:t>You</w:t>
      </w:r>
      <w:r w:rsidR="00BE0A26">
        <w:t xml:space="preserve"> fail to submit</w:t>
      </w:r>
      <w:r w:rsidR="00D319DB">
        <w:t xml:space="preserve"> </w:t>
      </w:r>
      <w:r w:rsidR="00D319DB">
        <w:rPr>
          <w:bCs/>
        </w:rPr>
        <w:t>satisfactory</w:t>
      </w:r>
      <w:r w:rsidR="00BE0A26">
        <w:t xml:space="preserve"> proof of continuing </w:t>
      </w:r>
      <w:r w:rsidR="00FF5545">
        <w:t>Disability</w:t>
      </w:r>
      <w:r w:rsidR="00BE0A26">
        <w:t xml:space="preserve"> satisfactory to Prudential.</w:t>
      </w:r>
      <w:r w:rsidRPr="00571C41">
        <w:rPr>
          <w:b/>
          <w:bCs/>
          <w:sz w:val="24"/>
        </w:rPr>
        <w:t>]</w:t>
      </w:r>
    </w:p>
    <w:p w14:paraId="1372DFD8" w14:textId="456FA2D9" w:rsidR="00BE0A26" w:rsidRDefault="002818CD" w:rsidP="00B37216">
      <w:pPr>
        <w:pStyle w:val="BulletD"/>
      </w:pPr>
      <w:r>
        <w:rPr>
          <w:b/>
          <w:color w:val="FF0000"/>
          <w:sz w:val="24"/>
          <w:vertAlign w:val="superscript"/>
        </w:rPr>
        <w:t>8</w:t>
      </w:r>
      <w:r w:rsidRPr="00571C41">
        <w:rPr>
          <w:b/>
          <w:bCs/>
          <w:sz w:val="24"/>
        </w:rPr>
        <w:t>[</w:t>
      </w:r>
      <w:r w:rsidR="00BE0A26">
        <w:t xml:space="preserve">The date </w:t>
      </w:r>
      <w:r w:rsidR="00D60341">
        <w:t>Your</w:t>
      </w:r>
      <w:r w:rsidR="00BE0A26">
        <w:t xml:space="preserve"> </w:t>
      </w:r>
      <w:r w:rsidR="00167306" w:rsidRPr="00987A39">
        <w:t>Disability Earnings</w:t>
      </w:r>
      <w:r w:rsidR="00167306" w:rsidRPr="00167306">
        <w:rPr>
          <w:b/>
          <w:i/>
        </w:rPr>
        <w:t xml:space="preserve"> </w:t>
      </w:r>
      <w:r w:rsidR="00BE0A26">
        <w:t xml:space="preserve">exceed the amount allowable under the </w:t>
      </w:r>
      <w:r w:rsidR="00985B0E">
        <w:t>Plan</w:t>
      </w:r>
      <w:r w:rsidR="00BE0A26">
        <w:t>.</w:t>
      </w:r>
      <w:r w:rsidRPr="00571C41">
        <w:rPr>
          <w:b/>
          <w:bCs/>
          <w:sz w:val="24"/>
        </w:rPr>
        <w:t>]</w:t>
      </w:r>
    </w:p>
    <w:p w14:paraId="1C045BBE" w14:textId="05FDE2CB" w:rsidR="00BE0A26" w:rsidRDefault="002818CD" w:rsidP="00B37216">
      <w:pPr>
        <w:pStyle w:val="BulletD"/>
      </w:pPr>
      <w:r>
        <w:rPr>
          <w:b/>
          <w:color w:val="FF0000"/>
          <w:sz w:val="24"/>
          <w:vertAlign w:val="superscript"/>
        </w:rPr>
        <w:t>8</w:t>
      </w:r>
      <w:r w:rsidRPr="00571C41">
        <w:rPr>
          <w:b/>
          <w:bCs/>
          <w:sz w:val="24"/>
        </w:rPr>
        <w:t>[</w:t>
      </w:r>
      <w:r w:rsidR="00BE0A26">
        <w:t xml:space="preserve">The date </w:t>
      </w:r>
      <w:r w:rsidR="00831858">
        <w:t>You</w:t>
      </w:r>
      <w:r w:rsidR="00BE0A26">
        <w:t xml:space="preserve"> die.</w:t>
      </w:r>
      <w:r w:rsidRPr="00571C41">
        <w:rPr>
          <w:b/>
          <w:bCs/>
          <w:sz w:val="24"/>
        </w:rPr>
        <w:t>]</w:t>
      </w:r>
    </w:p>
    <w:p w14:paraId="74D74CD6" w14:textId="32FD68AE" w:rsidR="00BE0A26" w:rsidRPr="00885BA6" w:rsidRDefault="005C63FB" w:rsidP="00B37216">
      <w:pPr>
        <w:pStyle w:val="BulletD"/>
      </w:pPr>
      <w:r>
        <w:rPr>
          <w:b/>
          <w:color w:val="FF0000"/>
          <w:sz w:val="24"/>
          <w:vertAlign w:val="superscript"/>
        </w:rPr>
        <w:t>8</w:t>
      </w:r>
      <w:r w:rsidRPr="00571C41">
        <w:rPr>
          <w:b/>
          <w:bCs/>
          <w:sz w:val="24"/>
        </w:rPr>
        <w:t>[</w:t>
      </w:r>
      <w:r w:rsidR="00BE0A26">
        <w:t xml:space="preserve">The date </w:t>
      </w:r>
      <w:r w:rsidR="00831858">
        <w:t>You</w:t>
      </w:r>
      <w:r w:rsidR="00BE0A26">
        <w:t xml:space="preserve"> decline to participate in a </w:t>
      </w:r>
      <w:r w:rsidR="00636D21">
        <w:t xml:space="preserve">Rehabilitation Program </w:t>
      </w:r>
      <w:r w:rsidR="00BE0A26">
        <w:t xml:space="preserve">that Prudential considers appropriate for </w:t>
      </w:r>
      <w:r w:rsidR="00D60341">
        <w:t>Your</w:t>
      </w:r>
      <w:r w:rsidR="00BE0A26">
        <w:t xml:space="preserve"> situation</w:t>
      </w:r>
      <w:r w:rsidR="005E7C20">
        <w:t xml:space="preserve"> and that is approved by an independent Doctor</w:t>
      </w:r>
      <w:r w:rsidR="00BE0A26">
        <w:t>.</w:t>
      </w:r>
      <w:r w:rsidRPr="00571C41">
        <w:rPr>
          <w:b/>
          <w:bCs/>
          <w:sz w:val="24"/>
        </w:rPr>
        <w:t>]</w:t>
      </w:r>
    </w:p>
    <w:p w14:paraId="54769B6C" w14:textId="373FAF23" w:rsidR="005E7C20" w:rsidRDefault="005E7C20" w:rsidP="005E7C20">
      <w:pPr>
        <w:pStyle w:val="BulletD"/>
      </w:pPr>
      <w:r>
        <w:rPr>
          <w:b/>
          <w:color w:val="FF0000"/>
          <w:sz w:val="24"/>
          <w:vertAlign w:val="superscript"/>
        </w:rPr>
        <w:t>8</w:t>
      </w:r>
      <w:r w:rsidRPr="00571C41">
        <w:rPr>
          <w:b/>
          <w:bCs/>
          <w:sz w:val="24"/>
        </w:rPr>
        <w:t>[</w:t>
      </w:r>
      <w:r>
        <w:t>The date You are residing o</w:t>
      </w:r>
      <w:r w:rsidRPr="007F3DF5">
        <w:t>utside the United States, territories and possessions of the United States, or Canada</w:t>
      </w:r>
      <w:r w:rsidRPr="00987A39">
        <w:t xml:space="preserve">. We will consider </w:t>
      </w:r>
      <w:r>
        <w:t>You</w:t>
      </w:r>
      <w:r w:rsidRPr="00987A39">
        <w:t xml:space="preserve"> to reside outside of </w:t>
      </w:r>
      <w:r w:rsidR="00D241C0">
        <w:t xml:space="preserve">the United States, territories and possessions of the United States, or Canada </w:t>
      </w:r>
      <w:r w:rsidRPr="00987A39">
        <w:t xml:space="preserve">if </w:t>
      </w:r>
      <w:r>
        <w:t>You</w:t>
      </w:r>
      <w:r w:rsidRPr="00987A39">
        <w:t xml:space="preserve"> have been outside </w:t>
      </w:r>
      <w:r w:rsidRPr="007F3DF5">
        <w:t xml:space="preserve">for a total period of </w:t>
      </w:r>
      <w:r>
        <w:rPr>
          <w:b/>
          <w:color w:val="FF0000"/>
          <w:sz w:val="24"/>
          <w:vertAlign w:val="superscript"/>
        </w:rPr>
        <w:t>25</w:t>
      </w:r>
      <w:r w:rsidRPr="007F3DF5">
        <w:rPr>
          <w:b/>
          <w:color w:val="FF0000"/>
          <w:sz w:val="24"/>
          <w:vertAlign w:val="superscript"/>
        </w:rPr>
        <w:t>a</w:t>
      </w:r>
      <w:r w:rsidRPr="00571C41">
        <w:rPr>
          <w:b/>
          <w:bCs/>
          <w:sz w:val="24"/>
        </w:rPr>
        <w:t>[</w:t>
      </w:r>
      <w:r w:rsidRPr="007F3DF5">
        <w:t>3 – 12 months</w:t>
      </w:r>
      <w:r w:rsidRPr="00571C41">
        <w:rPr>
          <w:b/>
          <w:bCs/>
          <w:sz w:val="24"/>
        </w:rPr>
        <w:t>]</w:t>
      </w:r>
      <w:r w:rsidRPr="007F3DF5">
        <w:t xml:space="preserve"> or more during any </w:t>
      </w:r>
      <w:r>
        <w:rPr>
          <w:b/>
          <w:color w:val="FF0000"/>
          <w:sz w:val="28"/>
          <w:vertAlign w:val="superscript"/>
        </w:rPr>
        <w:t>25</w:t>
      </w:r>
      <w:r w:rsidRPr="007F3DF5">
        <w:rPr>
          <w:b/>
          <w:color w:val="FF0000"/>
          <w:sz w:val="28"/>
          <w:vertAlign w:val="superscript"/>
        </w:rPr>
        <w:t>b</w:t>
      </w:r>
      <w:r w:rsidRPr="00571C41">
        <w:rPr>
          <w:b/>
          <w:bCs/>
          <w:sz w:val="24"/>
        </w:rPr>
        <w:t>[</w:t>
      </w:r>
      <w:r w:rsidRPr="007F3DF5">
        <w:t>6 – 24 consecutive months</w:t>
      </w:r>
      <w:r w:rsidRPr="00571C41">
        <w:rPr>
          <w:b/>
          <w:bCs/>
          <w:sz w:val="24"/>
        </w:rPr>
        <w:t>]</w:t>
      </w:r>
      <w:r w:rsidRPr="007F3DF5">
        <w:t xml:space="preserve"> of benefit</w:t>
      </w:r>
      <w:r w:rsidRPr="00987A39">
        <w:t xml:space="preserve"> payment</w:t>
      </w:r>
      <w:r w:rsidRPr="007F3DF5">
        <w:t>s</w:t>
      </w:r>
      <w:r w:rsidRPr="00987A39">
        <w:t xml:space="preserve"> under this Plan</w:t>
      </w:r>
      <w:r w:rsidRPr="007F3DF5">
        <w:t>.</w:t>
      </w:r>
      <w:r w:rsidRPr="00571C41">
        <w:rPr>
          <w:b/>
          <w:bCs/>
          <w:sz w:val="24"/>
        </w:rPr>
        <w:t>]</w:t>
      </w:r>
    </w:p>
    <w:p w14:paraId="0E6C81E4" w14:textId="637A623A" w:rsidR="00AE1A70" w:rsidRDefault="00611940" w:rsidP="00B37216">
      <w:pPr>
        <w:pStyle w:val="BulletD"/>
      </w:pPr>
      <w:r>
        <w:rPr>
          <w:b/>
          <w:color w:val="FF0000"/>
          <w:sz w:val="24"/>
          <w:vertAlign w:val="superscript"/>
        </w:rPr>
        <w:t>8</w:t>
      </w:r>
      <w:r w:rsidRPr="00571C41">
        <w:rPr>
          <w:b/>
          <w:bCs/>
          <w:sz w:val="24"/>
        </w:rPr>
        <w:t>[</w:t>
      </w:r>
      <w:r w:rsidR="00D72F25">
        <w:t xml:space="preserve">During </w:t>
      </w:r>
      <w:r w:rsidR="00D60341">
        <w:t>Your</w:t>
      </w:r>
      <w:r w:rsidR="00D72F25">
        <w:t xml:space="preserve"> </w:t>
      </w:r>
      <w:r w:rsidR="00F5700F" w:rsidRPr="00987A39">
        <w:rPr>
          <w:b/>
          <w:bCs/>
          <w:color w:val="FF0000"/>
          <w:sz w:val="24"/>
          <w:szCs w:val="24"/>
          <w:vertAlign w:val="superscript"/>
        </w:rPr>
        <w:t>CV5</w:t>
      </w:r>
      <w:r w:rsidR="00571C41" w:rsidRPr="00571C41">
        <w:rPr>
          <w:b/>
          <w:bCs/>
          <w:sz w:val="24"/>
        </w:rPr>
        <w:t>[</w:t>
      </w:r>
      <w:r w:rsidR="001868E9">
        <w:t>Regular Occupation</w:t>
      </w:r>
      <w:r w:rsidR="00571C41" w:rsidRPr="00571C41">
        <w:rPr>
          <w:b/>
          <w:bCs/>
          <w:sz w:val="24"/>
        </w:rPr>
        <w:t>]</w:t>
      </w:r>
      <w:r w:rsidR="00A3144F">
        <w:t xml:space="preserve"> period, when </w:t>
      </w:r>
      <w:r w:rsidR="00831858">
        <w:t>You</w:t>
      </w:r>
      <w:r w:rsidR="00A3144F">
        <w:t xml:space="preserve"> are able to be recertified by the FAA to fly</w:t>
      </w:r>
      <w:r w:rsidR="006F00E4">
        <w:t xml:space="preserve"> an aircraft</w:t>
      </w:r>
      <w:r w:rsidR="00A3144F">
        <w:t xml:space="preserve"> but choose not to.</w:t>
      </w:r>
      <w:r w:rsidR="005C63FB" w:rsidRPr="00571C41">
        <w:rPr>
          <w:b/>
          <w:bCs/>
          <w:sz w:val="24"/>
        </w:rPr>
        <w:t>]</w:t>
      </w:r>
    </w:p>
    <w:p w14:paraId="7F12B85B" w14:textId="0339C097" w:rsidR="00DB7D66" w:rsidRDefault="00611940" w:rsidP="00B37216">
      <w:pPr>
        <w:pStyle w:val="BulletD"/>
      </w:pPr>
      <w:r>
        <w:rPr>
          <w:b/>
          <w:color w:val="FF0000"/>
          <w:sz w:val="24"/>
          <w:vertAlign w:val="superscript"/>
        </w:rPr>
        <w:t>8</w:t>
      </w:r>
      <w:r w:rsidRPr="00571C41">
        <w:rPr>
          <w:b/>
          <w:bCs/>
          <w:sz w:val="24"/>
        </w:rPr>
        <w:t>[</w:t>
      </w:r>
      <w:r w:rsidR="00EB0763">
        <w:t xml:space="preserve">The date </w:t>
      </w:r>
      <w:r w:rsidR="00831858">
        <w:t>You</w:t>
      </w:r>
      <w:r w:rsidR="00EB0763">
        <w:t xml:space="preserve"> refuse to be examined by </w:t>
      </w:r>
      <w:r w:rsidR="00BB45C7">
        <w:t>Doctor</w:t>
      </w:r>
      <w:r w:rsidR="00EB0763">
        <w:t xml:space="preserve">s, other medical </w:t>
      </w:r>
      <w:r w:rsidR="00A53D4F">
        <w:t>practitioners</w:t>
      </w:r>
      <w:r w:rsidR="00EB0763">
        <w:t xml:space="preserve"> or vocational expe</w:t>
      </w:r>
      <w:r w:rsidR="00A53D4F">
        <w:t>rts</w:t>
      </w:r>
      <w:r w:rsidR="001E4FEE">
        <w:t xml:space="preserve"> of </w:t>
      </w:r>
      <w:r w:rsidR="003B254A">
        <w:t>Our</w:t>
      </w:r>
      <w:r w:rsidR="001E4FEE">
        <w:t xml:space="preserve"> </w:t>
      </w:r>
      <w:r w:rsidR="00726415">
        <w:t>choice</w:t>
      </w:r>
      <w:r w:rsidR="001E4FEE">
        <w:t>.</w:t>
      </w:r>
      <w:r w:rsidR="005C63FB" w:rsidRPr="00571C41">
        <w:rPr>
          <w:b/>
          <w:bCs/>
          <w:sz w:val="24"/>
        </w:rPr>
        <w:t>]</w:t>
      </w:r>
    </w:p>
    <w:p w14:paraId="7C531940" w14:textId="203415EB" w:rsidR="00C5452F" w:rsidRDefault="00611940" w:rsidP="00B37216">
      <w:pPr>
        <w:pStyle w:val="BulletD"/>
        <w:rPr>
          <w:b/>
          <w:bCs/>
          <w:sz w:val="24"/>
        </w:rPr>
      </w:pPr>
      <w:r>
        <w:rPr>
          <w:b/>
          <w:color w:val="FF0000"/>
          <w:sz w:val="24"/>
          <w:vertAlign w:val="superscript"/>
        </w:rPr>
        <w:t>8</w:t>
      </w:r>
      <w:r w:rsidRPr="00571C41">
        <w:rPr>
          <w:b/>
          <w:bCs/>
          <w:sz w:val="24"/>
        </w:rPr>
        <w:t>[</w:t>
      </w:r>
      <w:r w:rsidR="004F4E70">
        <w:t xml:space="preserve">The date </w:t>
      </w:r>
      <w:r w:rsidR="00831858">
        <w:t>You</w:t>
      </w:r>
      <w:r w:rsidR="004F4E70">
        <w:t xml:space="preserve"> refuse to be interviewed by an authorized Prudential representative.</w:t>
      </w:r>
      <w:r w:rsidR="005C63FB" w:rsidRPr="00571C41">
        <w:rPr>
          <w:b/>
          <w:bCs/>
          <w:sz w:val="24"/>
        </w:rPr>
        <w:t>]</w:t>
      </w:r>
    </w:p>
    <w:p w14:paraId="0FBF474D" w14:textId="5CEDDE54" w:rsidR="00C5452F" w:rsidRDefault="006D2C7D" w:rsidP="00302D84">
      <w:pPr>
        <w:pStyle w:val="BulletD"/>
        <w:rPr>
          <w:b/>
          <w:bCs/>
          <w:sz w:val="24"/>
        </w:rPr>
      </w:pPr>
      <w:r>
        <w:rPr>
          <w:b/>
          <w:color w:val="FF0000"/>
          <w:sz w:val="24"/>
          <w:vertAlign w:val="superscript"/>
        </w:rPr>
        <w:t>8</w:t>
      </w:r>
      <w:r w:rsidR="00C5452F" w:rsidRPr="00571C41">
        <w:rPr>
          <w:b/>
          <w:bCs/>
          <w:sz w:val="24"/>
        </w:rPr>
        <w:t>[</w:t>
      </w:r>
      <w:commentRangeStart w:id="255"/>
      <w:commentRangeStart w:id="256"/>
      <w:commentRangeStart w:id="257"/>
      <w:commentRangeStart w:id="258"/>
      <w:r w:rsidR="00C5452F" w:rsidRPr="00CB1A12">
        <w:t xml:space="preserve">The date </w:t>
      </w:r>
      <w:r w:rsidR="00C5452F">
        <w:t>You have</w:t>
      </w:r>
      <w:r w:rsidR="00C5452F" w:rsidRPr="001A7E29">
        <w:t xml:space="preserve"> been </w:t>
      </w:r>
      <w:r w:rsidR="0043406E" w:rsidRPr="001A7E29">
        <w:t>incarcerated</w:t>
      </w:r>
      <w:r w:rsidR="00C5452F" w:rsidRPr="001A7E29">
        <w:t xml:space="preserve"> as a result of a conviction for the commission of or attempt to commit </w:t>
      </w:r>
      <w:del w:id="259" w:author="Laura Hoogland" w:date="2026-01-22T14:57:00Z" w16du:dateUtc="2026-01-22T20:57:00Z">
        <w:r w:rsidR="00C5452F" w:rsidRPr="001A7E29">
          <w:delText>an assault or</w:delText>
        </w:r>
      </w:del>
      <w:ins w:id="260" w:author="Laura Hoogland" w:date="2026-01-22T14:57:00Z" w16du:dateUtc="2026-01-22T20:57:00Z">
        <w:r w:rsidR="00C5452F" w:rsidRPr="001A7E29">
          <w:t>a</w:t>
        </w:r>
      </w:ins>
      <w:r w:rsidR="009A1F22">
        <w:t xml:space="preserve"> </w:t>
      </w:r>
      <w:r w:rsidR="00C5452F" w:rsidRPr="001A7E29">
        <w:t>felony for which You are convicted</w:t>
      </w:r>
      <w:r w:rsidR="00C5452F" w:rsidRPr="00CB1A12">
        <w:t>.</w:t>
      </w:r>
      <w:r w:rsidR="00C5452F" w:rsidRPr="00571C41">
        <w:rPr>
          <w:b/>
          <w:bCs/>
          <w:sz w:val="24"/>
        </w:rPr>
        <w:t>]</w:t>
      </w:r>
    </w:p>
    <w:p w14:paraId="58211C8B" w14:textId="71A9BB52" w:rsidR="00BE0A26" w:rsidRDefault="00C80F4C" w:rsidP="00B37216">
      <w:pPr>
        <w:pStyle w:val="BulletD"/>
      </w:pPr>
      <w:r w:rsidRPr="00C80F4C">
        <w:rPr>
          <w:b/>
          <w:color w:val="FF0000"/>
          <w:sz w:val="24"/>
          <w:vertAlign w:val="superscript"/>
        </w:rPr>
        <w:t>8</w:t>
      </w:r>
      <w:r w:rsidR="00302D84" w:rsidRPr="00C80F4C">
        <w:rPr>
          <w:b/>
          <w:bCs/>
          <w:sz w:val="24"/>
        </w:rPr>
        <w:t>[</w:t>
      </w:r>
      <w:r w:rsidR="00302D84" w:rsidRPr="00CB1A12">
        <w:t xml:space="preserve">The date </w:t>
      </w:r>
      <w:r w:rsidR="00302D84">
        <w:t xml:space="preserve">You are convicted for a commission of or attempt to commit </w:t>
      </w:r>
      <w:del w:id="261" w:author="Laura Hoogland" w:date="2026-01-22T14:57:00Z" w16du:dateUtc="2026-01-22T20:57:00Z">
        <w:r w:rsidR="00302D84">
          <w:delText xml:space="preserve">an assault or </w:delText>
        </w:r>
      </w:del>
      <w:r w:rsidR="00302D84">
        <w:t>a felony</w:t>
      </w:r>
      <w:del w:id="262" w:author="Laura Hoogland" w:date="2026-01-22T14:57:00Z" w16du:dateUtc="2026-01-22T20:57:00Z">
        <w:r w:rsidR="00302D84" w:rsidRPr="00CB1A12">
          <w:delText>.</w:delText>
        </w:r>
        <w:r w:rsidR="00302D84" w:rsidRPr="00C80F4C">
          <w:rPr>
            <w:b/>
            <w:bCs/>
            <w:sz w:val="24"/>
          </w:rPr>
          <w:delText>]</w:delText>
        </w:r>
      </w:del>
      <w:ins w:id="263" w:author="Laura Hoogland" w:date="2026-01-22T14:57:00Z" w16du:dateUtc="2026-01-22T20:57:00Z">
        <w:r w:rsidR="00302D84" w:rsidRPr="00CB1A12">
          <w:t>.</w:t>
        </w:r>
        <w:commentRangeEnd w:id="255"/>
        <w:r w:rsidR="00FE5754" w:rsidRPr="00C80F4C">
          <w:rPr>
            <w:rStyle w:val="CommentReference"/>
            <w:b/>
            <w:bCs/>
            <w:sz w:val="24"/>
            <w:szCs w:val="20"/>
          </w:rPr>
          <w:commentReference w:id="255"/>
        </w:r>
        <w:commentRangeEnd w:id="256"/>
        <w:r w:rsidR="00D37E9D" w:rsidRPr="00C80F4C">
          <w:rPr>
            <w:rStyle w:val="CommentReference"/>
            <w:b/>
            <w:bCs/>
            <w:sz w:val="24"/>
            <w:szCs w:val="20"/>
          </w:rPr>
          <w:commentReference w:id="256"/>
        </w:r>
        <w:commentRangeEnd w:id="257"/>
        <w:r w:rsidR="009A1F22" w:rsidRPr="00C80F4C">
          <w:rPr>
            <w:rStyle w:val="CommentReference"/>
            <w:b/>
            <w:bCs/>
            <w:sz w:val="24"/>
            <w:szCs w:val="20"/>
          </w:rPr>
          <w:commentReference w:id="257"/>
        </w:r>
        <w:commentRangeEnd w:id="258"/>
        <w:r w:rsidR="00FD5A52" w:rsidRPr="00C80F4C">
          <w:rPr>
            <w:rStyle w:val="CommentReference"/>
            <w:b/>
            <w:bCs/>
            <w:sz w:val="24"/>
            <w:szCs w:val="20"/>
          </w:rPr>
          <w:commentReference w:id="258"/>
        </w:r>
        <w:r w:rsidR="00302D84" w:rsidRPr="00C80F4C">
          <w:rPr>
            <w:b/>
            <w:bCs/>
            <w:sz w:val="24"/>
          </w:rPr>
          <w:t>]</w:t>
        </w:r>
      </w:ins>
    </w:p>
    <w:p w14:paraId="0D39DCC1" w14:textId="292D4424" w:rsidR="00BE0A26" w:rsidRDefault="00B22CE4" w:rsidP="00BE0A26">
      <w:pPr>
        <w:pStyle w:val="SubtitleD"/>
      </w:pPr>
      <w:r w:rsidRPr="00987A39">
        <w:rPr>
          <w:rFonts w:ascii="Arial" w:hAnsi="Arial" w:cs="Arial"/>
          <w:color w:val="FF0000"/>
          <w:vertAlign w:val="superscript"/>
        </w:rPr>
        <w:lastRenderedPageBreak/>
        <w:t>27</w:t>
      </w:r>
      <w:r w:rsidR="00571C41" w:rsidRPr="00EF6E18">
        <w:rPr>
          <w:rFonts w:ascii="Arial" w:hAnsi="Arial" w:cs="Arial"/>
        </w:rPr>
        <w:t>[</w:t>
      </w:r>
      <w:r w:rsidR="00BE0A26">
        <w:t xml:space="preserve">What Disabilities Have a Limited Pay Period Under </w:t>
      </w:r>
      <w:r w:rsidR="00D60341">
        <w:t>Your</w:t>
      </w:r>
      <w:r w:rsidR="00BE0A26">
        <w:t xml:space="preserve"> Plan?</w:t>
      </w:r>
    </w:p>
    <w:p w14:paraId="1CD563C4" w14:textId="739DA496" w:rsidR="00BE0A26" w:rsidRDefault="00BE0A26" w:rsidP="00BE0A26">
      <w:pPr>
        <w:pStyle w:val="2Text"/>
      </w:pPr>
      <w:r>
        <w:t xml:space="preserve">Disabilities due to a </w:t>
      </w:r>
      <w:r w:rsidR="00482FCA">
        <w:t>S</w:t>
      </w:r>
      <w:r>
        <w:t xml:space="preserve">ickness or </w:t>
      </w:r>
      <w:r w:rsidR="00482FCA">
        <w:t>I</w:t>
      </w:r>
      <w:r>
        <w:t>njury which, as determined by Prudential</w:t>
      </w:r>
      <w:r w:rsidR="00C72F4D">
        <w:t>,</w:t>
      </w:r>
      <w:r>
        <w:t xml:space="preserve"> are </w:t>
      </w:r>
      <w:r w:rsidR="00E225D8">
        <w:t>due in whole or part</w:t>
      </w:r>
      <w:r>
        <w:t xml:space="preserve"> </w:t>
      </w:r>
      <w:r w:rsidR="009E3287">
        <w:t xml:space="preserve">to </w:t>
      </w:r>
      <w:r w:rsidR="00FC480F" w:rsidRPr="00B37216">
        <w:rPr>
          <w:bCs/>
          <w:iCs/>
        </w:rPr>
        <w:t>Self-</w:t>
      </w:r>
      <w:r w:rsidR="0048705C">
        <w:rPr>
          <w:bCs/>
          <w:iCs/>
        </w:rPr>
        <w:t>R</w:t>
      </w:r>
      <w:r w:rsidR="00FC480F" w:rsidRPr="00B37216">
        <w:rPr>
          <w:bCs/>
          <w:iCs/>
        </w:rPr>
        <w:t>eported Symptoms</w:t>
      </w:r>
      <w:r w:rsidR="00FC480F">
        <w:rPr>
          <w:b/>
          <w:i/>
        </w:rPr>
        <w:t xml:space="preserve"> </w:t>
      </w:r>
      <w:r>
        <w:t xml:space="preserve">have a limited pay period during </w:t>
      </w:r>
      <w:r w:rsidR="00D60341">
        <w:t>Your</w:t>
      </w:r>
      <w:r>
        <w:t xml:space="preserve"> lifetime. </w:t>
      </w:r>
    </w:p>
    <w:p w14:paraId="081405AF" w14:textId="1ECC1530" w:rsidR="00BE0A26" w:rsidRPr="00081A4B" w:rsidRDefault="00BE0A26" w:rsidP="00BE0A26">
      <w:pPr>
        <w:pStyle w:val="2Text"/>
      </w:pPr>
      <w:r>
        <w:t xml:space="preserve">Disabilities which, as determined by Prudential, are due in whole or part </w:t>
      </w:r>
      <w:r w:rsidRPr="00081A4B">
        <w:t xml:space="preserve">to </w:t>
      </w:r>
      <w:r w:rsidR="00DA3B6F" w:rsidRPr="00B37216">
        <w:t xml:space="preserve">Mental Illness </w:t>
      </w:r>
      <w:r w:rsidRPr="00081A4B">
        <w:t xml:space="preserve">also have a limited pay period during </w:t>
      </w:r>
      <w:r w:rsidR="00D60341">
        <w:t>Your</w:t>
      </w:r>
      <w:r w:rsidRPr="00081A4B">
        <w:t xml:space="preserve"> lifetime.</w:t>
      </w:r>
    </w:p>
    <w:p w14:paraId="7CAA9BB3" w14:textId="16559341" w:rsidR="00477E57" w:rsidRDefault="00477E57" w:rsidP="00477E57">
      <w:pPr>
        <w:pStyle w:val="2Text"/>
      </w:pPr>
      <w:r w:rsidRPr="00081A4B">
        <w:t xml:space="preserve">Disabilities which, as determined by Prudential, are due in whole or part to a </w:t>
      </w:r>
      <w:r w:rsidR="00AD4E28" w:rsidRPr="00B37216">
        <w:t>Musculoskeletal Disorder</w:t>
      </w:r>
      <w:r w:rsidR="00DA3B6F" w:rsidRPr="00B37216">
        <w:t xml:space="preserve"> </w:t>
      </w:r>
      <w:r w:rsidRPr="00081A4B">
        <w:t xml:space="preserve">also have a limited pay period during </w:t>
      </w:r>
      <w:r w:rsidR="00D60341">
        <w:t>Your</w:t>
      </w:r>
      <w:r w:rsidRPr="00081A4B">
        <w:t xml:space="preserve"> lifetime</w:t>
      </w:r>
      <w:r>
        <w:t>.</w:t>
      </w:r>
    </w:p>
    <w:p w14:paraId="2F924F15" w14:textId="3BB9CA36" w:rsidR="00BE0A26" w:rsidRDefault="00BE0A26" w:rsidP="00BE0A26">
      <w:pPr>
        <w:pStyle w:val="2Text"/>
      </w:pPr>
      <w:r>
        <w:t xml:space="preserve">The limited pay period for </w:t>
      </w:r>
      <w:r w:rsidR="00003B2B">
        <w:t>S</w:t>
      </w:r>
      <w:r>
        <w:t>elf-</w:t>
      </w:r>
      <w:r w:rsidR="00003B2B">
        <w:t>R</w:t>
      </w:r>
      <w:r>
        <w:t xml:space="preserve">eported </w:t>
      </w:r>
      <w:r w:rsidR="00003B2B">
        <w:t>S</w:t>
      </w:r>
      <w:r>
        <w:t>ymptoms</w:t>
      </w:r>
      <w:r w:rsidR="00477E57">
        <w:t xml:space="preserve">, </w:t>
      </w:r>
      <w:r w:rsidR="0014317A">
        <w:t>M</w:t>
      </w:r>
      <w:r>
        <w:t xml:space="preserve">ental </w:t>
      </w:r>
      <w:r w:rsidR="0014317A">
        <w:t>I</w:t>
      </w:r>
      <w:r>
        <w:t>llness</w:t>
      </w:r>
      <w:r w:rsidR="00477E57">
        <w:t xml:space="preserve"> and </w:t>
      </w:r>
      <w:bookmarkStart w:id="264" w:name="_Hlk32921102"/>
      <w:r w:rsidR="0014317A">
        <w:t>M</w:t>
      </w:r>
      <w:r w:rsidR="00477E57">
        <w:t xml:space="preserve">usculoskeletal </w:t>
      </w:r>
      <w:r w:rsidR="0014317A">
        <w:t>D</w:t>
      </w:r>
      <w:r w:rsidR="00477E57">
        <w:t>isorders</w:t>
      </w:r>
      <w:r>
        <w:t xml:space="preserve"> </w:t>
      </w:r>
      <w:bookmarkEnd w:id="264"/>
      <w:r>
        <w:t xml:space="preserve">combined is </w:t>
      </w:r>
      <w:r w:rsidR="001147CC" w:rsidRPr="00987A39">
        <w:rPr>
          <w:b/>
          <w:color w:val="FF0000"/>
          <w:sz w:val="24"/>
          <w:vertAlign w:val="superscript"/>
        </w:rPr>
        <w:t>27a</w:t>
      </w:r>
      <w:r w:rsidR="00571C41" w:rsidRPr="00571C41">
        <w:rPr>
          <w:b/>
          <w:bCs/>
          <w:sz w:val="24"/>
        </w:rPr>
        <w:t>[</w:t>
      </w:r>
      <w:r>
        <w:t xml:space="preserve">6 to </w:t>
      </w:r>
      <w:r w:rsidR="007944A3">
        <w:t>unlimited</w:t>
      </w:r>
      <w:r>
        <w:t xml:space="preserve"> months</w:t>
      </w:r>
      <w:r w:rsidR="00571C41" w:rsidRPr="00571C41">
        <w:rPr>
          <w:b/>
          <w:bCs/>
          <w:sz w:val="24"/>
        </w:rPr>
        <w:t>]</w:t>
      </w:r>
      <w:r>
        <w:t xml:space="preserve"> during </w:t>
      </w:r>
      <w:r w:rsidR="00D60341">
        <w:t>Your</w:t>
      </w:r>
      <w:r>
        <w:t xml:space="preserve"> lifetime.</w:t>
      </w:r>
    </w:p>
    <w:p w14:paraId="62B37E13" w14:textId="333345EF" w:rsidR="00BE0A26" w:rsidRDefault="00BE0A26" w:rsidP="00BE0A26">
      <w:pPr>
        <w:pStyle w:val="2Text"/>
      </w:pPr>
      <w:r>
        <w:t xml:space="preserve">Prudential will continue to send </w:t>
      </w:r>
      <w:r w:rsidR="00831858">
        <w:t>You</w:t>
      </w:r>
      <w:r>
        <w:t xml:space="preserve"> </w:t>
      </w:r>
      <w:r w:rsidR="008D5390">
        <w:t>benefit</w:t>
      </w:r>
      <w:r w:rsidR="004B2C87" w:rsidRPr="004B2C87">
        <w:t xml:space="preserve"> </w:t>
      </w:r>
      <w:r w:rsidR="004B2C87">
        <w:t>payment</w:t>
      </w:r>
      <w:r>
        <w:t xml:space="preserve">s for </w:t>
      </w:r>
      <w:r w:rsidR="00DA6318">
        <w:t xml:space="preserve">Disabilities </w:t>
      </w:r>
      <w:r>
        <w:t xml:space="preserve">due in whole or part to </w:t>
      </w:r>
      <w:r w:rsidR="0014317A">
        <w:t>M</w:t>
      </w:r>
      <w:r>
        <w:t xml:space="preserve">ental </w:t>
      </w:r>
      <w:r w:rsidR="0014317A">
        <w:t>I</w:t>
      </w:r>
      <w:r>
        <w:t xml:space="preserve">llness beyond the </w:t>
      </w:r>
      <w:r w:rsidR="001147CC" w:rsidRPr="002D575A">
        <w:rPr>
          <w:b/>
          <w:color w:val="FF0000"/>
          <w:sz w:val="24"/>
          <w:vertAlign w:val="superscript"/>
        </w:rPr>
        <w:t>27a</w:t>
      </w:r>
      <w:r w:rsidR="00571C41" w:rsidRPr="00571C41">
        <w:rPr>
          <w:b/>
          <w:bCs/>
          <w:sz w:val="24"/>
        </w:rPr>
        <w:t>[</w:t>
      </w:r>
      <w:r>
        <w:t xml:space="preserve">6 to </w:t>
      </w:r>
      <w:r w:rsidR="007944A3">
        <w:t>unlimited</w:t>
      </w:r>
      <w:r>
        <w:t xml:space="preserve"> month</w:t>
      </w:r>
      <w:r w:rsidR="00022BEF">
        <w:t>s</w:t>
      </w:r>
      <w:r w:rsidR="00571C41" w:rsidRPr="00571C41">
        <w:rPr>
          <w:b/>
          <w:bCs/>
          <w:sz w:val="24"/>
        </w:rPr>
        <w:t>]</w:t>
      </w:r>
      <w:r>
        <w:t xml:space="preserve"> period if </w:t>
      </w:r>
      <w:r w:rsidR="00831858">
        <w:t>You</w:t>
      </w:r>
      <w:r>
        <w:t xml:space="preserve"> meet one or both of these conditions:</w:t>
      </w:r>
      <w:r w:rsidR="0010507C">
        <w:t xml:space="preserve"> </w:t>
      </w:r>
    </w:p>
    <w:p w14:paraId="57FE15BE" w14:textId="6F765BE1" w:rsidR="00BE0A26" w:rsidRDefault="00BE0A26" w:rsidP="00BE0A26">
      <w:pPr>
        <w:pStyle w:val="Indent2"/>
      </w:pPr>
      <w:r>
        <w:t>1.</w:t>
      </w:r>
      <w:r>
        <w:tab/>
        <w:t xml:space="preserve">If </w:t>
      </w:r>
      <w:r w:rsidR="00831858">
        <w:t>You</w:t>
      </w:r>
      <w:r>
        <w:t xml:space="preserve"> are </w:t>
      </w:r>
      <w:r w:rsidR="00A2399E">
        <w:rPr>
          <w:bCs/>
          <w:iCs/>
        </w:rPr>
        <w:t>C</w:t>
      </w:r>
      <w:r w:rsidRPr="00B37216">
        <w:rPr>
          <w:bCs/>
          <w:iCs/>
        </w:rPr>
        <w:t>onfined</w:t>
      </w:r>
      <w:r w:rsidRPr="001E720B">
        <w:rPr>
          <w:bCs/>
          <w:iCs/>
        </w:rPr>
        <w:t xml:space="preserve"> to a </w:t>
      </w:r>
      <w:r w:rsidR="00DA6318">
        <w:rPr>
          <w:bCs/>
          <w:iCs/>
        </w:rPr>
        <w:t>H</w:t>
      </w:r>
      <w:r w:rsidRPr="00B37216">
        <w:rPr>
          <w:bCs/>
          <w:iCs/>
        </w:rPr>
        <w:t xml:space="preserve">ospital or </w:t>
      </w:r>
      <w:r w:rsidR="00DA6318">
        <w:rPr>
          <w:bCs/>
          <w:iCs/>
        </w:rPr>
        <w:t>I</w:t>
      </w:r>
      <w:r w:rsidRPr="00B37216">
        <w:rPr>
          <w:bCs/>
          <w:iCs/>
        </w:rPr>
        <w:t>nstitution</w:t>
      </w:r>
      <w:r w:rsidRPr="001E720B">
        <w:rPr>
          <w:bCs/>
          <w:iCs/>
        </w:rPr>
        <w:t xml:space="preserve"> at</w:t>
      </w:r>
      <w:r>
        <w:t xml:space="preserve"> the end of the </w:t>
      </w:r>
      <w:r w:rsidR="001147CC" w:rsidRPr="002D575A">
        <w:rPr>
          <w:b/>
          <w:color w:val="FF0000"/>
          <w:sz w:val="24"/>
          <w:vertAlign w:val="superscript"/>
        </w:rPr>
        <w:t>27a</w:t>
      </w:r>
      <w:r w:rsidR="00571C41" w:rsidRPr="00571C41">
        <w:rPr>
          <w:b/>
          <w:bCs/>
          <w:sz w:val="24"/>
        </w:rPr>
        <w:t>[</w:t>
      </w:r>
      <w:r>
        <w:t xml:space="preserve">6 to </w:t>
      </w:r>
      <w:r w:rsidR="007944A3">
        <w:t>unlimited</w:t>
      </w:r>
      <w:r>
        <w:t xml:space="preserve"> month</w:t>
      </w:r>
      <w:r w:rsidR="00022BEF">
        <w:t>s</w:t>
      </w:r>
      <w:r w:rsidR="00571C41" w:rsidRPr="00571C41">
        <w:rPr>
          <w:b/>
          <w:bCs/>
          <w:sz w:val="24"/>
        </w:rPr>
        <w:t>]</w:t>
      </w:r>
      <w:r>
        <w:t xml:space="preserve"> period, Prudential will continue to send </w:t>
      </w:r>
      <w:r w:rsidR="00831858">
        <w:t>You</w:t>
      </w:r>
      <w:r>
        <w:t xml:space="preserve"> </w:t>
      </w:r>
      <w:r w:rsidR="008D5390">
        <w:t>benefit</w:t>
      </w:r>
      <w:r w:rsidR="004B2C87" w:rsidRPr="004B2C87">
        <w:t xml:space="preserve"> </w:t>
      </w:r>
      <w:r w:rsidR="004B2C87">
        <w:t>payment</w:t>
      </w:r>
      <w:r>
        <w:t xml:space="preserve">s during </w:t>
      </w:r>
      <w:r w:rsidR="00D60341">
        <w:t>Your</w:t>
      </w:r>
      <w:r w:rsidRPr="00081A4B">
        <w:t xml:space="preserve"> </w:t>
      </w:r>
      <w:r w:rsidR="00EF34C4">
        <w:t>C</w:t>
      </w:r>
      <w:r w:rsidRPr="00B37216">
        <w:t>onfinement</w:t>
      </w:r>
      <w:r w:rsidRPr="00081A4B">
        <w:t>.</w:t>
      </w:r>
    </w:p>
    <w:p w14:paraId="64EC4411" w14:textId="78CB3358" w:rsidR="00BE0A26" w:rsidRDefault="00BE0A26" w:rsidP="00BE0A26">
      <w:pPr>
        <w:pStyle w:val="3Text"/>
      </w:pPr>
      <w:r>
        <w:t xml:space="preserve">If </w:t>
      </w:r>
      <w:r w:rsidR="00831858">
        <w:t>You</w:t>
      </w:r>
      <w:r>
        <w:t xml:space="preserve"> are still </w:t>
      </w:r>
      <w:r w:rsidR="00167306" w:rsidRPr="00987A39">
        <w:t>Disabled</w:t>
      </w:r>
      <w:r w:rsidR="00167306" w:rsidRPr="00167306">
        <w:rPr>
          <w:b/>
          <w:i/>
        </w:rPr>
        <w:t xml:space="preserve"> </w:t>
      </w:r>
      <w:r>
        <w:t xml:space="preserve">when </w:t>
      </w:r>
      <w:r w:rsidR="00831858">
        <w:t>You</w:t>
      </w:r>
      <w:r>
        <w:t xml:space="preserve"> are discharged, Prudential will send </w:t>
      </w:r>
      <w:r w:rsidR="00831858">
        <w:t>You</w:t>
      </w:r>
      <w:r>
        <w:t xml:space="preserve"> </w:t>
      </w:r>
      <w:r w:rsidR="008D5390">
        <w:t>benefit</w:t>
      </w:r>
      <w:r w:rsidR="004B2C87" w:rsidRPr="004B2C87">
        <w:t xml:space="preserve"> </w:t>
      </w:r>
      <w:r w:rsidR="004B2C87">
        <w:t>payment</w:t>
      </w:r>
      <w:r>
        <w:t xml:space="preserve">s for a recovery period of up to 90 days. </w:t>
      </w:r>
    </w:p>
    <w:p w14:paraId="1D5A0E9D" w14:textId="754C27CA" w:rsidR="00BE0A26" w:rsidRDefault="00BE0A26" w:rsidP="00BE0A26">
      <w:pPr>
        <w:pStyle w:val="3Text"/>
      </w:pPr>
      <w:r>
        <w:t xml:space="preserve">If </w:t>
      </w:r>
      <w:r w:rsidR="00831858">
        <w:t>You</w:t>
      </w:r>
      <w:r>
        <w:t xml:space="preserve"> become </w:t>
      </w:r>
      <w:r w:rsidR="00AE5FF8">
        <w:t>C</w:t>
      </w:r>
      <w:r>
        <w:t>onfined</w:t>
      </w:r>
      <w:r w:rsidR="00997D85">
        <w:t xml:space="preserve"> again</w:t>
      </w:r>
      <w:r>
        <w:t xml:space="preserve"> at any time during the recovery period and remain </w:t>
      </w:r>
      <w:r w:rsidR="0014317A">
        <w:t>Confined</w:t>
      </w:r>
      <w:r>
        <w:t xml:space="preserve"> for at least 14 days in a row, Prudential will send </w:t>
      </w:r>
      <w:r w:rsidR="008D5390">
        <w:t>benefit</w:t>
      </w:r>
      <w:r w:rsidR="004B2C87" w:rsidRPr="004B2C87">
        <w:t xml:space="preserve"> </w:t>
      </w:r>
      <w:r w:rsidR="004B2C87">
        <w:t>payment</w:t>
      </w:r>
      <w:r>
        <w:t xml:space="preserve">s during that additional </w:t>
      </w:r>
      <w:r w:rsidR="0014317A">
        <w:t>C</w:t>
      </w:r>
      <w:r>
        <w:t>onfinement and for one additional recovery period up to 90 more days.</w:t>
      </w:r>
    </w:p>
    <w:p w14:paraId="33F8859D" w14:textId="1B487D58" w:rsidR="00BE0A26" w:rsidRDefault="00BE0A26" w:rsidP="00BE0A26">
      <w:pPr>
        <w:pStyle w:val="Indent2"/>
      </w:pPr>
      <w:r>
        <w:t>2.</w:t>
      </w:r>
      <w:r>
        <w:tab/>
        <w:t>In addition to item 1, if, after the</w:t>
      </w:r>
      <w:r w:rsidR="001147CC">
        <w:t xml:space="preserve"> </w:t>
      </w:r>
      <w:r w:rsidR="001147CC" w:rsidRPr="002D575A">
        <w:rPr>
          <w:b/>
          <w:color w:val="FF0000"/>
          <w:sz w:val="24"/>
          <w:vertAlign w:val="superscript"/>
        </w:rPr>
        <w:t>27a</w:t>
      </w:r>
      <w:r w:rsidR="00571C41" w:rsidRPr="00571C41">
        <w:rPr>
          <w:b/>
          <w:bCs/>
          <w:sz w:val="24"/>
        </w:rPr>
        <w:t>[</w:t>
      </w:r>
      <w:r>
        <w:t xml:space="preserve">6 to </w:t>
      </w:r>
      <w:r w:rsidR="007944A3">
        <w:t>unlimited</w:t>
      </w:r>
      <w:r>
        <w:t xml:space="preserve"> month</w:t>
      </w:r>
      <w:r w:rsidR="00022BEF">
        <w:t>s</w:t>
      </w:r>
      <w:r w:rsidR="00571C41" w:rsidRPr="00571C41">
        <w:rPr>
          <w:b/>
          <w:bCs/>
          <w:sz w:val="24"/>
        </w:rPr>
        <w:t>]</w:t>
      </w:r>
      <w:r>
        <w:t xml:space="preserve"> period for which </w:t>
      </w:r>
      <w:r w:rsidR="00831858">
        <w:t>You</w:t>
      </w:r>
      <w:r>
        <w:t xml:space="preserve"> have received </w:t>
      </w:r>
      <w:r w:rsidR="008D5390">
        <w:t>benefit</w:t>
      </w:r>
      <w:r w:rsidR="00D36818" w:rsidRPr="00D36818">
        <w:t xml:space="preserve"> </w:t>
      </w:r>
      <w:r w:rsidR="00D36818">
        <w:t>payment</w:t>
      </w:r>
      <w:r>
        <w:t xml:space="preserve">s, </w:t>
      </w:r>
      <w:r w:rsidR="00831858">
        <w:t>You</w:t>
      </w:r>
      <w:r>
        <w:t xml:space="preserve"> continue to be </w:t>
      </w:r>
      <w:r w:rsidR="00167306" w:rsidRPr="00987A39">
        <w:t>Disabled</w:t>
      </w:r>
      <w:r w:rsidR="00167306" w:rsidRPr="00167306">
        <w:rPr>
          <w:b/>
          <w:i/>
        </w:rPr>
        <w:t xml:space="preserve"> </w:t>
      </w:r>
      <w:r>
        <w:t xml:space="preserve">and subsequently become </w:t>
      </w:r>
      <w:r w:rsidR="0014317A">
        <w:t>Confined</w:t>
      </w:r>
      <w:r>
        <w:t xml:space="preserve"> to a </w:t>
      </w:r>
      <w:r w:rsidR="0014317A">
        <w:t>H</w:t>
      </w:r>
      <w:r>
        <w:t xml:space="preserve">ospital </w:t>
      </w:r>
      <w:r w:rsidR="009C7F06">
        <w:t>o</w:t>
      </w:r>
      <w:r>
        <w:t xml:space="preserve">r </w:t>
      </w:r>
      <w:r w:rsidR="0014317A">
        <w:t>I</w:t>
      </w:r>
      <w:r>
        <w:t xml:space="preserve">nstitution for at least 14 days in a row, Prudential will send </w:t>
      </w:r>
      <w:r w:rsidR="008D5390">
        <w:t>benefit</w:t>
      </w:r>
      <w:r w:rsidR="00D36818" w:rsidRPr="00D36818">
        <w:t xml:space="preserve"> </w:t>
      </w:r>
      <w:r w:rsidR="00D36818">
        <w:t>payment</w:t>
      </w:r>
      <w:r>
        <w:t xml:space="preserve">s during </w:t>
      </w:r>
      <w:r w:rsidRPr="00402FB4">
        <w:t xml:space="preserve">the length of the </w:t>
      </w:r>
      <w:r w:rsidR="0014317A" w:rsidRPr="00402FB4">
        <w:t>C</w:t>
      </w:r>
      <w:r w:rsidRPr="00402FB4">
        <w:t>onfinement</w:t>
      </w:r>
      <w:r w:rsidR="00402FB4" w:rsidRPr="00402FB4">
        <w:t xml:space="preserve"> </w:t>
      </w:r>
      <w:r w:rsidR="00402FB4" w:rsidRPr="00402FB4">
        <w:rPr>
          <w:b/>
          <w:color w:val="FF0000"/>
          <w:sz w:val="24"/>
          <w:vertAlign w:val="superscript"/>
        </w:rPr>
        <w:t>2</w:t>
      </w:r>
      <w:r w:rsidR="00D6273E">
        <w:rPr>
          <w:b/>
          <w:color w:val="FF0000"/>
          <w:sz w:val="24"/>
          <w:vertAlign w:val="superscript"/>
        </w:rPr>
        <w:t>7</w:t>
      </w:r>
      <w:r w:rsidR="00402FB4" w:rsidRPr="00402FB4">
        <w:rPr>
          <w:b/>
          <w:color w:val="FF0000"/>
          <w:sz w:val="24"/>
          <w:vertAlign w:val="superscript"/>
        </w:rPr>
        <w:t>b</w:t>
      </w:r>
      <w:r w:rsidR="00402FB4" w:rsidRPr="00402FB4">
        <w:rPr>
          <w:b/>
          <w:bCs/>
          <w:sz w:val="24"/>
        </w:rPr>
        <w:t>[</w:t>
      </w:r>
      <w:r w:rsidR="00402FB4" w:rsidRPr="00402FB4">
        <w:t xml:space="preserve"> for a maximum of </w:t>
      </w:r>
      <w:r w:rsidR="00402FB4" w:rsidRPr="00B37216">
        <w:rPr>
          <w:b/>
          <w:color w:val="FF0000"/>
          <w:sz w:val="24"/>
          <w:vertAlign w:val="superscript"/>
        </w:rPr>
        <w:t>27a</w:t>
      </w:r>
      <w:r w:rsidR="00402FB4" w:rsidRPr="00B37216">
        <w:rPr>
          <w:b/>
          <w:bCs/>
          <w:sz w:val="24"/>
        </w:rPr>
        <w:t>[</w:t>
      </w:r>
      <w:r w:rsidR="00402FB4">
        <w:t>6 to unlimited</w:t>
      </w:r>
      <w:r w:rsidR="00402FB4" w:rsidRPr="00B37216">
        <w:t xml:space="preserve"> month</w:t>
      </w:r>
      <w:r w:rsidR="00022BEF">
        <w:t>s</w:t>
      </w:r>
      <w:r w:rsidR="00402FB4" w:rsidRPr="00B37216">
        <w:rPr>
          <w:b/>
          <w:bCs/>
          <w:sz w:val="24"/>
        </w:rPr>
        <w:t>]]</w:t>
      </w:r>
      <w:r w:rsidR="00620A78" w:rsidRPr="00B37216">
        <w:rPr>
          <w:sz w:val="24"/>
        </w:rPr>
        <w:t>.</w:t>
      </w:r>
    </w:p>
    <w:p w14:paraId="2F25EE5D" w14:textId="64A88B00" w:rsidR="00BE0A26" w:rsidRDefault="00BE0A26" w:rsidP="00BE0A26">
      <w:pPr>
        <w:pStyle w:val="2Text"/>
      </w:pPr>
      <w:r>
        <w:t xml:space="preserve">Prudential will not pay beyond the limited pay period as indicated above, or the </w:t>
      </w:r>
      <w:r w:rsidR="00A175FB">
        <w:t>M</w:t>
      </w:r>
      <w:r>
        <w:t xml:space="preserve">aximum </w:t>
      </w:r>
      <w:r w:rsidR="00A175FB">
        <w:t>P</w:t>
      </w:r>
      <w:r>
        <w:t xml:space="preserve">eriod of </w:t>
      </w:r>
      <w:r w:rsidR="00A175FB">
        <w:t>B</w:t>
      </w:r>
      <w:r w:rsidR="008D5390">
        <w:t>enefit</w:t>
      </w:r>
      <w:r w:rsidR="00D36818" w:rsidRPr="00D36818">
        <w:t xml:space="preserve"> </w:t>
      </w:r>
      <w:r w:rsidR="00A175FB">
        <w:t>P</w:t>
      </w:r>
      <w:r w:rsidR="00D36818">
        <w:t>ayment</w:t>
      </w:r>
      <w:r>
        <w:t>, whichever occurs first.</w:t>
      </w:r>
    </w:p>
    <w:p w14:paraId="755DB639" w14:textId="05E4C08B" w:rsidR="00BE0A26" w:rsidRDefault="00BE0A26" w:rsidP="00BE0A26">
      <w:pPr>
        <w:pStyle w:val="2Text"/>
      </w:pPr>
      <w:r>
        <w:t xml:space="preserve">Prudential will not apply the </w:t>
      </w:r>
      <w:r w:rsidR="0014317A">
        <w:t>M</w:t>
      </w:r>
      <w:r>
        <w:t xml:space="preserve">ental </w:t>
      </w:r>
      <w:r w:rsidR="0014317A">
        <w:t>I</w:t>
      </w:r>
      <w:r>
        <w:t>llness limitation to dementia if it is a result of:</w:t>
      </w:r>
    </w:p>
    <w:p w14:paraId="7151A4B1" w14:textId="7BE9144B" w:rsidR="00BE0A26" w:rsidRDefault="003E5F39" w:rsidP="00BE0A26">
      <w:pPr>
        <w:pStyle w:val="BulletD"/>
      </w:pPr>
      <w:r>
        <w:t>s</w:t>
      </w:r>
      <w:r w:rsidR="007F1D34" w:rsidRPr="00987A39">
        <w:t>troke</w:t>
      </w:r>
      <w:r w:rsidR="00BE0A26">
        <w:t>;</w:t>
      </w:r>
    </w:p>
    <w:p w14:paraId="3AE00240" w14:textId="77777777" w:rsidR="00BE0A26" w:rsidRDefault="00BE0A26" w:rsidP="00BE0A26">
      <w:pPr>
        <w:pStyle w:val="BulletD"/>
      </w:pPr>
      <w:r>
        <w:t>trauma;</w:t>
      </w:r>
    </w:p>
    <w:p w14:paraId="2F4FBBEA" w14:textId="77777777" w:rsidR="00BE0A26" w:rsidRDefault="00BE0A26" w:rsidP="00BE0A26">
      <w:pPr>
        <w:pStyle w:val="BulletD"/>
      </w:pPr>
      <w:r>
        <w:t>viral infection;</w:t>
      </w:r>
    </w:p>
    <w:p w14:paraId="1AC1075A" w14:textId="77777777" w:rsidR="00BE0A26" w:rsidRDefault="00BE0A26" w:rsidP="00BE0A26">
      <w:pPr>
        <w:pStyle w:val="BulletD"/>
      </w:pPr>
      <w:r>
        <w:t>Alzheimer’s disease; or</w:t>
      </w:r>
    </w:p>
    <w:p w14:paraId="1952B94A" w14:textId="77777777" w:rsidR="00BE0A26" w:rsidRDefault="00BE0A26" w:rsidP="00BE0A26">
      <w:pPr>
        <w:pStyle w:val="BulletD"/>
      </w:pPr>
      <w:r>
        <w:t>other conditions not listed which are not usually treated by a mental health provider or other qualified provider using psychotherapy, psychotropic drugs, or other similar methods of treatment as standardly accepted in the practice of medicine.</w:t>
      </w:r>
    </w:p>
    <w:p w14:paraId="0566A82D" w14:textId="16534CF1" w:rsidR="00477E57" w:rsidRDefault="00477E57" w:rsidP="00477E57">
      <w:pPr>
        <w:pStyle w:val="2Text"/>
      </w:pPr>
      <w:r>
        <w:t xml:space="preserve">Prudential will not apply the </w:t>
      </w:r>
      <w:r w:rsidR="0014317A">
        <w:t>M</w:t>
      </w:r>
      <w:r>
        <w:t xml:space="preserve">usculoskeletal </w:t>
      </w:r>
      <w:r w:rsidR="0014317A">
        <w:t>D</w:t>
      </w:r>
      <w:r>
        <w:t xml:space="preserve">isorder limitation to a </w:t>
      </w:r>
      <w:r w:rsidR="00FF5545">
        <w:t>Disability</w:t>
      </w:r>
      <w:r>
        <w:t xml:space="preserve"> if there is medical evidence of:</w:t>
      </w:r>
    </w:p>
    <w:p w14:paraId="4E4E7939" w14:textId="70ADA112" w:rsidR="00477E57" w:rsidRPr="001E720B" w:rsidRDefault="00477E57" w:rsidP="002F79CF">
      <w:pPr>
        <w:pStyle w:val="BulletD"/>
        <w:rPr>
          <w:bCs/>
          <w:iCs/>
        </w:rPr>
      </w:pPr>
      <w:r w:rsidRPr="00B37216">
        <w:rPr>
          <w:bCs/>
          <w:iCs/>
        </w:rPr>
        <w:lastRenderedPageBreak/>
        <w:t xml:space="preserve">Seropositive </w:t>
      </w:r>
      <w:r w:rsidR="00366DA3">
        <w:rPr>
          <w:bCs/>
          <w:iCs/>
        </w:rPr>
        <w:t>A</w:t>
      </w:r>
      <w:r w:rsidRPr="00B37216">
        <w:rPr>
          <w:bCs/>
          <w:iCs/>
        </w:rPr>
        <w:t>rthritis</w:t>
      </w:r>
      <w:r w:rsidRPr="001E720B">
        <w:rPr>
          <w:bCs/>
          <w:iCs/>
        </w:rPr>
        <w:t>;</w:t>
      </w:r>
    </w:p>
    <w:p w14:paraId="338D665C" w14:textId="49F37FA6" w:rsidR="00477E57" w:rsidRPr="001E720B" w:rsidRDefault="00477E57" w:rsidP="002F79CF">
      <w:pPr>
        <w:pStyle w:val="BulletD"/>
        <w:rPr>
          <w:bCs/>
          <w:iCs/>
        </w:rPr>
      </w:pPr>
      <w:r w:rsidRPr="00B37216">
        <w:rPr>
          <w:bCs/>
          <w:iCs/>
        </w:rPr>
        <w:t xml:space="preserve">Spinal </w:t>
      </w:r>
      <w:r w:rsidR="006D716C" w:rsidRPr="00B37216">
        <w:rPr>
          <w:bCs/>
          <w:iCs/>
        </w:rPr>
        <w:t>Tumor</w:t>
      </w:r>
      <w:r w:rsidRPr="00B37216">
        <w:rPr>
          <w:bCs/>
          <w:iCs/>
        </w:rPr>
        <w:t>s</w:t>
      </w:r>
      <w:r w:rsidRPr="001E720B">
        <w:rPr>
          <w:bCs/>
          <w:iCs/>
        </w:rPr>
        <w:t xml:space="preserve">, malignancy, or </w:t>
      </w:r>
      <w:r w:rsidRPr="00B37216">
        <w:rPr>
          <w:bCs/>
          <w:iCs/>
        </w:rPr>
        <w:t xml:space="preserve">Vascular </w:t>
      </w:r>
      <w:r w:rsidR="00D05897">
        <w:rPr>
          <w:bCs/>
          <w:iCs/>
        </w:rPr>
        <w:t>M</w:t>
      </w:r>
      <w:r w:rsidRPr="00B37216">
        <w:rPr>
          <w:bCs/>
          <w:iCs/>
        </w:rPr>
        <w:t>alformations</w:t>
      </w:r>
      <w:r w:rsidRPr="001E720B">
        <w:rPr>
          <w:bCs/>
          <w:iCs/>
        </w:rPr>
        <w:t>;</w:t>
      </w:r>
    </w:p>
    <w:p w14:paraId="529CAB6A" w14:textId="77777777" w:rsidR="00477E57" w:rsidRPr="001E720B" w:rsidRDefault="00477E57" w:rsidP="002F79CF">
      <w:pPr>
        <w:pStyle w:val="BulletD"/>
        <w:rPr>
          <w:bCs/>
          <w:iCs/>
        </w:rPr>
      </w:pPr>
      <w:r w:rsidRPr="00B37216">
        <w:rPr>
          <w:bCs/>
          <w:iCs/>
        </w:rPr>
        <w:t>Radiculopathies</w:t>
      </w:r>
      <w:r w:rsidRPr="001E720B">
        <w:rPr>
          <w:bCs/>
          <w:iCs/>
        </w:rPr>
        <w:t>;</w:t>
      </w:r>
    </w:p>
    <w:p w14:paraId="5F68F319" w14:textId="77777777" w:rsidR="00477E57" w:rsidRPr="001E720B" w:rsidRDefault="00477E57" w:rsidP="002F79CF">
      <w:pPr>
        <w:pStyle w:val="BulletD"/>
        <w:rPr>
          <w:bCs/>
          <w:iCs/>
        </w:rPr>
      </w:pPr>
      <w:r w:rsidRPr="00B37216">
        <w:rPr>
          <w:bCs/>
          <w:iCs/>
        </w:rPr>
        <w:t>Myelopathies</w:t>
      </w:r>
      <w:r w:rsidRPr="001E720B">
        <w:rPr>
          <w:bCs/>
          <w:iCs/>
        </w:rPr>
        <w:t>;</w:t>
      </w:r>
    </w:p>
    <w:p w14:paraId="5842EE02" w14:textId="74C2BDAE" w:rsidR="00477E57" w:rsidRPr="001E720B" w:rsidRDefault="0047239E" w:rsidP="002F79CF">
      <w:pPr>
        <w:pStyle w:val="BulletD"/>
        <w:rPr>
          <w:bCs/>
          <w:iCs/>
        </w:rPr>
      </w:pPr>
      <w:r w:rsidRPr="00B37216">
        <w:rPr>
          <w:bCs/>
          <w:iCs/>
        </w:rPr>
        <w:t>Traumatic Spinal Cord Injuries</w:t>
      </w:r>
      <w:r w:rsidR="00477E57" w:rsidRPr="001E720B">
        <w:rPr>
          <w:bCs/>
          <w:iCs/>
        </w:rPr>
        <w:t>; or</w:t>
      </w:r>
    </w:p>
    <w:p w14:paraId="00F21A5D" w14:textId="44F6BFBC" w:rsidR="00BE0A26" w:rsidRDefault="00477E57" w:rsidP="002F79CF">
      <w:pPr>
        <w:pStyle w:val="BulletD"/>
      </w:pPr>
      <w:r w:rsidRPr="00B37216">
        <w:rPr>
          <w:bCs/>
          <w:iCs/>
        </w:rPr>
        <w:t>Myopathies</w:t>
      </w:r>
      <w:r w:rsidRPr="001E720B">
        <w:rPr>
          <w:bCs/>
          <w:iCs/>
        </w:rPr>
        <w:t>.</w:t>
      </w:r>
      <w:r w:rsidR="00571C41" w:rsidRPr="00571C41">
        <w:rPr>
          <w:b/>
          <w:bCs/>
          <w:sz w:val="24"/>
        </w:rPr>
        <w:t>]</w:t>
      </w:r>
    </w:p>
    <w:p w14:paraId="27368A07" w14:textId="4F6E0CA7" w:rsidR="00BE0A26" w:rsidRDefault="00BE0A26" w:rsidP="00BE0A26">
      <w:pPr>
        <w:pStyle w:val="SubtitleD"/>
      </w:pPr>
      <w:r>
        <w:t xml:space="preserve">What Disabilities Are Not Covered Under </w:t>
      </w:r>
      <w:r w:rsidR="00D60341">
        <w:t>Your</w:t>
      </w:r>
      <w:r>
        <w:t xml:space="preserve"> Plan?</w:t>
      </w:r>
    </w:p>
    <w:p w14:paraId="32908937" w14:textId="3E421CBD" w:rsidR="00BE0A26" w:rsidRDefault="00D60341" w:rsidP="00BE0A26">
      <w:pPr>
        <w:pStyle w:val="2Text"/>
      </w:pPr>
      <w:r>
        <w:t>Your</w:t>
      </w:r>
      <w:r w:rsidR="00B26632">
        <w:t xml:space="preserve"> Plan </w:t>
      </w:r>
      <w:r w:rsidR="00BE0A26">
        <w:t xml:space="preserve">does not cover any </w:t>
      </w:r>
      <w:r w:rsidR="00F51943">
        <w:t>D</w:t>
      </w:r>
      <w:r w:rsidR="00BE0A26">
        <w:t xml:space="preserve">isabilities caused by, contributed to by, or resulting from </w:t>
      </w:r>
      <w:r>
        <w:t>Your</w:t>
      </w:r>
      <w:r w:rsidR="00BE0A26">
        <w:t>:</w:t>
      </w:r>
    </w:p>
    <w:p w14:paraId="4BEDF24C" w14:textId="22C43CD7" w:rsidR="00BE0A26" w:rsidRDefault="009E22D5" w:rsidP="00BE0A26">
      <w:pPr>
        <w:pStyle w:val="BulletD"/>
      </w:pPr>
      <w:r w:rsidRPr="00987A39">
        <w:rPr>
          <w:b/>
          <w:bCs/>
          <w:color w:val="FF0000"/>
          <w:sz w:val="24"/>
          <w:szCs w:val="24"/>
          <w:vertAlign w:val="superscript"/>
        </w:rPr>
        <w:t>8</w:t>
      </w:r>
      <w:r w:rsidR="00571C41" w:rsidRPr="00571C41">
        <w:rPr>
          <w:b/>
          <w:bCs/>
          <w:sz w:val="24"/>
        </w:rPr>
        <w:t>[</w:t>
      </w:r>
      <w:r w:rsidR="00BE0A26">
        <w:t>intentionally self-inflicted injuries</w:t>
      </w:r>
      <w:r w:rsidR="0076746A">
        <w:t xml:space="preserve"> while sane or insane</w:t>
      </w:r>
      <w:r w:rsidR="00BE0A26">
        <w:t>;</w:t>
      </w:r>
      <w:r w:rsidR="00456C43">
        <w:t xml:space="preserve"> or</w:t>
      </w:r>
      <w:r w:rsidR="00571C41" w:rsidRPr="00571C41">
        <w:rPr>
          <w:b/>
          <w:bCs/>
          <w:sz w:val="24"/>
        </w:rPr>
        <w:t>]</w:t>
      </w:r>
    </w:p>
    <w:p w14:paraId="17842789" w14:textId="77777777" w:rsidR="00BE0A26" w:rsidRDefault="00441388" w:rsidP="00BE0A26">
      <w:pPr>
        <w:pStyle w:val="BulletD"/>
        <w:rPr>
          <w:del w:id="265" w:author="Laura Hoogland" w:date="2026-01-22T14:57:00Z" w16du:dateUtc="2026-01-22T20:57:00Z"/>
        </w:rPr>
      </w:pPr>
      <w:del w:id="266" w:author="Laura Hoogland" w:date="2026-01-22T14:57:00Z" w16du:dateUtc="2026-01-22T20:57:00Z">
        <w:r w:rsidRPr="00987A39">
          <w:rPr>
            <w:b/>
            <w:bCs/>
            <w:color w:val="FF0000"/>
            <w:sz w:val="24"/>
            <w:szCs w:val="24"/>
            <w:vertAlign w:val="superscript"/>
          </w:rPr>
          <w:delText>8</w:delText>
        </w:r>
        <w:r w:rsidRPr="00571C41">
          <w:rPr>
            <w:b/>
            <w:bCs/>
            <w:sz w:val="24"/>
          </w:rPr>
          <w:delText>[</w:delText>
        </w:r>
        <w:r w:rsidR="00BE0A26">
          <w:delText xml:space="preserve">active </w:delText>
        </w:r>
        <w:r w:rsidR="004059AD" w:rsidRPr="00B37216">
          <w:delText>Participation</w:delText>
        </w:r>
        <w:r w:rsidR="00BE0A26" w:rsidRPr="00F1344C">
          <w:delText xml:space="preserve"> </w:delText>
        </w:r>
        <w:r w:rsidR="00BE0A26">
          <w:delText>in a riot;</w:delText>
        </w:r>
        <w:r w:rsidR="00204DB5" w:rsidRPr="001935DA">
          <w:rPr>
            <w:b/>
            <w:sz w:val="24"/>
          </w:rPr>
          <w:delText>[</w:delText>
        </w:r>
        <w:r w:rsidR="00BE0A26">
          <w:delText>or</w:delText>
        </w:r>
        <w:r w:rsidR="00571C41" w:rsidRPr="00571C41">
          <w:rPr>
            <w:b/>
            <w:bCs/>
            <w:sz w:val="24"/>
          </w:rPr>
          <w:delText>]</w:delText>
        </w:r>
      </w:del>
    </w:p>
    <w:p w14:paraId="0F2A751C" w14:textId="19331793" w:rsidR="00BE0A26" w:rsidRPr="001219AF" w:rsidRDefault="00C534FA" w:rsidP="00BE0A26">
      <w:pPr>
        <w:pStyle w:val="BulletD"/>
      </w:pPr>
      <w:commentRangeStart w:id="267"/>
      <w:commentRangeStart w:id="268"/>
      <w:commentRangeEnd w:id="267"/>
      <w:r w:rsidRPr="00987A39">
        <w:rPr>
          <w:rStyle w:val="CommentReference"/>
          <w:b/>
          <w:bCs/>
          <w:color w:val="FF0000"/>
          <w:sz w:val="24"/>
          <w:szCs w:val="24"/>
          <w:vertAlign w:val="superscript"/>
        </w:rPr>
        <w:commentReference w:id="267"/>
      </w:r>
      <w:commentRangeEnd w:id="268"/>
      <w:r w:rsidR="004C585A" w:rsidRPr="00987A39">
        <w:rPr>
          <w:rStyle w:val="CommentReference"/>
          <w:b/>
          <w:bCs/>
          <w:color w:val="FF0000"/>
          <w:sz w:val="24"/>
          <w:szCs w:val="24"/>
          <w:vertAlign w:val="superscript"/>
        </w:rPr>
        <w:commentReference w:id="268"/>
      </w:r>
      <w:r w:rsidR="00441388" w:rsidRPr="00987A39">
        <w:rPr>
          <w:b/>
          <w:bCs/>
          <w:color w:val="FF0000"/>
          <w:sz w:val="24"/>
          <w:szCs w:val="24"/>
          <w:vertAlign w:val="superscript"/>
        </w:rPr>
        <w:t>8</w:t>
      </w:r>
      <w:r w:rsidR="00441388" w:rsidRPr="00571C41">
        <w:rPr>
          <w:b/>
          <w:bCs/>
          <w:sz w:val="24"/>
        </w:rPr>
        <w:t>[</w:t>
      </w:r>
      <w:commentRangeStart w:id="269"/>
      <w:commentRangeStart w:id="270"/>
      <w:r w:rsidR="00BE0A26">
        <w:t xml:space="preserve">commission of a </w:t>
      </w:r>
      <w:del w:id="271" w:author="Laura Hoogland" w:date="2026-01-22T14:57:00Z" w16du:dateUtc="2026-01-22T20:57:00Z">
        <w:r w:rsidR="00BE0A26">
          <w:delText>crime</w:delText>
        </w:r>
      </w:del>
      <w:ins w:id="272" w:author="Laura Hoogland" w:date="2026-01-22T14:57:00Z" w16du:dateUtc="2026-01-22T20:57:00Z">
        <w:r w:rsidR="00DB149C">
          <w:t>felony</w:t>
        </w:r>
      </w:ins>
      <w:r w:rsidR="00DB149C">
        <w:t xml:space="preserve"> </w:t>
      </w:r>
      <w:r w:rsidR="00BE0A26">
        <w:t xml:space="preserve">for which </w:t>
      </w:r>
      <w:r w:rsidR="00831858">
        <w:t>You</w:t>
      </w:r>
      <w:r w:rsidR="00BE0A26">
        <w:t xml:space="preserve"> have been convicted under state</w:t>
      </w:r>
      <w:r w:rsidR="00571C41" w:rsidRPr="00571C41">
        <w:rPr>
          <w:b/>
          <w:bCs/>
          <w:sz w:val="24"/>
        </w:rPr>
        <w:t>[</w:t>
      </w:r>
      <w:r w:rsidR="00BE0A26">
        <w:t>, provincial</w:t>
      </w:r>
      <w:r w:rsidR="00571C41" w:rsidRPr="00571C41">
        <w:rPr>
          <w:b/>
          <w:bCs/>
          <w:sz w:val="24"/>
        </w:rPr>
        <w:t>]</w:t>
      </w:r>
      <w:r w:rsidR="00BE0A26">
        <w:t xml:space="preserve"> or federal law</w:t>
      </w:r>
      <w:del w:id="273" w:author="Laura Hoogland" w:date="2026-01-22T14:57:00Z" w16du:dateUtc="2026-01-22T20:57:00Z">
        <w:r w:rsidR="00BE0A26">
          <w:delText>;</w:delText>
        </w:r>
        <w:r w:rsidR="00204DB5" w:rsidRPr="001935DA">
          <w:rPr>
            <w:b/>
            <w:sz w:val="24"/>
          </w:rPr>
          <w:delText>[</w:delText>
        </w:r>
      </w:del>
      <w:ins w:id="274" w:author="Laura Hoogland" w:date="2026-01-22T14:57:00Z" w16du:dateUtc="2026-01-22T20:57:00Z">
        <w:r w:rsidR="00BE0A26">
          <w:t>;</w:t>
        </w:r>
        <w:commentRangeEnd w:id="269"/>
        <w:r w:rsidR="00DB149C" w:rsidRPr="001935DA">
          <w:rPr>
            <w:rStyle w:val="CommentReference"/>
            <w:b/>
            <w:sz w:val="24"/>
            <w:szCs w:val="20"/>
          </w:rPr>
          <w:commentReference w:id="269"/>
        </w:r>
        <w:commentRangeEnd w:id="270"/>
        <w:r w:rsidR="009A3D04" w:rsidRPr="001935DA">
          <w:rPr>
            <w:rStyle w:val="CommentReference"/>
            <w:b/>
            <w:sz w:val="24"/>
            <w:szCs w:val="20"/>
          </w:rPr>
          <w:commentReference w:id="270"/>
        </w:r>
        <w:r w:rsidR="00204DB5" w:rsidRPr="001935DA">
          <w:rPr>
            <w:b/>
            <w:sz w:val="24"/>
          </w:rPr>
          <w:t>[</w:t>
        </w:r>
      </w:ins>
      <w:r w:rsidR="00BE0A26">
        <w:t>or</w:t>
      </w:r>
      <w:r w:rsidR="00571C41" w:rsidRPr="00571C41">
        <w:rPr>
          <w:b/>
          <w:bCs/>
          <w:sz w:val="24"/>
        </w:rPr>
        <w:t>]</w:t>
      </w:r>
      <w:r w:rsidR="007B289A" w:rsidRPr="007B289A">
        <w:rPr>
          <w:b/>
          <w:bCs/>
          <w:sz w:val="24"/>
        </w:rPr>
        <w:t xml:space="preserve"> </w:t>
      </w:r>
      <w:r w:rsidR="007B289A" w:rsidRPr="00571C41">
        <w:rPr>
          <w:b/>
          <w:bCs/>
          <w:sz w:val="24"/>
        </w:rPr>
        <w:t>]</w:t>
      </w:r>
    </w:p>
    <w:p w14:paraId="0946C9B1" w14:textId="7C9E3217" w:rsidR="00A3176A" w:rsidRDefault="00AA72D7" w:rsidP="00A3176A">
      <w:pPr>
        <w:pStyle w:val="BulletD"/>
      </w:pPr>
      <w:r w:rsidRPr="00987A39">
        <w:rPr>
          <w:b/>
          <w:bCs/>
          <w:color w:val="FF0000"/>
          <w:sz w:val="24"/>
          <w:szCs w:val="24"/>
          <w:vertAlign w:val="superscript"/>
        </w:rPr>
        <w:t>8</w:t>
      </w:r>
      <w:r w:rsidRPr="00571C41">
        <w:rPr>
          <w:b/>
          <w:bCs/>
          <w:sz w:val="24"/>
        </w:rPr>
        <w:t>[</w:t>
      </w:r>
      <w:r w:rsidR="00A3176A">
        <w:t>Pre-Existing Condition</w:t>
      </w:r>
      <w:r w:rsidR="00F423F4">
        <w:t xml:space="preserve"> as defined in this Group Insurance Certificate</w:t>
      </w:r>
      <w:r w:rsidR="00A3176A">
        <w:t>.</w:t>
      </w:r>
      <w:r w:rsidR="00A3176A" w:rsidRPr="00571C41">
        <w:rPr>
          <w:b/>
          <w:bCs/>
          <w:sz w:val="24"/>
        </w:rPr>
        <w:t>]</w:t>
      </w:r>
    </w:p>
    <w:p w14:paraId="70F981F9" w14:textId="7FF6E472" w:rsidR="005F4B57" w:rsidRDefault="00441388" w:rsidP="00FA3C49">
      <w:pPr>
        <w:pStyle w:val="BulletD"/>
      </w:pPr>
      <w:r w:rsidRPr="00987A39">
        <w:rPr>
          <w:b/>
          <w:bCs/>
          <w:color w:val="FF0000"/>
          <w:sz w:val="24"/>
          <w:szCs w:val="24"/>
          <w:vertAlign w:val="superscript"/>
        </w:rPr>
        <w:t>8</w:t>
      </w:r>
      <w:r w:rsidRPr="00571C41">
        <w:rPr>
          <w:b/>
          <w:bCs/>
          <w:sz w:val="24"/>
        </w:rPr>
        <w:t>[</w:t>
      </w:r>
      <w:r w:rsidR="0074441C">
        <w:rPr>
          <w:rFonts w:cs="Arial"/>
          <w:b/>
          <w:bCs/>
          <w:color w:val="FF0000"/>
          <w:sz w:val="24"/>
          <w:szCs w:val="24"/>
          <w:vertAlign w:val="superscript"/>
        </w:rPr>
        <w:t>31</w:t>
      </w:r>
      <w:r w:rsidR="00571C41" w:rsidRPr="00571C41">
        <w:rPr>
          <w:b/>
          <w:bCs/>
          <w:sz w:val="24"/>
        </w:rPr>
        <w:t>[</w:t>
      </w:r>
      <w:r w:rsidR="006C4D2C" w:rsidRPr="00B37216">
        <w:rPr>
          <w:bCs/>
          <w:iCs/>
        </w:rPr>
        <w:t>O</w:t>
      </w:r>
      <w:r w:rsidR="005F4B57" w:rsidRPr="00B37216">
        <w:rPr>
          <w:bCs/>
          <w:iCs/>
        </w:rPr>
        <w:t xml:space="preserve">ccupational </w:t>
      </w:r>
      <w:r w:rsidR="006C4D2C" w:rsidRPr="00B37216">
        <w:rPr>
          <w:bCs/>
          <w:iCs/>
        </w:rPr>
        <w:t>S</w:t>
      </w:r>
      <w:r w:rsidR="005F4B57" w:rsidRPr="00B37216">
        <w:rPr>
          <w:bCs/>
          <w:iCs/>
        </w:rPr>
        <w:t xml:space="preserve">ickness or </w:t>
      </w:r>
      <w:r w:rsidR="006C4D2C" w:rsidRPr="00B37216">
        <w:rPr>
          <w:bCs/>
          <w:iCs/>
        </w:rPr>
        <w:t>I</w:t>
      </w:r>
      <w:r w:rsidR="005F4B57" w:rsidRPr="00B37216">
        <w:rPr>
          <w:bCs/>
          <w:iCs/>
        </w:rPr>
        <w:t>njury</w:t>
      </w:r>
      <w:r w:rsidR="005F4B57">
        <w:t xml:space="preserve"> or any </w:t>
      </w:r>
      <w:r w:rsidR="00553CF4">
        <w:t>D</w:t>
      </w:r>
      <w:r w:rsidR="005F4B57">
        <w:t xml:space="preserve">isabilities which begin at the same time or after </w:t>
      </w:r>
      <w:r w:rsidR="00D60341">
        <w:t>Your</w:t>
      </w:r>
      <w:r w:rsidR="005F4B57">
        <w:t xml:space="preserve"> </w:t>
      </w:r>
      <w:r w:rsidR="00EA08B4">
        <w:t>O</w:t>
      </w:r>
      <w:r w:rsidR="005F4B57">
        <w:t xml:space="preserve">ccupational </w:t>
      </w:r>
      <w:r w:rsidR="00E71A9B">
        <w:t>S</w:t>
      </w:r>
      <w:r w:rsidR="005F4B57">
        <w:t xml:space="preserve">ickness or </w:t>
      </w:r>
      <w:r w:rsidR="00E71A9B">
        <w:t>I</w:t>
      </w:r>
      <w:r w:rsidR="005F4B57">
        <w:t xml:space="preserve">njury. However, Prudential will cover </w:t>
      </w:r>
      <w:r w:rsidR="00EA08B4">
        <w:t>D</w:t>
      </w:r>
      <w:r w:rsidR="005F4B57">
        <w:t xml:space="preserve">isabilities due to </w:t>
      </w:r>
      <w:r w:rsidR="00EA08B4">
        <w:t>O</w:t>
      </w:r>
      <w:r w:rsidR="005F4B57">
        <w:t xml:space="preserve">ccupational </w:t>
      </w:r>
      <w:r w:rsidR="006C4D2C">
        <w:t>S</w:t>
      </w:r>
      <w:r w:rsidR="005F4B57">
        <w:t xml:space="preserve">icknesses or </w:t>
      </w:r>
      <w:r w:rsidR="008B6D93">
        <w:t>I</w:t>
      </w:r>
      <w:r w:rsidR="005F4B57">
        <w:t>njuries for partners or sole proprietors who cannot be covered by workers’ compensation law</w:t>
      </w:r>
      <w:r w:rsidR="008B1B40">
        <w:t>; or</w:t>
      </w:r>
      <w:r w:rsidR="00571C41" w:rsidRPr="00571C41">
        <w:rPr>
          <w:b/>
          <w:bCs/>
          <w:sz w:val="24"/>
        </w:rPr>
        <w:t>]</w:t>
      </w:r>
    </w:p>
    <w:p w14:paraId="16514F10" w14:textId="032A193E" w:rsidR="00462831" w:rsidRDefault="002D6226" w:rsidP="00462831">
      <w:pPr>
        <w:pStyle w:val="BulletD"/>
      </w:pPr>
      <w:r w:rsidRPr="00987A39">
        <w:rPr>
          <w:b/>
          <w:bCs/>
          <w:color w:val="FF0000"/>
          <w:sz w:val="24"/>
          <w:szCs w:val="24"/>
          <w:vertAlign w:val="superscript"/>
        </w:rPr>
        <w:t>8</w:t>
      </w:r>
      <w:r w:rsidR="00571C41" w:rsidRPr="00571C41">
        <w:rPr>
          <w:b/>
          <w:bCs/>
          <w:sz w:val="24"/>
        </w:rPr>
        <w:t>[</w:t>
      </w:r>
      <w:r w:rsidR="00462831">
        <w:t>loss of a professional or occupational license or certification; or</w:t>
      </w:r>
      <w:r w:rsidR="007B289A" w:rsidRPr="00571C41">
        <w:rPr>
          <w:b/>
          <w:bCs/>
          <w:sz w:val="24"/>
        </w:rPr>
        <w:t>]</w:t>
      </w:r>
    </w:p>
    <w:p w14:paraId="4BE0FA14" w14:textId="581C1D38" w:rsidR="00BD2E36" w:rsidRDefault="007B289A" w:rsidP="00BD2E36">
      <w:pPr>
        <w:pStyle w:val="BulletD"/>
      </w:pPr>
      <w:r w:rsidRPr="00987A39">
        <w:rPr>
          <w:b/>
          <w:bCs/>
          <w:color w:val="FF0000"/>
          <w:sz w:val="24"/>
          <w:szCs w:val="24"/>
          <w:vertAlign w:val="superscript"/>
        </w:rPr>
        <w:t>8</w:t>
      </w:r>
      <w:r w:rsidRPr="00571C41">
        <w:rPr>
          <w:b/>
          <w:bCs/>
          <w:sz w:val="24"/>
        </w:rPr>
        <w:t>[</w:t>
      </w:r>
      <w:r w:rsidR="00BD2E36" w:rsidRPr="00AE4F76">
        <w:t xml:space="preserve">commission of, or attempt to commit </w:t>
      </w:r>
      <w:del w:id="275" w:author="Laura Hoogland" w:date="2026-01-22T14:57:00Z" w16du:dateUtc="2026-01-22T20:57:00Z">
        <w:r w:rsidR="00BD2E36" w:rsidRPr="00AE4F76">
          <w:delText xml:space="preserve">an assault or </w:delText>
        </w:r>
      </w:del>
      <w:r w:rsidR="00BD2E36" w:rsidRPr="00AE4F76">
        <w:t xml:space="preserve">a felony for which </w:t>
      </w:r>
      <w:r w:rsidR="00831858">
        <w:t>You</w:t>
      </w:r>
      <w:r w:rsidR="00BD2E36" w:rsidRPr="00AE4F76">
        <w:t xml:space="preserve"> are convicted of;</w:t>
      </w:r>
      <w:r w:rsidR="00BD2E36">
        <w:t xml:space="preserve"> or</w:t>
      </w:r>
      <w:r w:rsidRPr="00571C41">
        <w:rPr>
          <w:b/>
          <w:bCs/>
          <w:sz w:val="24"/>
        </w:rPr>
        <w:t>]</w:t>
      </w:r>
    </w:p>
    <w:p w14:paraId="4999DDBC" w14:textId="77777777" w:rsidR="00462831" w:rsidRPr="004C1B3F" w:rsidRDefault="007B289A" w:rsidP="00462831">
      <w:pPr>
        <w:pStyle w:val="BulletD"/>
        <w:rPr>
          <w:del w:id="276" w:author="Laura Hoogland" w:date="2026-01-22T14:57:00Z" w16du:dateUtc="2026-01-22T20:57:00Z"/>
        </w:rPr>
      </w:pPr>
      <w:del w:id="277" w:author="Laura Hoogland" w:date="2026-01-22T14:57:00Z" w16du:dateUtc="2026-01-22T20:57:00Z">
        <w:r w:rsidRPr="00987A39">
          <w:rPr>
            <w:b/>
            <w:bCs/>
            <w:color w:val="FF0000"/>
            <w:sz w:val="24"/>
            <w:szCs w:val="24"/>
            <w:vertAlign w:val="superscript"/>
          </w:rPr>
          <w:delText>8</w:delText>
        </w:r>
        <w:r w:rsidRPr="00571C41">
          <w:rPr>
            <w:b/>
            <w:bCs/>
            <w:sz w:val="24"/>
          </w:rPr>
          <w:delText>[</w:delText>
        </w:r>
        <w:r w:rsidR="00462831">
          <w:delText xml:space="preserve">being charged with a </w:delText>
        </w:r>
        <w:r w:rsidR="00462831" w:rsidRPr="004C1B3F">
          <w:delText>commission of or attempt to commit an assault or a felony; or</w:delText>
        </w:r>
        <w:r w:rsidRPr="00571C41">
          <w:rPr>
            <w:b/>
            <w:bCs/>
            <w:sz w:val="24"/>
          </w:rPr>
          <w:delText>]</w:delText>
        </w:r>
      </w:del>
    </w:p>
    <w:p w14:paraId="2C4E7ABA" w14:textId="6E058C5F" w:rsidR="00462831" w:rsidRPr="004C1B3F" w:rsidRDefault="007B289A" w:rsidP="00462831">
      <w:pPr>
        <w:pStyle w:val="BulletD"/>
      </w:pPr>
      <w:r w:rsidRPr="00987A39">
        <w:rPr>
          <w:b/>
          <w:bCs/>
          <w:color w:val="FF0000"/>
          <w:sz w:val="24"/>
          <w:szCs w:val="24"/>
          <w:vertAlign w:val="superscript"/>
        </w:rPr>
        <w:t>8</w:t>
      </w:r>
      <w:r w:rsidRPr="00571C41">
        <w:rPr>
          <w:b/>
          <w:bCs/>
          <w:sz w:val="24"/>
        </w:rPr>
        <w:t>[</w:t>
      </w:r>
      <w:r w:rsidR="00462831" w:rsidRPr="004C1B3F">
        <w:t xml:space="preserve">elective cosmetic surgery or treatment primarily to change </w:t>
      </w:r>
      <w:r w:rsidR="00D60341">
        <w:t>Your</w:t>
      </w:r>
      <w:r w:rsidR="00462831" w:rsidRPr="004C1B3F">
        <w:t xml:space="preserve"> appearance; or</w:t>
      </w:r>
      <w:r w:rsidRPr="00571C41">
        <w:rPr>
          <w:b/>
          <w:bCs/>
          <w:sz w:val="24"/>
        </w:rPr>
        <w:t>]</w:t>
      </w:r>
    </w:p>
    <w:p w14:paraId="59C704AA" w14:textId="38355DBF" w:rsidR="00462831" w:rsidRPr="004C1B3F" w:rsidRDefault="007B289A" w:rsidP="00462831">
      <w:pPr>
        <w:pStyle w:val="BulletD"/>
      </w:pPr>
      <w:r w:rsidRPr="00987A39">
        <w:rPr>
          <w:b/>
          <w:bCs/>
          <w:color w:val="FF0000"/>
          <w:sz w:val="24"/>
          <w:szCs w:val="24"/>
          <w:vertAlign w:val="superscript"/>
        </w:rPr>
        <w:t>8</w:t>
      </w:r>
      <w:r w:rsidRPr="00571C41">
        <w:rPr>
          <w:b/>
          <w:bCs/>
          <w:sz w:val="24"/>
        </w:rPr>
        <w:t>[</w:t>
      </w:r>
      <w:r w:rsidR="00462831" w:rsidRPr="004C1B3F">
        <w:t>gender reassignment surgery; or</w:t>
      </w:r>
      <w:r w:rsidRPr="00571C41">
        <w:rPr>
          <w:b/>
          <w:bCs/>
          <w:sz w:val="24"/>
        </w:rPr>
        <w:t>]</w:t>
      </w:r>
    </w:p>
    <w:p w14:paraId="430AD875" w14:textId="24DF6B14" w:rsidR="00462831" w:rsidRPr="004C1B3F" w:rsidRDefault="007B289A" w:rsidP="00462831">
      <w:pPr>
        <w:pStyle w:val="BulletD"/>
      </w:pPr>
      <w:r w:rsidRPr="00987A39">
        <w:rPr>
          <w:b/>
          <w:bCs/>
          <w:color w:val="FF0000"/>
          <w:sz w:val="24"/>
          <w:szCs w:val="24"/>
          <w:vertAlign w:val="superscript"/>
        </w:rPr>
        <w:t>8</w:t>
      </w:r>
      <w:r w:rsidRPr="00571C41">
        <w:rPr>
          <w:b/>
          <w:bCs/>
          <w:sz w:val="24"/>
        </w:rPr>
        <w:t>[</w:t>
      </w:r>
      <w:r w:rsidR="00462831" w:rsidRPr="004C1B3F">
        <w:t>elective reversal of sterilization; or</w:t>
      </w:r>
      <w:r w:rsidRPr="00571C41">
        <w:rPr>
          <w:b/>
          <w:bCs/>
          <w:sz w:val="24"/>
        </w:rPr>
        <w:t>]</w:t>
      </w:r>
    </w:p>
    <w:p w14:paraId="121ECD29" w14:textId="13F6BCE9" w:rsidR="00462831" w:rsidRPr="004C1B3F" w:rsidRDefault="007B289A" w:rsidP="00462831">
      <w:pPr>
        <w:pStyle w:val="BulletD"/>
      </w:pPr>
      <w:r w:rsidRPr="00987A39">
        <w:rPr>
          <w:b/>
          <w:bCs/>
          <w:color w:val="FF0000"/>
          <w:sz w:val="24"/>
          <w:szCs w:val="24"/>
          <w:vertAlign w:val="superscript"/>
        </w:rPr>
        <w:t>8</w:t>
      </w:r>
      <w:r w:rsidRPr="00571C41">
        <w:rPr>
          <w:b/>
          <w:bCs/>
          <w:sz w:val="24"/>
        </w:rPr>
        <w:t>[</w:t>
      </w:r>
      <w:r w:rsidR="00462831" w:rsidRPr="004C1B3F">
        <w:t>elective liposuction; or</w:t>
      </w:r>
      <w:r w:rsidRPr="00571C41">
        <w:rPr>
          <w:b/>
          <w:bCs/>
          <w:sz w:val="24"/>
        </w:rPr>
        <w:t>]</w:t>
      </w:r>
    </w:p>
    <w:p w14:paraId="42B14A67" w14:textId="3F3E14A0" w:rsidR="00462831" w:rsidRPr="004C1B3F" w:rsidRDefault="007B289A" w:rsidP="00462831">
      <w:pPr>
        <w:pStyle w:val="BulletD"/>
      </w:pPr>
      <w:r w:rsidRPr="00987A39">
        <w:rPr>
          <w:b/>
          <w:bCs/>
          <w:color w:val="FF0000"/>
          <w:sz w:val="24"/>
          <w:szCs w:val="24"/>
          <w:vertAlign w:val="superscript"/>
        </w:rPr>
        <w:t>8</w:t>
      </w:r>
      <w:r w:rsidRPr="00571C41">
        <w:rPr>
          <w:b/>
          <w:bCs/>
          <w:sz w:val="24"/>
        </w:rPr>
        <w:t>[</w:t>
      </w:r>
      <w:r w:rsidR="00462831" w:rsidRPr="004C1B3F">
        <w:t>elective visual correction surgery; or</w:t>
      </w:r>
      <w:r w:rsidRPr="00571C41">
        <w:rPr>
          <w:b/>
          <w:bCs/>
          <w:sz w:val="24"/>
        </w:rPr>
        <w:t>]</w:t>
      </w:r>
    </w:p>
    <w:p w14:paraId="26802736" w14:textId="5CB5FD7B" w:rsidR="00462831" w:rsidRPr="004C1B3F" w:rsidRDefault="007B289A" w:rsidP="00462831">
      <w:pPr>
        <w:pStyle w:val="BulletD"/>
      </w:pPr>
      <w:r w:rsidRPr="00987A39">
        <w:rPr>
          <w:b/>
          <w:bCs/>
          <w:color w:val="FF0000"/>
          <w:sz w:val="24"/>
          <w:szCs w:val="24"/>
          <w:vertAlign w:val="superscript"/>
        </w:rPr>
        <w:t>8</w:t>
      </w:r>
      <w:r w:rsidRPr="00571C41">
        <w:rPr>
          <w:b/>
          <w:bCs/>
          <w:sz w:val="24"/>
        </w:rPr>
        <w:t>[</w:t>
      </w:r>
      <w:r w:rsidR="00462831" w:rsidRPr="004C1B3F">
        <w:t xml:space="preserve">Organ </w:t>
      </w:r>
      <w:r w:rsidR="00456A5C">
        <w:t xml:space="preserve">Donor </w:t>
      </w:r>
      <w:r w:rsidR="00462831" w:rsidRPr="004C1B3F">
        <w:t>Transplant Procedure; or</w:t>
      </w:r>
      <w:r w:rsidRPr="00571C41">
        <w:rPr>
          <w:b/>
          <w:bCs/>
          <w:sz w:val="24"/>
        </w:rPr>
        <w:t>]</w:t>
      </w:r>
    </w:p>
    <w:p w14:paraId="5F0E539F" w14:textId="6FD2091B" w:rsidR="00B07F08" w:rsidRPr="004C1B3F" w:rsidRDefault="007B289A" w:rsidP="003509DA">
      <w:pPr>
        <w:pStyle w:val="BulletD"/>
      </w:pPr>
      <w:commentRangeStart w:id="278"/>
      <w:commentRangeStart w:id="279"/>
      <w:r w:rsidRPr="00987A39">
        <w:rPr>
          <w:b/>
          <w:bCs/>
          <w:color w:val="FF0000"/>
          <w:sz w:val="24"/>
          <w:szCs w:val="24"/>
          <w:vertAlign w:val="superscript"/>
        </w:rPr>
        <w:t>8</w:t>
      </w:r>
      <w:r w:rsidRPr="00571C41">
        <w:rPr>
          <w:b/>
          <w:bCs/>
          <w:sz w:val="24"/>
        </w:rPr>
        <w:t>[</w:t>
      </w:r>
      <w:r w:rsidR="00462831" w:rsidRPr="004C1B3F">
        <w:t>elective in vitro fertilization, embryo transfer procedure, or artificial insemination</w:t>
      </w:r>
      <w:del w:id="280" w:author="Laura Hoogland" w:date="2026-01-22T14:57:00Z" w16du:dateUtc="2026-01-22T20:57:00Z">
        <w:r w:rsidR="00462831" w:rsidRPr="004C1B3F">
          <w:delText>. But, pregnancies and complications resulting from any of these procedures will be treated as a Sickness; or</w:delText>
        </w:r>
        <w:r w:rsidRPr="00571C41">
          <w:rPr>
            <w:b/>
            <w:bCs/>
            <w:sz w:val="24"/>
          </w:rPr>
          <w:delText>]</w:delText>
        </w:r>
      </w:del>
      <w:ins w:id="281" w:author="Laura Hoogland" w:date="2026-01-22T14:57:00Z" w16du:dateUtc="2026-01-22T20:57:00Z">
        <w:r w:rsidR="001D2C63" w:rsidRPr="004C1B3F">
          <w:t>; or</w:t>
        </w:r>
        <w:r w:rsidRPr="00571C41">
          <w:rPr>
            <w:b/>
            <w:bCs/>
            <w:sz w:val="24"/>
          </w:rPr>
          <w:t>]</w:t>
        </w:r>
        <w:commentRangeEnd w:id="278"/>
        <w:r w:rsidR="003509DA" w:rsidRPr="004C1B3F">
          <w:rPr>
            <w:rStyle w:val="CommentReference"/>
            <w:sz w:val="20"/>
            <w:szCs w:val="20"/>
          </w:rPr>
          <w:commentReference w:id="278"/>
        </w:r>
        <w:commentRangeEnd w:id="279"/>
        <w:r w:rsidR="00091CA9" w:rsidRPr="004C1B3F">
          <w:rPr>
            <w:rStyle w:val="CommentReference"/>
            <w:sz w:val="20"/>
            <w:szCs w:val="20"/>
          </w:rPr>
          <w:commentReference w:id="279"/>
        </w:r>
      </w:ins>
    </w:p>
    <w:p w14:paraId="67B44518" w14:textId="77777777" w:rsidR="00B07F08" w:rsidRPr="004C1B3F" w:rsidRDefault="007B289A" w:rsidP="00462831">
      <w:pPr>
        <w:pStyle w:val="BulletD"/>
        <w:rPr>
          <w:del w:id="282" w:author="Laura Hoogland" w:date="2026-01-22T14:57:00Z" w16du:dateUtc="2026-01-22T20:57:00Z"/>
        </w:rPr>
      </w:pPr>
      <w:del w:id="283" w:author="Laura Hoogland" w:date="2026-01-22T14:57:00Z" w16du:dateUtc="2026-01-22T20:57:00Z">
        <w:r w:rsidRPr="00987A39">
          <w:rPr>
            <w:b/>
            <w:bCs/>
            <w:color w:val="FF0000"/>
            <w:sz w:val="24"/>
            <w:szCs w:val="24"/>
            <w:vertAlign w:val="superscript"/>
          </w:rPr>
          <w:delText>8</w:delText>
        </w:r>
        <w:r w:rsidRPr="00571C41">
          <w:rPr>
            <w:b/>
            <w:bCs/>
            <w:sz w:val="24"/>
          </w:rPr>
          <w:delText>[</w:delText>
        </w:r>
        <w:r w:rsidR="001D2C63" w:rsidRPr="004C1B3F">
          <w:delText xml:space="preserve">normal pregnancy. But </w:delText>
        </w:r>
        <w:r w:rsidR="008B651B" w:rsidRPr="004C1B3F">
          <w:delText xml:space="preserve">Complications </w:delText>
        </w:r>
        <w:r w:rsidR="001D2C63" w:rsidRPr="004C1B3F">
          <w:delText xml:space="preserve">of </w:delText>
        </w:r>
        <w:r w:rsidR="008B651B" w:rsidRPr="004C1B3F">
          <w:delText xml:space="preserve">Pregnancy </w:delText>
        </w:r>
        <w:r w:rsidR="001D2C63" w:rsidRPr="004C1B3F">
          <w:delText>will be treated as any other Sickness; or</w:delText>
        </w:r>
        <w:r w:rsidRPr="00571C41">
          <w:rPr>
            <w:b/>
            <w:bCs/>
            <w:sz w:val="24"/>
          </w:rPr>
          <w:delText>]</w:delText>
        </w:r>
      </w:del>
    </w:p>
    <w:p w14:paraId="7DC9E798" w14:textId="1A9EBB6C" w:rsidR="00462831" w:rsidRPr="004C1B3F" w:rsidRDefault="007B289A" w:rsidP="00462831">
      <w:pPr>
        <w:pStyle w:val="BulletD"/>
      </w:pPr>
      <w:r w:rsidRPr="00987A39">
        <w:rPr>
          <w:b/>
          <w:bCs/>
          <w:color w:val="FF0000"/>
          <w:sz w:val="24"/>
          <w:szCs w:val="24"/>
          <w:vertAlign w:val="superscript"/>
        </w:rPr>
        <w:t>8</w:t>
      </w:r>
      <w:r w:rsidRPr="00571C41">
        <w:rPr>
          <w:b/>
          <w:bCs/>
          <w:sz w:val="24"/>
        </w:rPr>
        <w:t>[</w:t>
      </w:r>
      <w:r w:rsidR="00462831" w:rsidRPr="004C1B3F">
        <w:t xml:space="preserve">cosmetic surgery or medically unnecessary surgical procedure unless such procedure is in connection with an Injury or Sickness sustained while </w:t>
      </w:r>
      <w:r w:rsidR="00831858" w:rsidRPr="004C1B3F">
        <w:t>You</w:t>
      </w:r>
      <w:r w:rsidR="00462831" w:rsidRPr="004C1B3F">
        <w:t xml:space="preserve"> are covered under this Plan</w:t>
      </w:r>
      <w:r w:rsidR="00456C69">
        <w:t xml:space="preserve"> for which Prudential has determined You are Disabled</w:t>
      </w:r>
      <w:r w:rsidR="00462831" w:rsidRPr="004C1B3F">
        <w:t>; or</w:t>
      </w:r>
      <w:r w:rsidRPr="00571C41">
        <w:rPr>
          <w:b/>
          <w:bCs/>
          <w:sz w:val="24"/>
        </w:rPr>
        <w:t>]</w:t>
      </w:r>
    </w:p>
    <w:p w14:paraId="2CAA7B5E" w14:textId="77777777" w:rsidR="00462831" w:rsidRPr="004C1B3F" w:rsidRDefault="007B289A" w:rsidP="00462831">
      <w:pPr>
        <w:pStyle w:val="BulletD"/>
        <w:rPr>
          <w:del w:id="284" w:author="Laura Hoogland" w:date="2026-01-22T14:57:00Z" w16du:dateUtc="2026-01-22T20:57:00Z"/>
        </w:rPr>
      </w:pPr>
      <w:del w:id="285" w:author="Laura Hoogland" w:date="2026-01-22T14:57:00Z" w16du:dateUtc="2026-01-22T20:57:00Z">
        <w:r w:rsidRPr="00987A39">
          <w:rPr>
            <w:b/>
            <w:bCs/>
            <w:color w:val="FF0000"/>
            <w:sz w:val="24"/>
            <w:szCs w:val="24"/>
            <w:vertAlign w:val="superscript"/>
          </w:rPr>
          <w:delText>8</w:delText>
        </w:r>
        <w:r w:rsidRPr="00571C41">
          <w:rPr>
            <w:b/>
            <w:bCs/>
            <w:sz w:val="24"/>
          </w:rPr>
          <w:delText>[</w:delText>
        </w:r>
        <w:r w:rsidR="00462831" w:rsidRPr="004C1B3F">
          <w:delText xml:space="preserve">being under the influence of alcohol or alcohol intoxication, including but not limited to having a blood alcohol level above the limit for permissible operation of a motor vehicle in the jurisdiction where the loss occurred, regardless of whether </w:delText>
        </w:r>
        <w:r w:rsidR="00831858" w:rsidRPr="004C1B3F">
          <w:delText>You</w:delText>
        </w:r>
        <w:r w:rsidR="00462831" w:rsidRPr="004C1B3F">
          <w:delText>: (a) were operating a motor vehicle; and (b) were convicted of an alcohol related offense; or</w:delText>
        </w:r>
        <w:r w:rsidRPr="00571C41">
          <w:rPr>
            <w:b/>
            <w:bCs/>
            <w:sz w:val="24"/>
          </w:rPr>
          <w:delText>]</w:delText>
        </w:r>
      </w:del>
    </w:p>
    <w:p w14:paraId="234B7DA5" w14:textId="77777777" w:rsidR="00554AC7" w:rsidRPr="004C1B3F" w:rsidRDefault="007B289A" w:rsidP="00462831">
      <w:pPr>
        <w:pStyle w:val="BulletD"/>
        <w:rPr>
          <w:del w:id="286" w:author="Laura Hoogland" w:date="2026-01-22T14:57:00Z" w16du:dateUtc="2026-01-22T20:57:00Z"/>
        </w:rPr>
      </w:pPr>
      <w:del w:id="287" w:author="Laura Hoogland" w:date="2026-01-22T14:57:00Z" w16du:dateUtc="2026-01-22T20:57:00Z">
        <w:r w:rsidRPr="00987A39">
          <w:rPr>
            <w:b/>
            <w:bCs/>
            <w:color w:val="FF0000"/>
            <w:sz w:val="24"/>
            <w:szCs w:val="24"/>
            <w:vertAlign w:val="superscript"/>
          </w:rPr>
          <w:delText>8</w:delText>
        </w:r>
        <w:r w:rsidRPr="00571C41">
          <w:rPr>
            <w:b/>
            <w:bCs/>
            <w:sz w:val="24"/>
          </w:rPr>
          <w:delText>[</w:delText>
        </w:r>
        <w:r w:rsidR="00462831" w:rsidRPr="004C1B3F">
          <w:delText xml:space="preserve">being under the influence of or taking any non-prescription </w:delText>
        </w:r>
        <w:r w:rsidR="007C1BD8" w:rsidRPr="004C1B3F">
          <w:delText xml:space="preserve">or prescription </w:delText>
        </w:r>
        <w:r w:rsidR="00462831" w:rsidRPr="004C1B3F">
          <w:delText>drug</w:delText>
        </w:r>
        <w:r w:rsidR="007C1BD8" w:rsidRPr="004C1B3F">
          <w:delText>s</w:delText>
        </w:r>
        <w:r w:rsidR="00462831" w:rsidRPr="004C1B3F">
          <w:delText xml:space="preserve">, </w:delText>
        </w:r>
        <w:r w:rsidR="00E32E41">
          <w:delText xml:space="preserve">medication, </w:delText>
        </w:r>
        <w:r w:rsidR="00462831" w:rsidRPr="004C1B3F">
          <w:delText>narcotic, stimulant, hallucinogen, barbiturate, amphetamine, gas, fumes or inhalants, poison or any other controlled substance as defined in Title II of the Comprehensive Drug Abuse Prevention and Control Act of 1970, as now or hereafter amended, unless prescribed by and administered in accordance with the advice of the Insured’s Doctor</w:delText>
        </w:r>
        <w:r w:rsidR="00821748" w:rsidRPr="004C1B3F">
          <w:delText>; or</w:delText>
        </w:r>
        <w:r w:rsidRPr="00571C41">
          <w:rPr>
            <w:b/>
            <w:bCs/>
            <w:sz w:val="24"/>
          </w:rPr>
          <w:delText>]</w:delText>
        </w:r>
      </w:del>
    </w:p>
    <w:p w14:paraId="21A2F721" w14:textId="00895C96" w:rsidR="00554AC7" w:rsidRPr="004C1B3F" w:rsidRDefault="007B289A" w:rsidP="00C62E8E">
      <w:pPr>
        <w:pStyle w:val="BulletD"/>
        <w:rPr>
          <w:ins w:id="288" w:author="Laura Hoogland" w:date="2026-01-22T14:57:00Z" w16du:dateUtc="2026-01-22T20:57:00Z"/>
        </w:rPr>
      </w:pPr>
      <w:ins w:id="289" w:author="Laura Hoogland" w:date="2026-01-22T14:57:00Z" w16du:dateUtc="2026-01-22T20:57:00Z">
        <w:r w:rsidRPr="00987A39">
          <w:rPr>
            <w:b/>
            <w:bCs/>
            <w:color w:val="FF0000"/>
            <w:sz w:val="24"/>
            <w:szCs w:val="24"/>
            <w:vertAlign w:val="superscript"/>
          </w:rPr>
          <w:t>8</w:t>
        </w:r>
        <w:r w:rsidRPr="00571C41">
          <w:rPr>
            <w:b/>
            <w:bCs/>
            <w:sz w:val="24"/>
          </w:rPr>
          <w:t>[</w:t>
        </w:r>
        <w:r w:rsidR="00462831" w:rsidRPr="004C1B3F">
          <w:t xml:space="preserve">being </w:t>
        </w:r>
        <w:r w:rsidR="00F93D52">
          <w:t>intoxicated or</w:t>
        </w:r>
        <w:r w:rsidR="00134058">
          <w:t xml:space="preserve"> </w:t>
        </w:r>
        <w:r w:rsidR="00462831" w:rsidRPr="004C1B3F">
          <w:t xml:space="preserve">under the influence of </w:t>
        </w:r>
        <w:r w:rsidR="00134058">
          <w:t>any narcotic</w:t>
        </w:r>
        <w:r w:rsidR="00462831" w:rsidRPr="004C1B3F">
          <w:t>; or</w:t>
        </w:r>
        <w:r w:rsidRPr="00571C41">
          <w:rPr>
            <w:b/>
            <w:bCs/>
            <w:sz w:val="24"/>
          </w:rPr>
          <w:t>]</w:t>
        </w:r>
        <w:r w:rsidR="00C62E8E" w:rsidRPr="004C1B3F" w:rsidDel="00C62E8E">
          <w:t xml:space="preserve"> </w:t>
        </w:r>
      </w:ins>
    </w:p>
    <w:p w14:paraId="1A422DE9" w14:textId="4A01D443" w:rsidR="0041604B" w:rsidRPr="00B10F97" w:rsidRDefault="007B289A" w:rsidP="00907C51">
      <w:pPr>
        <w:pStyle w:val="BulletD"/>
        <w:tabs>
          <w:tab w:val="clear" w:pos="1296"/>
          <w:tab w:val="left" w:pos="900"/>
        </w:tabs>
      </w:pPr>
      <w:commentRangeStart w:id="290"/>
      <w:commentRangeStart w:id="291"/>
      <w:r w:rsidRPr="00987A39">
        <w:rPr>
          <w:b/>
          <w:bCs/>
          <w:color w:val="FF0000"/>
          <w:sz w:val="24"/>
          <w:szCs w:val="24"/>
          <w:vertAlign w:val="superscript"/>
        </w:rPr>
        <w:lastRenderedPageBreak/>
        <w:t>8</w:t>
      </w:r>
      <w:r w:rsidRPr="00571C41">
        <w:rPr>
          <w:b/>
          <w:bCs/>
          <w:sz w:val="24"/>
        </w:rPr>
        <w:t>[</w:t>
      </w:r>
      <w:r w:rsidR="004C7515">
        <w:t>Excluded</w:t>
      </w:r>
      <w:r w:rsidR="004C7515" w:rsidRPr="00B37216">
        <w:t xml:space="preserve"> </w:t>
      </w:r>
      <w:r w:rsidR="005D40A8" w:rsidRPr="004C1B3F">
        <w:t>C</w:t>
      </w:r>
      <w:r w:rsidR="005D40A8" w:rsidRPr="00B37216">
        <w:t>ondition</w:t>
      </w:r>
      <w:del w:id="292" w:author="Laura Hoogland" w:date="2026-01-22T14:57:00Z" w16du:dateUtc="2026-01-22T20:57:00Z">
        <w:r w:rsidR="003C6D87" w:rsidRPr="004C1B3F">
          <w:delText>; or</w:delText>
        </w:r>
        <w:r w:rsidRPr="00571C41">
          <w:rPr>
            <w:b/>
            <w:bCs/>
            <w:sz w:val="24"/>
          </w:rPr>
          <w:delText>]</w:delText>
        </w:r>
      </w:del>
      <w:ins w:id="293" w:author="Laura Hoogland" w:date="2026-01-22T14:57:00Z" w16du:dateUtc="2026-01-22T20:57:00Z">
        <w:r w:rsidR="00FF2DBD" w:rsidRPr="004C1B3F">
          <w:t>.</w:t>
        </w:r>
        <w:r w:rsidR="00571C41" w:rsidRPr="00571C41">
          <w:rPr>
            <w:b/>
            <w:bCs/>
            <w:sz w:val="24"/>
          </w:rPr>
          <w:t>]</w:t>
        </w:r>
        <w:commentRangeEnd w:id="290"/>
        <w:r w:rsidR="005A7F95" w:rsidRPr="00B10F97">
          <w:rPr>
            <w:rStyle w:val="CommentReference"/>
            <w:sz w:val="20"/>
            <w:szCs w:val="20"/>
          </w:rPr>
          <w:commentReference w:id="290"/>
        </w:r>
        <w:commentRangeEnd w:id="291"/>
        <w:r w:rsidR="00AC013C" w:rsidRPr="00B10F97">
          <w:rPr>
            <w:rStyle w:val="CommentReference"/>
            <w:sz w:val="20"/>
            <w:szCs w:val="20"/>
          </w:rPr>
          <w:commentReference w:id="291"/>
        </w:r>
      </w:ins>
    </w:p>
    <w:p w14:paraId="4338F6B7" w14:textId="77777777" w:rsidR="0041604B" w:rsidRPr="00B10F97" w:rsidRDefault="007B289A" w:rsidP="00987A39">
      <w:pPr>
        <w:pStyle w:val="BulletD"/>
        <w:tabs>
          <w:tab w:val="clear" w:pos="1296"/>
          <w:tab w:val="left" w:pos="900"/>
        </w:tabs>
        <w:rPr>
          <w:del w:id="294" w:author="Laura Hoogland" w:date="2026-01-22T14:57:00Z" w16du:dateUtc="2026-01-22T20:57:00Z"/>
        </w:rPr>
      </w:pPr>
      <w:del w:id="295" w:author="Laura Hoogland" w:date="2026-01-22T14:57:00Z" w16du:dateUtc="2026-01-22T20:57:00Z">
        <w:r w:rsidRPr="00987A39">
          <w:rPr>
            <w:b/>
            <w:bCs/>
            <w:color w:val="FF0000"/>
            <w:sz w:val="24"/>
            <w:szCs w:val="24"/>
            <w:vertAlign w:val="superscript"/>
          </w:rPr>
          <w:delText>8</w:delText>
        </w:r>
        <w:r w:rsidRPr="00571C41">
          <w:rPr>
            <w:b/>
            <w:bCs/>
            <w:sz w:val="24"/>
          </w:rPr>
          <w:delText>[</w:delText>
        </w:r>
        <w:r w:rsidR="00FF2DBD" w:rsidRPr="004C1B3F">
          <w:delText xml:space="preserve">pregnancy. But, this does include a </w:delText>
        </w:r>
        <w:r w:rsidR="00AE608E" w:rsidRPr="00B37216">
          <w:delText>Complication of Pregnancy</w:delText>
        </w:r>
        <w:r w:rsidR="00FF2DBD" w:rsidRPr="004C1B3F">
          <w:delText>.</w:delText>
        </w:r>
        <w:r w:rsidR="00571C41" w:rsidRPr="00571C41">
          <w:rPr>
            <w:b/>
            <w:bCs/>
            <w:sz w:val="24"/>
          </w:rPr>
          <w:delText>]</w:delText>
        </w:r>
      </w:del>
    </w:p>
    <w:p w14:paraId="06DECF44" w14:textId="4B24F39E" w:rsidR="00BE0A26" w:rsidRDefault="002D6226" w:rsidP="008A7910">
      <w:pPr>
        <w:pStyle w:val="BulletD"/>
        <w:numPr>
          <w:ilvl w:val="0"/>
          <w:numId w:val="0"/>
        </w:numPr>
        <w:ind w:left="864" w:hanging="432"/>
      </w:pPr>
      <w:r w:rsidRPr="00A2453B">
        <w:rPr>
          <w:b/>
          <w:color w:val="FF0000"/>
          <w:sz w:val="24"/>
          <w:szCs w:val="24"/>
          <w:vertAlign w:val="superscript"/>
        </w:rPr>
        <w:t>28</w:t>
      </w:r>
      <w:r w:rsidR="00571C41" w:rsidRPr="00A2453B">
        <w:rPr>
          <w:b/>
          <w:sz w:val="24"/>
          <w:szCs w:val="24"/>
        </w:rPr>
        <w:t>[</w:t>
      </w:r>
      <w:r w:rsidR="009A11F6" w:rsidRPr="008A7910">
        <w:rPr>
          <w:bCs/>
        </w:rPr>
        <w:t>Your Plan does not cover a Disability due to a</w:t>
      </w:r>
      <w:r w:rsidR="009A11F6" w:rsidRPr="008A7910">
        <w:rPr>
          <w:b/>
        </w:rPr>
        <w:t xml:space="preserve"> </w:t>
      </w:r>
      <w:r w:rsidR="008254E8">
        <w:t>Pre-Existing</w:t>
      </w:r>
      <w:r w:rsidR="00B64CA7">
        <w:t xml:space="preserve"> Condition</w:t>
      </w:r>
      <w:r w:rsidR="00E95077" w:rsidRPr="00F658A6">
        <w:rPr>
          <w:b/>
          <w:bCs/>
          <w:sz w:val="24"/>
          <w:szCs w:val="24"/>
        </w:rPr>
        <w:t>]</w:t>
      </w:r>
      <w:r w:rsidR="00BE0A26">
        <w:t>.</w:t>
      </w:r>
    </w:p>
    <w:p w14:paraId="2A7E84C6" w14:textId="25B7DA18" w:rsidR="00BE0A26" w:rsidRDefault="00D60341" w:rsidP="008F54BA">
      <w:pPr>
        <w:pStyle w:val="2Text"/>
      </w:pPr>
      <w:commentRangeStart w:id="296"/>
      <w:commentRangeStart w:id="297"/>
      <w:r>
        <w:t>Your</w:t>
      </w:r>
      <w:r w:rsidR="00B26632">
        <w:t xml:space="preserve"> Plan </w:t>
      </w:r>
      <w:r w:rsidR="00BE0A26">
        <w:t xml:space="preserve">does not cover a </w:t>
      </w:r>
      <w:r w:rsidR="00FF5545">
        <w:t>Disability</w:t>
      </w:r>
      <w:r w:rsidR="00BE0A26">
        <w:t xml:space="preserve"> due to war, declared or undeclared, or any act of war</w:t>
      </w:r>
      <w:del w:id="298" w:author="Laura Hoogland" w:date="2026-01-22T14:57:00Z" w16du:dateUtc="2026-01-22T20:57:00Z">
        <w:r w:rsidR="002D5CE9">
          <w:delText xml:space="preserve">, </w:delText>
        </w:r>
        <w:r w:rsidR="002D69EC" w:rsidRPr="0021243B">
          <w:rPr>
            <w:b/>
            <w:bCs/>
            <w:color w:val="FF0000"/>
            <w:sz w:val="24"/>
            <w:szCs w:val="24"/>
            <w:vertAlign w:val="superscript"/>
          </w:rPr>
          <w:delText>8</w:delText>
        </w:r>
        <w:r w:rsidR="002D69EC" w:rsidRPr="00571C41">
          <w:rPr>
            <w:b/>
            <w:bCs/>
            <w:sz w:val="24"/>
          </w:rPr>
          <w:delText>[</w:delText>
        </w:r>
        <w:r w:rsidR="002D5CE9">
          <w:delText>insurrection,</w:delText>
        </w:r>
        <w:r w:rsidR="004A2DA2" w:rsidRPr="00571C41">
          <w:rPr>
            <w:b/>
            <w:bCs/>
            <w:sz w:val="24"/>
          </w:rPr>
          <w:delText>]</w:delText>
        </w:r>
        <w:r w:rsidR="002D5CE9">
          <w:delText xml:space="preserve"> </w:delText>
        </w:r>
        <w:r w:rsidR="004A2DA2" w:rsidRPr="0021243B">
          <w:rPr>
            <w:b/>
            <w:bCs/>
            <w:color w:val="FF0000"/>
            <w:sz w:val="24"/>
            <w:szCs w:val="24"/>
            <w:vertAlign w:val="superscript"/>
          </w:rPr>
          <w:delText>8</w:delText>
        </w:r>
        <w:r w:rsidR="004A2DA2" w:rsidRPr="00571C41">
          <w:rPr>
            <w:b/>
            <w:bCs/>
            <w:sz w:val="24"/>
          </w:rPr>
          <w:delText>[</w:delText>
        </w:r>
        <w:r w:rsidR="002D5CE9">
          <w:delText>rebellion</w:delText>
        </w:r>
        <w:r w:rsidR="009A1977" w:rsidRPr="00571C41">
          <w:rPr>
            <w:b/>
            <w:bCs/>
            <w:sz w:val="24"/>
          </w:rPr>
          <w:delText>]</w:delText>
        </w:r>
        <w:r w:rsidR="002D5CE9">
          <w:delText xml:space="preserve"> </w:delText>
        </w:r>
        <w:r w:rsidR="002D6226" w:rsidRPr="0021243B">
          <w:rPr>
            <w:b/>
            <w:bCs/>
            <w:color w:val="FF0000"/>
            <w:sz w:val="24"/>
            <w:szCs w:val="24"/>
            <w:vertAlign w:val="superscript"/>
          </w:rPr>
          <w:delText>8</w:delText>
        </w:r>
        <w:r w:rsidR="00571C41" w:rsidRPr="00571C41">
          <w:rPr>
            <w:b/>
            <w:bCs/>
            <w:sz w:val="24"/>
          </w:rPr>
          <w:delText>[</w:delText>
        </w:r>
        <w:r w:rsidR="002D5CE9">
          <w:delText xml:space="preserve">or </w:delText>
        </w:r>
        <w:r w:rsidR="00DC068C">
          <w:delText xml:space="preserve">act </w:delText>
        </w:r>
        <w:r w:rsidR="00DC068C" w:rsidRPr="008A3EE6">
          <w:delText xml:space="preserve">of </w:delText>
        </w:r>
        <w:r w:rsidR="00DC068C" w:rsidRPr="00B37216">
          <w:delText>Terrorism</w:delText>
        </w:r>
        <w:r w:rsidR="00571C41" w:rsidRPr="00571C41">
          <w:rPr>
            <w:b/>
            <w:bCs/>
            <w:sz w:val="24"/>
          </w:rPr>
          <w:delText>]</w:delText>
        </w:r>
        <w:r w:rsidR="00BE0A26">
          <w:delText>.</w:delText>
        </w:r>
        <w:r w:rsidR="00EE01D0">
          <w:delText xml:space="preserve"> </w:delText>
        </w:r>
        <w:r w:rsidR="002D6226" w:rsidRPr="0021243B">
          <w:rPr>
            <w:b/>
            <w:bCs/>
            <w:color w:val="FF0000"/>
            <w:sz w:val="24"/>
            <w:szCs w:val="24"/>
            <w:vertAlign w:val="superscript"/>
          </w:rPr>
          <w:delText>8</w:delText>
        </w:r>
        <w:r w:rsidR="00571C41" w:rsidRPr="00571C41">
          <w:rPr>
            <w:b/>
            <w:bCs/>
            <w:sz w:val="24"/>
          </w:rPr>
          <w:delText>[</w:delText>
        </w:r>
        <w:r w:rsidR="008F54BA" w:rsidRPr="008F54BA">
          <w:delText xml:space="preserve">Terrorism is </w:delText>
        </w:r>
        <w:r w:rsidR="002D6226" w:rsidRPr="0021243B">
          <w:rPr>
            <w:b/>
            <w:bCs/>
            <w:color w:val="FF0000"/>
            <w:sz w:val="24"/>
            <w:szCs w:val="24"/>
            <w:vertAlign w:val="superscript"/>
          </w:rPr>
          <w:delText>8</w:delText>
        </w:r>
        <w:r w:rsidR="00571C41" w:rsidRPr="00571C41">
          <w:rPr>
            <w:b/>
            <w:bCs/>
            <w:sz w:val="24"/>
          </w:rPr>
          <w:delText>[</w:delText>
        </w:r>
        <w:r w:rsidR="008F54BA" w:rsidRPr="008F54BA">
          <w:delText>not</w:delText>
        </w:r>
        <w:r w:rsidR="00571C41" w:rsidRPr="00571C41">
          <w:rPr>
            <w:b/>
            <w:bCs/>
            <w:sz w:val="24"/>
          </w:rPr>
          <w:delText>]</w:delText>
        </w:r>
        <w:r w:rsidR="008F54BA" w:rsidRPr="008F54BA">
          <w:delText xml:space="preserve"> considered an act of war.</w:delText>
        </w:r>
        <w:r w:rsidR="00571C41" w:rsidRPr="00571C41">
          <w:rPr>
            <w:b/>
            <w:bCs/>
            <w:sz w:val="24"/>
          </w:rPr>
          <w:delText>]</w:delText>
        </w:r>
      </w:del>
      <w:ins w:id="299" w:author="Laura Hoogland" w:date="2026-01-22T14:57:00Z" w16du:dateUtc="2026-01-22T20:57:00Z">
        <w:r w:rsidR="008F54BA" w:rsidRPr="008F54BA">
          <w:t>.</w:t>
        </w:r>
        <w:r w:rsidR="00571C41" w:rsidRPr="00571C41">
          <w:rPr>
            <w:b/>
            <w:bCs/>
            <w:sz w:val="24"/>
          </w:rPr>
          <w:t>]</w:t>
        </w:r>
        <w:commentRangeEnd w:id="296"/>
        <w:r w:rsidR="00E3137A">
          <w:rPr>
            <w:rStyle w:val="CommentReference"/>
            <w:sz w:val="20"/>
            <w:szCs w:val="20"/>
          </w:rPr>
          <w:commentReference w:id="296"/>
        </w:r>
        <w:commentRangeEnd w:id="297"/>
        <w:r w:rsidR="00743401">
          <w:rPr>
            <w:rStyle w:val="CommentReference"/>
            <w:sz w:val="20"/>
            <w:szCs w:val="20"/>
          </w:rPr>
          <w:commentReference w:id="297"/>
        </w:r>
      </w:ins>
    </w:p>
    <w:p w14:paraId="42250717" w14:textId="61D73080" w:rsidR="00BE0A26" w:rsidRDefault="002D6226" w:rsidP="00BE0A26">
      <w:pPr>
        <w:pStyle w:val="SubtitleD"/>
      </w:pPr>
      <w:commentRangeStart w:id="300"/>
      <w:commentRangeStart w:id="301"/>
      <w:r w:rsidRPr="00F658A6">
        <w:rPr>
          <w:rFonts w:ascii="Arial" w:hAnsi="Arial" w:cs="Arial"/>
          <w:bCs/>
          <w:color w:val="FF0000"/>
          <w:szCs w:val="24"/>
          <w:vertAlign w:val="superscript"/>
        </w:rPr>
        <w:t>28</w:t>
      </w:r>
      <w:r w:rsidR="00571C41" w:rsidRPr="00F658A6">
        <w:rPr>
          <w:rFonts w:ascii="Arial" w:hAnsi="Arial" w:cs="Arial"/>
          <w:szCs w:val="24"/>
        </w:rPr>
        <w:t>[</w:t>
      </w:r>
      <w:r w:rsidR="00BE0A26">
        <w:t xml:space="preserve">What Is a </w:t>
      </w:r>
      <w:r w:rsidR="008254E8">
        <w:t>Pre-Existing</w:t>
      </w:r>
      <w:r w:rsidR="00BE0A26">
        <w:t xml:space="preserve"> Condition?</w:t>
      </w:r>
    </w:p>
    <w:p w14:paraId="64A0FA47" w14:textId="26CF0585" w:rsidR="00BE0A26" w:rsidRDefault="00BE0A26" w:rsidP="00BE0A26">
      <w:pPr>
        <w:pStyle w:val="2Text"/>
        <w:ind w:left="1296" w:hanging="864"/>
      </w:pPr>
      <w:r>
        <w:t xml:space="preserve">You have a </w:t>
      </w:r>
      <w:r w:rsidR="008254E8">
        <w:t>Pre-Existing</w:t>
      </w:r>
      <w:r w:rsidR="00B64CA7">
        <w:t xml:space="preserve"> Condition </w:t>
      </w:r>
      <w:r>
        <w:t>if both 1. and 2. are true:</w:t>
      </w:r>
    </w:p>
    <w:p w14:paraId="46B8DCA3" w14:textId="5D1AD8BC" w:rsidR="00BE0A26" w:rsidRPr="00A970DB" w:rsidRDefault="00BE0A26" w:rsidP="00EB6D17">
      <w:pPr>
        <w:pStyle w:val="Indent2"/>
      </w:pPr>
      <w:r w:rsidRPr="00A970DB">
        <w:t>1.</w:t>
      </w:r>
      <w:del w:id="302" w:author="Laura Hoogland" w:date="2026-01-22T14:57:00Z" w16du:dateUtc="2026-01-22T20:57:00Z">
        <w:r>
          <w:tab/>
          <w:delText>(a)</w:delText>
        </w:r>
      </w:del>
      <w:r w:rsidRPr="00A970DB">
        <w:tab/>
        <w:t xml:space="preserve">You received medical treatment, consultation, care or services including diagnostic measures, or took prescribed drugs or medicines, or followed treatment recommendation in the </w:t>
      </w:r>
      <w:r w:rsidR="00B453D5" w:rsidRPr="00A970DB">
        <w:rPr>
          <w:b/>
          <w:bCs/>
          <w:color w:val="FF0000"/>
          <w:sz w:val="24"/>
          <w:szCs w:val="24"/>
          <w:vertAlign w:val="superscript"/>
        </w:rPr>
        <w:t>29a</w:t>
      </w:r>
      <w:r w:rsidR="00571C41" w:rsidRPr="00A970DB">
        <w:rPr>
          <w:b/>
          <w:sz w:val="24"/>
          <w:szCs w:val="24"/>
        </w:rPr>
        <w:t>[</w:t>
      </w:r>
      <w:r w:rsidRPr="00A970DB">
        <w:t xml:space="preserve">5 days to </w:t>
      </w:r>
      <w:del w:id="303" w:author="Laura Hoogland" w:date="2026-01-22T14:57:00Z" w16du:dateUtc="2026-01-22T20:57:00Z">
        <w:r>
          <w:delText>24</w:delText>
        </w:r>
      </w:del>
      <w:ins w:id="304" w:author="Laura Hoogland" w:date="2026-01-22T14:57:00Z" w16du:dateUtc="2026-01-22T20:57:00Z">
        <w:r w:rsidR="00141AC9">
          <w:t>12</w:t>
        </w:r>
      </w:ins>
      <w:r w:rsidR="00141AC9" w:rsidRPr="00A970DB">
        <w:t xml:space="preserve"> </w:t>
      </w:r>
      <w:r w:rsidRPr="00A970DB">
        <w:t>months</w:t>
      </w:r>
      <w:r w:rsidR="00571C41" w:rsidRPr="00A970DB">
        <w:rPr>
          <w:b/>
          <w:sz w:val="24"/>
          <w:szCs w:val="24"/>
        </w:rPr>
        <w:t>]</w:t>
      </w:r>
      <w:r w:rsidRPr="00A970DB">
        <w:t xml:space="preserve"> just prior to </w:t>
      </w:r>
      <w:r w:rsidR="00D60341" w:rsidRPr="00A970DB">
        <w:t>Your</w:t>
      </w:r>
      <w:r w:rsidRPr="00A970DB">
        <w:t xml:space="preserve"> effective date of coverage or the date an increase in benefits would otherwise be available; or</w:t>
      </w:r>
    </w:p>
    <w:p w14:paraId="69F99D87" w14:textId="77777777" w:rsidR="00BE0A26" w:rsidRDefault="00BE0A26" w:rsidP="00BE0A26">
      <w:pPr>
        <w:pStyle w:val="Indent3"/>
        <w:rPr>
          <w:del w:id="305" w:author="Laura Hoogland" w:date="2026-01-22T14:57:00Z" w16du:dateUtc="2026-01-22T20:57:00Z"/>
        </w:rPr>
      </w:pPr>
      <w:del w:id="306" w:author="Laura Hoogland" w:date="2026-01-22T14:57:00Z" w16du:dateUtc="2026-01-22T20:57:00Z">
        <w:r>
          <w:delText>(b)</w:delText>
        </w:r>
        <w:r>
          <w:tab/>
        </w:r>
        <w:r w:rsidR="00831858">
          <w:delText>You</w:delText>
        </w:r>
        <w:r w:rsidR="00B0188B" w:rsidRPr="00B0188B">
          <w:delText xml:space="preserve"> had manifestations or symptoms for which an ordinarily prudent</w:delText>
        </w:r>
        <w:r w:rsidR="007E4CE0">
          <w:delText xml:space="preserve"> person</w:delText>
        </w:r>
        <w:r w:rsidR="00B0188B" w:rsidRPr="00B0188B">
          <w:delText xml:space="preserve"> would have consulted a health care provider in the </w:delText>
        </w:r>
        <w:r w:rsidR="00B0188B" w:rsidRPr="00987A39">
          <w:rPr>
            <w:b/>
            <w:color w:val="FF0000"/>
            <w:sz w:val="24"/>
            <w:szCs w:val="24"/>
            <w:vertAlign w:val="superscript"/>
          </w:rPr>
          <w:delText>29a</w:delText>
        </w:r>
        <w:r w:rsidR="00571C41" w:rsidRPr="00571C41">
          <w:rPr>
            <w:b/>
            <w:bCs/>
            <w:sz w:val="24"/>
          </w:rPr>
          <w:delText>[</w:delText>
        </w:r>
        <w:r w:rsidR="00B0188B" w:rsidRPr="00B0188B">
          <w:delText>5 days to 24 months</w:delText>
        </w:r>
        <w:r w:rsidR="00571C41" w:rsidRPr="00571C41">
          <w:rPr>
            <w:b/>
            <w:bCs/>
            <w:sz w:val="24"/>
          </w:rPr>
          <w:delText>]</w:delText>
        </w:r>
        <w:r w:rsidR="00B0188B" w:rsidRPr="00B0188B">
          <w:delText xml:space="preserve"> just prior to </w:delText>
        </w:r>
        <w:r w:rsidR="00D60341">
          <w:delText>Your</w:delText>
        </w:r>
        <w:r w:rsidR="00B0188B" w:rsidRPr="00B0188B">
          <w:delText xml:space="preserve"> effective date of coverage or the date an increase in benefits would otherwise be available</w:delText>
        </w:r>
        <w:r>
          <w:delText>.</w:delText>
        </w:r>
      </w:del>
    </w:p>
    <w:p w14:paraId="09E21FF5" w14:textId="281D4033" w:rsidR="00762E68" w:rsidRDefault="00BE0A26" w:rsidP="00A970DB">
      <w:pPr>
        <w:pStyle w:val="Indent2"/>
      </w:pPr>
      <w:r w:rsidRPr="00A970DB">
        <w:t>2.</w:t>
      </w:r>
      <w:r w:rsidRPr="00A970DB">
        <w:tab/>
      </w:r>
      <w:r w:rsidR="00D60341" w:rsidRPr="00A970DB">
        <w:t>Your</w:t>
      </w:r>
      <w:r w:rsidRPr="00A970DB">
        <w:t xml:space="preserve"> </w:t>
      </w:r>
      <w:r w:rsidR="00FF5545" w:rsidRPr="00A970DB">
        <w:t>Disability</w:t>
      </w:r>
      <w:r w:rsidRPr="00A970DB">
        <w:t xml:space="preserve"> begins within </w:t>
      </w:r>
      <w:r w:rsidR="00B453D5" w:rsidRPr="00A970DB">
        <w:rPr>
          <w:b/>
          <w:bCs/>
          <w:color w:val="FF0000"/>
          <w:sz w:val="24"/>
          <w:szCs w:val="24"/>
          <w:vertAlign w:val="superscript"/>
        </w:rPr>
        <w:t>29a</w:t>
      </w:r>
      <w:r w:rsidR="00571C41" w:rsidRPr="00A970DB">
        <w:rPr>
          <w:b/>
          <w:sz w:val="24"/>
          <w:szCs w:val="24"/>
        </w:rPr>
        <w:t>[</w:t>
      </w:r>
      <w:r w:rsidRPr="00A970DB">
        <w:t xml:space="preserve">5 days to </w:t>
      </w:r>
      <w:del w:id="307" w:author="Laura Hoogland" w:date="2026-01-22T14:57:00Z" w16du:dateUtc="2026-01-22T20:57:00Z">
        <w:r>
          <w:delText>24</w:delText>
        </w:r>
      </w:del>
      <w:ins w:id="308" w:author="Laura Hoogland" w:date="2026-01-22T14:57:00Z" w16du:dateUtc="2026-01-22T20:57:00Z">
        <w:r w:rsidR="00141AC9">
          <w:t>12</w:t>
        </w:r>
      </w:ins>
      <w:r w:rsidR="00141AC9" w:rsidRPr="00A970DB">
        <w:t xml:space="preserve"> </w:t>
      </w:r>
      <w:r w:rsidRPr="00A970DB">
        <w:t>months</w:t>
      </w:r>
      <w:r w:rsidR="00571C41" w:rsidRPr="00A970DB">
        <w:rPr>
          <w:b/>
          <w:sz w:val="24"/>
          <w:szCs w:val="24"/>
        </w:rPr>
        <w:t>]</w:t>
      </w:r>
      <w:r w:rsidRPr="00A970DB">
        <w:t xml:space="preserve"> of the date </w:t>
      </w:r>
      <w:r w:rsidR="00D60341" w:rsidRPr="00A970DB">
        <w:t>Your</w:t>
      </w:r>
      <w:r w:rsidRPr="00A970DB">
        <w:t xml:space="preserve"> coverage under the</w:t>
      </w:r>
      <w:r w:rsidR="00B26632" w:rsidRPr="00A970DB">
        <w:t xml:space="preserve"> Plan </w:t>
      </w:r>
      <w:r w:rsidRPr="00A970DB">
        <w:t>becomes effective.</w:t>
      </w:r>
    </w:p>
    <w:p w14:paraId="3BC44A52" w14:textId="664FA147" w:rsidR="00A970DB" w:rsidRPr="00A970DB" w:rsidRDefault="00A970DB" w:rsidP="00A970DB">
      <w:pPr>
        <w:pStyle w:val="2Text"/>
        <w:rPr>
          <w:ins w:id="309" w:author="Laura Hoogland" w:date="2026-01-22T14:57:00Z" w16du:dateUtc="2026-01-22T20:57:00Z"/>
        </w:rPr>
      </w:pPr>
      <w:ins w:id="310" w:author="Laura Hoogland" w:date="2026-01-22T14:57:00Z" w16du:dateUtc="2026-01-22T20:57:00Z">
        <w:r>
          <w:t>A pre-existing condition does not incl</w:t>
        </w:r>
        <w:r w:rsidR="00141AC9">
          <w:t>ude a condition admitted in Your application for insurance which was not excluded by a signed waiver rider and attached to this Group Insurance Certificate.</w:t>
        </w:r>
      </w:ins>
    </w:p>
    <w:p w14:paraId="53584F3E" w14:textId="77777777" w:rsidR="00762E68" w:rsidRDefault="00762E68" w:rsidP="00762E68">
      <w:pPr>
        <w:pStyle w:val="2Text"/>
        <w:rPr>
          <w:del w:id="311" w:author="Laura Hoogland" w:date="2026-01-22T14:57:00Z" w16du:dateUtc="2026-01-22T20:57:00Z"/>
        </w:rPr>
      </w:pPr>
      <w:r>
        <w:t xml:space="preserve">But, </w:t>
      </w:r>
      <w:r w:rsidR="00831858">
        <w:t>You</w:t>
      </w:r>
      <w:r>
        <w:t xml:space="preserve"> do not have a </w:t>
      </w:r>
      <w:r w:rsidR="008254E8">
        <w:t>Pre-Existing</w:t>
      </w:r>
      <w:r w:rsidR="00B64CA7">
        <w:t xml:space="preserve"> Condition </w:t>
      </w:r>
      <w:r>
        <w:t xml:space="preserve">if, after the date </w:t>
      </w:r>
      <w:r w:rsidR="00D60341">
        <w:t>Your</w:t>
      </w:r>
      <w:r>
        <w:t xml:space="preserve"> coverage under the</w:t>
      </w:r>
      <w:r w:rsidR="00B26632">
        <w:t xml:space="preserve"> Plan </w:t>
      </w:r>
      <w:r>
        <w:t xml:space="preserve">becomes effective or the date an increase in benefits would otherwise be available, there is a period of </w:t>
      </w:r>
      <w:r w:rsidR="00BA29AA" w:rsidRPr="00987A39">
        <w:rPr>
          <w:b/>
          <w:bCs/>
          <w:color w:val="FF0000"/>
          <w:sz w:val="24"/>
          <w:szCs w:val="24"/>
          <w:vertAlign w:val="superscript"/>
        </w:rPr>
        <w:t>29d</w:t>
      </w:r>
      <w:r w:rsidR="00571C41" w:rsidRPr="001935DA">
        <w:rPr>
          <w:b/>
          <w:sz w:val="24"/>
          <w:szCs w:val="24"/>
        </w:rPr>
        <w:t>[</w:t>
      </w:r>
      <w:r>
        <w:t xml:space="preserve">0 – </w:t>
      </w:r>
      <w:del w:id="312" w:author="Laura Hoogland" w:date="2026-01-22T14:57:00Z" w16du:dateUtc="2026-01-22T20:57:00Z">
        <w:r>
          <w:delText>18</w:delText>
        </w:r>
      </w:del>
      <w:ins w:id="313" w:author="Laura Hoogland" w:date="2026-01-22T14:57:00Z" w16du:dateUtc="2026-01-22T20:57:00Z">
        <w:r w:rsidR="00141AC9">
          <w:t>12</w:t>
        </w:r>
      </w:ins>
      <w:r w:rsidR="00141AC9">
        <w:t xml:space="preserve"> </w:t>
      </w:r>
      <w:r>
        <w:t>months</w:t>
      </w:r>
      <w:r w:rsidR="00571C41" w:rsidRPr="00571C41">
        <w:rPr>
          <w:b/>
          <w:bCs/>
          <w:sz w:val="24"/>
        </w:rPr>
        <w:t>]</w:t>
      </w:r>
      <w:r>
        <w:t xml:space="preserve"> or more during which </w:t>
      </w:r>
      <w:r w:rsidR="00831858">
        <w:t>You</w:t>
      </w:r>
      <w:r>
        <w:t xml:space="preserve"> do not</w:t>
      </w:r>
      <w:r w:rsidR="00A970DB">
        <w:t xml:space="preserve"> </w:t>
      </w:r>
      <w:del w:id="314" w:author="Laura Hoogland" w:date="2026-01-22T14:57:00Z" w16du:dateUtc="2026-01-22T20:57:00Z">
        <w:r>
          <w:delText>:</w:delText>
        </w:r>
      </w:del>
    </w:p>
    <w:p w14:paraId="356C9AA8" w14:textId="5020F134" w:rsidR="00BE0A26" w:rsidRDefault="00762E68" w:rsidP="00EB6D17">
      <w:pPr>
        <w:pStyle w:val="2Text"/>
      </w:pPr>
      <w:r>
        <w:t>receive medical treatment, consultation, care or services, including diagnostic measures, or take prescribed drugs or medicines, or follow treatment recommendation for that condition</w:t>
      </w:r>
      <w:del w:id="315" w:author="Laura Hoogland" w:date="2026-01-22T14:57:00Z" w16du:dateUtc="2026-01-22T20:57:00Z">
        <w:r>
          <w:delText>; and</w:delText>
        </w:r>
      </w:del>
      <w:ins w:id="316" w:author="Laura Hoogland" w:date="2026-01-22T14:57:00Z" w16du:dateUtc="2026-01-22T20:57:00Z">
        <w:r>
          <w:t>.</w:t>
        </w:r>
        <w:r w:rsidR="00571C41" w:rsidRPr="00571C41">
          <w:rPr>
            <w:b/>
            <w:bCs/>
            <w:sz w:val="24"/>
          </w:rPr>
          <w:t>]</w:t>
        </w:r>
        <w:commentRangeEnd w:id="300"/>
        <w:r w:rsidR="00AE38F8">
          <w:rPr>
            <w:rStyle w:val="CommentReference"/>
            <w:sz w:val="20"/>
            <w:szCs w:val="20"/>
          </w:rPr>
          <w:commentReference w:id="300"/>
        </w:r>
        <w:commentRangeEnd w:id="301"/>
        <w:r w:rsidR="00E32AB4">
          <w:rPr>
            <w:rStyle w:val="CommentReference"/>
            <w:sz w:val="20"/>
            <w:szCs w:val="20"/>
          </w:rPr>
          <w:commentReference w:id="301"/>
        </w:r>
      </w:ins>
    </w:p>
    <w:p w14:paraId="1AD24A75" w14:textId="77777777" w:rsidR="00BE0A26" w:rsidRDefault="00762E68" w:rsidP="002F79CF">
      <w:pPr>
        <w:pStyle w:val="BulletD"/>
        <w:rPr>
          <w:del w:id="317" w:author="Laura Hoogland" w:date="2026-01-22T14:57:00Z" w16du:dateUtc="2026-01-22T20:57:00Z"/>
        </w:rPr>
      </w:pPr>
      <w:del w:id="318" w:author="Laura Hoogland" w:date="2026-01-22T14:57:00Z" w16du:dateUtc="2026-01-22T20:57:00Z">
        <w:r>
          <w:delText xml:space="preserve">have </w:delText>
        </w:r>
        <w:r w:rsidR="00F201AF">
          <w:delText>manifestations</w:delText>
        </w:r>
        <w:r w:rsidR="00962BD7">
          <w:delText xml:space="preserve"> or </w:delText>
        </w:r>
        <w:r>
          <w:delText>symptoms related to that condition for which an ordinarily prudent person would have consulted a health care provider.</w:delText>
        </w:r>
        <w:r w:rsidR="00571C41" w:rsidRPr="00571C41">
          <w:rPr>
            <w:b/>
            <w:bCs/>
            <w:sz w:val="24"/>
          </w:rPr>
          <w:delText>]</w:delText>
        </w:r>
      </w:del>
    </w:p>
    <w:p w14:paraId="61D2456B" w14:textId="585E9115" w:rsidR="00BE0A26" w:rsidRDefault="00BE683B" w:rsidP="00BE0A26">
      <w:pPr>
        <w:pStyle w:val="SubtitleD"/>
      </w:pPr>
      <w:r w:rsidRPr="00987A39">
        <w:rPr>
          <w:rFonts w:ascii="Arial" w:hAnsi="Arial" w:cs="Arial"/>
          <w:color w:val="FF0000"/>
          <w:vertAlign w:val="superscript"/>
        </w:rPr>
        <w:t>2</w:t>
      </w:r>
      <w:r w:rsidRPr="00A2453B">
        <w:rPr>
          <w:rFonts w:ascii="Arial" w:hAnsi="Arial" w:cs="Arial"/>
          <w:color w:val="FF0000"/>
          <w:vertAlign w:val="superscript"/>
        </w:rPr>
        <w:t>9</w:t>
      </w:r>
      <w:r w:rsidR="00571C41" w:rsidRPr="00F658A6">
        <w:rPr>
          <w:rFonts w:ascii="Arial" w:hAnsi="Arial" w:cs="Arial"/>
          <w:bCs/>
        </w:rPr>
        <w:t>[</w:t>
      </w:r>
      <w:r w:rsidR="00BE0A26">
        <w:t xml:space="preserve">How Does a </w:t>
      </w:r>
      <w:r w:rsidR="008254E8">
        <w:t>Pre-Existing</w:t>
      </w:r>
      <w:r w:rsidR="00BE0A26">
        <w:t xml:space="preserve"> Condition Affect an Increase in </w:t>
      </w:r>
      <w:r w:rsidR="00D60341">
        <w:t>Your</w:t>
      </w:r>
      <w:r w:rsidR="00BE0A26">
        <w:t xml:space="preserve"> Benefits?</w:t>
      </w:r>
    </w:p>
    <w:p w14:paraId="75F81FD8" w14:textId="5453351E" w:rsidR="00BE0A26" w:rsidRDefault="00BE0A26" w:rsidP="00BE0A26">
      <w:pPr>
        <w:pStyle w:val="2Text"/>
      </w:pPr>
      <w:r>
        <w:t xml:space="preserve">If there is an increase in </w:t>
      </w:r>
      <w:r w:rsidR="00D60341">
        <w:t>Your</w:t>
      </w:r>
      <w:r>
        <w:t xml:space="preserve"> benefits due to an amendment of the </w:t>
      </w:r>
      <w:r w:rsidR="00985B0E">
        <w:t>Plan</w:t>
      </w:r>
      <w:r>
        <w:t xml:space="preserve">; or </w:t>
      </w:r>
      <w:r w:rsidR="00D60341">
        <w:t>Your</w:t>
      </w:r>
      <w:r>
        <w:t xml:space="preserve"> enrollment in another</w:t>
      </w:r>
      <w:r w:rsidR="00B26632">
        <w:t xml:space="preserve"> Plan </w:t>
      </w:r>
      <w:r>
        <w:t xml:space="preserve">option, a benefit limit will apply if </w:t>
      </w:r>
      <w:r w:rsidR="00D60341">
        <w:t>Your</w:t>
      </w:r>
      <w:r>
        <w:t xml:space="preserve"> </w:t>
      </w:r>
      <w:r w:rsidR="00FF5545">
        <w:t>Disability</w:t>
      </w:r>
      <w:r>
        <w:t xml:space="preserve"> is due to a </w:t>
      </w:r>
      <w:r w:rsidR="008254E8">
        <w:t>Pre-Existing</w:t>
      </w:r>
      <w:r>
        <w:t xml:space="preserve"> </w:t>
      </w:r>
      <w:r w:rsidR="00975555">
        <w:t>Condition</w:t>
      </w:r>
      <w:r>
        <w:t>.</w:t>
      </w:r>
    </w:p>
    <w:p w14:paraId="5ACA386A" w14:textId="167175D5" w:rsidR="00BE0A26" w:rsidRDefault="00BE0A26" w:rsidP="00BE0A26">
      <w:pPr>
        <w:pStyle w:val="2Text"/>
      </w:pPr>
      <w:r>
        <w:t xml:space="preserve">You will be limited to the benefits </w:t>
      </w:r>
      <w:r w:rsidR="00831858">
        <w:t>You</w:t>
      </w:r>
      <w:r>
        <w:t xml:space="preserve"> had on the day before the increase if </w:t>
      </w:r>
      <w:r w:rsidR="00D60341">
        <w:t>Your</w:t>
      </w:r>
      <w:r>
        <w:t xml:space="preserve"> </w:t>
      </w:r>
      <w:r w:rsidR="00FF5545">
        <w:t>Disability</w:t>
      </w:r>
      <w:r>
        <w:t xml:space="preserve"> begins during the </w:t>
      </w:r>
      <w:commentRangeStart w:id="319"/>
      <w:commentRangeStart w:id="320"/>
      <w:r w:rsidR="00B453D5" w:rsidRPr="0021243B">
        <w:rPr>
          <w:b/>
          <w:bCs/>
          <w:color w:val="FF0000"/>
          <w:sz w:val="24"/>
          <w:szCs w:val="24"/>
          <w:vertAlign w:val="superscript"/>
        </w:rPr>
        <w:t>2</w:t>
      </w:r>
      <w:r w:rsidR="00B453D5">
        <w:rPr>
          <w:b/>
          <w:bCs/>
          <w:color w:val="FF0000"/>
          <w:sz w:val="24"/>
          <w:szCs w:val="24"/>
          <w:vertAlign w:val="superscript"/>
        </w:rPr>
        <w:t>9a</w:t>
      </w:r>
      <w:r w:rsidR="00571C41" w:rsidRPr="00571C41">
        <w:rPr>
          <w:b/>
          <w:bCs/>
          <w:sz w:val="24"/>
        </w:rPr>
        <w:t>[</w:t>
      </w:r>
      <w:r>
        <w:t xml:space="preserve">5 day to </w:t>
      </w:r>
      <w:del w:id="321" w:author="Laura Hoogland" w:date="2026-01-22T14:57:00Z" w16du:dateUtc="2026-01-22T20:57:00Z">
        <w:r>
          <w:delText>24</w:delText>
        </w:r>
      </w:del>
      <w:ins w:id="322" w:author="Laura Hoogland" w:date="2026-01-22T14:57:00Z" w16du:dateUtc="2026-01-22T20:57:00Z">
        <w:r w:rsidR="00141AC9">
          <w:t>12</w:t>
        </w:r>
      </w:ins>
      <w:r w:rsidR="00141AC9">
        <w:t xml:space="preserve"> </w:t>
      </w:r>
      <w:r>
        <w:t>month</w:t>
      </w:r>
      <w:r w:rsidR="00571C41" w:rsidRPr="00571C41">
        <w:rPr>
          <w:b/>
          <w:bCs/>
          <w:sz w:val="24"/>
        </w:rPr>
        <w:t>]</w:t>
      </w:r>
      <w:r>
        <w:t xml:space="preserve"> </w:t>
      </w:r>
      <w:commentRangeEnd w:id="319"/>
      <w:r w:rsidR="00AE38F8">
        <w:rPr>
          <w:rStyle w:val="CommentReference"/>
          <w:sz w:val="20"/>
          <w:szCs w:val="20"/>
        </w:rPr>
        <w:commentReference w:id="319"/>
      </w:r>
      <w:commentRangeEnd w:id="320"/>
      <w:r w:rsidR="002E5C16">
        <w:rPr>
          <w:rStyle w:val="CommentReference"/>
          <w:sz w:val="20"/>
          <w:szCs w:val="20"/>
        </w:rPr>
        <w:commentReference w:id="320"/>
      </w:r>
      <w:r>
        <w:t xml:space="preserve">period starting with the date the increase in benefits would have been effective. The increase will not take effect until </w:t>
      </w:r>
      <w:r w:rsidR="00D60341">
        <w:t>Your</w:t>
      </w:r>
      <w:r>
        <w:t xml:space="preserve"> </w:t>
      </w:r>
      <w:r w:rsidR="00FF5545">
        <w:t>Disability</w:t>
      </w:r>
      <w:r>
        <w:t xml:space="preserve"> ends.</w:t>
      </w:r>
      <w:r w:rsidR="00571C41" w:rsidRPr="00571C41">
        <w:rPr>
          <w:b/>
          <w:bCs/>
          <w:sz w:val="24"/>
        </w:rPr>
        <w:t>]</w:t>
      </w:r>
    </w:p>
    <w:p w14:paraId="50DD0731" w14:textId="0B2362DF" w:rsidR="00BE0A26" w:rsidRDefault="00BE683B" w:rsidP="00BE0A26">
      <w:pPr>
        <w:pStyle w:val="SubtitleD"/>
      </w:pPr>
      <w:r w:rsidRPr="00987A39">
        <w:rPr>
          <w:rFonts w:ascii="Arial" w:hAnsi="Arial" w:cs="Arial"/>
          <w:color w:val="FF0000"/>
          <w:vertAlign w:val="superscript"/>
        </w:rPr>
        <w:t>29</w:t>
      </w:r>
      <w:r w:rsidR="00571C41" w:rsidRPr="00D21055">
        <w:rPr>
          <w:rFonts w:ascii="Arial" w:hAnsi="Arial" w:cs="Arial"/>
          <w:bCs/>
        </w:rPr>
        <w:t>[</w:t>
      </w:r>
      <w:r w:rsidR="00BE0A26">
        <w:t>How Do the Pre-Existing Condition Provisions Work If You Were Covered Under</w:t>
      </w:r>
      <w:r w:rsidR="00BE0A26" w:rsidRPr="00B37216">
        <w:rPr>
          <w:rFonts w:ascii="Arial" w:hAnsi="Arial" w:cs="Arial"/>
        </w:rPr>
        <w:t xml:space="preserve"> </w:t>
      </w:r>
      <w:r w:rsidR="00AA422B" w:rsidRPr="00B37216">
        <w:rPr>
          <w:rFonts w:ascii="Arial" w:hAnsi="Arial" w:cs="Arial"/>
          <w:color w:val="FF0000"/>
          <w:szCs w:val="24"/>
          <w:vertAlign w:val="superscript"/>
        </w:rPr>
        <w:t>CV2</w:t>
      </w:r>
      <w:r w:rsidR="00571C41" w:rsidRPr="00D21055">
        <w:rPr>
          <w:rFonts w:ascii="Arial" w:hAnsi="Arial" w:cs="Arial"/>
          <w:bCs/>
        </w:rPr>
        <w:t>[</w:t>
      </w:r>
      <w:r w:rsidR="00D60341">
        <w:t>Your</w:t>
      </w:r>
      <w:r w:rsidR="00BE0A26">
        <w:t xml:space="preserve"> Employer’s</w:t>
      </w:r>
      <w:r w:rsidR="00571C41" w:rsidRPr="00D21055">
        <w:rPr>
          <w:rFonts w:ascii="Arial" w:hAnsi="Arial" w:cs="Arial"/>
          <w:bCs/>
        </w:rPr>
        <w:t>]</w:t>
      </w:r>
      <w:r w:rsidR="00BE0A26">
        <w:t xml:space="preserve"> </w:t>
      </w:r>
      <w:r w:rsidR="00E60A59">
        <w:t xml:space="preserve">Prior </w:t>
      </w:r>
      <w:r w:rsidR="00BE0A26">
        <w:t>Plan?</w:t>
      </w:r>
    </w:p>
    <w:p w14:paraId="665EA9C7" w14:textId="1CEDDAD1" w:rsidR="00BE0A26" w:rsidRDefault="00BE0A26" w:rsidP="00BE0A26">
      <w:pPr>
        <w:pStyle w:val="2Text"/>
      </w:pPr>
      <w:r>
        <w:t xml:space="preserve">Special rules apply to </w:t>
      </w:r>
      <w:r w:rsidR="008254E8">
        <w:t>Pre-Existing</w:t>
      </w:r>
      <w:r>
        <w:t xml:space="preserve"> </w:t>
      </w:r>
      <w:r w:rsidR="00F76075">
        <w:t>Conditions</w:t>
      </w:r>
      <w:r>
        <w:t xml:space="preserve">, if this </w:t>
      </w:r>
      <w:r w:rsidR="00310971" w:rsidRPr="00310971">
        <w:rPr>
          <w:rFonts w:cs="Arial"/>
          <w:b/>
          <w:color w:val="FF0000"/>
          <w:sz w:val="24"/>
          <w:szCs w:val="24"/>
          <w:vertAlign w:val="superscript"/>
        </w:rPr>
        <w:t>CV1</w:t>
      </w:r>
      <w:r w:rsidR="00571C41" w:rsidRPr="56B801A7">
        <w:rPr>
          <w:b/>
          <w:sz w:val="24"/>
          <w:szCs w:val="24"/>
        </w:rPr>
        <w:t>[</w:t>
      </w:r>
      <w:r>
        <w:t>long term</w:t>
      </w:r>
      <w:r w:rsidR="00571C41" w:rsidRPr="56B801A7">
        <w:rPr>
          <w:b/>
          <w:sz w:val="24"/>
          <w:szCs w:val="24"/>
        </w:rPr>
        <w:t>]</w:t>
      </w:r>
      <w:r>
        <w:t xml:space="preserve"> disability</w:t>
      </w:r>
      <w:r w:rsidR="00B26632">
        <w:t xml:space="preserve"> Plan </w:t>
      </w:r>
      <w:r>
        <w:t xml:space="preserve">replaces </w:t>
      </w:r>
      <w:r w:rsidR="00AA422B" w:rsidRPr="002E41CC">
        <w:rPr>
          <w:b/>
          <w:bCs/>
          <w:color w:val="FF0000"/>
          <w:sz w:val="24"/>
          <w:szCs w:val="24"/>
          <w:vertAlign w:val="superscript"/>
        </w:rPr>
        <w:t>CV2</w:t>
      </w:r>
      <w:r w:rsidR="00571C41" w:rsidRPr="56B801A7">
        <w:rPr>
          <w:b/>
          <w:sz w:val="24"/>
          <w:szCs w:val="24"/>
        </w:rPr>
        <w:t>[</w:t>
      </w:r>
      <w:r w:rsidR="00D60341">
        <w:t>Your</w:t>
      </w:r>
      <w:r>
        <w:t xml:space="preserve"> Employer’s</w:t>
      </w:r>
      <w:r w:rsidR="00571C41" w:rsidRPr="56B801A7">
        <w:rPr>
          <w:b/>
          <w:sz w:val="24"/>
          <w:szCs w:val="24"/>
        </w:rPr>
        <w:t>]</w:t>
      </w:r>
      <w:r>
        <w:t xml:space="preserve"> </w:t>
      </w:r>
      <w:r w:rsidR="00E60A59">
        <w:t xml:space="preserve">prior </w:t>
      </w:r>
      <w:r w:rsidR="00EF1DF2">
        <w:t>p</w:t>
      </w:r>
      <w:r w:rsidR="00B26632">
        <w:t xml:space="preserve">lan </w:t>
      </w:r>
      <w:r>
        <w:t>and:</w:t>
      </w:r>
    </w:p>
    <w:p w14:paraId="5EE89979" w14:textId="51BC202A" w:rsidR="00BE0A26" w:rsidRDefault="00831858" w:rsidP="00BE0A26">
      <w:pPr>
        <w:pStyle w:val="BulletD"/>
      </w:pPr>
      <w:r>
        <w:t>You</w:t>
      </w:r>
      <w:r w:rsidR="00BE0A26">
        <w:t xml:space="preserve"> were covered by that</w:t>
      </w:r>
      <w:r w:rsidR="00B26632">
        <w:t xml:space="preserve"> </w:t>
      </w:r>
      <w:r w:rsidR="00C6775F">
        <w:t>p</w:t>
      </w:r>
      <w:r w:rsidR="00B26632">
        <w:t xml:space="preserve">lan </w:t>
      </w:r>
      <w:r w:rsidR="00BE0A26">
        <w:t>on the day before this</w:t>
      </w:r>
      <w:r w:rsidR="00B26632">
        <w:t xml:space="preserve"> Plan </w:t>
      </w:r>
      <w:r w:rsidR="00BE0A26">
        <w:t>became effective; and</w:t>
      </w:r>
    </w:p>
    <w:p w14:paraId="5B8F43EA" w14:textId="65BABEAA" w:rsidR="00BE0A26" w:rsidRDefault="00831858" w:rsidP="00BE0A26">
      <w:pPr>
        <w:pStyle w:val="BulletD"/>
      </w:pPr>
      <w:r>
        <w:t>You</w:t>
      </w:r>
      <w:r w:rsidR="00BE0A26">
        <w:t xml:space="preserve"> became covered under this</w:t>
      </w:r>
      <w:r w:rsidR="00B26632">
        <w:t xml:space="preserve"> Plan </w:t>
      </w:r>
      <w:r w:rsidR="00BE0A26">
        <w:t xml:space="preserve">within </w:t>
      </w:r>
      <w:r w:rsidR="003323F9">
        <w:rPr>
          <w:b/>
          <w:color w:val="FF0000"/>
          <w:sz w:val="24"/>
          <w:vertAlign w:val="superscript"/>
        </w:rPr>
        <w:t>29b</w:t>
      </w:r>
      <w:r w:rsidR="00B541E2" w:rsidRPr="00571C41">
        <w:rPr>
          <w:b/>
          <w:bCs/>
          <w:sz w:val="24"/>
        </w:rPr>
        <w:t>[</w:t>
      </w:r>
      <w:r w:rsidR="00B541E2">
        <w:t>30 – 180 days</w:t>
      </w:r>
      <w:r w:rsidR="00B541E2" w:rsidRPr="00571C41">
        <w:rPr>
          <w:b/>
          <w:bCs/>
          <w:sz w:val="24"/>
        </w:rPr>
        <w:t>]</w:t>
      </w:r>
      <w:r w:rsidR="00B541E2">
        <w:t xml:space="preserve"> </w:t>
      </w:r>
      <w:r w:rsidR="00BE0A26">
        <w:t>of its effective date.</w:t>
      </w:r>
    </w:p>
    <w:p w14:paraId="1676B33F" w14:textId="77777777" w:rsidR="00BE0A26" w:rsidRDefault="00BE0A26" w:rsidP="00BE0A26">
      <w:pPr>
        <w:pStyle w:val="2Text"/>
      </w:pPr>
      <w:r>
        <w:t>The special rules are:</w:t>
      </w:r>
    </w:p>
    <w:p w14:paraId="0692DFB3" w14:textId="4EC4ED20" w:rsidR="00BE0A26" w:rsidRDefault="00BE0A26" w:rsidP="00B37216">
      <w:pPr>
        <w:pStyle w:val="BulletD"/>
      </w:pPr>
      <w:r>
        <w:t xml:space="preserve">If </w:t>
      </w:r>
      <w:r w:rsidR="00AA422B" w:rsidRPr="002E41CC">
        <w:rPr>
          <w:b/>
          <w:bCs/>
          <w:color w:val="FF0000"/>
          <w:sz w:val="24"/>
          <w:szCs w:val="24"/>
          <w:vertAlign w:val="superscript"/>
        </w:rPr>
        <w:t>CV2</w:t>
      </w:r>
      <w:r w:rsidR="00571C41" w:rsidRPr="00571C41">
        <w:rPr>
          <w:b/>
          <w:bCs/>
          <w:sz w:val="24"/>
        </w:rPr>
        <w:t>[</w:t>
      </w:r>
      <w:r>
        <w:t>the Employer’s</w:t>
      </w:r>
      <w:r w:rsidR="00571C41" w:rsidRPr="00571C41">
        <w:rPr>
          <w:b/>
          <w:bCs/>
          <w:sz w:val="24"/>
        </w:rPr>
        <w:t>]</w:t>
      </w:r>
      <w:r>
        <w:t xml:space="preserve"> </w:t>
      </w:r>
      <w:r w:rsidR="00812F62">
        <w:t>p</w:t>
      </w:r>
      <w:r w:rsidR="00E60A59">
        <w:t xml:space="preserve">rior </w:t>
      </w:r>
      <w:r w:rsidR="00A84D0B">
        <w:t>p</w:t>
      </w:r>
      <w:r w:rsidR="00CF42A4">
        <w:t xml:space="preserve">lan </w:t>
      </w:r>
      <w:r>
        <w:t xml:space="preserve">did not have a </w:t>
      </w:r>
      <w:r w:rsidR="008254E8">
        <w:t>Pre-Existing</w:t>
      </w:r>
      <w:r w:rsidR="00B64CA7">
        <w:t xml:space="preserve"> Condition </w:t>
      </w:r>
      <w:r>
        <w:t xml:space="preserve">exclusion or limitation, then a </w:t>
      </w:r>
      <w:r w:rsidR="008254E8">
        <w:t>Pre-Existing</w:t>
      </w:r>
      <w:r w:rsidR="00B64CA7">
        <w:t xml:space="preserve"> Condition </w:t>
      </w:r>
      <w:r>
        <w:t xml:space="preserve">will not be excluded or limited under this </w:t>
      </w:r>
      <w:r w:rsidR="00985B0E">
        <w:t>Plan</w:t>
      </w:r>
      <w:r>
        <w:t>.</w:t>
      </w:r>
    </w:p>
    <w:p w14:paraId="22AE783D" w14:textId="19C2397C" w:rsidR="00BE0A26" w:rsidRDefault="00BE0A26" w:rsidP="00B37216">
      <w:pPr>
        <w:pStyle w:val="BulletD"/>
      </w:pPr>
      <w:r>
        <w:lastRenderedPageBreak/>
        <w:t xml:space="preserve">If </w:t>
      </w:r>
      <w:r w:rsidR="00AA422B" w:rsidRPr="002E41CC">
        <w:rPr>
          <w:b/>
          <w:bCs/>
          <w:color w:val="FF0000"/>
          <w:sz w:val="24"/>
          <w:szCs w:val="24"/>
          <w:vertAlign w:val="superscript"/>
        </w:rPr>
        <w:t>CV2</w:t>
      </w:r>
      <w:r w:rsidR="00571C41" w:rsidRPr="00571C41">
        <w:rPr>
          <w:b/>
          <w:bCs/>
          <w:sz w:val="24"/>
        </w:rPr>
        <w:t>[</w:t>
      </w:r>
      <w:r>
        <w:t>the Employer’s</w:t>
      </w:r>
      <w:r w:rsidR="00571C41" w:rsidRPr="00571C41">
        <w:rPr>
          <w:b/>
          <w:bCs/>
          <w:sz w:val="24"/>
        </w:rPr>
        <w:t>]</w:t>
      </w:r>
      <w:r>
        <w:t xml:space="preserve"> </w:t>
      </w:r>
      <w:r w:rsidR="00E60A59">
        <w:t xml:space="preserve">prior </w:t>
      </w:r>
      <w:r w:rsidR="00A84D0B">
        <w:t>p</w:t>
      </w:r>
      <w:r w:rsidR="00CF42A4">
        <w:t>lan</w:t>
      </w:r>
      <w:r w:rsidR="00B26632">
        <w:t xml:space="preserve"> </w:t>
      </w:r>
      <w:r>
        <w:t xml:space="preserve">did have a </w:t>
      </w:r>
      <w:r w:rsidR="008254E8">
        <w:t>Pre-Existing</w:t>
      </w:r>
      <w:r w:rsidR="00B64CA7">
        <w:t xml:space="preserve"> Condition </w:t>
      </w:r>
      <w:r>
        <w:t xml:space="preserve">exclusion or limitation, then the limited time does not end after the first </w:t>
      </w:r>
      <w:commentRangeStart w:id="323"/>
      <w:commentRangeStart w:id="324"/>
      <w:r w:rsidR="008B23B2" w:rsidRPr="00987A39">
        <w:rPr>
          <w:b/>
          <w:color w:val="FF0000"/>
          <w:sz w:val="24"/>
          <w:vertAlign w:val="superscript"/>
        </w:rPr>
        <w:t>29a</w:t>
      </w:r>
      <w:r w:rsidR="00571C41" w:rsidRPr="00571C41">
        <w:rPr>
          <w:b/>
          <w:bCs/>
          <w:sz w:val="24"/>
        </w:rPr>
        <w:t>[</w:t>
      </w:r>
      <w:r>
        <w:t xml:space="preserve">5 days to </w:t>
      </w:r>
      <w:del w:id="325" w:author="Laura Hoogland" w:date="2026-01-22T14:57:00Z" w16du:dateUtc="2026-01-22T20:57:00Z">
        <w:r>
          <w:delText>24</w:delText>
        </w:r>
      </w:del>
      <w:ins w:id="326" w:author="Laura Hoogland" w:date="2026-01-22T14:57:00Z" w16du:dateUtc="2026-01-22T20:57:00Z">
        <w:r w:rsidR="00141AC9">
          <w:t>12</w:t>
        </w:r>
      </w:ins>
      <w:r w:rsidR="00141AC9">
        <w:t xml:space="preserve"> </w:t>
      </w:r>
      <w:r>
        <w:t>months</w:t>
      </w:r>
      <w:r w:rsidR="00571C41" w:rsidRPr="00571C41">
        <w:rPr>
          <w:b/>
          <w:bCs/>
          <w:sz w:val="24"/>
        </w:rPr>
        <w:t>]</w:t>
      </w:r>
      <w:r>
        <w:t xml:space="preserve"> </w:t>
      </w:r>
      <w:commentRangeEnd w:id="323"/>
      <w:r w:rsidR="00AE38F8">
        <w:rPr>
          <w:rStyle w:val="CommentReference"/>
          <w:sz w:val="20"/>
          <w:szCs w:val="20"/>
        </w:rPr>
        <w:commentReference w:id="323"/>
      </w:r>
      <w:commentRangeEnd w:id="324"/>
      <w:r w:rsidR="002E5C16">
        <w:rPr>
          <w:rStyle w:val="CommentReference"/>
          <w:sz w:val="20"/>
          <w:szCs w:val="20"/>
        </w:rPr>
        <w:commentReference w:id="324"/>
      </w:r>
      <w:r>
        <w:t xml:space="preserve">of coverage. </w:t>
      </w:r>
      <w:r w:rsidR="001567B4">
        <w:t>Instead,</w:t>
      </w:r>
      <w:r>
        <w:t xml:space="preserve"> it will end on the date any equivalent limit would have ended under </w:t>
      </w:r>
      <w:r w:rsidR="00AA422B" w:rsidRPr="002E41CC">
        <w:rPr>
          <w:b/>
          <w:bCs/>
          <w:color w:val="FF0000"/>
          <w:sz w:val="24"/>
          <w:szCs w:val="24"/>
          <w:vertAlign w:val="superscript"/>
        </w:rPr>
        <w:t>CV2</w:t>
      </w:r>
      <w:r w:rsidR="00571C41" w:rsidRPr="00571C41">
        <w:rPr>
          <w:b/>
          <w:bCs/>
          <w:sz w:val="24"/>
        </w:rPr>
        <w:t>[</w:t>
      </w:r>
      <w:r>
        <w:t>the Employer’s</w:t>
      </w:r>
      <w:r w:rsidR="00571C41" w:rsidRPr="00571C41">
        <w:rPr>
          <w:b/>
          <w:bCs/>
          <w:sz w:val="24"/>
        </w:rPr>
        <w:t>]</w:t>
      </w:r>
      <w:r>
        <w:t xml:space="preserve"> </w:t>
      </w:r>
      <w:r w:rsidR="00E60A59">
        <w:t xml:space="preserve">prior </w:t>
      </w:r>
      <w:r w:rsidR="00A84D0B">
        <w:t>p</w:t>
      </w:r>
      <w:r w:rsidR="00CF42A4">
        <w:t>lan</w:t>
      </w:r>
      <w:r w:rsidR="003B6015">
        <w:t>.</w:t>
      </w:r>
    </w:p>
    <w:p w14:paraId="44A0C04E" w14:textId="38D5D88A" w:rsidR="00BE0A26" w:rsidRDefault="00BE0A26" w:rsidP="00B37216">
      <w:pPr>
        <w:pStyle w:val="BulletD"/>
      </w:pPr>
      <w:r>
        <w:t xml:space="preserve">If the change from </w:t>
      </w:r>
      <w:r w:rsidR="00AA422B" w:rsidRPr="002E41CC">
        <w:rPr>
          <w:b/>
          <w:bCs/>
          <w:color w:val="FF0000"/>
          <w:sz w:val="24"/>
          <w:szCs w:val="24"/>
          <w:vertAlign w:val="superscript"/>
        </w:rPr>
        <w:t>CV2</w:t>
      </w:r>
      <w:r w:rsidR="00571C41" w:rsidRPr="00571C41">
        <w:rPr>
          <w:b/>
          <w:bCs/>
          <w:sz w:val="24"/>
        </w:rPr>
        <w:t>[</w:t>
      </w:r>
      <w:r w:rsidR="00D60341">
        <w:t>Your</w:t>
      </w:r>
      <w:r w:rsidR="00AA422B">
        <w:t xml:space="preserve"> Employer’s</w:t>
      </w:r>
      <w:r w:rsidR="00571C41" w:rsidRPr="00571C41">
        <w:rPr>
          <w:b/>
          <w:bCs/>
          <w:sz w:val="24"/>
        </w:rPr>
        <w:t>]</w:t>
      </w:r>
      <w:r>
        <w:t xml:space="preserve"> </w:t>
      </w:r>
      <w:r w:rsidR="00E60A59">
        <w:t>p</w:t>
      </w:r>
      <w:r w:rsidR="00812F62">
        <w:t>rior</w:t>
      </w:r>
      <w:r w:rsidR="00E60A59">
        <w:t xml:space="preserve"> </w:t>
      </w:r>
      <w:r w:rsidR="00A84D0B">
        <w:t>p</w:t>
      </w:r>
      <w:r w:rsidR="00CF42A4">
        <w:t>lan</w:t>
      </w:r>
      <w:r w:rsidR="00B26632">
        <w:t xml:space="preserve"> </w:t>
      </w:r>
      <w:r>
        <w:t>to this</w:t>
      </w:r>
      <w:r w:rsidR="00B26632">
        <w:t xml:space="preserve"> Plan </w:t>
      </w:r>
      <w:r>
        <w:t xml:space="preserve">of coverage would result in an increase in </w:t>
      </w:r>
      <w:r w:rsidR="00D60341">
        <w:t>Your</w:t>
      </w:r>
      <w:r>
        <w:t xml:space="preserve"> amount of benefits, the benefits for </w:t>
      </w:r>
      <w:r w:rsidR="00D60341">
        <w:t>Your</w:t>
      </w:r>
      <w:r>
        <w:t xml:space="preserve"> </w:t>
      </w:r>
      <w:r w:rsidR="00FF5545">
        <w:t>Disability</w:t>
      </w:r>
      <w:r>
        <w:t xml:space="preserve"> that is due to a </w:t>
      </w:r>
      <w:r w:rsidR="008254E8">
        <w:t>Pre-Existing</w:t>
      </w:r>
      <w:r>
        <w:t xml:space="preserve"> </w:t>
      </w:r>
      <w:r w:rsidR="00482FCA">
        <w:t>S</w:t>
      </w:r>
      <w:r>
        <w:t xml:space="preserve">ickness or </w:t>
      </w:r>
      <w:r w:rsidR="00482FCA">
        <w:t>I</w:t>
      </w:r>
      <w:r>
        <w:t>njury will not increase. Instead</w:t>
      </w:r>
      <w:r w:rsidR="00833D52">
        <w:t>,</w:t>
      </w:r>
      <w:r>
        <w:t xml:space="preserve"> the benefits are limited to the amount </w:t>
      </w:r>
      <w:r w:rsidR="00831858">
        <w:t>You</w:t>
      </w:r>
      <w:r>
        <w:t xml:space="preserve"> had on the day before the</w:t>
      </w:r>
      <w:r w:rsidR="00B26632">
        <w:t xml:space="preserve"> </w:t>
      </w:r>
      <w:r w:rsidR="00041D21">
        <w:t>P</w:t>
      </w:r>
      <w:r w:rsidR="00B26632">
        <w:t xml:space="preserve">lan </w:t>
      </w:r>
      <w:r>
        <w:t xml:space="preserve">change. This applies whether or not </w:t>
      </w:r>
      <w:r w:rsidR="00AA422B" w:rsidRPr="002E41CC">
        <w:rPr>
          <w:b/>
          <w:bCs/>
          <w:color w:val="FF0000"/>
          <w:sz w:val="24"/>
          <w:szCs w:val="24"/>
          <w:vertAlign w:val="superscript"/>
        </w:rPr>
        <w:t>CV2</w:t>
      </w:r>
      <w:r w:rsidR="00571C41" w:rsidRPr="00571C41">
        <w:rPr>
          <w:b/>
          <w:bCs/>
          <w:sz w:val="24"/>
        </w:rPr>
        <w:t>[</w:t>
      </w:r>
      <w:r>
        <w:t>the Employer’s</w:t>
      </w:r>
      <w:r w:rsidR="00571C41" w:rsidRPr="00571C41">
        <w:rPr>
          <w:b/>
          <w:bCs/>
          <w:sz w:val="24"/>
        </w:rPr>
        <w:t>]</w:t>
      </w:r>
      <w:r>
        <w:t xml:space="preserve"> </w:t>
      </w:r>
      <w:r w:rsidR="00812F62">
        <w:t xml:space="preserve">prior </w:t>
      </w:r>
      <w:r w:rsidR="00A84D0B">
        <w:t>p</w:t>
      </w:r>
      <w:r w:rsidR="00CF42A4">
        <w:t>lan</w:t>
      </w:r>
      <w:r w:rsidR="00B26632">
        <w:t xml:space="preserve"> </w:t>
      </w:r>
      <w:r>
        <w:t xml:space="preserve">had a </w:t>
      </w:r>
      <w:r w:rsidR="008254E8">
        <w:t>Pre-Existing</w:t>
      </w:r>
      <w:r w:rsidR="00B64CA7">
        <w:t xml:space="preserve"> Condition </w:t>
      </w:r>
      <w:r>
        <w:t>exclusion or limitation.</w:t>
      </w:r>
      <w:r w:rsidR="00571C41" w:rsidRPr="00571C41">
        <w:rPr>
          <w:b/>
          <w:bCs/>
          <w:sz w:val="24"/>
        </w:rPr>
        <w:t>]</w:t>
      </w:r>
    </w:p>
    <w:p w14:paraId="48796437" w14:textId="7E3D6852" w:rsidR="00EA7612" w:rsidRPr="00484F80" w:rsidRDefault="003F55C0" w:rsidP="00EA7612">
      <w:pPr>
        <w:pStyle w:val="SubtitleD"/>
      </w:pPr>
      <w:r w:rsidRPr="00987A39">
        <w:rPr>
          <w:rFonts w:ascii="Arial" w:hAnsi="Arial" w:cs="Arial"/>
          <w:color w:val="FF0000"/>
          <w:vertAlign w:val="superscript"/>
        </w:rPr>
        <w:t>29</w:t>
      </w:r>
      <w:r w:rsidR="00571C41" w:rsidRPr="00922F31">
        <w:rPr>
          <w:rFonts w:ascii="Arial" w:hAnsi="Arial" w:cs="Arial"/>
          <w:bCs/>
        </w:rPr>
        <w:t>[</w:t>
      </w:r>
      <w:r w:rsidR="00EA7612">
        <w:t xml:space="preserve">How Do the </w:t>
      </w:r>
      <w:r w:rsidR="008254E8">
        <w:t>Pre-Existing</w:t>
      </w:r>
      <w:r w:rsidR="00EA7612">
        <w:t xml:space="preserve"> Condition Provisions Work If You Were Covered Under a</w:t>
      </w:r>
      <w:r w:rsidR="00B26632">
        <w:t xml:space="preserve"> Plan </w:t>
      </w:r>
      <w:r w:rsidR="00EA7612">
        <w:t xml:space="preserve">Offered by a </w:t>
      </w:r>
      <w:r w:rsidR="00C64572">
        <w:t>S</w:t>
      </w:r>
      <w:r w:rsidR="00EA7612">
        <w:t xml:space="preserve">ubsidiary of the </w:t>
      </w:r>
      <w:r w:rsidR="008B23B2" w:rsidRPr="00987A39">
        <w:rPr>
          <w:rFonts w:ascii="Arial" w:hAnsi="Arial" w:cs="Arial"/>
          <w:color w:val="FF0000"/>
          <w:vertAlign w:val="superscript"/>
        </w:rPr>
        <w:t>CV2</w:t>
      </w:r>
      <w:r w:rsidR="00571C41" w:rsidRPr="00922F31">
        <w:rPr>
          <w:rFonts w:ascii="Arial" w:hAnsi="Arial" w:cs="Arial"/>
          <w:bCs/>
        </w:rPr>
        <w:t>[</w:t>
      </w:r>
      <w:r w:rsidR="00EA7612">
        <w:t>Contract Holder</w:t>
      </w:r>
      <w:r w:rsidR="00571C41" w:rsidRPr="00922F31">
        <w:rPr>
          <w:rFonts w:ascii="Arial" w:hAnsi="Arial" w:cs="Arial"/>
          <w:bCs/>
        </w:rPr>
        <w:t>]</w:t>
      </w:r>
      <w:r w:rsidR="00EA7612" w:rsidRPr="00484F80">
        <w:t>?</w:t>
      </w:r>
    </w:p>
    <w:p w14:paraId="74066B5E" w14:textId="57619B6E" w:rsidR="00EA7612" w:rsidRDefault="00EA7612" w:rsidP="00EA7612">
      <w:pPr>
        <w:pStyle w:val="2Text"/>
      </w:pPr>
      <w:r>
        <w:t xml:space="preserve">Special rules apply to </w:t>
      </w:r>
      <w:r w:rsidR="008254E8">
        <w:t>Pre-Existing</w:t>
      </w:r>
      <w:r>
        <w:t xml:space="preserve"> </w:t>
      </w:r>
      <w:r w:rsidR="00F407F3">
        <w:t>Conditions</w:t>
      </w:r>
      <w:r>
        <w:t xml:space="preserve">, if this </w:t>
      </w:r>
      <w:r w:rsidR="008B23B2" w:rsidRPr="00310971">
        <w:rPr>
          <w:rFonts w:cs="Arial"/>
          <w:b/>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w:t>
      </w:r>
      <w:r w:rsidR="00B26632">
        <w:t xml:space="preserve"> Plan </w:t>
      </w:r>
      <w:r>
        <w:t>replaces a</w:t>
      </w:r>
      <w:r w:rsidR="00B26632">
        <w:t xml:space="preserve"> </w:t>
      </w:r>
      <w:r w:rsidR="00445B7D">
        <w:t>p</w:t>
      </w:r>
      <w:r w:rsidR="00B26632">
        <w:t xml:space="preserve">lan </w:t>
      </w:r>
      <w:r>
        <w:t xml:space="preserve">issued to one of the </w:t>
      </w:r>
      <w:r w:rsidR="008B23B2" w:rsidRPr="00310971">
        <w:rPr>
          <w:rFonts w:cs="Arial"/>
          <w:b/>
          <w:color w:val="FF0000"/>
          <w:sz w:val="24"/>
          <w:szCs w:val="24"/>
          <w:vertAlign w:val="superscript"/>
        </w:rPr>
        <w:t>CV</w:t>
      </w:r>
      <w:r w:rsidR="008B23B2">
        <w:rPr>
          <w:rFonts w:cs="Arial"/>
          <w:b/>
          <w:color w:val="FF0000"/>
          <w:sz w:val="24"/>
          <w:szCs w:val="24"/>
          <w:vertAlign w:val="superscript"/>
        </w:rPr>
        <w:t>2</w:t>
      </w:r>
      <w:r w:rsidR="00571C41" w:rsidRPr="00571C41">
        <w:rPr>
          <w:b/>
          <w:bCs/>
          <w:sz w:val="24"/>
        </w:rPr>
        <w:t>[</w:t>
      </w:r>
      <w:r>
        <w:t>Contract Holder’s</w:t>
      </w:r>
      <w:r w:rsidR="00571C41" w:rsidRPr="00571C41">
        <w:rPr>
          <w:b/>
          <w:bCs/>
          <w:sz w:val="24"/>
        </w:rPr>
        <w:t>]</w:t>
      </w:r>
      <w:r>
        <w:t xml:space="preserve"> subsidiaries and:</w:t>
      </w:r>
    </w:p>
    <w:p w14:paraId="3551E9BD" w14:textId="4ADC9164" w:rsidR="00EA7612" w:rsidRDefault="00831858" w:rsidP="002F79CF">
      <w:pPr>
        <w:pStyle w:val="BulletD"/>
      </w:pPr>
      <w:r>
        <w:t>You</w:t>
      </w:r>
      <w:r w:rsidR="00EA7612">
        <w:t xml:space="preserve"> were covered by that</w:t>
      </w:r>
      <w:r w:rsidR="00B26632">
        <w:t xml:space="preserve"> </w:t>
      </w:r>
      <w:r w:rsidR="002350CC">
        <w:t>p</w:t>
      </w:r>
      <w:r w:rsidR="00B26632">
        <w:t xml:space="preserve">lan </w:t>
      </w:r>
      <w:r w:rsidR="00EA7612">
        <w:t xml:space="preserve">on the day before </w:t>
      </w:r>
      <w:r>
        <w:t>You</w:t>
      </w:r>
      <w:r w:rsidR="00EA7612">
        <w:t xml:space="preserve"> became eligible for coverage under this </w:t>
      </w:r>
      <w:r w:rsidR="00985B0E">
        <w:t>Plan</w:t>
      </w:r>
      <w:r w:rsidR="00EA7612">
        <w:t xml:space="preserve">; </w:t>
      </w:r>
    </w:p>
    <w:p w14:paraId="2280C36A" w14:textId="5D583E75" w:rsidR="00EA7612" w:rsidRDefault="00831858" w:rsidP="002F79CF">
      <w:pPr>
        <w:pStyle w:val="BulletD"/>
      </w:pPr>
      <w:r>
        <w:t>You</w:t>
      </w:r>
      <w:r w:rsidR="00EA7612">
        <w:t xml:space="preserve"> became covered under this</w:t>
      </w:r>
      <w:r w:rsidR="00B26632">
        <w:t xml:space="preserve"> Plan </w:t>
      </w:r>
      <w:r w:rsidR="00EA7612">
        <w:t xml:space="preserve">within </w:t>
      </w:r>
      <w:r w:rsidR="008B23B2" w:rsidRPr="002D575A">
        <w:rPr>
          <w:b/>
          <w:color w:val="FF0000"/>
          <w:sz w:val="24"/>
          <w:vertAlign w:val="superscript"/>
        </w:rPr>
        <w:t>29</w:t>
      </w:r>
      <w:r w:rsidR="008B23B2">
        <w:rPr>
          <w:b/>
          <w:color w:val="FF0000"/>
          <w:sz w:val="24"/>
          <w:vertAlign w:val="superscript"/>
        </w:rPr>
        <w:t>b</w:t>
      </w:r>
      <w:r w:rsidR="00571C41" w:rsidRPr="00571C41">
        <w:rPr>
          <w:b/>
          <w:bCs/>
          <w:sz w:val="24"/>
        </w:rPr>
        <w:t>[</w:t>
      </w:r>
      <w:r w:rsidR="008B23B2">
        <w:t>30</w:t>
      </w:r>
      <w:r w:rsidR="00EA7612">
        <w:t xml:space="preserve"> – </w:t>
      </w:r>
      <w:r w:rsidR="008B23B2">
        <w:t>180</w:t>
      </w:r>
      <w:r w:rsidR="00EA7612">
        <w:t xml:space="preserve"> days</w:t>
      </w:r>
      <w:r w:rsidR="00571C41" w:rsidRPr="00571C41">
        <w:rPr>
          <w:b/>
          <w:bCs/>
          <w:sz w:val="24"/>
        </w:rPr>
        <w:t>]</w:t>
      </w:r>
      <w:r w:rsidR="00EA7612">
        <w:t xml:space="preserve"> of the date </w:t>
      </w:r>
      <w:r>
        <w:t>You</w:t>
      </w:r>
      <w:r w:rsidR="00EA7612">
        <w:t xml:space="preserve"> are eligible for coverage under this </w:t>
      </w:r>
      <w:r w:rsidR="00985B0E">
        <w:t>Plan</w:t>
      </w:r>
      <w:r w:rsidR="00EA7612">
        <w:t>; and</w:t>
      </w:r>
    </w:p>
    <w:p w14:paraId="40D5857C" w14:textId="2B173A20" w:rsidR="00EA7612" w:rsidRDefault="00831858" w:rsidP="002F79CF">
      <w:pPr>
        <w:pStyle w:val="BulletD"/>
      </w:pPr>
      <w:r>
        <w:t>You</w:t>
      </w:r>
      <w:r w:rsidR="00EA7612">
        <w:t xml:space="preserve"> were in active employment with the subsidiary for at least </w:t>
      </w:r>
      <w:r w:rsidR="008B23B2" w:rsidRPr="002D575A">
        <w:rPr>
          <w:b/>
          <w:color w:val="FF0000"/>
          <w:sz w:val="24"/>
          <w:vertAlign w:val="superscript"/>
        </w:rPr>
        <w:t>29</w:t>
      </w:r>
      <w:r w:rsidR="008B23B2">
        <w:rPr>
          <w:b/>
          <w:color w:val="FF0000"/>
          <w:sz w:val="24"/>
          <w:vertAlign w:val="superscript"/>
        </w:rPr>
        <w:t>c</w:t>
      </w:r>
      <w:r w:rsidR="00571C41" w:rsidRPr="00571C41">
        <w:rPr>
          <w:b/>
          <w:bCs/>
          <w:sz w:val="24"/>
        </w:rPr>
        <w:t>[</w:t>
      </w:r>
      <w:r w:rsidR="00EA7612">
        <w:t>12 – 36 months</w:t>
      </w:r>
      <w:r w:rsidR="00571C41" w:rsidRPr="00571C41">
        <w:rPr>
          <w:b/>
          <w:bCs/>
          <w:sz w:val="24"/>
        </w:rPr>
        <w:t>]</w:t>
      </w:r>
      <w:r w:rsidR="00EA7612">
        <w:t>.</w:t>
      </w:r>
    </w:p>
    <w:p w14:paraId="5A6EC6EE" w14:textId="77777777" w:rsidR="00EA7612" w:rsidRDefault="00EA7612" w:rsidP="00EA7612">
      <w:pPr>
        <w:pStyle w:val="2Text"/>
      </w:pPr>
      <w:r>
        <w:t>The special rules are:</w:t>
      </w:r>
    </w:p>
    <w:p w14:paraId="66D26CFA" w14:textId="56F7B1BE" w:rsidR="00EA7612" w:rsidRDefault="00EA7612" w:rsidP="002F79CF">
      <w:pPr>
        <w:pStyle w:val="BulletD"/>
      </w:pPr>
      <w:r>
        <w:t>If the subsidiary’s</w:t>
      </w:r>
      <w:r w:rsidR="00B26632">
        <w:t xml:space="preserve"> </w:t>
      </w:r>
      <w:r w:rsidR="00B904BE">
        <w:t>p</w:t>
      </w:r>
      <w:r w:rsidR="00B26632">
        <w:t xml:space="preserve">lan </w:t>
      </w:r>
      <w:r>
        <w:t xml:space="preserve">did not have a </w:t>
      </w:r>
      <w:r w:rsidR="008254E8">
        <w:t>Pre-Existing</w:t>
      </w:r>
      <w:r w:rsidR="00B64CA7">
        <w:t xml:space="preserve"> Condition </w:t>
      </w:r>
      <w:r>
        <w:t xml:space="preserve">exclusion or limitation, then a </w:t>
      </w:r>
      <w:r w:rsidR="008254E8">
        <w:t>Pre-Existing</w:t>
      </w:r>
      <w:r w:rsidR="00B64CA7">
        <w:t xml:space="preserve"> Condition </w:t>
      </w:r>
      <w:r>
        <w:t xml:space="preserve">will not be excluded or limited under this </w:t>
      </w:r>
      <w:r w:rsidR="00985B0E">
        <w:t>Plan</w:t>
      </w:r>
      <w:r>
        <w:t>.</w:t>
      </w:r>
    </w:p>
    <w:p w14:paraId="31ABAED4" w14:textId="4B23FA00" w:rsidR="00EA7612" w:rsidRDefault="00EA7612" w:rsidP="002F79CF">
      <w:pPr>
        <w:pStyle w:val="BulletD"/>
      </w:pPr>
      <w:r>
        <w:t>If the subsidiary’s</w:t>
      </w:r>
      <w:r w:rsidR="00B26632">
        <w:t xml:space="preserve"> </w:t>
      </w:r>
      <w:r w:rsidR="00B904BE">
        <w:t>p</w:t>
      </w:r>
      <w:r w:rsidR="00B26632">
        <w:t xml:space="preserve">lan </w:t>
      </w:r>
      <w:r>
        <w:t xml:space="preserve">did have a </w:t>
      </w:r>
      <w:r w:rsidR="008254E8">
        <w:t>Pre-Existing</w:t>
      </w:r>
      <w:r w:rsidR="00B64CA7">
        <w:t xml:space="preserve"> Condition </w:t>
      </w:r>
      <w:r>
        <w:t xml:space="preserve">exclusion or limitation, then the limited time does not end after the first </w:t>
      </w:r>
      <w:commentRangeStart w:id="327"/>
      <w:commentRangeStart w:id="328"/>
      <w:r w:rsidR="008B23B2" w:rsidRPr="002D575A">
        <w:rPr>
          <w:b/>
          <w:color w:val="FF0000"/>
          <w:sz w:val="24"/>
          <w:vertAlign w:val="superscript"/>
        </w:rPr>
        <w:t>29a</w:t>
      </w:r>
      <w:r w:rsidR="00571C41" w:rsidRPr="00571C41">
        <w:rPr>
          <w:b/>
          <w:bCs/>
          <w:sz w:val="24"/>
        </w:rPr>
        <w:t>[</w:t>
      </w:r>
      <w:r>
        <w:t xml:space="preserve">5 days to </w:t>
      </w:r>
      <w:del w:id="329" w:author="Laura Hoogland" w:date="2026-01-22T14:57:00Z" w16du:dateUtc="2026-01-22T20:57:00Z">
        <w:r>
          <w:delText>24</w:delText>
        </w:r>
      </w:del>
      <w:ins w:id="330" w:author="Laura Hoogland" w:date="2026-01-22T14:57:00Z" w16du:dateUtc="2026-01-22T20:57:00Z">
        <w:r w:rsidR="00F21FD6">
          <w:t>12</w:t>
        </w:r>
      </w:ins>
      <w:r w:rsidR="00F21FD6">
        <w:t xml:space="preserve"> </w:t>
      </w:r>
      <w:r>
        <w:t>months</w:t>
      </w:r>
      <w:r w:rsidR="00571C41" w:rsidRPr="00571C41">
        <w:rPr>
          <w:b/>
          <w:bCs/>
          <w:sz w:val="24"/>
        </w:rPr>
        <w:t>]</w:t>
      </w:r>
      <w:r>
        <w:t xml:space="preserve"> </w:t>
      </w:r>
      <w:commentRangeEnd w:id="327"/>
      <w:r w:rsidR="009F58A7">
        <w:rPr>
          <w:rStyle w:val="CommentReference"/>
          <w:sz w:val="20"/>
          <w:szCs w:val="20"/>
        </w:rPr>
        <w:commentReference w:id="327"/>
      </w:r>
      <w:commentRangeEnd w:id="328"/>
      <w:r w:rsidR="002E5C16">
        <w:rPr>
          <w:rStyle w:val="CommentReference"/>
          <w:sz w:val="20"/>
          <w:szCs w:val="20"/>
        </w:rPr>
        <w:commentReference w:id="328"/>
      </w:r>
      <w:r>
        <w:t>of coverage. Instead</w:t>
      </w:r>
      <w:r w:rsidR="001E295D">
        <w:t>,</w:t>
      </w:r>
      <w:r>
        <w:t xml:space="preserve"> it will end on the date any equivalent limit would have ended under the subsidiary’s </w:t>
      </w:r>
      <w:r w:rsidR="00B904BE">
        <w:t>p</w:t>
      </w:r>
      <w:r w:rsidR="003B6015">
        <w:t>lan.</w:t>
      </w:r>
    </w:p>
    <w:p w14:paraId="225EC619" w14:textId="00F4A059" w:rsidR="00EA7612" w:rsidRDefault="00EA7612" w:rsidP="002F79CF">
      <w:pPr>
        <w:pStyle w:val="BulletD"/>
      </w:pPr>
      <w:r>
        <w:t xml:space="preserve">If the change from </w:t>
      </w:r>
      <w:r w:rsidR="00D60341">
        <w:t>Your</w:t>
      </w:r>
      <w:r>
        <w:t xml:space="preserve"> subsidiary’s</w:t>
      </w:r>
      <w:r w:rsidR="00B26632">
        <w:t xml:space="preserve"> </w:t>
      </w:r>
      <w:r w:rsidR="002350CC">
        <w:t>p</w:t>
      </w:r>
      <w:r w:rsidR="00B26632">
        <w:t xml:space="preserve">lan </w:t>
      </w:r>
      <w:r>
        <w:t>to this</w:t>
      </w:r>
      <w:r w:rsidR="00B26632">
        <w:t xml:space="preserve"> Plan </w:t>
      </w:r>
      <w:r>
        <w:t xml:space="preserve">of coverage would result in an increase in </w:t>
      </w:r>
      <w:r w:rsidR="00D60341">
        <w:t>Your</w:t>
      </w:r>
      <w:r>
        <w:t xml:space="preserve"> amount of benefits, the benefits for </w:t>
      </w:r>
      <w:r w:rsidR="00D60341">
        <w:t>Your</w:t>
      </w:r>
      <w:r>
        <w:t xml:space="preserve"> </w:t>
      </w:r>
      <w:r w:rsidR="00FF5545">
        <w:t>Disability</w:t>
      </w:r>
      <w:r>
        <w:t xml:space="preserve"> that is due to a </w:t>
      </w:r>
      <w:r w:rsidR="008254E8">
        <w:t>Pre-Existing</w:t>
      </w:r>
      <w:r>
        <w:t xml:space="preserve"> </w:t>
      </w:r>
      <w:r w:rsidR="00B5517D">
        <w:t>Co</w:t>
      </w:r>
      <w:r w:rsidR="00BE703A">
        <w:t xml:space="preserve">ndition </w:t>
      </w:r>
      <w:r>
        <w:t>will not increase. Instead</w:t>
      </w:r>
      <w:r w:rsidR="00BE703A">
        <w:t>,</w:t>
      </w:r>
      <w:r>
        <w:t xml:space="preserve"> the benefits are limited to the amount </w:t>
      </w:r>
      <w:r w:rsidR="00831858">
        <w:t>You</w:t>
      </w:r>
      <w:r>
        <w:t xml:space="preserve"> had on the day before the</w:t>
      </w:r>
      <w:r w:rsidR="00B26632">
        <w:t xml:space="preserve"> </w:t>
      </w:r>
      <w:r w:rsidR="000C3028">
        <w:t>P</w:t>
      </w:r>
      <w:r w:rsidR="00B26632">
        <w:t xml:space="preserve">lan </w:t>
      </w:r>
      <w:r>
        <w:t>change. This applies whether or not the subsidiary’s</w:t>
      </w:r>
      <w:r w:rsidR="00B26632">
        <w:t xml:space="preserve"> </w:t>
      </w:r>
      <w:r w:rsidR="00A84D0B">
        <w:t>p</w:t>
      </w:r>
      <w:r w:rsidR="00B26632">
        <w:t xml:space="preserve">lan </w:t>
      </w:r>
      <w:r>
        <w:t xml:space="preserve">had a </w:t>
      </w:r>
      <w:r w:rsidR="008254E8">
        <w:t>Pre-Existing</w:t>
      </w:r>
      <w:r w:rsidR="00B64CA7">
        <w:t xml:space="preserve"> Condition </w:t>
      </w:r>
      <w:r>
        <w:t>exclusion or limitation.</w:t>
      </w:r>
      <w:r w:rsidR="00571C41" w:rsidRPr="00571C41">
        <w:rPr>
          <w:b/>
          <w:bCs/>
          <w:sz w:val="24"/>
        </w:rPr>
        <w:t>]</w:t>
      </w:r>
    </w:p>
    <w:p w14:paraId="38B8BAE2" w14:textId="5133F29A" w:rsidR="00BE0A26" w:rsidRDefault="007E5940" w:rsidP="00BE0A26">
      <w:pPr>
        <w:pStyle w:val="SubtitleD"/>
      </w:pPr>
      <w:r>
        <w:rPr>
          <w:rFonts w:ascii="Arial" w:hAnsi="Arial" w:cs="Arial"/>
          <w:color w:val="FF0000"/>
          <w:vertAlign w:val="superscript"/>
        </w:rPr>
        <w:t>8</w:t>
      </w:r>
      <w:r w:rsidR="001C0F0C" w:rsidRPr="004465E7">
        <w:rPr>
          <w:rFonts w:ascii="Arial" w:hAnsi="Arial" w:cs="Arial"/>
          <w:bCs/>
        </w:rPr>
        <w:t>[</w:t>
      </w:r>
      <w:r w:rsidR="00BE0A26">
        <w:t xml:space="preserve">What Happens If You Return to Work Full Time and </w:t>
      </w:r>
      <w:r w:rsidR="00D60341">
        <w:t>Your</w:t>
      </w:r>
      <w:r w:rsidR="00BE0A26">
        <w:t xml:space="preserve"> Disability Occurs Again?</w:t>
      </w:r>
    </w:p>
    <w:p w14:paraId="47BCA4E4" w14:textId="779697A5" w:rsidR="00BE0A26" w:rsidRDefault="00BE0A26" w:rsidP="00BE0A26">
      <w:pPr>
        <w:pStyle w:val="2Text"/>
      </w:pPr>
      <w:r>
        <w:t xml:space="preserve">If </w:t>
      </w:r>
      <w:r w:rsidR="00831858">
        <w:t>You</w:t>
      </w:r>
      <w:r>
        <w:t xml:space="preserve"> have a </w:t>
      </w:r>
      <w:r w:rsidR="00636D21" w:rsidRPr="00B37216">
        <w:rPr>
          <w:bCs/>
          <w:iCs/>
        </w:rPr>
        <w:t>R</w:t>
      </w:r>
      <w:r w:rsidRPr="00B37216">
        <w:rPr>
          <w:bCs/>
          <w:iCs/>
        </w:rPr>
        <w:t xml:space="preserve">ecurrent </w:t>
      </w:r>
      <w:r w:rsidR="00636D21" w:rsidRPr="00B37216">
        <w:rPr>
          <w:bCs/>
          <w:iCs/>
        </w:rPr>
        <w:t>D</w:t>
      </w:r>
      <w:r w:rsidRPr="00B37216">
        <w:rPr>
          <w:bCs/>
          <w:iCs/>
        </w:rPr>
        <w:t>isability</w:t>
      </w:r>
      <w:r>
        <w:t xml:space="preserve">, as determined by Prudential, </w:t>
      </w:r>
      <w:r w:rsidR="003B254A">
        <w:t>We</w:t>
      </w:r>
      <w:r>
        <w:t xml:space="preserve"> will treat </w:t>
      </w:r>
      <w:r w:rsidR="00D60341">
        <w:t>Your</w:t>
      </w:r>
      <w:r>
        <w:t xml:space="preserve"> </w:t>
      </w:r>
      <w:r w:rsidR="00FF5545">
        <w:t>Disability</w:t>
      </w:r>
      <w:r>
        <w:t xml:space="preserve"> as part of </w:t>
      </w:r>
      <w:r w:rsidR="00D60341">
        <w:t>Your</w:t>
      </w:r>
      <w:r>
        <w:t xml:space="preserve"> prior claim and </w:t>
      </w:r>
      <w:r w:rsidR="00831858">
        <w:t>You</w:t>
      </w:r>
      <w:r>
        <w:t xml:space="preserve"> will not have to complete another </w:t>
      </w:r>
      <w:r w:rsidR="00DB3F54" w:rsidRPr="00987A39">
        <w:t xml:space="preserve">Elimination </w:t>
      </w:r>
      <w:r w:rsidR="004E03EF" w:rsidRPr="00AA5C03" w:rsidDel="00DB3F54">
        <w:t>Period</w:t>
      </w:r>
      <w:r>
        <w:t xml:space="preserve"> if:</w:t>
      </w:r>
    </w:p>
    <w:p w14:paraId="180A3C6E" w14:textId="494C09F4" w:rsidR="00BE0A26" w:rsidRDefault="00831858" w:rsidP="00BE0A26">
      <w:pPr>
        <w:pStyle w:val="BulletD"/>
      </w:pPr>
      <w:r>
        <w:t>You</w:t>
      </w:r>
      <w:r w:rsidR="00BE0A26">
        <w:t xml:space="preserve"> were continuously insured under this</w:t>
      </w:r>
      <w:r w:rsidR="00B26632">
        <w:t xml:space="preserve"> Plan </w:t>
      </w:r>
      <w:r w:rsidR="00BE0A26">
        <w:t xml:space="preserve">for the period between </w:t>
      </w:r>
      <w:r w:rsidR="00D60341">
        <w:t>Your</w:t>
      </w:r>
      <w:r w:rsidR="00BE0A26">
        <w:t xml:space="preserve"> prior claim and </w:t>
      </w:r>
      <w:r w:rsidR="00D60341">
        <w:t>Your</w:t>
      </w:r>
      <w:r w:rsidR="00BE0A26">
        <w:t xml:space="preserve"> current </w:t>
      </w:r>
      <w:r w:rsidR="00FF5545">
        <w:t>Disability</w:t>
      </w:r>
      <w:r w:rsidR="00BE0A26">
        <w:t>; and</w:t>
      </w:r>
    </w:p>
    <w:p w14:paraId="5EBE98A2" w14:textId="6E730B3E" w:rsidR="00BE0A26" w:rsidRPr="00FF72EC" w:rsidRDefault="00D60341" w:rsidP="00BE0A26">
      <w:pPr>
        <w:pStyle w:val="BulletD"/>
      </w:pPr>
      <w:r w:rsidRPr="00FF72EC">
        <w:t>Your</w:t>
      </w:r>
      <w:r w:rsidR="00BE0A26" w:rsidRPr="00FF72EC">
        <w:t xml:space="preserve"> </w:t>
      </w:r>
      <w:r w:rsidR="00636D21" w:rsidRPr="00FF72EC">
        <w:t>R</w:t>
      </w:r>
      <w:r w:rsidR="00BE0A26" w:rsidRPr="00FF72EC">
        <w:t xml:space="preserve">ecurrent </w:t>
      </w:r>
      <w:r w:rsidR="00FF5545" w:rsidRPr="00FF72EC">
        <w:t>Disability</w:t>
      </w:r>
      <w:r w:rsidR="00BE0A26" w:rsidRPr="00FF72EC">
        <w:t xml:space="preserve"> occurs within</w:t>
      </w:r>
      <w:r w:rsidR="00333686" w:rsidRPr="00FF72EC">
        <w:t xml:space="preserve"> </w:t>
      </w:r>
      <w:r w:rsidR="00333686" w:rsidRPr="00FF72EC">
        <w:rPr>
          <w:b/>
          <w:color w:val="FF0000"/>
          <w:sz w:val="24"/>
          <w:szCs w:val="24"/>
          <w:vertAlign w:val="superscript"/>
        </w:rPr>
        <w:t>25a</w:t>
      </w:r>
      <w:r w:rsidR="00571C41" w:rsidRPr="00FF72EC">
        <w:rPr>
          <w:b/>
          <w:sz w:val="24"/>
        </w:rPr>
        <w:t>[</w:t>
      </w:r>
      <w:r w:rsidR="00BE0A26" w:rsidRPr="00FF72EC">
        <w:t>3 to 12 months</w:t>
      </w:r>
      <w:r w:rsidR="00571C41" w:rsidRPr="00FF72EC">
        <w:rPr>
          <w:b/>
          <w:sz w:val="24"/>
        </w:rPr>
        <w:t>]</w:t>
      </w:r>
      <w:r w:rsidR="00BE0A26" w:rsidRPr="00FF72EC">
        <w:t xml:space="preserve"> of the end of </w:t>
      </w:r>
      <w:r w:rsidRPr="00FF72EC">
        <w:t>Your</w:t>
      </w:r>
      <w:r w:rsidR="00BE0A26" w:rsidRPr="00FF72EC">
        <w:t xml:space="preserve"> prior claim.</w:t>
      </w:r>
    </w:p>
    <w:p w14:paraId="7AD2D45D" w14:textId="76F3A057" w:rsidR="00BE0A26" w:rsidRDefault="00D60341" w:rsidP="00BE0A26">
      <w:pPr>
        <w:pStyle w:val="2Text"/>
      </w:pPr>
      <w:r w:rsidRPr="00FF72EC">
        <w:lastRenderedPageBreak/>
        <w:t>Your</w:t>
      </w:r>
      <w:r w:rsidR="00BE0A26" w:rsidRPr="00FF72EC">
        <w:t xml:space="preserve"> </w:t>
      </w:r>
      <w:r w:rsidR="00636D21" w:rsidRPr="00FF72EC">
        <w:t>R</w:t>
      </w:r>
      <w:r w:rsidR="00BE0A26" w:rsidRPr="00FF72EC">
        <w:t xml:space="preserve">ecurrent </w:t>
      </w:r>
      <w:r w:rsidR="00FF5545" w:rsidRPr="00FF72EC">
        <w:t>Disability</w:t>
      </w:r>
      <w:r w:rsidR="00BE0A26" w:rsidRPr="00FF72EC">
        <w:t xml:space="preserve"> will be subject to the same terms of the</w:t>
      </w:r>
      <w:r w:rsidR="00B26632" w:rsidRPr="00FF72EC">
        <w:t xml:space="preserve"> Plan </w:t>
      </w:r>
      <w:r w:rsidR="00BE0A26" w:rsidRPr="00FF72EC">
        <w:t xml:space="preserve">as </w:t>
      </w:r>
      <w:r w:rsidRPr="00FF72EC">
        <w:t>Your</w:t>
      </w:r>
      <w:r w:rsidR="00BE0A26" w:rsidRPr="00FF72EC">
        <w:t xml:space="preserve"> prior claim.</w:t>
      </w:r>
      <w:r w:rsidR="00BE0A26">
        <w:t xml:space="preserve"> Any </w:t>
      </w:r>
      <w:r w:rsidR="00FF5545">
        <w:t>Disability</w:t>
      </w:r>
      <w:r w:rsidR="00BE0A26">
        <w:t xml:space="preserve"> which occurs after </w:t>
      </w:r>
      <w:r w:rsidR="00333686" w:rsidRPr="006262AF">
        <w:rPr>
          <w:b/>
          <w:bCs/>
          <w:color w:val="FF0000"/>
          <w:sz w:val="24"/>
          <w:szCs w:val="24"/>
          <w:vertAlign w:val="superscript"/>
        </w:rPr>
        <w:t>25a</w:t>
      </w:r>
      <w:r w:rsidR="00571C41" w:rsidRPr="00571C41">
        <w:rPr>
          <w:b/>
          <w:bCs/>
          <w:sz w:val="24"/>
        </w:rPr>
        <w:t>[</w:t>
      </w:r>
      <w:r w:rsidR="00BE0A26">
        <w:t>3 to 12 months</w:t>
      </w:r>
      <w:r w:rsidR="00571C41" w:rsidRPr="00571C41">
        <w:rPr>
          <w:b/>
          <w:bCs/>
          <w:sz w:val="24"/>
        </w:rPr>
        <w:t>]</w:t>
      </w:r>
      <w:r w:rsidR="00BE0A26">
        <w:t xml:space="preserve"> from the date </w:t>
      </w:r>
      <w:r>
        <w:t>Your</w:t>
      </w:r>
      <w:r w:rsidR="00BE0A26">
        <w:t xml:space="preserve"> prior claim ended will be treated as a new claim. The new claim will be subject to all of the</w:t>
      </w:r>
      <w:r w:rsidR="00B26632">
        <w:t xml:space="preserve"> Plan </w:t>
      </w:r>
      <w:r w:rsidR="00BE0A26">
        <w:t>provisions.</w:t>
      </w:r>
    </w:p>
    <w:p w14:paraId="2C1E7F6E" w14:textId="2115BCC7" w:rsidR="00E1349A" w:rsidRDefault="00BE0A26" w:rsidP="008A33CA">
      <w:pPr>
        <w:pStyle w:val="2Text"/>
      </w:pPr>
      <w:r w:rsidRPr="00FF72EC">
        <w:t xml:space="preserve">If </w:t>
      </w:r>
      <w:r w:rsidR="00831858" w:rsidRPr="00FF72EC">
        <w:t>You</w:t>
      </w:r>
      <w:r w:rsidRPr="00FF72EC">
        <w:t xml:space="preserve"> become covered under any other group </w:t>
      </w:r>
      <w:r w:rsidR="00310971" w:rsidRPr="00FF72EC">
        <w:rPr>
          <w:rFonts w:cs="Arial"/>
          <w:b/>
          <w:color w:val="FF0000"/>
          <w:sz w:val="24"/>
          <w:szCs w:val="24"/>
          <w:vertAlign w:val="superscript"/>
        </w:rPr>
        <w:t>CV1</w:t>
      </w:r>
      <w:r w:rsidR="00571C41" w:rsidRPr="00FF72EC">
        <w:rPr>
          <w:b/>
          <w:sz w:val="24"/>
        </w:rPr>
        <w:t>[</w:t>
      </w:r>
      <w:r w:rsidRPr="00FF72EC">
        <w:t>long term</w:t>
      </w:r>
      <w:r w:rsidR="00571C41" w:rsidRPr="00FF72EC">
        <w:rPr>
          <w:b/>
          <w:sz w:val="24"/>
        </w:rPr>
        <w:t>]</w:t>
      </w:r>
      <w:r w:rsidRPr="00FF72EC">
        <w:t xml:space="preserve"> disability </w:t>
      </w:r>
      <w:r w:rsidR="0007726A" w:rsidRPr="00FF72EC">
        <w:t>plan</w:t>
      </w:r>
      <w:r w:rsidRPr="00FF72EC">
        <w:t xml:space="preserve">, </w:t>
      </w:r>
      <w:r w:rsidR="00831858" w:rsidRPr="00FF72EC">
        <w:t>You</w:t>
      </w:r>
      <w:r w:rsidRPr="00FF72EC">
        <w:t xml:space="preserve"> will not be eligible for </w:t>
      </w:r>
      <w:r w:rsidR="002F3791" w:rsidRPr="00F520D2">
        <w:t>b</w:t>
      </w:r>
      <w:r w:rsidR="008D5390" w:rsidRPr="00FF72EC">
        <w:t>enefit</w:t>
      </w:r>
      <w:r w:rsidR="00D36818" w:rsidRPr="00FF72EC">
        <w:t xml:space="preserve"> </w:t>
      </w:r>
      <w:r w:rsidR="002F3791" w:rsidRPr="00F520D2">
        <w:t>p</w:t>
      </w:r>
      <w:r w:rsidR="00D36818" w:rsidRPr="00FF72EC">
        <w:t>ayment</w:t>
      </w:r>
      <w:r w:rsidRPr="00FF72EC">
        <w:t xml:space="preserve">s under the Prudential </w:t>
      </w:r>
      <w:r w:rsidR="00C51719" w:rsidRPr="00FF72EC">
        <w:t>P</w:t>
      </w:r>
      <w:r w:rsidR="0007726A" w:rsidRPr="00FF72EC">
        <w:t>lan</w:t>
      </w:r>
      <w:r>
        <w:t>.</w:t>
      </w:r>
      <w:r w:rsidR="00571C41" w:rsidRPr="00571C41">
        <w:rPr>
          <w:b/>
          <w:bCs/>
          <w:sz w:val="24"/>
        </w:rPr>
        <w:t>]</w:t>
      </w:r>
      <w:r w:rsidR="001C0F0C" w:rsidRPr="00571C41">
        <w:rPr>
          <w:b/>
          <w:bCs/>
          <w:sz w:val="24"/>
        </w:rPr>
        <w:t>]</w:t>
      </w:r>
    </w:p>
    <w:p w14:paraId="172EB957" w14:textId="0C31167B" w:rsidR="00FA4610" w:rsidRPr="005722E5" w:rsidRDefault="00DF0408" w:rsidP="00FA4610">
      <w:pPr>
        <w:pStyle w:val="SubtitleD"/>
      </w:pPr>
      <w:r w:rsidRPr="00987A39">
        <w:rPr>
          <w:rFonts w:ascii="Arial" w:hAnsi="Arial" w:cs="Arial"/>
          <w:color w:val="FF0000"/>
          <w:vertAlign w:val="superscript"/>
        </w:rPr>
        <w:t>30</w:t>
      </w:r>
      <w:r w:rsidR="00571C41" w:rsidRPr="004465E7">
        <w:rPr>
          <w:rFonts w:ascii="Arial" w:hAnsi="Arial" w:cs="Arial"/>
          <w:bCs/>
        </w:rPr>
        <w:t>[</w:t>
      </w:r>
      <w:r w:rsidR="00123595" w:rsidRPr="00AD7B4F">
        <w:t xml:space="preserve">Does Prudential Offer </w:t>
      </w:r>
      <w:r w:rsidR="00BA55D5" w:rsidRPr="006A3DB7">
        <w:t>a</w:t>
      </w:r>
      <w:r w:rsidR="005F1C3B" w:rsidRPr="00B07E1B">
        <w:t xml:space="preserve"> Settlement </w:t>
      </w:r>
      <w:r w:rsidR="00BA55D5" w:rsidRPr="005722E5">
        <w:t>Benefit Option</w:t>
      </w:r>
      <w:r w:rsidR="00FA4610" w:rsidRPr="005722E5">
        <w:t>?</w:t>
      </w:r>
    </w:p>
    <w:p w14:paraId="1DB70E78" w14:textId="3099AAEE" w:rsidR="007F0AC3" w:rsidRPr="005722E5" w:rsidRDefault="00FA4610" w:rsidP="002F79CF">
      <w:pPr>
        <w:pStyle w:val="BulletD"/>
        <w:numPr>
          <w:ilvl w:val="0"/>
          <w:numId w:val="0"/>
        </w:numPr>
        <w:ind w:left="432"/>
      </w:pPr>
      <w:r w:rsidRPr="005722E5">
        <w:t xml:space="preserve">If </w:t>
      </w:r>
      <w:r w:rsidR="00E934EF" w:rsidRPr="005722E5">
        <w:t xml:space="preserve">Prudential approves </w:t>
      </w:r>
      <w:r w:rsidR="00D60341">
        <w:t>Your</w:t>
      </w:r>
      <w:r w:rsidR="00E934EF" w:rsidRPr="005722E5">
        <w:t xml:space="preserve"> </w:t>
      </w:r>
      <w:r w:rsidR="00CA5877" w:rsidRPr="005722E5">
        <w:rPr>
          <w:rFonts w:cs="Arial"/>
          <w:b/>
          <w:color w:val="FF0000"/>
          <w:sz w:val="24"/>
          <w:szCs w:val="24"/>
          <w:vertAlign w:val="superscript"/>
        </w:rPr>
        <w:t>CV1</w:t>
      </w:r>
      <w:r w:rsidR="00571C41" w:rsidRPr="165B09DB">
        <w:rPr>
          <w:b/>
          <w:sz w:val="24"/>
          <w:szCs w:val="24"/>
        </w:rPr>
        <w:t>[</w:t>
      </w:r>
      <w:r w:rsidR="00CA5877" w:rsidRPr="005722E5">
        <w:t>long term</w:t>
      </w:r>
      <w:r w:rsidR="00571C41" w:rsidRPr="165B09DB">
        <w:rPr>
          <w:b/>
          <w:sz w:val="24"/>
          <w:szCs w:val="24"/>
        </w:rPr>
        <w:t>]</w:t>
      </w:r>
      <w:r w:rsidR="00CA5877" w:rsidRPr="005722E5">
        <w:t xml:space="preserve"> </w:t>
      </w:r>
      <w:r w:rsidR="0053120E" w:rsidRPr="005722E5">
        <w:t xml:space="preserve">disability </w:t>
      </w:r>
      <w:r w:rsidR="00E934EF" w:rsidRPr="005722E5">
        <w:t xml:space="preserve">claim for benefits under </w:t>
      </w:r>
      <w:r w:rsidR="008B5354" w:rsidRPr="005722E5">
        <w:t xml:space="preserve">this </w:t>
      </w:r>
      <w:r w:rsidR="00EA029C" w:rsidRPr="005722E5">
        <w:t>P</w:t>
      </w:r>
      <w:r w:rsidR="008B5354" w:rsidRPr="005722E5">
        <w:t>lan</w:t>
      </w:r>
      <w:r w:rsidR="00E934EF" w:rsidRPr="005722E5">
        <w:t xml:space="preserve">, </w:t>
      </w:r>
      <w:r w:rsidR="003B254A">
        <w:t>We</w:t>
      </w:r>
      <w:r w:rsidR="00E934EF" w:rsidRPr="005722E5">
        <w:t xml:space="preserve"> may offer to pay </w:t>
      </w:r>
      <w:r w:rsidR="00831858">
        <w:t>You</w:t>
      </w:r>
      <w:r w:rsidR="00E934EF" w:rsidRPr="005722E5">
        <w:t xml:space="preserve"> a </w:t>
      </w:r>
      <w:r w:rsidR="0025116C">
        <w:t>d</w:t>
      </w:r>
      <w:r w:rsidR="00FF5545">
        <w:t>isability</w:t>
      </w:r>
      <w:r w:rsidR="00E934EF" w:rsidRPr="005722E5">
        <w:t xml:space="preserve"> benefit in the form of a lump sum benefit as an alternative to the Monthly Benefit described in the </w:t>
      </w:r>
      <w:r w:rsidR="00945F02" w:rsidRPr="005722E5">
        <w:t>Benefit Hi</w:t>
      </w:r>
      <w:r w:rsidR="00045971" w:rsidRPr="005722E5">
        <w:t>ghlights section</w:t>
      </w:r>
      <w:r w:rsidR="00E934EF" w:rsidRPr="005722E5">
        <w:t xml:space="preserve">. If We determine on the basis of objective criteria applied to the particular facts and circumstances of </w:t>
      </w:r>
      <w:r w:rsidR="00D60341">
        <w:t>Your</w:t>
      </w:r>
      <w:r w:rsidR="00E934EF" w:rsidRPr="005722E5">
        <w:t xml:space="preserve"> </w:t>
      </w:r>
      <w:r w:rsidR="007F1A6B">
        <w:t>d</w:t>
      </w:r>
      <w:r w:rsidR="00FF5545">
        <w:t>isability</w:t>
      </w:r>
      <w:r w:rsidR="00C87B04" w:rsidRPr="005722E5">
        <w:t xml:space="preserve"> </w:t>
      </w:r>
      <w:r w:rsidR="00E934EF" w:rsidRPr="005722E5">
        <w:t xml:space="preserve">claim that a lump sum </w:t>
      </w:r>
      <w:r w:rsidR="00207DE7" w:rsidRPr="005722E5">
        <w:t>benefit</w:t>
      </w:r>
      <w:r w:rsidR="00E934EF" w:rsidRPr="005722E5">
        <w:t xml:space="preserve"> is an appropriate option for </w:t>
      </w:r>
      <w:r w:rsidR="007F0AC3" w:rsidRPr="005722E5">
        <w:t>Prudential</w:t>
      </w:r>
      <w:r w:rsidR="00E934EF" w:rsidRPr="005722E5">
        <w:t xml:space="preserve"> to offer to </w:t>
      </w:r>
      <w:r w:rsidR="00831858">
        <w:t>You</w:t>
      </w:r>
      <w:r w:rsidR="002449B8">
        <w:t>,</w:t>
      </w:r>
      <w:r w:rsidR="002449B8" w:rsidRPr="005722E5">
        <w:t xml:space="preserve"> </w:t>
      </w:r>
      <w:r w:rsidR="003B254A">
        <w:t>We</w:t>
      </w:r>
      <w:r w:rsidR="00E934EF" w:rsidRPr="005722E5">
        <w:t xml:space="preserve"> will make </w:t>
      </w:r>
      <w:r w:rsidR="00C15FA3">
        <w:t xml:space="preserve">You </w:t>
      </w:r>
      <w:r w:rsidR="00E934EF" w:rsidRPr="005722E5">
        <w:t xml:space="preserve">an offer of a lump sum </w:t>
      </w:r>
      <w:r w:rsidR="007F0AC3" w:rsidRPr="005722E5">
        <w:t>benefit</w:t>
      </w:r>
      <w:r w:rsidR="00E934EF" w:rsidRPr="005722E5">
        <w:t>.</w:t>
      </w:r>
    </w:p>
    <w:p w14:paraId="4872F5D0" w14:textId="7B2BC21D" w:rsidR="00634944" w:rsidRDefault="00E934EF" w:rsidP="002F79CF">
      <w:pPr>
        <w:pStyle w:val="BulletD"/>
        <w:numPr>
          <w:ilvl w:val="0"/>
          <w:numId w:val="0"/>
        </w:numPr>
        <w:ind w:left="432"/>
        <w:rPr>
          <w:b/>
          <w:sz w:val="24"/>
          <w:szCs w:val="24"/>
        </w:rPr>
      </w:pPr>
      <w:r w:rsidRPr="005722E5">
        <w:t xml:space="preserve">If </w:t>
      </w:r>
      <w:r w:rsidR="00831858">
        <w:t>You</w:t>
      </w:r>
      <w:r w:rsidRPr="005722E5">
        <w:t xml:space="preserve"> accept </w:t>
      </w:r>
      <w:r w:rsidR="00AC3F52" w:rsidRPr="005722E5">
        <w:t>Prudential’s</w:t>
      </w:r>
      <w:r w:rsidRPr="005722E5">
        <w:t xml:space="preserve"> offer</w:t>
      </w:r>
      <w:r w:rsidR="00AC3F52" w:rsidRPr="005722E5">
        <w:t xml:space="preserve">, it must be </w:t>
      </w:r>
      <w:r w:rsidR="00207DE7" w:rsidRPr="005722E5">
        <w:t xml:space="preserve">done so </w:t>
      </w:r>
      <w:r w:rsidRPr="005722E5">
        <w:t xml:space="preserve">in </w:t>
      </w:r>
      <w:r w:rsidR="00AC3F52" w:rsidRPr="005722E5">
        <w:t>w</w:t>
      </w:r>
      <w:r w:rsidRPr="005722E5">
        <w:t>riting</w:t>
      </w:r>
      <w:r w:rsidR="00AC3F52" w:rsidRPr="005722E5">
        <w:t xml:space="preserve"> and</w:t>
      </w:r>
      <w:r w:rsidRPr="005722E5">
        <w:t xml:space="preserve"> </w:t>
      </w:r>
      <w:r w:rsidR="00AC3F52" w:rsidRPr="005722E5">
        <w:t>s</w:t>
      </w:r>
      <w:r w:rsidRPr="005722E5">
        <w:t xml:space="preserve">igned by </w:t>
      </w:r>
      <w:r w:rsidR="00831858">
        <w:t>You</w:t>
      </w:r>
      <w:r w:rsidR="00AC3F52" w:rsidRPr="005722E5">
        <w:t xml:space="preserve"> </w:t>
      </w:r>
      <w:r w:rsidR="00DF0408" w:rsidRPr="00987A39">
        <w:rPr>
          <w:b/>
          <w:bCs/>
          <w:color w:val="FF0000"/>
          <w:sz w:val="24"/>
          <w:szCs w:val="24"/>
          <w:vertAlign w:val="superscript"/>
        </w:rPr>
        <w:t>30</w:t>
      </w:r>
      <w:r w:rsidR="008678F4" w:rsidRPr="005722E5">
        <w:rPr>
          <w:b/>
          <w:bCs/>
          <w:color w:val="FF0000"/>
          <w:sz w:val="24"/>
          <w:szCs w:val="24"/>
          <w:vertAlign w:val="superscript"/>
        </w:rPr>
        <w:t>a</w:t>
      </w:r>
      <w:r w:rsidR="00571C41" w:rsidRPr="004465E7">
        <w:rPr>
          <w:b/>
          <w:sz w:val="24"/>
          <w:szCs w:val="24"/>
        </w:rPr>
        <w:t>[</w:t>
      </w:r>
      <w:r w:rsidR="00AC3F52" w:rsidRPr="005722E5">
        <w:t xml:space="preserve">or </w:t>
      </w:r>
      <w:r w:rsidR="00D60341">
        <w:t>Your</w:t>
      </w:r>
      <w:r w:rsidR="00AC3F52" w:rsidRPr="005722E5">
        <w:t xml:space="preserve"> authorized representative</w:t>
      </w:r>
      <w:r w:rsidR="00571C41" w:rsidRPr="165B09DB">
        <w:rPr>
          <w:b/>
          <w:sz w:val="24"/>
          <w:szCs w:val="24"/>
        </w:rPr>
        <w:t>]</w:t>
      </w:r>
      <w:r w:rsidR="00AC3F52" w:rsidRPr="005722E5">
        <w:t xml:space="preserve">. </w:t>
      </w:r>
      <w:r w:rsidR="00F07352">
        <w:t>Prudential may have other requirements prior to making a payment, such as a release.</w:t>
      </w:r>
      <w:r w:rsidR="00AC3F52" w:rsidRPr="005722E5">
        <w:t xml:space="preserve"> Prudential will </w:t>
      </w:r>
      <w:r w:rsidRPr="00AD7B4F">
        <w:t xml:space="preserve">make such </w:t>
      </w:r>
      <w:r w:rsidR="002E5244" w:rsidRPr="006A3DB7">
        <w:t xml:space="preserve">a </w:t>
      </w:r>
      <w:r w:rsidRPr="006A3DB7">
        <w:t>lump sum benefit</w:t>
      </w:r>
      <w:r w:rsidR="00250997" w:rsidRPr="00B07E1B">
        <w:t xml:space="preserve"> payable</w:t>
      </w:r>
      <w:r w:rsidRPr="005722E5">
        <w:t xml:space="preserve"> to </w:t>
      </w:r>
      <w:r w:rsidR="00831858">
        <w:t>You</w:t>
      </w:r>
      <w:r w:rsidR="00250997" w:rsidRPr="005722E5">
        <w:t>. N</w:t>
      </w:r>
      <w:r w:rsidRPr="005722E5">
        <w:t xml:space="preserve">o further </w:t>
      </w:r>
      <w:r w:rsidR="00B83864">
        <w:t>d</w:t>
      </w:r>
      <w:r w:rsidR="00FF5545">
        <w:t>isability</w:t>
      </w:r>
      <w:r w:rsidRPr="005722E5">
        <w:t xml:space="preserve"> benefit</w:t>
      </w:r>
      <w:r w:rsidR="00250997" w:rsidRPr="005722E5">
        <w:t xml:space="preserve">s </w:t>
      </w:r>
      <w:r w:rsidRPr="005722E5">
        <w:t xml:space="preserve">will be made to </w:t>
      </w:r>
      <w:r w:rsidR="00831858">
        <w:t>You</w:t>
      </w:r>
      <w:r w:rsidRPr="005722E5">
        <w:t xml:space="preserve"> under </w:t>
      </w:r>
      <w:r w:rsidR="00140C74" w:rsidRPr="005722E5">
        <w:t xml:space="preserve">this </w:t>
      </w:r>
      <w:r w:rsidR="00985B0E" w:rsidRPr="00987A39">
        <w:t>Plan</w:t>
      </w:r>
      <w:r w:rsidRPr="005722E5">
        <w:t xml:space="preserve">. If </w:t>
      </w:r>
      <w:r w:rsidR="00831858">
        <w:t>You</w:t>
      </w:r>
      <w:r w:rsidRPr="006A3DB7">
        <w:t xml:space="preserve"> do not accept </w:t>
      </w:r>
      <w:r w:rsidR="003B254A">
        <w:t>Our</w:t>
      </w:r>
      <w:r w:rsidRPr="00B07E1B">
        <w:t xml:space="preserve"> offer of a lump sum benefit, </w:t>
      </w:r>
      <w:r w:rsidR="003B254A">
        <w:t>We</w:t>
      </w:r>
      <w:r w:rsidRPr="005722E5">
        <w:t xml:space="preserve"> will continue to administer </w:t>
      </w:r>
      <w:r w:rsidR="00D60341">
        <w:t>Your</w:t>
      </w:r>
      <w:r w:rsidR="00E6029F" w:rsidRPr="005722E5">
        <w:t xml:space="preserve"> </w:t>
      </w:r>
      <w:r w:rsidR="00B83864">
        <w:t>d</w:t>
      </w:r>
      <w:r w:rsidR="00FF5545">
        <w:t>isability</w:t>
      </w:r>
      <w:r w:rsidRPr="005722E5">
        <w:t xml:space="preserve"> claim in accordance with the terms and conditions </w:t>
      </w:r>
      <w:r w:rsidR="00450995" w:rsidRPr="005722E5">
        <w:t xml:space="preserve">for </w:t>
      </w:r>
      <w:r w:rsidR="00B83864">
        <w:t>d</w:t>
      </w:r>
      <w:r w:rsidR="00FF5545">
        <w:t>isability</w:t>
      </w:r>
      <w:r w:rsidR="00450995" w:rsidRPr="005722E5">
        <w:t xml:space="preserve"> coverage under this P</w:t>
      </w:r>
      <w:r w:rsidR="00112BFC" w:rsidRPr="005722E5">
        <w:t>lan</w:t>
      </w:r>
      <w:r w:rsidR="008B5354" w:rsidRPr="005722E5">
        <w:t>.</w:t>
      </w:r>
      <w:r w:rsidR="00571C41" w:rsidRPr="165B09DB">
        <w:rPr>
          <w:b/>
          <w:sz w:val="24"/>
          <w:szCs w:val="24"/>
        </w:rPr>
        <w:t>]</w:t>
      </w:r>
    </w:p>
    <w:p w14:paraId="3B137A45" w14:textId="77777777" w:rsidR="002F79CF" w:rsidRDefault="002F79CF">
      <w:pPr>
        <w:pStyle w:val="BulletD"/>
        <w:numPr>
          <w:ilvl w:val="0"/>
          <w:numId w:val="0"/>
        </w:numPr>
        <w:ind w:left="450" w:hanging="18"/>
      </w:pPr>
      <w:bookmarkStart w:id="331" w:name="LTD_Business_Overhead_Expense"/>
      <w:bookmarkEnd w:id="331"/>
    </w:p>
    <w:p w14:paraId="3694CAC6" w14:textId="1C281323" w:rsidR="000956F7" w:rsidRDefault="000956F7" w:rsidP="00343317">
      <w:pPr>
        <w:pStyle w:val="BulletD"/>
        <w:numPr>
          <w:ilvl w:val="0"/>
          <w:numId w:val="0"/>
        </w:numPr>
        <w:sectPr w:rsidR="000956F7" w:rsidSect="00671431">
          <w:footerReference w:type="first" r:id="rId41"/>
          <w:pgSz w:w="12240" w:h="15840" w:code="1"/>
          <w:pgMar w:top="1440" w:right="1627" w:bottom="1800" w:left="1627" w:header="720" w:footer="720" w:gutter="0"/>
          <w:cols w:space="720"/>
          <w:titlePg/>
        </w:sectPr>
      </w:pPr>
    </w:p>
    <w:p w14:paraId="5962DBD9" w14:textId="69CD1337" w:rsidR="00255C75" w:rsidRDefault="006D4B26" w:rsidP="00255C75">
      <w:pPr>
        <w:pStyle w:val="TitleD"/>
        <w:rPr>
          <w:bCs/>
        </w:rPr>
      </w:pPr>
      <w:r w:rsidRPr="00EF6E18">
        <w:rPr>
          <w:rFonts w:ascii="Arial" w:hAnsi="Arial" w:cs="Arial"/>
          <w:color w:val="FF0000"/>
          <w:sz w:val="24"/>
          <w:szCs w:val="24"/>
          <w:vertAlign w:val="superscript"/>
        </w:rPr>
        <w:lastRenderedPageBreak/>
        <w:t>CV1</w:t>
      </w:r>
      <w:r w:rsidR="00571C41" w:rsidRPr="00EF6E18">
        <w:rPr>
          <w:rFonts w:ascii="Arial" w:hAnsi="Arial" w:cs="Arial"/>
          <w:szCs w:val="36"/>
        </w:rPr>
        <w:t>[</w:t>
      </w:r>
      <w:r>
        <w:rPr>
          <w:bCs/>
        </w:rPr>
        <w:t>Long Term</w:t>
      </w:r>
      <w:r w:rsidR="00571C41" w:rsidRPr="00EF6E18">
        <w:rPr>
          <w:rFonts w:ascii="Arial" w:hAnsi="Arial" w:cs="Arial"/>
          <w:szCs w:val="36"/>
        </w:rPr>
        <w:t>]</w:t>
      </w:r>
      <w:r>
        <w:rPr>
          <w:bCs/>
        </w:rPr>
        <w:t xml:space="preserve"> Disability Coverage - </w:t>
      </w:r>
      <w:r w:rsidR="00255C75">
        <w:rPr>
          <w:bCs/>
        </w:rPr>
        <w:t xml:space="preserve">Business Overhead Expense </w:t>
      </w:r>
    </w:p>
    <w:p w14:paraId="4098F730" w14:textId="4C996419" w:rsidR="00255C75" w:rsidRDefault="006D4B26" w:rsidP="00255C75">
      <w:pPr>
        <w:pStyle w:val="SubtitleD"/>
      </w:pPr>
      <w:r>
        <w:t>BUSINESS</w:t>
      </w:r>
      <w:r w:rsidR="009862CD">
        <w:t xml:space="preserve"> OVERHEAD EXPENSE </w:t>
      </w:r>
    </w:p>
    <w:p w14:paraId="7766ACB6" w14:textId="61564F33" w:rsidR="0064190F" w:rsidRDefault="00AE0E03" w:rsidP="00760CD8">
      <w:pPr>
        <w:pStyle w:val="2Text"/>
      </w:pPr>
      <w:r>
        <w:t>If</w:t>
      </w:r>
      <w:r w:rsidR="006D2B16">
        <w:t>,</w:t>
      </w:r>
      <w:r>
        <w:t xml:space="preserve"> while </w:t>
      </w:r>
      <w:r w:rsidR="00C445FE" w:rsidRPr="00987A39">
        <w:rPr>
          <w:b/>
          <w:bCs/>
          <w:color w:val="FF0000"/>
          <w:sz w:val="24"/>
          <w:szCs w:val="24"/>
          <w:vertAlign w:val="superscript"/>
        </w:rPr>
        <w:t>4b</w:t>
      </w:r>
      <w:r w:rsidR="00C445FE" w:rsidRPr="00571C41">
        <w:rPr>
          <w:b/>
          <w:bCs/>
          <w:sz w:val="24"/>
        </w:rPr>
        <w:t>[</w:t>
      </w:r>
      <w:r w:rsidR="00831858">
        <w:t>You</w:t>
      </w:r>
      <w:r w:rsidR="00C445FE" w:rsidRPr="00571C41">
        <w:rPr>
          <w:b/>
          <w:bCs/>
          <w:sz w:val="24"/>
        </w:rPr>
        <w:t>]</w:t>
      </w:r>
      <w:r>
        <w:t xml:space="preserve"> are </w:t>
      </w:r>
      <w:r w:rsidR="00FB2B0C">
        <w:t>I</w:t>
      </w:r>
      <w:r>
        <w:t xml:space="preserve">nsured under this </w:t>
      </w:r>
      <w:r w:rsidR="004A0BFF">
        <w:t>Plan</w:t>
      </w:r>
      <w:r w:rsidR="00753104">
        <w:t xml:space="preserve">, the </w:t>
      </w:r>
      <w:r w:rsidR="00206F81">
        <w:t>b</w:t>
      </w:r>
      <w:r w:rsidR="00753104">
        <w:t xml:space="preserve">usiness </w:t>
      </w:r>
      <w:r w:rsidR="00206F81">
        <w:t>o</w:t>
      </w:r>
      <w:r w:rsidR="00753104">
        <w:t xml:space="preserve">verhead </w:t>
      </w:r>
      <w:r w:rsidR="00206F81">
        <w:t>e</w:t>
      </w:r>
      <w:r w:rsidR="00753104">
        <w:t xml:space="preserve">xpense </w:t>
      </w:r>
      <w:r w:rsidR="006D2B16">
        <w:t>benefit</w:t>
      </w:r>
      <w:r w:rsidR="00753104">
        <w:t xml:space="preserve"> </w:t>
      </w:r>
      <w:r w:rsidR="00C72582">
        <w:t xml:space="preserve">is available to </w:t>
      </w:r>
      <w:r w:rsidR="00C445FE" w:rsidRPr="00987A39">
        <w:rPr>
          <w:b/>
          <w:bCs/>
          <w:color w:val="FF0000"/>
          <w:sz w:val="24"/>
          <w:szCs w:val="24"/>
          <w:vertAlign w:val="superscript"/>
        </w:rPr>
        <w:t>4b</w:t>
      </w:r>
      <w:r w:rsidR="00C445FE" w:rsidRPr="00571C41">
        <w:rPr>
          <w:b/>
          <w:bCs/>
          <w:sz w:val="24"/>
        </w:rPr>
        <w:t>[</w:t>
      </w:r>
      <w:r w:rsidR="00831858">
        <w:t>You</w:t>
      </w:r>
      <w:r w:rsidR="00C445FE" w:rsidRPr="00571C41">
        <w:rPr>
          <w:b/>
          <w:bCs/>
          <w:sz w:val="24"/>
        </w:rPr>
        <w:t>]</w:t>
      </w:r>
      <w:r w:rsidR="00C72582">
        <w:t xml:space="preserve"> only when </w:t>
      </w:r>
      <w:r w:rsidR="00831858">
        <w:t>You</w:t>
      </w:r>
      <w:r w:rsidR="00C72582">
        <w:t xml:space="preserve"> </w:t>
      </w:r>
      <w:r w:rsidR="007935BE">
        <w:t xml:space="preserve">demonstrate satisfactory to Prudential that </w:t>
      </w:r>
      <w:r w:rsidR="00C445FE" w:rsidRPr="00987A39">
        <w:rPr>
          <w:b/>
          <w:bCs/>
          <w:color w:val="FF0000"/>
          <w:sz w:val="24"/>
          <w:szCs w:val="24"/>
          <w:vertAlign w:val="superscript"/>
        </w:rPr>
        <w:t>4b</w:t>
      </w:r>
      <w:r w:rsidR="00C445FE" w:rsidRPr="00571C41">
        <w:rPr>
          <w:b/>
          <w:bCs/>
          <w:sz w:val="24"/>
        </w:rPr>
        <w:t>[</w:t>
      </w:r>
      <w:r w:rsidR="00831858">
        <w:t>You</w:t>
      </w:r>
      <w:r w:rsidR="00C445FE" w:rsidRPr="00571C41">
        <w:rPr>
          <w:b/>
          <w:bCs/>
          <w:sz w:val="24"/>
        </w:rPr>
        <w:t>]</w:t>
      </w:r>
      <w:r w:rsidR="007935BE">
        <w:t xml:space="preserve"> </w:t>
      </w:r>
      <w:r w:rsidR="00C72582">
        <w:t>meet the below conditions</w:t>
      </w:r>
      <w:r w:rsidR="00A64069">
        <w:t xml:space="preserve"> </w:t>
      </w:r>
      <w:r w:rsidR="00F9066E" w:rsidRPr="00987A39">
        <w:rPr>
          <w:b/>
          <w:color w:val="FF0000"/>
          <w:sz w:val="24"/>
          <w:vertAlign w:val="superscript"/>
        </w:rPr>
        <w:t>1</w:t>
      </w:r>
      <w:r w:rsidR="00571C41" w:rsidRPr="00571C41">
        <w:rPr>
          <w:b/>
          <w:bCs/>
          <w:sz w:val="24"/>
        </w:rPr>
        <w:t>[</w:t>
      </w:r>
      <w:r w:rsidR="00C72582">
        <w:t>:</w:t>
      </w:r>
    </w:p>
    <w:p w14:paraId="7CCA9537" w14:textId="5DB76AB1" w:rsidR="00406B57" w:rsidRDefault="00C445FE" w:rsidP="0013740F">
      <w:pPr>
        <w:pStyle w:val="BulletD"/>
      </w:pPr>
      <w:r w:rsidRPr="00987A39">
        <w:rPr>
          <w:b/>
          <w:bCs/>
          <w:color w:val="FF0000"/>
          <w:sz w:val="24"/>
          <w:szCs w:val="24"/>
          <w:vertAlign w:val="superscript"/>
        </w:rPr>
        <w:t>4b</w:t>
      </w:r>
      <w:r w:rsidRPr="00571C41">
        <w:rPr>
          <w:b/>
          <w:bCs/>
          <w:sz w:val="24"/>
        </w:rPr>
        <w:t>[</w:t>
      </w:r>
      <w:r w:rsidR="00831858">
        <w:t>You</w:t>
      </w:r>
      <w:r w:rsidRPr="00571C41">
        <w:rPr>
          <w:b/>
          <w:bCs/>
          <w:sz w:val="24"/>
        </w:rPr>
        <w:t>]</w:t>
      </w:r>
      <w:r w:rsidR="003A23B8">
        <w:t xml:space="preserve"> </w:t>
      </w:r>
      <w:r w:rsidR="00406B57" w:rsidRPr="00406B57">
        <w:t xml:space="preserve">are actively engaged in the business of the </w:t>
      </w:r>
      <w:r w:rsidR="00BF599C" w:rsidRPr="00DB5840">
        <w:rPr>
          <w:b/>
          <w:color w:val="FF0000"/>
          <w:sz w:val="24"/>
          <w:szCs w:val="24"/>
          <w:vertAlign w:val="superscript"/>
        </w:rPr>
        <w:t>CV</w:t>
      </w:r>
      <w:r w:rsidR="00BF599C">
        <w:rPr>
          <w:b/>
          <w:color w:val="FF0000"/>
          <w:sz w:val="24"/>
          <w:szCs w:val="24"/>
          <w:vertAlign w:val="superscript"/>
        </w:rPr>
        <w:t>2</w:t>
      </w:r>
      <w:r w:rsidR="00571C41" w:rsidRPr="00571C41">
        <w:rPr>
          <w:b/>
          <w:bCs/>
          <w:sz w:val="24"/>
        </w:rPr>
        <w:t>[</w:t>
      </w:r>
      <w:r w:rsidR="001A69C4">
        <w:t>Contract Holder</w:t>
      </w:r>
      <w:r w:rsidR="00571C41" w:rsidRPr="00571C41">
        <w:rPr>
          <w:b/>
          <w:bCs/>
          <w:sz w:val="24"/>
        </w:rPr>
        <w:t>]</w:t>
      </w:r>
      <w:r w:rsidR="00406B57" w:rsidRPr="00406B57">
        <w:t xml:space="preserve"> and contributing to the </w:t>
      </w:r>
      <w:r w:rsidR="00072DC2">
        <w:t>b</w:t>
      </w:r>
      <w:r w:rsidR="00406B57" w:rsidRPr="00406B57">
        <w:t xml:space="preserve">usiness </w:t>
      </w:r>
      <w:r w:rsidR="00072DC2">
        <w:t>o</w:t>
      </w:r>
      <w:r w:rsidR="00406B57" w:rsidRPr="00406B57">
        <w:t xml:space="preserve">verhead </w:t>
      </w:r>
      <w:r w:rsidR="00072DC2">
        <w:t>e</w:t>
      </w:r>
      <w:r w:rsidR="00406B57" w:rsidRPr="00406B57">
        <w:t>xpense</w:t>
      </w:r>
      <w:r w:rsidR="001A69C4">
        <w:t xml:space="preserve"> </w:t>
      </w:r>
      <w:r w:rsidR="00722E49">
        <w:t>d</w:t>
      </w:r>
      <w:r w:rsidR="001A69C4">
        <w:t xml:space="preserve">isability </w:t>
      </w:r>
      <w:r w:rsidR="00072DC2">
        <w:t>c</w:t>
      </w:r>
      <w:r w:rsidR="001A69C4">
        <w:t>overage</w:t>
      </w:r>
      <w:r w:rsidR="00406B57" w:rsidRPr="00406B57">
        <w:t xml:space="preserve">; </w:t>
      </w:r>
      <w:r w:rsidR="00693256">
        <w:t>and</w:t>
      </w:r>
    </w:p>
    <w:p w14:paraId="1DC2BFB7" w14:textId="6A2AF903" w:rsidR="00406B57" w:rsidRPr="00406B57" w:rsidRDefault="00C445FE" w:rsidP="0013740F">
      <w:pPr>
        <w:pStyle w:val="BulletD"/>
      </w:pPr>
      <w:r w:rsidRPr="00987A39">
        <w:rPr>
          <w:b/>
          <w:bCs/>
          <w:color w:val="FF0000"/>
          <w:sz w:val="24"/>
          <w:szCs w:val="24"/>
          <w:vertAlign w:val="superscript"/>
        </w:rPr>
        <w:t>4b</w:t>
      </w:r>
      <w:r w:rsidRPr="00571C41">
        <w:rPr>
          <w:b/>
          <w:bCs/>
          <w:sz w:val="24"/>
        </w:rPr>
        <w:t>[</w:t>
      </w:r>
      <w:r w:rsidR="00831858">
        <w:t>You</w:t>
      </w:r>
      <w:r w:rsidRPr="00571C41">
        <w:rPr>
          <w:b/>
          <w:bCs/>
          <w:sz w:val="24"/>
        </w:rPr>
        <w:t>]</w:t>
      </w:r>
      <w:r w:rsidR="000430F9">
        <w:t xml:space="preserve"> are </w:t>
      </w:r>
      <w:r w:rsidR="00406B57" w:rsidRPr="00406B57">
        <w:t xml:space="preserve">the sole proprietor of the </w:t>
      </w:r>
      <w:r w:rsidR="00BF599C" w:rsidRPr="00DB5840">
        <w:rPr>
          <w:b/>
          <w:color w:val="FF0000"/>
          <w:sz w:val="24"/>
          <w:szCs w:val="24"/>
          <w:vertAlign w:val="superscript"/>
        </w:rPr>
        <w:t>CV</w:t>
      </w:r>
      <w:r w:rsidR="00BF599C">
        <w:rPr>
          <w:b/>
          <w:color w:val="FF0000"/>
          <w:sz w:val="24"/>
          <w:szCs w:val="24"/>
          <w:vertAlign w:val="superscript"/>
        </w:rPr>
        <w:t>2</w:t>
      </w:r>
      <w:r w:rsidR="00571C41" w:rsidRPr="00571C41">
        <w:rPr>
          <w:b/>
          <w:bCs/>
          <w:sz w:val="24"/>
        </w:rPr>
        <w:t>[</w:t>
      </w:r>
      <w:r w:rsidR="001A69C4">
        <w:t>Contract Holder</w:t>
      </w:r>
      <w:r w:rsidR="00571C41" w:rsidRPr="00571C41">
        <w:rPr>
          <w:b/>
          <w:bCs/>
          <w:sz w:val="24"/>
        </w:rPr>
        <w:t>]</w:t>
      </w:r>
      <w:r w:rsidR="00406B57" w:rsidRPr="00406B57">
        <w:t xml:space="preserve">, if the </w:t>
      </w:r>
      <w:r w:rsidR="00BF599C" w:rsidRPr="00DB5840">
        <w:rPr>
          <w:b/>
          <w:color w:val="FF0000"/>
          <w:sz w:val="24"/>
          <w:szCs w:val="24"/>
          <w:vertAlign w:val="superscript"/>
        </w:rPr>
        <w:t>CV</w:t>
      </w:r>
      <w:r w:rsidR="00BF599C">
        <w:rPr>
          <w:b/>
          <w:color w:val="FF0000"/>
          <w:sz w:val="24"/>
          <w:szCs w:val="24"/>
          <w:vertAlign w:val="superscript"/>
        </w:rPr>
        <w:t>2</w:t>
      </w:r>
      <w:r w:rsidR="00571C41" w:rsidRPr="00571C41">
        <w:rPr>
          <w:b/>
          <w:bCs/>
          <w:sz w:val="24"/>
        </w:rPr>
        <w:t>[</w:t>
      </w:r>
      <w:r w:rsidR="001A69C4">
        <w:t>Contract Holder</w:t>
      </w:r>
      <w:r w:rsidR="00571C41" w:rsidRPr="00571C41">
        <w:rPr>
          <w:b/>
          <w:bCs/>
          <w:sz w:val="24"/>
        </w:rPr>
        <w:t>]</w:t>
      </w:r>
      <w:r w:rsidR="00406B57" w:rsidRPr="00406B57">
        <w:t xml:space="preserve"> is a sole proprietorship; </w:t>
      </w:r>
      <w:r w:rsidR="00693256">
        <w:t>and</w:t>
      </w:r>
    </w:p>
    <w:p w14:paraId="534197B6" w14:textId="10FA4AF5" w:rsidR="00406B57" w:rsidRPr="00406B57" w:rsidRDefault="00C445FE" w:rsidP="0013740F">
      <w:pPr>
        <w:pStyle w:val="BulletD"/>
      </w:pPr>
      <w:r w:rsidRPr="00987A39">
        <w:rPr>
          <w:b/>
          <w:bCs/>
          <w:color w:val="FF0000"/>
          <w:sz w:val="24"/>
          <w:szCs w:val="24"/>
          <w:vertAlign w:val="superscript"/>
        </w:rPr>
        <w:t>4b</w:t>
      </w:r>
      <w:r w:rsidRPr="00571C41">
        <w:rPr>
          <w:b/>
          <w:bCs/>
          <w:sz w:val="24"/>
        </w:rPr>
        <w:t>[</w:t>
      </w:r>
      <w:r w:rsidR="00831858">
        <w:t>You</w:t>
      </w:r>
      <w:r w:rsidRPr="00571C41">
        <w:rPr>
          <w:b/>
          <w:bCs/>
          <w:sz w:val="24"/>
        </w:rPr>
        <w:t>]</w:t>
      </w:r>
      <w:r w:rsidR="000430F9">
        <w:t xml:space="preserve"> are </w:t>
      </w:r>
      <w:r w:rsidR="00406B57" w:rsidRPr="00406B57">
        <w:t xml:space="preserve">the general partner of the </w:t>
      </w:r>
      <w:r w:rsidR="00BF599C" w:rsidRPr="00DB5840">
        <w:rPr>
          <w:b/>
          <w:color w:val="FF0000"/>
          <w:sz w:val="24"/>
          <w:szCs w:val="24"/>
          <w:vertAlign w:val="superscript"/>
        </w:rPr>
        <w:t>CV</w:t>
      </w:r>
      <w:r w:rsidR="00BF599C">
        <w:rPr>
          <w:b/>
          <w:color w:val="FF0000"/>
          <w:sz w:val="24"/>
          <w:szCs w:val="24"/>
          <w:vertAlign w:val="superscript"/>
        </w:rPr>
        <w:t>2</w:t>
      </w:r>
      <w:r w:rsidR="00571C41" w:rsidRPr="00571C41">
        <w:rPr>
          <w:b/>
          <w:bCs/>
          <w:sz w:val="24"/>
        </w:rPr>
        <w:t>[</w:t>
      </w:r>
      <w:r w:rsidR="001A69C4">
        <w:t>Contract Holder</w:t>
      </w:r>
      <w:r w:rsidR="00571C41" w:rsidRPr="00571C41">
        <w:rPr>
          <w:b/>
          <w:bCs/>
          <w:sz w:val="24"/>
        </w:rPr>
        <w:t>]</w:t>
      </w:r>
      <w:r w:rsidR="00406B57" w:rsidRPr="00406B57">
        <w:t xml:space="preserve">, if the </w:t>
      </w:r>
      <w:r w:rsidR="00BF599C" w:rsidRPr="00DB5840">
        <w:rPr>
          <w:b/>
          <w:color w:val="FF0000"/>
          <w:sz w:val="24"/>
          <w:szCs w:val="24"/>
          <w:vertAlign w:val="superscript"/>
        </w:rPr>
        <w:t>CV</w:t>
      </w:r>
      <w:r w:rsidR="00BF599C">
        <w:rPr>
          <w:b/>
          <w:color w:val="FF0000"/>
          <w:sz w:val="24"/>
          <w:szCs w:val="24"/>
          <w:vertAlign w:val="superscript"/>
        </w:rPr>
        <w:t>2</w:t>
      </w:r>
      <w:r w:rsidR="00571C41" w:rsidRPr="00571C41">
        <w:rPr>
          <w:b/>
          <w:bCs/>
          <w:sz w:val="24"/>
        </w:rPr>
        <w:t>[</w:t>
      </w:r>
      <w:r w:rsidR="001A69C4">
        <w:t>Contract Holder</w:t>
      </w:r>
      <w:r w:rsidR="00571C41" w:rsidRPr="00571C41">
        <w:rPr>
          <w:b/>
          <w:bCs/>
          <w:sz w:val="24"/>
        </w:rPr>
        <w:t>]</w:t>
      </w:r>
      <w:r w:rsidR="00406B57" w:rsidRPr="00406B57">
        <w:t xml:space="preserve"> is a partnership; </w:t>
      </w:r>
      <w:r w:rsidR="00693256">
        <w:t>and</w:t>
      </w:r>
    </w:p>
    <w:p w14:paraId="1665FEDB" w14:textId="05BE3CC2" w:rsidR="00406B57" w:rsidRPr="00406B57" w:rsidRDefault="00C445FE" w:rsidP="0013740F">
      <w:pPr>
        <w:pStyle w:val="BulletD"/>
      </w:pPr>
      <w:r w:rsidRPr="00987A39">
        <w:rPr>
          <w:b/>
          <w:bCs/>
          <w:color w:val="FF0000"/>
          <w:sz w:val="24"/>
          <w:szCs w:val="24"/>
          <w:vertAlign w:val="superscript"/>
        </w:rPr>
        <w:t>4b</w:t>
      </w:r>
      <w:r w:rsidRPr="00571C41">
        <w:rPr>
          <w:b/>
          <w:bCs/>
          <w:sz w:val="24"/>
        </w:rPr>
        <w:t>[</w:t>
      </w:r>
      <w:r w:rsidR="00831858">
        <w:t>You</w:t>
      </w:r>
      <w:r w:rsidRPr="00571C41">
        <w:rPr>
          <w:b/>
          <w:bCs/>
          <w:sz w:val="24"/>
        </w:rPr>
        <w:t>]</w:t>
      </w:r>
      <w:r w:rsidR="000430F9">
        <w:t xml:space="preserve"> are </w:t>
      </w:r>
      <w:r w:rsidR="009540F7" w:rsidRPr="00B37216">
        <w:rPr>
          <w:b/>
          <w:bCs/>
          <w:color w:val="FF0000"/>
          <w:sz w:val="24"/>
          <w:vertAlign w:val="superscript"/>
        </w:rPr>
        <w:t>CV6</w:t>
      </w:r>
      <w:r w:rsidR="00571C41" w:rsidRPr="00571C41">
        <w:rPr>
          <w:b/>
          <w:bCs/>
          <w:sz w:val="24"/>
        </w:rPr>
        <w:t>[</w:t>
      </w:r>
      <w:r w:rsidR="00406B57" w:rsidRPr="00406B57">
        <w:t>a</w:t>
      </w:r>
      <w:r w:rsidR="001A69C4">
        <w:t xml:space="preserve">n </w:t>
      </w:r>
      <w:r w:rsidR="00CA794C">
        <w:t>E</w:t>
      </w:r>
      <w:r w:rsidR="001A69C4">
        <w:t>mployee</w:t>
      </w:r>
      <w:r w:rsidR="00571C41" w:rsidRPr="00571C41">
        <w:rPr>
          <w:b/>
          <w:bCs/>
          <w:sz w:val="24"/>
        </w:rPr>
        <w:t>]</w:t>
      </w:r>
      <w:r w:rsidR="001A69C4">
        <w:t xml:space="preserve"> </w:t>
      </w:r>
      <w:r w:rsidR="00406B57" w:rsidRPr="00406B57">
        <w:t>of a limited liability company, if the</w:t>
      </w:r>
      <w:r w:rsidR="00BF599C" w:rsidRPr="00BF599C">
        <w:rPr>
          <w:b/>
          <w:color w:val="FF0000"/>
          <w:sz w:val="24"/>
          <w:szCs w:val="24"/>
          <w:vertAlign w:val="superscript"/>
        </w:rPr>
        <w:t xml:space="preserve"> </w:t>
      </w:r>
      <w:r w:rsidR="00BF599C" w:rsidRPr="00DB5840">
        <w:rPr>
          <w:b/>
          <w:color w:val="FF0000"/>
          <w:sz w:val="24"/>
          <w:szCs w:val="24"/>
          <w:vertAlign w:val="superscript"/>
        </w:rPr>
        <w:t>CV</w:t>
      </w:r>
      <w:r w:rsidR="00BF599C">
        <w:rPr>
          <w:b/>
          <w:color w:val="FF0000"/>
          <w:sz w:val="24"/>
          <w:szCs w:val="24"/>
          <w:vertAlign w:val="superscript"/>
        </w:rPr>
        <w:t>2</w:t>
      </w:r>
      <w:r w:rsidR="00571C41" w:rsidRPr="00571C41">
        <w:rPr>
          <w:b/>
          <w:bCs/>
          <w:sz w:val="24"/>
        </w:rPr>
        <w:t>[</w:t>
      </w:r>
      <w:r w:rsidR="00924083">
        <w:t>Contract Holder</w:t>
      </w:r>
      <w:r w:rsidR="00571C41" w:rsidRPr="00571C41">
        <w:rPr>
          <w:b/>
          <w:bCs/>
          <w:sz w:val="24"/>
        </w:rPr>
        <w:t>]</w:t>
      </w:r>
      <w:r w:rsidR="00924083">
        <w:t xml:space="preserve"> </w:t>
      </w:r>
      <w:r w:rsidR="00406B57" w:rsidRPr="00406B57">
        <w:t xml:space="preserve">is a limited liability company; </w:t>
      </w:r>
      <w:r w:rsidR="00693256">
        <w:t>and</w:t>
      </w:r>
    </w:p>
    <w:p w14:paraId="61EED3F3" w14:textId="59CD57A4" w:rsidR="00406B57" w:rsidRPr="00406B57" w:rsidRDefault="00C445FE" w:rsidP="0013740F">
      <w:pPr>
        <w:pStyle w:val="BulletD"/>
      </w:pPr>
      <w:r w:rsidRPr="00987A39">
        <w:rPr>
          <w:b/>
          <w:bCs/>
          <w:color w:val="FF0000"/>
          <w:sz w:val="24"/>
          <w:szCs w:val="24"/>
          <w:vertAlign w:val="superscript"/>
        </w:rPr>
        <w:t>4b</w:t>
      </w:r>
      <w:r w:rsidRPr="00571C41">
        <w:rPr>
          <w:b/>
          <w:bCs/>
          <w:sz w:val="24"/>
        </w:rPr>
        <w:t>[</w:t>
      </w:r>
      <w:r w:rsidR="00831858">
        <w:t>You</w:t>
      </w:r>
      <w:r w:rsidR="00DB02B9" w:rsidRPr="00571C41">
        <w:rPr>
          <w:b/>
          <w:bCs/>
          <w:sz w:val="24"/>
        </w:rPr>
        <w:t>]</w:t>
      </w:r>
      <w:r w:rsidR="000430F9">
        <w:t xml:space="preserve"> are</w:t>
      </w:r>
      <w:r w:rsidR="009B6667">
        <w:t xml:space="preserve"> </w:t>
      </w:r>
      <w:r w:rsidR="009540F7" w:rsidRPr="00B37216">
        <w:rPr>
          <w:b/>
          <w:bCs/>
          <w:color w:val="FF0000"/>
          <w:sz w:val="24"/>
          <w:vertAlign w:val="superscript"/>
        </w:rPr>
        <w:t>CV6</w:t>
      </w:r>
      <w:r w:rsidR="00571C41" w:rsidRPr="00571C41">
        <w:rPr>
          <w:b/>
          <w:bCs/>
          <w:sz w:val="24"/>
        </w:rPr>
        <w:t>[</w:t>
      </w:r>
      <w:r w:rsidR="00406B57" w:rsidRPr="00406B57">
        <w:t>a</w:t>
      </w:r>
      <w:r w:rsidR="00924083">
        <w:t xml:space="preserve">n </w:t>
      </w:r>
      <w:r w:rsidR="00CA794C">
        <w:t>E</w:t>
      </w:r>
      <w:r w:rsidR="00924083">
        <w:t>mployee</w:t>
      </w:r>
      <w:r w:rsidR="00571C41" w:rsidRPr="00571C41">
        <w:rPr>
          <w:b/>
          <w:bCs/>
          <w:sz w:val="24"/>
        </w:rPr>
        <w:t>]</w:t>
      </w:r>
      <w:r w:rsidR="00924083">
        <w:t xml:space="preserve"> </w:t>
      </w:r>
      <w:r w:rsidR="00406B57" w:rsidRPr="00406B57">
        <w:t xml:space="preserve">of a professional corporation, if the </w:t>
      </w:r>
      <w:r w:rsidR="00BF599C" w:rsidRPr="00DB5840">
        <w:rPr>
          <w:b/>
          <w:color w:val="FF0000"/>
          <w:sz w:val="24"/>
          <w:szCs w:val="24"/>
          <w:vertAlign w:val="superscript"/>
        </w:rPr>
        <w:t>CV</w:t>
      </w:r>
      <w:r w:rsidR="00BF599C">
        <w:rPr>
          <w:b/>
          <w:color w:val="FF0000"/>
          <w:sz w:val="24"/>
          <w:szCs w:val="24"/>
          <w:vertAlign w:val="superscript"/>
        </w:rPr>
        <w:t>2</w:t>
      </w:r>
      <w:r w:rsidR="00571C41" w:rsidRPr="00571C41">
        <w:rPr>
          <w:b/>
          <w:bCs/>
          <w:sz w:val="24"/>
        </w:rPr>
        <w:t>[</w:t>
      </w:r>
      <w:r w:rsidR="00AD607C">
        <w:t>C</w:t>
      </w:r>
      <w:r w:rsidR="00924083">
        <w:t xml:space="preserve">ontract </w:t>
      </w:r>
      <w:r w:rsidR="00AD607C">
        <w:t>H</w:t>
      </w:r>
      <w:r w:rsidR="00924083">
        <w:t>older</w:t>
      </w:r>
      <w:r w:rsidR="00571C41" w:rsidRPr="00571C41">
        <w:rPr>
          <w:b/>
          <w:bCs/>
          <w:sz w:val="24"/>
        </w:rPr>
        <w:t>]</w:t>
      </w:r>
      <w:r w:rsidR="00406B57" w:rsidRPr="00406B57">
        <w:t xml:space="preserve"> is a professional corporation; </w:t>
      </w:r>
      <w:r w:rsidR="00693256">
        <w:t>and</w:t>
      </w:r>
    </w:p>
    <w:p w14:paraId="4727E236" w14:textId="1FE24A55" w:rsidR="00C674FB" w:rsidRDefault="00C445FE" w:rsidP="0013740F">
      <w:pPr>
        <w:pStyle w:val="BulletD"/>
      </w:pPr>
      <w:r w:rsidRPr="00987A39">
        <w:rPr>
          <w:b/>
          <w:bCs/>
          <w:color w:val="FF0000"/>
          <w:sz w:val="24"/>
          <w:szCs w:val="24"/>
          <w:vertAlign w:val="superscript"/>
        </w:rPr>
        <w:t>4b</w:t>
      </w:r>
      <w:r w:rsidRPr="00571C41">
        <w:rPr>
          <w:b/>
          <w:bCs/>
          <w:sz w:val="24"/>
        </w:rPr>
        <w:t>[</w:t>
      </w:r>
      <w:r w:rsidR="00831858">
        <w:t>You</w:t>
      </w:r>
      <w:r w:rsidRPr="00571C41">
        <w:rPr>
          <w:b/>
          <w:bCs/>
          <w:sz w:val="24"/>
        </w:rPr>
        <w:t>]</w:t>
      </w:r>
      <w:r w:rsidR="000430F9">
        <w:t xml:space="preserve"> </w:t>
      </w:r>
      <w:r w:rsidR="00406B57" w:rsidRPr="00406B57">
        <w:t xml:space="preserve">become </w:t>
      </w:r>
      <w:r w:rsidR="00167306" w:rsidRPr="00987A39">
        <w:t>Disabled</w:t>
      </w:r>
      <w:r w:rsidR="00167306" w:rsidRPr="00167306">
        <w:rPr>
          <w:b/>
          <w:i/>
        </w:rPr>
        <w:t xml:space="preserve"> </w:t>
      </w:r>
      <w:r w:rsidR="00ED60EF">
        <w:t xml:space="preserve">under the </w:t>
      </w:r>
      <w:r w:rsidR="002049F0">
        <w:t>Plan;</w:t>
      </w:r>
      <w:r w:rsidR="00406B57" w:rsidRPr="00406B57">
        <w:t xml:space="preserve"> </w:t>
      </w:r>
      <w:r w:rsidR="009F2B33" w:rsidRPr="00DB5840">
        <w:rPr>
          <w:b/>
          <w:color w:val="FF0000"/>
          <w:sz w:val="24"/>
          <w:vertAlign w:val="superscript"/>
        </w:rPr>
        <w:t>1</w:t>
      </w:r>
      <w:r w:rsidR="009F2B33">
        <w:rPr>
          <w:b/>
          <w:color w:val="FF0000"/>
          <w:sz w:val="24"/>
          <w:vertAlign w:val="superscript"/>
        </w:rPr>
        <w:t>a</w:t>
      </w:r>
      <w:r w:rsidR="00571C41" w:rsidRPr="00571C41">
        <w:rPr>
          <w:b/>
          <w:bCs/>
          <w:sz w:val="24"/>
        </w:rPr>
        <w:t>[</w:t>
      </w:r>
      <w:r w:rsidR="00C674FB">
        <w:t xml:space="preserve">and remain </w:t>
      </w:r>
      <w:r w:rsidR="00167306" w:rsidRPr="00987A39">
        <w:t>Disabled</w:t>
      </w:r>
      <w:r w:rsidR="00167306" w:rsidRPr="00167306">
        <w:rPr>
          <w:b/>
          <w:i/>
        </w:rPr>
        <w:t xml:space="preserve"> </w:t>
      </w:r>
      <w:r w:rsidR="00C674FB">
        <w:t>for the longer of:</w:t>
      </w:r>
    </w:p>
    <w:p w14:paraId="68A1E7A2" w14:textId="03191045" w:rsidR="00C674FB" w:rsidRDefault="00C674FB" w:rsidP="00250B5E">
      <w:pPr>
        <w:pStyle w:val="BulletD"/>
        <w:numPr>
          <w:ilvl w:val="0"/>
          <w:numId w:val="31"/>
        </w:numPr>
        <w:ind w:left="1296"/>
      </w:pPr>
      <w:r>
        <w:t xml:space="preserve">the </w:t>
      </w:r>
      <w:r w:rsidR="00985B0E">
        <w:t>Plan</w:t>
      </w:r>
      <w:r w:rsidR="00283F14">
        <w:t>’</w:t>
      </w:r>
      <w:r>
        <w:t xml:space="preserve">s </w:t>
      </w:r>
      <w:r w:rsidR="00DB3F54" w:rsidRPr="00987A39">
        <w:t>Elimination Period</w:t>
      </w:r>
      <w:r>
        <w:t>; or</w:t>
      </w:r>
    </w:p>
    <w:p w14:paraId="2245FA8E" w14:textId="36BD6E9B" w:rsidR="00406B57" w:rsidRPr="00406B57" w:rsidRDefault="00EF465A" w:rsidP="00250B5E">
      <w:pPr>
        <w:pStyle w:val="BulletD"/>
        <w:numPr>
          <w:ilvl w:val="0"/>
          <w:numId w:val="31"/>
        </w:numPr>
        <w:ind w:left="1296"/>
      </w:pPr>
      <w:r w:rsidRPr="00DB5840">
        <w:rPr>
          <w:b/>
          <w:color w:val="FF0000"/>
          <w:sz w:val="24"/>
          <w:vertAlign w:val="superscript"/>
        </w:rPr>
        <w:t>1</w:t>
      </w:r>
      <w:r w:rsidR="00B70902">
        <w:rPr>
          <w:b/>
          <w:color w:val="FF0000"/>
          <w:sz w:val="24"/>
          <w:vertAlign w:val="superscript"/>
        </w:rPr>
        <w:t>b</w:t>
      </w:r>
      <w:r w:rsidR="00571C41" w:rsidRPr="00571C41">
        <w:rPr>
          <w:b/>
          <w:bCs/>
          <w:sz w:val="24"/>
        </w:rPr>
        <w:t>[</w:t>
      </w:r>
      <w:r w:rsidR="00A821E8">
        <w:t>90 - 180 consecutive days</w:t>
      </w:r>
      <w:r w:rsidR="0078769B">
        <w:t>.</w:t>
      </w:r>
      <w:r w:rsidR="00571C41" w:rsidRPr="00571C41">
        <w:rPr>
          <w:b/>
          <w:bCs/>
          <w:sz w:val="24"/>
        </w:rPr>
        <w:t>]</w:t>
      </w:r>
      <w:r w:rsidR="00A821E8">
        <w:t xml:space="preserve"> </w:t>
      </w:r>
      <w:r w:rsidR="00571C41" w:rsidRPr="00571C41">
        <w:rPr>
          <w:b/>
          <w:bCs/>
          <w:sz w:val="24"/>
        </w:rPr>
        <w:t>]</w:t>
      </w:r>
    </w:p>
    <w:p w14:paraId="71A9D4ED" w14:textId="2CFB5E72" w:rsidR="00406B57" w:rsidRPr="00406B57" w:rsidRDefault="00C445FE" w:rsidP="0013740F">
      <w:pPr>
        <w:pStyle w:val="BulletD"/>
      </w:pPr>
      <w:r w:rsidRPr="00987A39">
        <w:rPr>
          <w:b/>
          <w:bCs/>
          <w:color w:val="FF0000"/>
          <w:sz w:val="24"/>
          <w:szCs w:val="24"/>
          <w:vertAlign w:val="superscript"/>
        </w:rPr>
        <w:t>4b</w:t>
      </w:r>
      <w:r w:rsidRPr="00571C41">
        <w:rPr>
          <w:b/>
          <w:bCs/>
          <w:sz w:val="24"/>
        </w:rPr>
        <w:t>[</w:t>
      </w:r>
      <w:r w:rsidR="00831858">
        <w:t>You</w:t>
      </w:r>
      <w:r w:rsidRPr="00571C41">
        <w:rPr>
          <w:b/>
          <w:bCs/>
          <w:sz w:val="24"/>
        </w:rPr>
        <w:t>]</w:t>
      </w:r>
      <w:r w:rsidR="000430F9">
        <w:t xml:space="preserve"> are </w:t>
      </w:r>
      <w:r w:rsidR="00406B57" w:rsidRPr="00406B57">
        <w:t>receiving</w:t>
      </w:r>
      <w:r w:rsidR="009A3282">
        <w:t xml:space="preserve"> a</w:t>
      </w:r>
      <w:r w:rsidR="00406B57" w:rsidRPr="00406B57">
        <w:t xml:space="preserve"> Monthly Benefit </w:t>
      </w:r>
      <w:r w:rsidR="000902C6">
        <w:t xml:space="preserve">Payment </w:t>
      </w:r>
      <w:r w:rsidR="00406B57" w:rsidRPr="00406B57">
        <w:t xml:space="preserve">under the </w:t>
      </w:r>
      <w:r w:rsidR="00E11C33" w:rsidRPr="00987A39">
        <w:rPr>
          <w:b/>
          <w:color w:val="FF0000"/>
          <w:sz w:val="24"/>
          <w:szCs w:val="24"/>
          <w:vertAlign w:val="superscript"/>
        </w:rPr>
        <w:t>CV1</w:t>
      </w:r>
      <w:r w:rsidR="00571C41" w:rsidRPr="00571C41">
        <w:rPr>
          <w:b/>
          <w:bCs/>
          <w:sz w:val="24"/>
        </w:rPr>
        <w:t>[</w:t>
      </w:r>
      <w:r w:rsidR="004B7887">
        <w:t>l</w:t>
      </w:r>
      <w:r w:rsidR="009A3282">
        <w:t xml:space="preserve">ong </w:t>
      </w:r>
      <w:r w:rsidR="004B7887">
        <w:t>t</w:t>
      </w:r>
      <w:r w:rsidR="009A3282">
        <w:t>erm</w:t>
      </w:r>
      <w:r w:rsidR="00571C41" w:rsidRPr="00571C41">
        <w:rPr>
          <w:b/>
          <w:bCs/>
          <w:sz w:val="24"/>
        </w:rPr>
        <w:t>]</w:t>
      </w:r>
      <w:r w:rsidR="009A3282">
        <w:t xml:space="preserve"> </w:t>
      </w:r>
      <w:r w:rsidR="004B7887">
        <w:t>d</w:t>
      </w:r>
      <w:r w:rsidR="009A3282">
        <w:t xml:space="preserve">isability </w:t>
      </w:r>
      <w:r w:rsidR="0058706A">
        <w:t>Plan</w:t>
      </w:r>
      <w:r w:rsidR="00406B57" w:rsidRPr="00406B57">
        <w:t xml:space="preserve">; </w:t>
      </w:r>
      <w:r w:rsidR="00B31376">
        <w:t>a</w:t>
      </w:r>
      <w:r w:rsidR="00406B57" w:rsidRPr="00406B57">
        <w:t>nd</w:t>
      </w:r>
      <w:r w:rsidR="00B31376">
        <w:t>,</w:t>
      </w:r>
      <w:r w:rsidR="00406B57" w:rsidRPr="00406B57">
        <w:t xml:space="preserve"> </w:t>
      </w:r>
    </w:p>
    <w:p w14:paraId="7561CAD6" w14:textId="1F86D2D7" w:rsidR="00694347" w:rsidRDefault="00C445FE" w:rsidP="0013740F">
      <w:pPr>
        <w:pStyle w:val="BulletD"/>
      </w:pPr>
      <w:r w:rsidRPr="00987A39">
        <w:rPr>
          <w:b/>
          <w:bCs/>
          <w:color w:val="FF0000"/>
          <w:sz w:val="24"/>
          <w:szCs w:val="24"/>
          <w:vertAlign w:val="superscript"/>
        </w:rPr>
        <w:t>4b</w:t>
      </w:r>
      <w:r w:rsidRPr="00571C41">
        <w:rPr>
          <w:b/>
          <w:bCs/>
          <w:sz w:val="24"/>
        </w:rPr>
        <w:t>[</w:t>
      </w:r>
      <w:r w:rsidR="00831858">
        <w:t>You</w:t>
      </w:r>
      <w:r w:rsidRPr="00571C41">
        <w:rPr>
          <w:b/>
          <w:bCs/>
          <w:sz w:val="24"/>
        </w:rPr>
        <w:t>]</w:t>
      </w:r>
      <w:r w:rsidR="00AD607C">
        <w:t xml:space="preserve"> </w:t>
      </w:r>
      <w:r w:rsidR="00406B57" w:rsidRPr="00406B57">
        <w:t xml:space="preserve">have incurred </w:t>
      </w:r>
      <w:r w:rsidR="00D92593">
        <w:t>b</w:t>
      </w:r>
      <w:r w:rsidR="00406B57" w:rsidRPr="00406B57">
        <w:t xml:space="preserve">usiness </w:t>
      </w:r>
      <w:r w:rsidR="00D92593">
        <w:t>o</w:t>
      </w:r>
      <w:r w:rsidR="00406B57" w:rsidRPr="00406B57">
        <w:t xml:space="preserve">verhead </w:t>
      </w:r>
      <w:r w:rsidR="00CB47D6" w:rsidRPr="00B37216">
        <w:rPr>
          <w:bCs/>
          <w:iCs/>
        </w:rPr>
        <w:t>C</w:t>
      </w:r>
      <w:r w:rsidR="00D92593" w:rsidRPr="00B37216">
        <w:rPr>
          <w:bCs/>
          <w:iCs/>
        </w:rPr>
        <w:t xml:space="preserve">overed </w:t>
      </w:r>
      <w:r w:rsidR="00CB47D6" w:rsidRPr="00B37216">
        <w:rPr>
          <w:bCs/>
          <w:iCs/>
        </w:rPr>
        <w:t>E</w:t>
      </w:r>
      <w:r w:rsidR="00406B57" w:rsidRPr="00B37216">
        <w:rPr>
          <w:bCs/>
          <w:iCs/>
        </w:rPr>
        <w:t>xpense</w:t>
      </w:r>
      <w:r w:rsidR="00B30AF6" w:rsidRPr="00B37216">
        <w:rPr>
          <w:bCs/>
          <w:iCs/>
        </w:rPr>
        <w:t>s</w:t>
      </w:r>
      <w:r w:rsidR="00EB2B28">
        <w:t>.</w:t>
      </w:r>
      <w:r w:rsidR="00571C41" w:rsidRPr="00571C41">
        <w:rPr>
          <w:b/>
          <w:bCs/>
          <w:sz w:val="24"/>
        </w:rPr>
        <w:t>]</w:t>
      </w:r>
    </w:p>
    <w:p w14:paraId="1CEFA0BA" w14:textId="768F5A89" w:rsidR="00443217" w:rsidRDefault="002D1E3A" w:rsidP="00B37216">
      <w:pPr>
        <w:pStyle w:val="2Text"/>
      </w:pPr>
      <w:r w:rsidRPr="00987A39">
        <w:rPr>
          <w:b/>
          <w:color w:val="FF0000"/>
          <w:sz w:val="24"/>
          <w:vertAlign w:val="superscript"/>
        </w:rPr>
        <w:t>3</w:t>
      </w:r>
      <w:r w:rsidR="00571C41" w:rsidRPr="00571C41">
        <w:rPr>
          <w:b/>
          <w:bCs/>
          <w:sz w:val="24"/>
        </w:rPr>
        <w:t>[</w:t>
      </w:r>
      <w:r w:rsidR="00443217">
        <w:t xml:space="preserve">The </w:t>
      </w:r>
      <w:r w:rsidR="003D1A2C" w:rsidRPr="008F1EEF">
        <w:t>b</w:t>
      </w:r>
      <w:r w:rsidRPr="008F1EEF">
        <w:t>usiness</w:t>
      </w:r>
      <w:r>
        <w:t xml:space="preserve"> </w:t>
      </w:r>
      <w:r w:rsidR="003D1A2C">
        <w:t>o</w:t>
      </w:r>
      <w:r>
        <w:t xml:space="preserve">verhead </w:t>
      </w:r>
      <w:r w:rsidR="003D1A2C">
        <w:t>e</w:t>
      </w:r>
      <w:r>
        <w:t xml:space="preserve">xpense </w:t>
      </w:r>
      <w:r w:rsidR="00730BED">
        <w:t>benefit</w:t>
      </w:r>
      <w:r>
        <w:t xml:space="preserve"> </w:t>
      </w:r>
      <w:r w:rsidR="00443217">
        <w:t xml:space="preserve">is subject to all other terms and conditions in the </w:t>
      </w:r>
      <w:r w:rsidR="00985B0E">
        <w:t>Plan</w:t>
      </w:r>
      <w:r w:rsidR="00443217">
        <w:t>.</w:t>
      </w:r>
      <w:r w:rsidR="00571C41" w:rsidRPr="00571C41">
        <w:rPr>
          <w:b/>
          <w:bCs/>
          <w:sz w:val="24"/>
        </w:rPr>
        <w:t>]</w:t>
      </w:r>
    </w:p>
    <w:p w14:paraId="0BFA4E98" w14:textId="125354C1" w:rsidR="009F6494" w:rsidRDefault="008C5EFC" w:rsidP="009F6494">
      <w:pPr>
        <w:pStyle w:val="SubtitleD"/>
      </w:pPr>
      <w:r w:rsidRPr="00987A39">
        <w:rPr>
          <w:rFonts w:ascii="Arial" w:hAnsi="Arial" w:cs="Arial"/>
          <w:color w:val="FF0000"/>
          <w:vertAlign w:val="superscript"/>
        </w:rPr>
        <w:t>2</w:t>
      </w:r>
      <w:r w:rsidR="00571C41" w:rsidRPr="00EF6E18">
        <w:rPr>
          <w:rFonts w:ascii="Arial" w:hAnsi="Arial" w:cs="Arial"/>
        </w:rPr>
        <w:t>[</w:t>
      </w:r>
      <w:r w:rsidR="009F6494">
        <w:t xml:space="preserve">How Long Must You Be Disabled Before </w:t>
      </w:r>
      <w:r w:rsidR="00D60341">
        <w:t>Your</w:t>
      </w:r>
      <w:r w:rsidR="009F6494">
        <w:t xml:space="preserve"> </w:t>
      </w:r>
      <w:r w:rsidR="00990975">
        <w:t xml:space="preserve">Business Overhead Expense Disability Benefits </w:t>
      </w:r>
      <w:r w:rsidR="009F6494">
        <w:t>Begin?</w:t>
      </w:r>
    </w:p>
    <w:p w14:paraId="1CA5DDE2" w14:textId="1B7CD295" w:rsidR="009F6494" w:rsidRDefault="00C445FE" w:rsidP="009F6494">
      <w:pPr>
        <w:pStyle w:val="2Text"/>
      </w:pPr>
      <w:r w:rsidRPr="00987A39">
        <w:rPr>
          <w:b/>
          <w:bCs/>
          <w:color w:val="FF0000"/>
          <w:sz w:val="24"/>
          <w:szCs w:val="24"/>
          <w:vertAlign w:val="superscript"/>
        </w:rPr>
        <w:t>4b</w:t>
      </w:r>
      <w:r w:rsidRPr="00571C41">
        <w:rPr>
          <w:b/>
          <w:bCs/>
          <w:sz w:val="24"/>
        </w:rPr>
        <w:t>[</w:t>
      </w:r>
      <w:r w:rsidR="009F6494">
        <w:t>You</w:t>
      </w:r>
      <w:r w:rsidRPr="00571C41">
        <w:rPr>
          <w:b/>
          <w:bCs/>
          <w:sz w:val="24"/>
        </w:rPr>
        <w:t>]</w:t>
      </w:r>
      <w:r w:rsidR="009F6494">
        <w:t xml:space="preserve"> must be </w:t>
      </w:r>
      <w:r w:rsidR="008A4DA2" w:rsidRPr="00DB5840">
        <w:rPr>
          <w:b/>
          <w:color w:val="FF0000"/>
          <w:sz w:val="24"/>
          <w:vertAlign w:val="superscript"/>
        </w:rPr>
        <w:t>1</w:t>
      </w:r>
      <w:r w:rsidR="008A4DA2">
        <w:rPr>
          <w:b/>
          <w:color w:val="FF0000"/>
          <w:sz w:val="24"/>
          <w:vertAlign w:val="superscript"/>
        </w:rPr>
        <w:t>a</w:t>
      </w:r>
      <w:r w:rsidR="00571C41" w:rsidRPr="00571C41">
        <w:rPr>
          <w:b/>
          <w:bCs/>
          <w:sz w:val="24"/>
        </w:rPr>
        <w:t>[</w:t>
      </w:r>
      <w:r w:rsidR="009F6494">
        <w:t>continuously</w:t>
      </w:r>
      <w:r w:rsidR="00571C41" w:rsidRPr="00571C41">
        <w:rPr>
          <w:b/>
          <w:bCs/>
          <w:sz w:val="24"/>
        </w:rPr>
        <w:t>]</w:t>
      </w:r>
      <w:r w:rsidR="009F6494">
        <w:t xml:space="preserve"> </w:t>
      </w:r>
      <w:r w:rsidR="00167306" w:rsidRPr="00987A39">
        <w:t>Disabled</w:t>
      </w:r>
      <w:r w:rsidR="00167306" w:rsidRPr="00167306">
        <w:rPr>
          <w:b/>
          <w:i/>
        </w:rPr>
        <w:t xml:space="preserve"> </w:t>
      </w:r>
      <w:r w:rsidR="009F6494">
        <w:t xml:space="preserve">through </w:t>
      </w:r>
      <w:r w:rsidR="00970999">
        <w:t xml:space="preserve">the </w:t>
      </w:r>
      <w:r w:rsidR="004F26DC" w:rsidRPr="00B37216">
        <w:rPr>
          <w:bCs/>
          <w:iCs/>
        </w:rPr>
        <w:t xml:space="preserve">Business Overhead </w:t>
      </w:r>
      <w:r w:rsidR="002D1C20">
        <w:rPr>
          <w:bCs/>
          <w:iCs/>
        </w:rPr>
        <w:t>Expense</w:t>
      </w:r>
      <w:r w:rsidR="004F26DC" w:rsidRPr="00B37216">
        <w:rPr>
          <w:bCs/>
          <w:iCs/>
        </w:rPr>
        <w:t xml:space="preserve"> </w:t>
      </w:r>
      <w:r w:rsidR="00DB3F54" w:rsidRPr="00B37216">
        <w:rPr>
          <w:bCs/>
          <w:iCs/>
        </w:rPr>
        <w:t>Elimination Period</w:t>
      </w:r>
      <w:r w:rsidR="009F6494">
        <w:t xml:space="preserve">. </w:t>
      </w:r>
    </w:p>
    <w:p w14:paraId="3E4F9F64" w14:textId="1AFF792F" w:rsidR="009F6494" w:rsidRDefault="00C445FE">
      <w:pPr>
        <w:pStyle w:val="2Text"/>
      </w:pPr>
      <w:r w:rsidRPr="00987A39">
        <w:rPr>
          <w:b/>
          <w:bCs/>
          <w:color w:val="FF0000"/>
          <w:sz w:val="24"/>
          <w:szCs w:val="24"/>
          <w:vertAlign w:val="superscript"/>
        </w:rPr>
        <w:t>4b</w:t>
      </w:r>
      <w:r w:rsidRPr="00571C41">
        <w:rPr>
          <w:b/>
          <w:bCs/>
          <w:sz w:val="24"/>
        </w:rPr>
        <w:t>[</w:t>
      </w:r>
      <w:r w:rsidR="00D60341">
        <w:t>Your</w:t>
      </w:r>
      <w:r w:rsidRPr="00571C41">
        <w:rPr>
          <w:b/>
          <w:bCs/>
          <w:sz w:val="24"/>
        </w:rPr>
        <w:t>]</w:t>
      </w:r>
      <w:r w:rsidR="009F6494">
        <w:t xml:space="preserve"> </w:t>
      </w:r>
      <w:r w:rsidR="008B5A22">
        <w:t>B</w:t>
      </w:r>
      <w:r w:rsidR="00BC09E6">
        <w:t xml:space="preserve">usiness </w:t>
      </w:r>
      <w:r w:rsidR="008B5A22">
        <w:t>O</w:t>
      </w:r>
      <w:r w:rsidR="00BC09E6">
        <w:t xml:space="preserve">verhead </w:t>
      </w:r>
      <w:r w:rsidR="002D1C20">
        <w:t xml:space="preserve">Expense </w:t>
      </w:r>
      <w:r w:rsidR="00BC09E6">
        <w:t>E</w:t>
      </w:r>
      <w:r w:rsidR="009F6494">
        <w:t xml:space="preserve">limination </w:t>
      </w:r>
      <w:r w:rsidR="00BC09E6">
        <w:t>P</w:t>
      </w:r>
      <w:r w:rsidR="009F6494">
        <w:t xml:space="preserve">eriod is </w:t>
      </w:r>
      <w:r w:rsidR="002F1867" w:rsidRPr="00987A39">
        <w:rPr>
          <w:b/>
          <w:color w:val="FF0000"/>
          <w:sz w:val="24"/>
          <w:vertAlign w:val="superscript"/>
        </w:rPr>
        <w:t>2a</w:t>
      </w:r>
      <w:r w:rsidR="00571C41" w:rsidRPr="00571C41">
        <w:rPr>
          <w:b/>
          <w:bCs/>
          <w:sz w:val="24"/>
        </w:rPr>
        <w:t>[</w:t>
      </w:r>
      <w:r w:rsidR="009F6494">
        <w:t xml:space="preserve">1 - </w:t>
      </w:r>
      <w:r w:rsidR="00B806AE">
        <w:t>30</w:t>
      </w:r>
      <w:r w:rsidR="00571C41" w:rsidRPr="00571C41">
        <w:rPr>
          <w:b/>
          <w:bCs/>
          <w:sz w:val="24"/>
        </w:rPr>
        <w:t>]</w:t>
      </w:r>
      <w:r w:rsidR="009F6494">
        <w:t xml:space="preserve"> </w:t>
      </w:r>
      <w:r w:rsidR="008C5EFC" w:rsidRPr="00DB5840">
        <w:rPr>
          <w:b/>
          <w:color w:val="FF0000"/>
          <w:sz w:val="24"/>
          <w:vertAlign w:val="superscript"/>
        </w:rPr>
        <w:t>1</w:t>
      </w:r>
      <w:r w:rsidR="008C5EFC">
        <w:rPr>
          <w:b/>
          <w:color w:val="FF0000"/>
          <w:sz w:val="24"/>
          <w:vertAlign w:val="superscript"/>
        </w:rPr>
        <w:t>a</w:t>
      </w:r>
      <w:r w:rsidR="00571C41" w:rsidRPr="00571C41">
        <w:rPr>
          <w:b/>
          <w:bCs/>
          <w:sz w:val="24"/>
        </w:rPr>
        <w:t>[</w:t>
      </w:r>
      <w:r w:rsidR="009F6494">
        <w:t>continuous,</w:t>
      </w:r>
      <w:r w:rsidR="00571C41" w:rsidRPr="00571C41">
        <w:rPr>
          <w:b/>
          <w:bCs/>
          <w:sz w:val="24"/>
        </w:rPr>
        <w:t>]</w:t>
      </w:r>
      <w:r w:rsidR="009F6494">
        <w:t xml:space="preserve"> </w:t>
      </w:r>
      <w:r w:rsidR="008C5EFC" w:rsidRPr="00DB5840">
        <w:rPr>
          <w:b/>
          <w:color w:val="FF0000"/>
          <w:sz w:val="24"/>
          <w:vertAlign w:val="superscript"/>
        </w:rPr>
        <w:t>1</w:t>
      </w:r>
      <w:r w:rsidR="008C5EFC">
        <w:rPr>
          <w:b/>
          <w:color w:val="FF0000"/>
          <w:sz w:val="24"/>
          <w:vertAlign w:val="superscript"/>
        </w:rPr>
        <w:t>a</w:t>
      </w:r>
      <w:r w:rsidR="00571C41" w:rsidRPr="00571C41">
        <w:rPr>
          <w:b/>
          <w:bCs/>
          <w:sz w:val="24"/>
        </w:rPr>
        <w:t>[</w:t>
      </w:r>
      <w:r w:rsidR="009F6494">
        <w:t>consecutive</w:t>
      </w:r>
      <w:r w:rsidR="00571C41" w:rsidRPr="00571C41">
        <w:rPr>
          <w:b/>
          <w:bCs/>
          <w:sz w:val="24"/>
        </w:rPr>
        <w:t>]</w:t>
      </w:r>
      <w:r w:rsidR="009F6494">
        <w:t xml:space="preserve"> </w:t>
      </w:r>
      <w:r w:rsidR="009F6494" w:rsidRPr="00ED350C">
        <w:t>days.</w:t>
      </w:r>
      <w:r w:rsidR="00571C41" w:rsidRPr="00571C41">
        <w:rPr>
          <w:b/>
          <w:bCs/>
          <w:sz w:val="24"/>
        </w:rPr>
        <w:t>]</w:t>
      </w:r>
    </w:p>
    <w:p w14:paraId="1B8699B4" w14:textId="1C1AD6E1" w:rsidR="002C3ED4" w:rsidRDefault="002C3ED4" w:rsidP="002C3ED4">
      <w:pPr>
        <w:pStyle w:val="SubtitleD"/>
      </w:pPr>
      <w:r>
        <w:lastRenderedPageBreak/>
        <w:t xml:space="preserve">What Information Is Needed as Proof of </w:t>
      </w:r>
      <w:r w:rsidR="00D60341">
        <w:t>Your</w:t>
      </w:r>
      <w:r>
        <w:t xml:space="preserve"> Claim?</w:t>
      </w:r>
    </w:p>
    <w:p w14:paraId="47E2E35A" w14:textId="04E7486F" w:rsidR="00CA2B58" w:rsidRDefault="00C445FE" w:rsidP="002C3ED4">
      <w:pPr>
        <w:pStyle w:val="2Text"/>
        <w:rPr>
          <w:ins w:id="334" w:author="Laura Hoogland" w:date="2026-01-22T14:57:00Z" w16du:dateUtc="2026-01-22T20:57:00Z"/>
        </w:rPr>
      </w:pPr>
      <w:commentRangeStart w:id="335"/>
      <w:commentRangeStart w:id="336"/>
      <w:r w:rsidRPr="00987A39">
        <w:rPr>
          <w:b/>
          <w:bCs/>
          <w:color w:val="FF0000"/>
          <w:sz w:val="24"/>
          <w:szCs w:val="24"/>
          <w:vertAlign w:val="superscript"/>
        </w:rPr>
        <w:t>4b</w:t>
      </w:r>
      <w:r w:rsidRPr="00571C41">
        <w:rPr>
          <w:b/>
          <w:bCs/>
          <w:sz w:val="24"/>
        </w:rPr>
        <w:t>[</w:t>
      </w:r>
      <w:r w:rsidR="005F4719">
        <w:t>You</w:t>
      </w:r>
      <w:r w:rsidRPr="00571C41">
        <w:rPr>
          <w:b/>
          <w:bCs/>
          <w:sz w:val="24"/>
        </w:rPr>
        <w:t>]</w:t>
      </w:r>
      <w:r w:rsidR="005F4719">
        <w:t xml:space="preserve"> must provide</w:t>
      </w:r>
      <w:r w:rsidR="00EF0A75">
        <w:t xml:space="preserve"> satisfactory</w:t>
      </w:r>
      <w:r w:rsidR="005F4719">
        <w:t xml:space="preserve"> proof </w:t>
      </w:r>
      <w:r w:rsidR="00142EB5">
        <w:t xml:space="preserve">to Prudential </w:t>
      </w:r>
      <w:r w:rsidR="007E1C11">
        <w:t xml:space="preserve">of </w:t>
      </w:r>
      <w:r w:rsidRPr="00987A39">
        <w:rPr>
          <w:b/>
          <w:bCs/>
          <w:color w:val="FF0000"/>
          <w:sz w:val="24"/>
          <w:szCs w:val="24"/>
          <w:vertAlign w:val="superscript"/>
        </w:rPr>
        <w:t>4b</w:t>
      </w:r>
      <w:r w:rsidRPr="00571C41">
        <w:rPr>
          <w:b/>
          <w:bCs/>
          <w:sz w:val="24"/>
        </w:rPr>
        <w:t>[</w:t>
      </w:r>
      <w:r w:rsidR="00D60341">
        <w:t>Your</w:t>
      </w:r>
      <w:r w:rsidRPr="00571C41">
        <w:rPr>
          <w:b/>
          <w:bCs/>
          <w:sz w:val="24"/>
        </w:rPr>
        <w:t>]</w:t>
      </w:r>
      <w:r w:rsidR="007E1C11">
        <w:t xml:space="preserve"> </w:t>
      </w:r>
      <w:r w:rsidR="00B93C96">
        <w:t>b</w:t>
      </w:r>
      <w:r w:rsidR="00142EB5">
        <w:t xml:space="preserve">usiness </w:t>
      </w:r>
      <w:r w:rsidR="00B93C96">
        <w:t>o</w:t>
      </w:r>
      <w:r w:rsidR="00142EB5">
        <w:t>verhead Covered Expenses</w:t>
      </w:r>
      <w:r w:rsidR="004F73D9">
        <w:t xml:space="preserve"> prior to the date </w:t>
      </w:r>
      <w:r w:rsidRPr="00987A39">
        <w:rPr>
          <w:b/>
          <w:bCs/>
          <w:color w:val="FF0000"/>
          <w:sz w:val="24"/>
          <w:szCs w:val="24"/>
          <w:vertAlign w:val="superscript"/>
        </w:rPr>
        <w:t>4b</w:t>
      </w:r>
      <w:r w:rsidRPr="00571C41">
        <w:rPr>
          <w:b/>
          <w:bCs/>
          <w:sz w:val="24"/>
        </w:rPr>
        <w:t>[</w:t>
      </w:r>
      <w:r w:rsidR="00831858">
        <w:t>You</w:t>
      </w:r>
      <w:r w:rsidRPr="00571C41">
        <w:rPr>
          <w:b/>
          <w:bCs/>
          <w:sz w:val="24"/>
        </w:rPr>
        <w:t>]</w:t>
      </w:r>
      <w:r w:rsidR="004F73D9">
        <w:t xml:space="preserve"> became </w:t>
      </w:r>
      <w:r w:rsidR="00FF5545">
        <w:t>Disabled</w:t>
      </w:r>
      <w:r w:rsidR="000C3BAE">
        <w:t xml:space="preserve">. </w:t>
      </w:r>
      <w:commentRangeEnd w:id="335"/>
      <w:ins w:id="337" w:author="Laura Hoogland" w:date="2026-01-22T14:57:00Z" w16du:dateUtc="2026-01-22T20:57:00Z">
        <w:r w:rsidR="006A195B">
          <w:rPr>
            <w:rStyle w:val="CommentReference"/>
            <w:sz w:val="20"/>
            <w:szCs w:val="20"/>
          </w:rPr>
          <w:commentReference w:id="335"/>
        </w:r>
        <w:commentRangeEnd w:id="336"/>
        <w:r w:rsidR="00FE0C20">
          <w:rPr>
            <w:rStyle w:val="CommentReference"/>
            <w:sz w:val="20"/>
            <w:szCs w:val="20"/>
          </w:rPr>
          <w:commentReference w:id="336"/>
        </w:r>
      </w:ins>
    </w:p>
    <w:p w14:paraId="15C346AA" w14:textId="6985AA4B" w:rsidR="002C3ED4" w:rsidRDefault="00C445FE" w:rsidP="002C3ED4">
      <w:pPr>
        <w:pStyle w:val="2Text"/>
      </w:pPr>
      <w:r w:rsidRPr="00987A39">
        <w:rPr>
          <w:b/>
          <w:bCs/>
          <w:color w:val="FF0000"/>
          <w:sz w:val="24"/>
          <w:szCs w:val="24"/>
          <w:vertAlign w:val="superscript"/>
        </w:rPr>
        <w:t>4b</w:t>
      </w:r>
      <w:r w:rsidRPr="00571C41">
        <w:rPr>
          <w:b/>
          <w:bCs/>
          <w:sz w:val="24"/>
        </w:rPr>
        <w:t>[</w:t>
      </w:r>
      <w:r w:rsidR="00D60341">
        <w:t>Your</w:t>
      </w:r>
      <w:r w:rsidRPr="00571C41">
        <w:rPr>
          <w:b/>
          <w:bCs/>
          <w:sz w:val="24"/>
        </w:rPr>
        <w:t>]</w:t>
      </w:r>
      <w:r w:rsidR="002C3ED4">
        <w:t xml:space="preserve"> </w:t>
      </w:r>
      <w:r w:rsidR="0004326D">
        <w:rPr>
          <w:bCs/>
        </w:rPr>
        <w:t>satisfactory</w:t>
      </w:r>
      <w:r w:rsidR="0004326D" w:rsidRPr="0021243B">
        <w:rPr>
          <w:bCs/>
        </w:rPr>
        <w:t xml:space="preserve"> </w:t>
      </w:r>
      <w:r w:rsidR="002C3ED4">
        <w:t xml:space="preserve">proof </w:t>
      </w:r>
      <w:r w:rsidR="006D7E14" w:rsidRPr="00987A39">
        <w:rPr>
          <w:b/>
          <w:color w:val="FF0000"/>
          <w:sz w:val="24"/>
          <w:vertAlign w:val="superscript"/>
        </w:rPr>
        <w:t>3</w:t>
      </w:r>
      <w:r w:rsidR="00571C41" w:rsidRPr="00571C41">
        <w:rPr>
          <w:b/>
          <w:bCs/>
          <w:sz w:val="24"/>
        </w:rPr>
        <w:t>[</w:t>
      </w:r>
      <w:r w:rsidR="002C3ED4">
        <w:t xml:space="preserve">, provided at </w:t>
      </w:r>
      <w:r w:rsidR="00D60341">
        <w:t>Your</w:t>
      </w:r>
      <w:r w:rsidR="002C3ED4">
        <w:t xml:space="preserve"> expense,</w:t>
      </w:r>
      <w:r w:rsidR="00571C41" w:rsidRPr="00571C41">
        <w:rPr>
          <w:b/>
          <w:bCs/>
          <w:sz w:val="24"/>
        </w:rPr>
        <w:t>]</w:t>
      </w:r>
      <w:r w:rsidR="002C3ED4">
        <w:t xml:space="preserve"> </w:t>
      </w:r>
      <w:r w:rsidR="00512605">
        <w:t>may include</w:t>
      </w:r>
      <w:r w:rsidR="003F1055">
        <w:t xml:space="preserve">, but is not limited to </w:t>
      </w:r>
      <w:r w:rsidR="00512605">
        <w:t>the following</w:t>
      </w:r>
      <w:r w:rsidR="005B3DFE">
        <w:t xml:space="preserve"> </w:t>
      </w:r>
      <w:r w:rsidR="00E50314" w:rsidRPr="00987A39">
        <w:rPr>
          <w:b/>
          <w:color w:val="FF0000"/>
          <w:sz w:val="24"/>
          <w:vertAlign w:val="superscript"/>
        </w:rPr>
        <w:t>1</w:t>
      </w:r>
      <w:r w:rsidR="00571C41" w:rsidRPr="00571C41">
        <w:rPr>
          <w:b/>
          <w:bCs/>
          <w:sz w:val="24"/>
        </w:rPr>
        <w:t>[</w:t>
      </w:r>
      <w:r w:rsidR="002C3ED4">
        <w:t>:</w:t>
      </w:r>
    </w:p>
    <w:p w14:paraId="6D8B4C95" w14:textId="5551EB26" w:rsidR="00B63979" w:rsidRPr="00B63979" w:rsidRDefault="00B63979" w:rsidP="00B37216">
      <w:pPr>
        <w:pStyle w:val="BulletD"/>
      </w:pPr>
      <w:r w:rsidRPr="00B63979">
        <w:t xml:space="preserve">Tax documents; </w:t>
      </w:r>
      <w:r w:rsidR="006D7B02">
        <w:t>or</w:t>
      </w:r>
    </w:p>
    <w:p w14:paraId="1405E28C" w14:textId="554C04B3" w:rsidR="00B63979" w:rsidRPr="00B63979" w:rsidRDefault="00B63979" w:rsidP="00B37216">
      <w:pPr>
        <w:pStyle w:val="BulletD"/>
      </w:pPr>
      <w:r w:rsidRPr="00B63979">
        <w:t xml:space="preserve">Copies of bills (addressed to </w:t>
      </w:r>
      <w:r w:rsidR="00EB2794">
        <w:t>You</w:t>
      </w:r>
      <w:r w:rsidRPr="00B63979">
        <w:t xml:space="preserve">r attention or to the attention of </w:t>
      </w:r>
      <w:r w:rsidR="00EB2794">
        <w:t>You</w:t>
      </w:r>
      <w:r w:rsidRPr="00B63979">
        <w:t xml:space="preserve">r business); </w:t>
      </w:r>
      <w:r w:rsidR="006D7B02">
        <w:t>or</w:t>
      </w:r>
    </w:p>
    <w:p w14:paraId="40D0D66C" w14:textId="134D8E53" w:rsidR="00B63979" w:rsidRPr="00B63979" w:rsidRDefault="00B63979" w:rsidP="00B37216">
      <w:pPr>
        <w:pStyle w:val="BulletD"/>
      </w:pPr>
      <w:r w:rsidRPr="00B63979">
        <w:t xml:space="preserve">Business </w:t>
      </w:r>
      <w:r w:rsidR="00E425FD">
        <w:t>o</w:t>
      </w:r>
      <w:r w:rsidRPr="00B63979">
        <w:t xml:space="preserve">wnership documents; </w:t>
      </w:r>
      <w:r w:rsidR="006D7B02">
        <w:t>or</w:t>
      </w:r>
    </w:p>
    <w:p w14:paraId="26BEC49A" w14:textId="6AEC955D" w:rsidR="00B63979" w:rsidRPr="00B63979" w:rsidRDefault="00B63979" w:rsidP="00B37216">
      <w:pPr>
        <w:pStyle w:val="BulletD"/>
      </w:pPr>
      <w:r w:rsidRPr="00B63979">
        <w:t xml:space="preserve">Proof of joint occupancy; or </w:t>
      </w:r>
    </w:p>
    <w:p w14:paraId="2BD42911" w14:textId="1DB494B6" w:rsidR="002C3ED4" w:rsidRDefault="00B63979" w:rsidP="00B37216">
      <w:pPr>
        <w:pStyle w:val="BulletD"/>
      </w:pPr>
      <w:r w:rsidRPr="00B63979">
        <w:t>Documents which indicate person(s) who are authorized to pay expenses</w:t>
      </w:r>
      <w:r w:rsidR="002C3ED4">
        <w:t>.</w:t>
      </w:r>
      <w:r w:rsidR="00571C41" w:rsidRPr="00571C41">
        <w:rPr>
          <w:b/>
          <w:bCs/>
          <w:sz w:val="24"/>
        </w:rPr>
        <w:t>]</w:t>
      </w:r>
    </w:p>
    <w:p w14:paraId="3C266F3C" w14:textId="45AF0B42" w:rsidR="0076368F" w:rsidRDefault="0076368F" w:rsidP="0076368F">
      <w:pPr>
        <w:pStyle w:val="SubtitleD"/>
      </w:pPr>
      <w:r>
        <w:t xml:space="preserve">How Much </w:t>
      </w:r>
      <w:r w:rsidR="00FD078D">
        <w:t xml:space="preserve">Business Overhead Expense Benefits </w:t>
      </w:r>
      <w:r>
        <w:t>Will Prudential Pay If You Are Disabled?</w:t>
      </w:r>
    </w:p>
    <w:p w14:paraId="298617D5" w14:textId="23BCA7BD" w:rsidR="0076368F" w:rsidRPr="00987A39" w:rsidRDefault="00DF2793" w:rsidP="0076368F">
      <w:pPr>
        <w:pStyle w:val="2Text"/>
      </w:pPr>
      <w:r w:rsidRPr="00987A39">
        <w:rPr>
          <w:b/>
          <w:color w:val="FF0000"/>
          <w:sz w:val="24"/>
          <w:vertAlign w:val="superscript"/>
        </w:rPr>
        <w:t>4</w:t>
      </w:r>
      <w:r w:rsidR="00571C41" w:rsidRPr="00571C41">
        <w:rPr>
          <w:b/>
          <w:bCs/>
          <w:sz w:val="24"/>
        </w:rPr>
        <w:t>[</w:t>
      </w:r>
      <w:r w:rsidR="0076368F">
        <w:t xml:space="preserve">Prudential will pay </w:t>
      </w:r>
      <w:r w:rsidR="00091497" w:rsidRPr="00987A39">
        <w:rPr>
          <w:b/>
          <w:bCs/>
          <w:color w:val="FF0000"/>
          <w:sz w:val="24"/>
          <w:szCs w:val="24"/>
          <w:vertAlign w:val="superscript"/>
        </w:rPr>
        <w:t>4b</w:t>
      </w:r>
      <w:r w:rsidR="00571C41" w:rsidRPr="00571C41">
        <w:rPr>
          <w:b/>
          <w:bCs/>
          <w:sz w:val="24"/>
        </w:rPr>
        <w:t>[</w:t>
      </w:r>
      <w:r w:rsidR="00831858">
        <w:t>You</w:t>
      </w:r>
      <w:r w:rsidR="00571C41" w:rsidRPr="00571C41">
        <w:rPr>
          <w:b/>
          <w:bCs/>
          <w:sz w:val="24"/>
        </w:rPr>
        <w:t>]</w:t>
      </w:r>
      <w:r w:rsidR="0076368F">
        <w:t xml:space="preserve"> </w:t>
      </w:r>
      <w:r w:rsidR="00CA7C13">
        <w:t>an equal</w:t>
      </w:r>
      <w:r w:rsidR="0076368F">
        <w:t xml:space="preserve"> amount of </w:t>
      </w:r>
      <w:r w:rsidR="00B978D5" w:rsidRPr="00987A39">
        <w:rPr>
          <w:b/>
          <w:bCs/>
          <w:color w:val="FF0000"/>
          <w:sz w:val="24"/>
          <w:szCs w:val="24"/>
          <w:vertAlign w:val="superscript"/>
        </w:rPr>
        <w:t>4b</w:t>
      </w:r>
      <w:r w:rsidR="00B978D5" w:rsidRPr="00571C41">
        <w:rPr>
          <w:b/>
          <w:bCs/>
          <w:sz w:val="24"/>
        </w:rPr>
        <w:t>[</w:t>
      </w:r>
      <w:r w:rsidR="00D60341">
        <w:t>Your</w:t>
      </w:r>
      <w:r w:rsidR="00AF51A5" w:rsidRPr="00571C41">
        <w:rPr>
          <w:b/>
          <w:bCs/>
          <w:sz w:val="24"/>
        </w:rPr>
        <w:t>]</w:t>
      </w:r>
      <w:r w:rsidR="001C2D85">
        <w:rPr>
          <w:b/>
          <w:bCs/>
          <w:sz w:val="24"/>
        </w:rPr>
        <w:t xml:space="preserve"> </w:t>
      </w:r>
      <w:r w:rsidR="001C2D85" w:rsidRPr="00B37216">
        <w:t>monthly</w:t>
      </w:r>
      <w:r w:rsidR="0076368F">
        <w:t xml:space="preserve"> </w:t>
      </w:r>
      <w:r w:rsidR="003E5867" w:rsidRPr="00B37216">
        <w:rPr>
          <w:bCs/>
          <w:iCs/>
        </w:rPr>
        <w:t>C</w:t>
      </w:r>
      <w:r w:rsidR="0076368F" w:rsidRPr="00B37216">
        <w:rPr>
          <w:bCs/>
          <w:iCs/>
        </w:rPr>
        <w:t xml:space="preserve">overed </w:t>
      </w:r>
      <w:r w:rsidR="003E5867" w:rsidRPr="00B37216">
        <w:rPr>
          <w:bCs/>
          <w:iCs/>
        </w:rPr>
        <w:t>E</w:t>
      </w:r>
      <w:r w:rsidR="0076368F" w:rsidRPr="00B37216">
        <w:rPr>
          <w:bCs/>
          <w:iCs/>
        </w:rPr>
        <w:t>xpenses</w:t>
      </w:r>
      <w:r w:rsidR="0076368F">
        <w:t xml:space="preserve"> </w:t>
      </w:r>
      <w:r w:rsidR="00C445FE" w:rsidRPr="00987A39">
        <w:rPr>
          <w:b/>
          <w:bCs/>
          <w:color w:val="FF0000"/>
          <w:sz w:val="24"/>
          <w:szCs w:val="24"/>
          <w:vertAlign w:val="superscript"/>
        </w:rPr>
        <w:t>4b</w:t>
      </w:r>
      <w:r w:rsidR="00C445FE" w:rsidRPr="00571C41">
        <w:rPr>
          <w:b/>
          <w:bCs/>
          <w:sz w:val="24"/>
        </w:rPr>
        <w:t>[</w:t>
      </w:r>
      <w:r w:rsidR="00831858">
        <w:t>You</w:t>
      </w:r>
      <w:r w:rsidR="00C445FE" w:rsidRPr="00571C41">
        <w:rPr>
          <w:b/>
          <w:bCs/>
          <w:sz w:val="24"/>
        </w:rPr>
        <w:t>]</w:t>
      </w:r>
      <w:r w:rsidR="00185C62">
        <w:t xml:space="preserve"> are liable and legally </w:t>
      </w:r>
      <w:r w:rsidR="00AA78EE">
        <w:t xml:space="preserve">responsible to </w:t>
      </w:r>
      <w:r w:rsidR="005254F7">
        <w:t xml:space="preserve">incur in the operation of </w:t>
      </w:r>
      <w:r w:rsidR="007A5EA8">
        <w:t>a covered</w:t>
      </w:r>
      <w:r w:rsidR="005254F7">
        <w:t xml:space="preserve"> business</w:t>
      </w:r>
      <w:r w:rsidR="004D6D9D">
        <w:t>, satisfactory to Prudential,</w:t>
      </w:r>
      <w:r w:rsidR="0076368F">
        <w:t xml:space="preserve"> up to </w:t>
      </w:r>
      <w:r w:rsidR="00B978D5" w:rsidRPr="00987A39">
        <w:rPr>
          <w:b/>
          <w:bCs/>
          <w:color w:val="FF0000"/>
          <w:sz w:val="24"/>
          <w:szCs w:val="24"/>
          <w:vertAlign w:val="superscript"/>
        </w:rPr>
        <w:t>4b</w:t>
      </w:r>
      <w:r w:rsidR="00B978D5" w:rsidRPr="00571C41">
        <w:rPr>
          <w:b/>
          <w:bCs/>
          <w:sz w:val="24"/>
        </w:rPr>
        <w:t>[</w:t>
      </w:r>
      <w:r w:rsidR="00D60341">
        <w:t>Your</w:t>
      </w:r>
      <w:r w:rsidR="00AF51A5" w:rsidRPr="00571C41">
        <w:rPr>
          <w:b/>
          <w:bCs/>
          <w:sz w:val="24"/>
        </w:rPr>
        <w:t>]</w:t>
      </w:r>
      <w:r w:rsidR="0076368F">
        <w:t xml:space="preserve"> </w:t>
      </w:r>
      <w:r w:rsidR="006E2775">
        <w:t>B</w:t>
      </w:r>
      <w:r w:rsidR="00763EEE">
        <w:t xml:space="preserve">usiness </w:t>
      </w:r>
      <w:r w:rsidR="00763EEE" w:rsidRPr="00763EEE">
        <w:t xml:space="preserve">Overhead </w:t>
      </w:r>
      <w:r w:rsidR="00FD4A84" w:rsidRPr="00B37216">
        <w:t>M</w:t>
      </w:r>
      <w:r w:rsidR="0076368F" w:rsidRPr="00B37216">
        <w:t xml:space="preserve">aximum </w:t>
      </w:r>
      <w:r w:rsidR="00FD4A84" w:rsidRPr="00B37216">
        <w:t>M</w:t>
      </w:r>
      <w:r w:rsidR="0076368F" w:rsidRPr="00B37216">
        <w:t xml:space="preserve">onthly </w:t>
      </w:r>
      <w:r w:rsidR="00FD4A84" w:rsidRPr="00B37216">
        <w:t>B</w:t>
      </w:r>
      <w:r w:rsidR="0076368F" w:rsidRPr="00B37216">
        <w:t>enefit</w:t>
      </w:r>
      <w:r w:rsidR="005254F7">
        <w:t xml:space="preserve">. </w:t>
      </w:r>
    </w:p>
    <w:p w14:paraId="37678864" w14:textId="45C17524" w:rsidR="0076368F" w:rsidRDefault="0076368F" w:rsidP="0076368F">
      <w:pPr>
        <w:pStyle w:val="2Text"/>
      </w:pPr>
      <w:r w:rsidRPr="00F84F08">
        <w:t xml:space="preserve">If </w:t>
      </w:r>
      <w:r w:rsidR="00AF51A5" w:rsidRPr="00987A39">
        <w:rPr>
          <w:b/>
          <w:bCs/>
          <w:color w:val="FF0000"/>
          <w:sz w:val="24"/>
          <w:szCs w:val="24"/>
          <w:vertAlign w:val="superscript"/>
        </w:rPr>
        <w:t>4b</w:t>
      </w:r>
      <w:r w:rsidR="00AF51A5" w:rsidRPr="00571C41">
        <w:rPr>
          <w:b/>
          <w:bCs/>
          <w:sz w:val="24"/>
        </w:rPr>
        <w:t>[</w:t>
      </w:r>
      <w:r w:rsidR="00831858">
        <w:t>You</w:t>
      </w:r>
      <w:r w:rsidR="00AF51A5" w:rsidRPr="00571C41">
        <w:rPr>
          <w:b/>
          <w:bCs/>
          <w:sz w:val="24"/>
        </w:rPr>
        <w:t>]</w:t>
      </w:r>
      <w:r w:rsidRPr="00F84F08">
        <w:t xml:space="preserve"> are </w:t>
      </w:r>
      <w:r w:rsidR="00167306" w:rsidRPr="00987A39">
        <w:t>Disabled</w:t>
      </w:r>
      <w:r w:rsidR="00167306" w:rsidRPr="00167306">
        <w:rPr>
          <w:b/>
          <w:i/>
        </w:rPr>
        <w:t xml:space="preserve"> </w:t>
      </w:r>
      <w:r w:rsidRPr="00F84F08">
        <w:t xml:space="preserve">for less than 1 month, </w:t>
      </w:r>
      <w:r w:rsidR="003B254A">
        <w:t>We</w:t>
      </w:r>
      <w:r w:rsidRPr="00F84F08">
        <w:t xml:space="preserve"> will send </w:t>
      </w:r>
      <w:r w:rsidR="00AF51A5" w:rsidRPr="00987A39">
        <w:rPr>
          <w:b/>
          <w:bCs/>
          <w:color w:val="FF0000"/>
          <w:sz w:val="24"/>
          <w:szCs w:val="24"/>
          <w:vertAlign w:val="superscript"/>
        </w:rPr>
        <w:t>4b</w:t>
      </w:r>
      <w:r w:rsidR="00AF51A5" w:rsidRPr="00571C41">
        <w:rPr>
          <w:b/>
          <w:bCs/>
          <w:sz w:val="24"/>
        </w:rPr>
        <w:t>[</w:t>
      </w:r>
      <w:r w:rsidR="00831858">
        <w:t>You</w:t>
      </w:r>
      <w:r w:rsidR="00AF51A5" w:rsidRPr="00571C41">
        <w:rPr>
          <w:b/>
          <w:bCs/>
          <w:sz w:val="24"/>
        </w:rPr>
        <w:t>]</w:t>
      </w:r>
      <w:r w:rsidRPr="00F84F08">
        <w:t xml:space="preserve"> </w:t>
      </w:r>
      <w:r w:rsidR="00A058C5">
        <w:rPr>
          <w:b/>
          <w:bCs/>
          <w:color w:val="FF0000"/>
          <w:sz w:val="24"/>
          <w:szCs w:val="24"/>
          <w:vertAlign w:val="superscript"/>
        </w:rPr>
        <w:t>8</w:t>
      </w:r>
      <w:r w:rsidR="007B362E" w:rsidRPr="001935DA">
        <w:rPr>
          <w:b/>
          <w:sz w:val="24"/>
          <w:szCs w:val="24"/>
        </w:rPr>
        <w:t>[</w:t>
      </w:r>
      <w:r w:rsidR="007B362E">
        <w:t>1/</w:t>
      </w:r>
      <w:r w:rsidR="00A058C5">
        <w:t>3</w:t>
      </w:r>
      <w:r w:rsidR="007B362E">
        <w:t>0th to 1/2</w:t>
      </w:r>
      <w:r w:rsidR="007B362E" w:rsidRPr="00571C41">
        <w:rPr>
          <w:b/>
          <w:bCs/>
          <w:sz w:val="24"/>
        </w:rPr>
        <w:t>]</w:t>
      </w:r>
      <w:r w:rsidR="007B362E">
        <w:t xml:space="preserve"> </w:t>
      </w:r>
      <w:r w:rsidRPr="00F84F08">
        <w:t xml:space="preserve">of </w:t>
      </w:r>
      <w:r w:rsidR="00AF51A5" w:rsidRPr="00987A39">
        <w:rPr>
          <w:b/>
          <w:bCs/>
          <w:color w:val="FF0000"/>
          <w:sz w:val="24"/>
          <w:szCs w:val="24"/>
          <w:vertAlign w:val="superscript"/>
        </w:rPr>
        <w:t>4b</w:t>
      </w:r>
      <w:r w:rsidR="00AF51A5" w:rsidRPr="00571C41">
        <w:rPr>
          <w:b/>
          <w:bCs/>
          <w:sz w:val="24"/>
        </w:rPr>
        <w:t>[</w:t>
      </w:r>
      <w:r w:rsidR="00D60341">
        <w:t>Your</w:t>
      </w:r>
      <w:r w:rsidR="00AF51A5" w:rsidRPr="00571C41">
        <w:rPr>
          <w:b/>
          <w:bCs/>
          <w:sz w:val="24"/>
        </w:rPr>
        <w:t>]</w:t>
      </w:r>
      <w:r w:rsidRPr="00F84F08">
        <w:t xml:space="preserve"> </w:t>
      </w:r>
      <w:r w:rsidR="008D5390">
        <w:t>benefit</w:t>
      </w:r>
      <w:r w:rsidRPr="00F84F08">
        <w:t xml:space="preserve"> for each day of </w:t>
      </w:r>
      <w:r w:rsidR="00FF5545">
        <w:t>Disability</w:t>
      </w:r>
      <w:r w:rsidRPr="00F84F08">
        <w:t>.</w:t>
      </w:r>
    </w:p>
    <w:p w14:paraId="0AF22B5C" w14:textId="04B5CE15" w:rsidR="006A2381" w:rsidRDefault="00D60341" w:rsidP="0076368F">
      <w:pPr>
        <w:pStyle w:val="2Text"/>
      </w:pPr>
      <w:r>
        <w:t>Your</w:t>
      </w:r>
      <w:r w:rsidR="00930974" w:rsidRPr="00930974">
        <w:rPr>
          <w:b/>
          <w:bCs/>
          <w:i/>
          <w:iCs/>
        </w:rPr>
        <w:t xml:space="preserve"> </w:t>
      </w:r>
      <w:r w:rsidR="00930974" w:rsidRPr="00B37216">
        <w:t xml:space="preserve">Business </w:t>
      </w:r>
      <w:r w:rsidR="00DC63A9" w:rsidRPr="00B37216">
        <w:t>O</w:t>
      </w:r>
      <w:r w:rsidR="00930974" w:rsidRPr="00B37216">
        <w:t xml:space="preserve">verhead </w:t>
      </w:r>
      <w:r w:rsidR="00DC63A9" w:rsidRPr="00B37216">
        <w:t>M</w:t>
      </w:r>
      <w:r w:rsidR="00930974" w:rsidRPr="00B37216">
        <w:t>aximum Monthly Benefit</w:t>
      </w:r>
      <w:r w:rsidR="00DC63A9">
        <w:rPr>
          <w:b/>
          <w:bCs/>
          <w:i/>
          <w:iCs/>
        </w:rPr>
        <w:t xml:space="preserve"> </w:t>
      </w:r>
      <w:r w:rsidR="00DC63A9">
        <w:t xml:space="preserve">is </w:t>
      </w:r>
      <w:r w:rsidR="00B15277" w:rsidRPr="00B37216">
        <w:rPr>
          <w:b/>
          <w:bCs/>
          <w:color w:val="FF0000"/>
          <w:sz w:val="24"/>
          <w:vertAlign w:val="superscript"/>
        </w:rPr>
        <w:t>4a</w:t>
      </w:r>
      <w:r w:rsidR="00571C41" w:rsidRPr="00571C41">
        <w:rPr>
          <w:b/>
          <w:bCs/>
          <w:sz w:val="24"/>
        </w:rPr>
        <w:t>[</w:t>
      </w:r>
      <w:r w:rsidR="00DC63A9">
        <w:t>$1,000 to unlimited</w:t>
      </w:r>
      <w:r w:rsidR="00571C41" w:rsidRPr="00571C41">
        <w:rPr>
          <w:b/>
          <w:bCs/>
          <w:sz w:val="24"/>
        </w:rPr>
        <w:t>]</w:t>
      </w:r>
      <w:r w:rsidR="00DC63A9">
        <w:t>.</w:t>
      </w:r>
    </w:p>
    <w:p w14:paraId="1AA32F37" w14:textId="5649D3B8" w:rsidR="00B74453" w:rsidRDefault="00B74453" w:rsidP="0076368F">
      <w:pPr>
        <w:pStyle w:val="2Text"/>
      </w:pPr>
      <w:r>
        <w:t xml:space="preserve">The </w:t>
      </w:r>
      <w:r w:rsidR="007B3395">
        <w:t xml:space="preserve">Maximum </w:t>
      </w:r>
      <w:r>
        <w:t xml:space="preserve">Business Overhead </w:t>
      </w:r>
      <w:r w:rsidR="00662DC8">
        <w:t>Expense</w:t>
      </w:r>
      <w:r w:rsidR="007E3AEC">
        <w:t xml:space="preserve"> Benefit </w:t>
      </w:r>
      <w:r w:rsidR="00013520">
        <w:t xml:space="preserve">amount is </w:t>
      </w:r>
      <w:r w:rsidR="00105B53" w:rsidRPr="00B37216">
        <w:rPr>
          <w:b/>
          <w:bCs/>
          <w:color w:val="FF0000"/>
          <w:sz w:val="24"/>
          <w:vertAlign w:val="superscript"/>
        </w:rPr>
        <w:t>4a</w:t>
      </w:r>
      <w:r w:rsidR="00013520" w:rsidRPr="00C34710">
        <w:rPr>
          <w:b/>
          <w:bCs/>
          <w:sz w:val="24"/>
          <w:szCs w:val="24"/>
        </w:rPr>
        <w:t>[</w:t>
      </w:r>
      <w:r w:rsidR="005004E7">
        <w:t xml:space="preserve">1,000 </w:t>
      </w:r>
      <w:r w:rsidR="00105B53">
        <w:t>to unlim</w:t>
      </w:r>
      <w:r w:rsidR="0042584E">
        <w:t>i</w:t>
      </w:r>
      <w:r w:rsidR="00105B53">
        <w:t>ted</w:t>
      </w:r>
      <w:r w:rsidR="00013520" w:rsidRPr="00C34710">
        <w:rPr>
          <w:b/>
          <w:sz w:val="24"/>
          <w:szCs w:val="24"/>
        </w:rPr>
        <w:t>]</w:t>
      </w:r>
      <w:r w:rsidR="00AD3285">
        <w:t>.</w:t>
      </w:r>
      <w:r w:rsidR="00554DB1" w:rsidRPr="00571C41">
        <w:rPr>
          <w:b/>
          <w:bCs/>
          <w:sz w:val="24"/>
        </w:rPr>
        <w:t>]</w:t>
      </w:r>
      <w:r w:rsidR="00554DB1">
        <w:rPr>
          <w:b/>
          <w:bCs/>
          <w:i/>
          <w:iCs/>
        </w:rPr>
        <w:t xml:space="preserve"> </w:t>
      </w:r>
      <w:r w:rsidR="00554DB1">
        <w:t xml:space="preserve"> </w:t>
      </w:r>
    </w:p>
    <w:p w14:paraId="1383AF04" w14:textId="3E3AB56E" w:rsidR="003C3DDF" w:rsidRDefault="00FB2D0A" w:rsidP="00B37216">
      <w:pPr>
        <w:pStyle w:val="2Text"/>
      </w:pPr>
      <w:commentRangeStart w:id="338"/>
      <w:commentRangeStart w:id="339"/>
      <w:r>
        <w:t>Prudential</w:t>
      </w:r>
      <w:del w:id="340" w:author="Laura Hoogland" w:date="2026-01-22T14:57:00Z" w16du:dateUtc="2026-01-22T20:57:00Z">
        <w:r>
          <w:delText xml:space="preserve"> </w:delText>
        </w:r>
        <w:r w:rsidR="003672EB">
          <w:delText>at its discretion</w:delText>
        </w:r>
      </w:del>
      <w:r>
        <w:t xml:space="preserve"> will determine </w:t>
      </w:r>
      <w:r w:rsidR="004A638B" w:rsidRPr="00987A39">
        <w:rPr>
          <w:b/>
          <w:bCs/>
          <w:color w:val="FF0000"/>
          <w:sz w:val="24"/>
          <w:szCs w:val="24"/>
          <w:vertAlign w:val="superscript"/>
        </w:rPr>
        <w:t>4b</w:t>
      </w:r>
      <w:r w:rsidR="004A638B" w:rsidRPr="00571C41">
        <w:rPr>
          <w:b/>
          <w:bCs/>
          <w:sz w:val="24"/>
        </w:rPr>
        <w:t>[</w:t>
      </w:r>
      <w:r w:rsidR="00D60341">
        <w:t>Your</w:t>
      </w:r>
      <w:r w:rsidR="004A638B" w:rsidRPr="00571C41">
        <w:rPr>
          <w:b/>
          <w:bCs/>
          <w:sz w:val="24"/>
        </w:rPr>
        <w:t>]</w:t>
      </w:r>
      <w:r>
        <w:t xml:space="preserve"> share</w:t>
      </w:r>
      <w:r w:rsidR="00E6019E">
        <w:t xml:space="preserve"> of </w:t>
      </w:r>
      <w:r w:rsidR="00A85633">
        <w:t>the</w:t>
      </w:r>
      <w:r w:rsidR="0001429D">
        <w:t xml:space="preserve"> normal and customary fixed business</w:t>
      </w:r>
      <w:r w:rsidR="00A85633">
        <w:t xml:space="preserve"> </w:t>
      </w:r>
      <w:r w:rsidR="00A85633" w:rsidRPr="00B4035E">
        <w:rPr>
          <w:bCs/>
          <w:iCs/>
        </w:rPr>
        <w:t xml:space="preserve">Covered </w:t>
      </w:r>
      <w:r w:rsidR="00C34049">
        <w:rPr>
          <w:bCs/>
          <w:iCs/>
        </w:rPr>
        <w:t>E</w:t>
      </w:r>
      <w:r w:rsidR="00A85633" w:rsidRPr="00B4035E">
        <w:rPr>
          <w:bCs/>
          <w:iCs/>
        </w:rPr>
        <w:t>xpenses</w:t>
      </w:r>
      <w:r w:rsidR="00D9784F">
        <w:t xml:space="preserve"> based on </w:t>
      </w:r>
      <w:r w:rsidR="004A638B" w:rsidRPr="00987A39">
        <w:rPr>
          <w:b/>
          <w:bCs/>
          <w:color w:val="FF0000"/>
          <w:sz w:val="24"/>
          <w:szCs w:val="24"/>
          <w:vertAlign w:val="superscript"/>
        </w:rPr>
        <w:t>4b</w:t>
      </w:r>
      <w:r w:rsidR="004A638B" w:rsidRPr="00571C41">
        <w:rPr>
          <w:b/>
          <w:bCs/>
          <w:sz w:val="24"/>
        </w:rPr>
        <w:t>[</w:t>
      </w:r>
      <w:r w:rsidR="00D60341">
        <w:t>Your</w:t>
      </w:r>
      <w:r w:rsidR="004A638B" w:rsidRPr="00571C41">
        <w:rPr>
          <w:b/>
          <w:bCs/>
          <w:sz w:val="24"/>
        </w:rPr>
        <w:t>]</w:t>
      </w:r>
      <w:r w:rsidR="00D9784F">
        <w:t xml:space="preserve"> business record</w:t>
      </w:r>
      <w:r w:rsidR="00A85633">
        <w:t>s</w:t>
      </w:r>
      <w:r w:rsidR="00D9784F">
        <w:t xml:space="preserve"> for the </w:t>
      </w:r>
      <w:r w:rsidR="00D54752">
        <w:rPr>
          <w:b/>
          <w:color w:val="FF0000"/>
          <w:sz w:val="24"/>
          <w:vertAlign w:val="superscript"/>
        </w:rPr>
        <w:t>5a</w:t>
      </w:r>
      <w:r w:rsidR="00571C41" w:rsidRPr="00571C41">
        <w:rPr>
          <w:b/>
          <w:bCs/>
          <w:sz w:val="24"/>
        </w:rPr>
        <w:t>[</w:t>
      </w:r>
      <w:r w:rsidR="00D9784F">
        <w:t xml:space="preserve">1 to </w:t>
      </w:r>
      <w:r w:rsidR="00D54752">
        <w:t>12</w:t>
      </w:r>
      <w:r w:rsidR="00D9784F">
        <w:t xml:space="preserve"> months</w:t>
      </w:r>
      <w:r w:rsidR="00571C41" w:rsidRPr="00571C41">
        <w:rPr>
          <w:b/>
          <w:bCs/>
          <w:sz w:val="24"/>
        </w:rPr>
        <w:t>]</w:t>
      </w:r>
      <w:r w:rsidR="00D9784F">
        <w:t xml:space="preserve"> prior to </w:t>
      </w:r>
      <w:r w:rsidR="004A638B" w:rsidRPr="00987A39">
        <w:rPr>
          <w:b/>
          <w:bCs/>
          <w:color w:val="FF0000"/>
          <w:sz w:val="24"/>
          <w:szCs w:val="24"/>
          <w:vertAlign w:val="superscript"/>
        </w:rPr>
        <w:t>4b</w:t>
      </w:r>
      <w:r w:rsidR="004A638B" w:rsidRPr="00571C41">
        <w:rPr>
          <w:b/>
          <w:bCs/>
          <w:sz w:val="24"/>
        </w:rPr>
        <w:t>[</w:t>
      </w:r>
      <w:r w:rsidR="00D60341">
        <w:t>Your</w:t>
      </w:r>
      <w:r w:rsidR="004A638B" w:rsidRPr="00571C41">
        <w:rPr>
          <w:b/>
          <w:bCs/>
          <w:sz w:val="24"/>
        </w:rPr>
        <w:t>]</w:t>
      </w:r>
      <w:r w:rsidR="00D9784F">
        <w:t xml:space="preserve"> </w:t>
      </w:r>
      <w:r w:rsidR="00FF5545">
        <w:t>Disability</w:t>
      </w:r>
      <w:r w:rsidR="00D9784F">
        <w:t>.</w:t>
      </w:r>
      <w:commentRangeEnd w:id="338"/>
      <w:r w:rsidR="008146D2">
        <w:rPr>
          <w:rStyle w:val="CommentReference"/>
          <w:sz w:val="20"/>
          <w:szCs w:val="20"/>
        </w:rPr>
        <w:commentReference w:id="338"/>
      </w:r>
      <w:commentRangeEnd w:id="339"/>
      <w:r w:rsidR="00FC1B03">
        <w:rPr>
          <w:rStyle w:val="CommentReference"/>
          <w:sz w:val="20"/>
          <w:szCs w:val="20"/>
        </w:rPr>
        <w:commentReference w:id="339"/>
      </w:r>
    </w:p>
    <w:p w14:paraId="4D173E4A" w14:textId="5792BFF1" w:rsidR="00E77D69" w:rsidRDefault="00E77D69" w:rsidP="00E77D69">
      <w:pPr>
        <w:pStyle w:val="SubtitleD"/>
      </w:pPr>
      <w:r>
        <w:t xml:space="preserve">When Will You Begin to Receive Business Overhead Expense </w:t>
      </w:r>
      <w:r w:rsidR="00AF1C3E">
        <w:t>Benefits</w:t>
      </w:r>
      <w:r>
        <w:t>?</w:t>
      </w:r>
    </w:p>
    <w:p w14:paraId="0FBD808A" w14:textId="01ECB64D" w:rsidR="00E77D69" w:rsidRDefault="004A638B" w:rsidP="00E77D69">
      <w:pPr>
        <w:pStyle w:val="2Text"/>
      </w:pPr>
      <w:r w:rsidRPr="00987A39">
        <w:rPr>
          <w:b/>
          <w:bCs/>
          <w:color w:val="FF0000"/>
          <w:sz w:val="24"/>
          <w:szCs w:val="24"/>
          <w:vertAlign w:val="superscript"/>
        </w:rPr>
        <w:t>4b</w:t>
      </w:r>
      <w:r w:rsidRPr="00571C41">
        <w:rPr>
          <w:b/>
          <w:bCs/>
          <w:sz w:val="24"/>
        </w:rPr>
        <w:t>[</w:t>
      </w:r>
      <w:r w:rsidR="00E77D69">
        <w:t>You</w:t>
      </w:r>
      <w:r w:rsidR="008F25B5" w:rsidRPr="00571C41">
        <w:rPr>
          <w:b/>
          <w:bCs/>
          <w:sz w:val="24"/>
        </w:rPr>
        <w:t>]</w:t>
      </w:r>
      <w:r w:rsidR="00E77D69">
        <w:t xml:space="preserve"> will begin to receive </w:t>
      </w:r>
      <w:r w:rsidR="00F4082D">
        <w:t xml:space="preserve">business overhead </w:t>
      </w:r>
      <w:r w:rsidR="00F26DDC">
        <w:t xml:space="preserve">expense </w:t>
      </w:r>
      <w:r w:rsidR="001F6FA1">
        <w:t>benefit</w:t>
      </w:r>
      <w:r w:rsidR="003579A8">
        <w:t xml:space="preserve"> payment</w:t>
      </w:r>
      <w:r w:rsidR="001F6FA1">
        <w:t>s</w:t>
      </w:r>
      <w:r w:rsidR="00E77D69">
        <w:t xml:space="preserve"> </w:t>
      </w:r>
      <w:r w:rsidR="007B4B43">
        <w:t xml:space="preserve">for </w:t>
      </w:r>
      <w:r w:rsidRPr="00987A39">
        <w:rPr>
          <w:b/>
          <w:bCs/>
          <w:color w:val="FF0000"/>
          <w:sz w:val="24"/>
          <w:szCs w:val="24"/>
          <w:vertAlign w:val="superscript"/>
        </w:rPr>
        <w:t>4b</w:t>
      </w:r>
      <w:r w:rsidRPr="00571C41">
        <w:rPr>
          <w:b/>
          <w:bCs/>
          <w:sz w:val="24"/>
        </w:rPr>
        <w:t>[</w:t>
      </w:r>
      <w:r w:rsidR="00D60341">
        <w:t>Your</w:t>
      </w:r>
      <w:r w:rsidR="008F25B5" w:rsidRPr="00571C41">
        <w:rPr>
          <w:b/>
          <w:bCs/>
          <w:sz w:val="24"/>
        </w:rPr>
        <w:t>]</w:t>
      </w:r>
      <w:r w:rsidR="007B4B43">
        <w:t xml:space="preserve"> Covered Expenses </w:t>
      </w:r>
      <w:r w:rsidR="00E77D69">
        <w:t xml:space="preserve">when </w:t>
      </w:r>
      <w:r w:rsidR="003B254A">
        <w:t>We</w:t>
      </w:r>
      <w:r w:rsidR="00E77D69">
        <w:t xml:space="preserve"> approve </w:t>
      </w:r>
      <w:r w:rsidR="00D60341">
        <w:t>Your</w:t>
      </w:r>
      <w:r w:rsidR="00E77D69">
        <w:t xml:space="preserve"> claim </w:t>
      </w:r>
      <w:r w:rsidR="00B71C02">
        <w:t xml:space="preserve">while </w:t>
      </w:r>
      <w:r w:rsidRPr="00987A39">
        <w:rPr>
          <w:b/>
          <w:bCs/>
          <w:color w:val="FF0000"/>
          <w:sz w:val="24"/>
          <w:szCs w:val="24"/>
          <w:vertAlign w:val="superscript"/>
        </w:rPr>
        <w:t>4b</w:t>
      </w:r>
      <w:r w:rsidRPr="00571C41">
        <w:rPr>
          <w:b/>
          <w:bCs/>
          <w:sz w:val="24"/>
        </w:rPr>
        <w:t>[</w:t>
      </w:r>
      <w:r w:rsidR="00831858">
        <w:t>You</w:t>
      </w:r>
      <w:r w:rsidR="008F25B5" w:rsidRPr="00571C41">
        <w:rPr>
          <w:b/>
          <w:bCs/>
          <w:sz w:val="24"/>
        </w:rPr>
        <w:t>]</w:t>
      </w:r>
      <w:r w:rsidR="00B71C02">
        <w:t xml:space="preserve"> are </w:t>
      </w:r>
      <w:r w:rsidR="00E02B93">
        <w:t>I</w:t>
      </w:r>
      <w:r w:rsidR="00B71C02">
        <w:t xml:space="preserve">nsured </w:t>
      </w:r>
      <w:r w:rsidR="0081604E">
        <w:t>under this Plan</w:t>
      </w:r>
      <w:r w:rsidR="00E77D69">
        <w:t xml:space="preserve">. We will send </w:t>
      </w:r>
      <w:r w:rsidR="003B2E8F" w:rsidRPr="00987A39">
        <w:rPr>
          <w:b/>
          <w:bCs/>
          <w:color w:val="FF0000"/>
          <w:sz w:val="24"/>
          <w:szCs w:val="24"/>
          <w:vertAlign w:val="superscript"/>
        </w:rPr>
        <w:t>4b</w:t>
      </w:r>
      <w:r w:rsidR="003B2E8F" w:rsidRPr="00571C41">
        <w:rPr>
          <w:b/>
          <w:bCs/>
          <w:sz w:val="24"/>
        </w:rPr>
        <w:t>[</w:t>
      </w:r>
      <w:r w:rsidR="00831858">
        <w:t>You</w:t>
      </w:r>
      <w:r w:rsidR="008F25B5" w:rsidRPr="00571C41">
        <w:rPr>
          <w:b/>
          <w:bCs/>
          <w:sz w:val="24"/>
        </w:rPr>
        <w:t>]</w:t>
      </w:r>
      <w:r w:rsidR="00E77D69">
        <w:t xml:space="preserve"> a </w:t>
      </w:r>
      <w:r w:rsidR="001F6FA1">
        <w:t>benefit</w:t>
      </w:r>
      <w:r w:rsidR="005C71D9">
        <w:t xml:space="preserve"> payment</w:t>
      </w:r>
      <w:r w:rsidR="00E77D69">
        <w:t xml:space="preserve"> </w:t>
      </w:r>
      <w:r w:rsidR="00701F3F" w:rsidRPr="00987A39">
        <w:rPr>
          <w:b/>
          <w:color w:val="FF0000"/>
          <w:sz w:val="24"/>
          <w:vertAlign w:val="superscript"/>
        </w:rPr>
        <w:t>6</w:t>
      </w:r>
      <w:r w:rsidR="00571C41" w:rsidRPr="00571C41">
        <w:rPr>
          <w:b/>
          <w:bCs/>
          <w:sz w:val="24"/>
        </w:rPr>
        <w:t>[</w:t>
      </w:r>
      <w:r w:rsidR="00E77D69">
        <w:t>each month</w:t>
      </w:r>
      <w:r w:rsidR="00571C41" w:rsidRPr="00571C41">
        <w:rPr>
          <w:b/>
          <w:bCs/>
          <w:sz w:val="24"/>
        </w:rPr>
        <w:t>]</w:t>
      </w:r>
      <w:r w:rsidR="00E77D69">
        <w:t xml:space="preserve"> for any period for which </w:t>
      </w:r>
      <w:r w:rsidR="00E77D69" w:rsidRPr="003B2ED0">
        <w:t xml:space="preserve">Prudential </w:t>
      </w:r>
      <w:r w:rsidR="00252588" w:rsidRPr="003B2ED0">
        <w:t xml:space="preserve">determines </w:t>
      </w:r>
      <w:r w:rsidR="003B2E8F" w:rsidRPr="00987A39">
        <w:rPr>
          <w:b/>
          <w:bCs/>
          <w:color w:val="FF0000"/>
          <w:sz w:val="24"/>
          <w:szCs w:val="24"/>
          <w:vertAlign w:val="superscript"/>
        </w:rPr>
        <w:t>4b</w:t>
      </w:r>
      <w:r w:rsidR="003B2E8F" w:rsidRPr="00571C41">
        <w:rPr>
          <w:b/>
          <w:bCs/>
          <w:sz w:val="24"/>
        </w:rPr>
        <w:t>[</w:t>
      </w:r>
      <w:r w:rsidR="00831858">
        <w:t>You</w:t>
      </w:r>
      <w:r w:rsidR="001C3204" w:rsidRPr="00571C41">
        <w:rPr>
          <w:b/>
          <w:bCs/>
          <w:sz w:val="24"/>
        </w:rPr>
        <w:t>]</w:t>
      </w:r>
      <w:r w:rsidR="000F72B5" w:rsidRPr="003B2ED0">
        <w:t xml:space="preserve"> are entitled to receive </w:t>
      </w:r>
      <w:r w:rsidR="005C71D9" w:rsidRPr="00987A39">
        <w:t xml:space="preserve">such </w:t>
      </w:r>
      <w:r w:rsidR="000F72B5" w:rsidRPr="003B2ED0">
        <w:t>benefit payments</w:t>
      </w:r>
      <w:r w:rsidR="000F72B5">
        <w:t xml:space="preserve"> </w:t>
      </w:r>
      <w:r w:rsidR="00987092">
        <w:t>for Covered Expenses</w:t>
      </w:r>
      <w:r w:rsidR="00E77D69">
        <w:t xml:space="preserve">. </w:t>
      </w:r>
      <w:r w:rsidR="00E66B28">
        <w:rPr>
          <w:b/>
          <w:color w:val="FF0000"/>
          <w:sz w:val="24"/>
          <w:vertAlign w:val="superscript"/>
        </w:rPr>
        <w:t>3</w:t>
      </w:r>
      <w:r w:rsidR="00571C41" w:rsidRPr="00571C41">
        <w:rPr>
          <w:b/>
          <w:bCs/>
          <w:sz w:val="24"/>
        </w:rPr>
        <w:t>[</w:t>
      </w:r>
      <w:r w:rsidR="001F6FA1">
        <w:t xml:space="preserve">Benefits will begin one month </w:t>
      </w:r>
      <w:r w:rsidR="00AF1C3E">
        <w:t xml:space="preserve">after </w:t>
      </w:r>
      <w:r w:rsidR="003B2E8F" w:rsidRPr="00987A39">
        <w:rPr>
          <w:b/>
          <w:bCs/>
          <w:color w:val="FF0000"/>
          <w:sz w:val="24"/>
          <w:szCs w:val="24"/>
          <w:vertAlign w:val="superscript"/>
        </w:rPr>
        <w:t>4b</w:t>
      </w:r>
      <w:r w:rsidR="003B2E8F" w:rsidRPr="00571C41">
        <w:rPr>
          <w:b/>
          <w:bCs/>
          <w:sz w:val="24"/>
        </w:rPr>
        <w:t>[</w:t>
      </w:r>
      <w:r w:rsidR="00831858">
        <w:t>You</w:t>
      </w:r>
      <w:r w:rsidR="001C3204" w:rsidRPr="00571C41">
        <w:rPr>
          <w:b/>
          <w:bCs/>
          <w:sz w:val="24"/>
        </w:rPr>
        <w:t>]</w:t>
      </w:r>
      <w:r w:rsidR="00AF1C3E">
        <w:t xml:space="preserve"> have provided</w:t>
      </w:r>
      <w:r w:rsidR="00326C13" w:rsidRPr="00326C13">
        <w:rPr>
          <w:bCs/>
        </w:rPr>
        <w:t xml:space="preserve"> </w:t>
      </w:r>
      <w:r w:rsidR="00326C13">
        <w:rPr>
          <w:bCs/>
        </w:rPr>
        <w:t>satisfactory</w:t>
      </w:r>
      <w:r w:rsidR="00BD5448">
        <w:t xml:space="preserve"> p</w:t>
      </w:r>
      <w:r w:rsidR="00AF1C3E">
        <w:t xml:space="preserve">roof of </w:t>
      </w:r>
      <w:r w:rsidR="003B2E8F" w:rsidRPr="00987A39">
        <w:rPr>
          <w:b/>
          <w:bCs/>
          <w:color w:val="FF0000"/>
          <w:sz w:val="24"/>
          <w:szCs w:val="24"/>
          <w:vertAlign w:val="superscript"/>
        </w:rPr>
        <w:t>4b</w:t>
      </w:r>
      <w:r w:rsidR="003B2E8F" w:rsidRPr="00571C41">
        <w:rPr>
          <w:b/>
          <w:bCs/>
          <w:sz w:val="24"/>
        </w:rPr>
        <w:t>[</w:t>
      </w:r>
      <w:r w:rsidR="00D60341">
        <w:t>Your</w:t>
      </w:r>
      <w:r w:rsidR="001C3204" w:rsidRPr="00571C41">
        <w:rPr>
          <w:b/>
          <w:bCs/>
          <w:sz w:val="24"/>
        </w:rPr>
        <w:t>]</w:t>
      </w:r>
      <w:r w:rsidR="00AF1C3E">
        <w:t xml:space="preserve"> </w:t>
      </w:r>
      <w:r w:rsidR="00AE471D">
        <w:t>b</w:t>
      </w:r>
      <w:r w:rsidR="00AF1C3E">
        <w:t xml:space="preserve">usiness </w:t>
      </w:r>
      <w:r w:rsidR="00AE471D">
        <w:t>o</w:t>
      </w:r>
      <w:r w:rsidR="00AF1C3E">
        <w:t xml:space="preserve">verhead </w:t>
      </w:r>
      <w:r w:rsidR="006062E3">
        <w:t>Covered Expenses</w:t>
      </w:r>
      <w:r w:rsidR="00AF1C3E">
        <w:t>.</w:t>
      </w:r>
      <w:r w:rsidR="00571C41" w:rsidRPr="00571C41">
        <w:rPr>
          <w:b/>
          <w:bCs/>
          <w:sz w:val="24"/>
        </w:rPr>
        <w:t>]</w:t>
      </w:r>
      <w:r w:rsidR="00AF1C3E">
        <w:t xml:space="preserve"> </w:t>
      </w:r>
      <w:r w:rsidR="008B0E6E">
        <w:rPr>
          <w:b/>
          <w:color w:val="FF0000"/>
          <w:sz w:val="24"/>
          <w:vertAlign w:val="superscript"/>
        </w:rPr>
        <w:t>3</w:t>
      </w:r>
      <w:r w:rsidR="008B0E6E" w:rsidRPr="00571C41">
        <w:rPr>
          <w:b/>
          <w:bCs/>
          <w:sz w:val="24"/>
        </w:rPr>
        <w:t>[</w:t>
      </w:r>
      <w:r w:rsidR="00E77D69" w:rsidRPr="00ED350C">
        <w:t>Any amount that has not been paid by the end of the period for which</w:t>
      </w:r>
      <w:r w:rsidR="00531A5D">
        <w:t xml:space="preserve"> Prudential determines</w:t>
      </w:r>
      <w:r w:rsidR="00E77D69" w:rsidRPr="00ED350C">
        <w:t xml:space="preserve"> </w:t>
      </w:r>
      <w:r w:rsidR="00EB2794">
        <w:t>You</w:t>
      </w:r>
      <w:r w:rsidR="0073290E">
        <w:t xml:space="preserve"> are entitled</w:t>
      </w:r>
      <w:r w:rsidR="00E77D69" w:rsidRPr="00ED350C">
        <w:t xml:space="preserve"> will be paid immediately when </w:t>
      </w:r>
      <w:r w:rsidR="003B254A">
        <w:t>We</w:t>
      </w:r>
      <w:r w:rsidR="00E77D69" w:rsidRPr="00ED350C">
        <w:t xml:space="preserve"> receive </w:t>
      </w:r>
      <w:r w:rsidR="008F25B5" w:rsidRPr="00987A39">
        <w:rPr>
          <w:b/>
          <w:bCs/>
          <w:color w:val="FF0000"/>
          <w:sz w:val="24"/>
          <w:szCs w:val="24"/>
          <w:vertAlign w:val="superscript"/>
        </w:rPr>
        <w:t>4b</w:t>
      </w:r>
      <w:r w:rsidR="008F25B5" w:rsidRPr="00571C41">
        <w:rPr>
          <w:b/>
          <w:bCs/>
          <w:sz w:val="24"/>
        </w:rPr>
        <w:t>[</w:t>
      </w:r>
      <w:r w:rsidR="00D60341">
        <w:t>Your</w:t>
      </w:r>
      <w:r w:rsidR="001C3204" w:rsidRPr="00571C41">
        <w:rPr>
          <w:b/>
          <w:bCs/>
          <w:sz w:val="24"/>
        </w:rPr>
        <w:t>]</w:t>
      </w:r>
      <w:r w:rsidR="009413CF">
        <w:t xml:space="preserve"> </w:t>
      </w:r>
      <w:r w:rsidR="00251958">
        <w:rPr>
          <w:bCs/>
        </w:rPr>
        <w:t>satisfactory</w:t>
      </w:r>
      <w:r w:rsidR="00251958" w:rsidRPr="0021243B">
        <w:rPr>
          <w:bCs/>
        </w:rPr>
        <w:t xml:space="preserve"> </w:t>
      </w:r>
      <w:r w:rsidR="00E77D69" w:rsidRPr="00ED350C">
        <w:t>proof</w:t>
      </w:r>
      <w:r w:rsidR="009413CF">
        <w:t>.</w:t>
      </w:r>
      <w:r w:rsidR="008B0E6E" w:rsidRPr="00571C41">
        <w:rPr>
          <w:b/>
          <w:bCs/>
          <w:sz w:val="24"/>
        </w:rPr>
        <w:t>]</w:t>
      </w:r>
    </w:p>
    <w:p w14:paraId="0B63ABFD" w14:textId="587C8001" w:rsidR="009A58C1" w:rsidRDefault="002141A1" w:rsidP="0013740F">
      <w:pPr>
        <w:pStyle w:val="Indent2"/>
        <w:tabs>
          <w:tab w:val="clear" w:pos="864"/>
        </w:tabs>
        <w:ind w:left="432" w:hanging="18"/>
      </w:pPr>
      <w:r>
        <w:rPr>
          <w:b/>
          <w:bCs/>
          <w:color w:val="FF0000"/>
          <w:sz w:val="24"/>
          <w:szCs w:val="24"/>
          <w:vertAlign w:val="superscript"/>
        </w:rPr>
        <w:t>7</w:t>
      </w:r>
      <w:r w:rsidR="00571C41" w:rsidRPr="001935DA">
        <w:rPr>
          <w:b/>
          <w:sz w:val="24"/>
          <w:szCs w:val="24"/>
        </w:rPr>
        <w:t>[</w:t>
      </w:r>
      <w:r w:rsidR="009A58C1">
        <w:t>If there is an overpayment due to Prudential</w:t>
      </w:r>
      <w:r w:rsidR="005F62D3" w:rsidRPr="005F62D3">
        <w:t xml:space="preserve"> </w:t>
      </w:r>
      <w:r w:rsidR="005F62D3">
        <w:t xml:space="preserve">for any </w:t>
      </w:r>
      <w:r w:rsidR="009656B7">
        <w:t xml:space="preserve">Prudential </w:t>
      </w:r>
      <w:r w:rsidR="005F62D3">
        <w:t>claim</w:t>
      </w:r>
      <w:r w:rsidR="009A58C1">
        <w:t xml:space="preserve">, Prudential may apply </w:t>
      </w:r>
      <w:r w:rsidR="00D60341">
        <w:t>Your</w:t>
      </w:r>
      <w:r w:rsidR="009A58C1">
        <w:t xml:space="preserve"> </w:t>
      </w:r>
      <w:r w:rsidR="00665EBC">
        <w:t>business overhead expense</w:t>
      </w:r>
      <w:r w:rsidR="009A58C1">
        <w:t xml:space="preserve"> benefit </w:t>
      </w:r>
      <w:r w:rsidR="00401610">
        <w:t xml:space="preserve">amount </w:t>
      </w:r>
      <w:r w:rsidR="009A58C1">
        <w:t>toward any outstanding overpayment.</w:t>
      </w:r>
      <w:r w:rsidR="00571C41" w:rsidRPr="00571C41">
        <w:rPr>
          <w:b/>
          <w:bCs/>
          <w:sz w:val="24"/>
        </w:rPr>
        <w:t>]</w:t>
      </w:r>
    </w:p>
    <w:p w14:paraId="7AE84C8E" w14:textId="796EBDCF" w:rsidR="001832B5" w:rsidRDefault="001832B5" w:rsidP="001832B5">
      <w:pPr>
        <w:pStyle w:val="SubtitleD"/>
      </w:pPr>
      <w:r>
        <w:lastRenderedPageBreak/>
        <w:t>How Long Will Prudential Continue to Send You Business Overhead Expense Benefits?</w:t>
      </w:r>
    </w:p>
    <w:p w14:paraId="38E7B2F0" w14:textId="51D78EBE" w:rsidR="006F5D3E" w:rsidRPr="00202DB8" w:rsidRDefault="006F5D3E" w:rsidP="006F5D3E">
      <w:pPr>
        <w:pStyle w:val="2Text"/>
      </w:pPr>
      <w:r>
        <w:t xml:space="preserve">Prudential will send </w:t>
      </w:r>
      <w:r w:rsidR="002A333C" w:rsidRPr="00987A39">
        <w:rPr>
          <w:b/>
          <w:bCs/>
          <w:color w:val="FF0000"/>
          <w:sz w:val="24"/>
          <w:szCs w:val="24"/>
          <w:vertAlign w:val="superscript"/>
        </w:rPr>
        <w:t>4b</w:t>
      </w:r>
      <w:r w:rsidR="002A333C" w:rsidRPr="00571C41">
        <w:rPr>
          <w:b/>
          <w:bCs/>
          <w:sz w:val="24"/>
        </w:rPr>
        <w:t>[</w:t>
      </w:r>
      <w:r w:rsidR="00831858">
        <w:t>You</w:t>
      </w:r>
      <w:r w:rsidR="002A333C" w:rsidRPr="00571C41">
        <w:rPr>
          <w:b/>
          <w:bCs/>
          <w:sz w:val="24"/>
        </w:rPr>
        <w:t>]</w:t>
      </w:r>
      <w:r w:rsidR="003834F1">
        <w:t xml:space="preserve"> </w:t>
      </w:r>
      <w:r w:rsidR="00513923">
        <w:rPr>
          <w:b/>
          <w:color w:val="FF0000"/>
          <w:sz w:val="24"/>
          <w:vertAlign w:val="superscript"/>
        </w:rPr>
        <w:t>7</w:t>
      </w:r>
      <w:r w:rsidR="00571C41" w:rsidRPr="00571C41">
        <w:rPr>
          <w:b/>
          <w:bCs/>
          <w:sz w:val="24"/>
        </w:rPr>
        <w:t>[</w:t>
      </w:r>
      <w:r w:rsidR="003834F1">
        <w:t xml:space="preserve">or the </w:t>
      </w:r>
      <w:r w:rsidR="00E425FD" w:rsidRPr="00DB5840">
        <w:rPr>
          <w:b/>
          <w:color w:val="FF0000"/>
          <w:sz w:val="24"/>
          <w:szCs w:val="24"/>
          <w:vertAlign w:val="superscript"/>
        </w:rPr>
        <w:t>CV</w:t>
      </w:r>
      <w:r w:rsidR="00E425FD">
        <w:rPr>
          <w:b/>
          <w:color w:val="FF0000"/>
          <w:sz w:val="24"/>
          <w:szCs w:val="24"/>
          <w:vertAlign w:val="superscript"/>
        </w:rPr>
        <w:t>2</w:t>
      </w:r>
      <w:r w:rsidR="00571C41" w:rsidRPr="00571C41">
        <w:rPr>
          <w:b/>
          <w:bCs/>
          <w:sz w:val="24"/>
        </w:rPr>
        <w:t>[</w:t>
      </w:r>
      <w:r w:rsidR="003834F1">
        <w:t>Contract Holder</w:t>
      </w:r>
      <w:r w:rsidR="00571C41" w:rsidRPr="00571C41">
        <w:rPr>
          <w:b/>
          <w:bCs/>
          <w:sz w:val="24"/>
        </w:rPr>
        <w:t>]</w:t>
      </w:r>
      <w:r w:rsidR="00774211">
        <w:t xml:space="preserve"> </w:t>
      </w:r>
      <w:r w:rsidR="00571C41" w:rsidRPr="00571C41">
        <w:rPr>
          <w:b/>
          <w:bCs/>
          <w:sz w:val="24"/>
        </w:rPr>
        <w:t>]</w:t>
      </w:r>
      <w:r>
        <w:t xml:space="preserve"> a </w:t>
      </w:r>
      <w:r w:rsidR="003579A8">
        <w:t>b</w:t>
      </w:r>
      <w:r>
        <w:t xml:space="preserve">usiness </w:t>
      </w:r>
      <w:r w:rsidR="003579A8">
        <w:t>o</w:t>
      </w:r>
      <w:r>
        <w:t xml:space="preserve">verhead </w:t>
      </w:r>
      <w:r w:rsidR="003579A8">
        <w:t>e</w:t>
      </w:r>
      <w:r>
        <w:t xml:space="preserve">xpense </w:t>
      </w:r>
      <w:r w:rsidR="00DE3506">
        <w:t>b</w:t>
      </w:r>
      <w:r>
        <w:t>enefit</w:t>
      </w:r>
      <w:r w:rsidR="00950090">
        <w:t xml:space="preserve"> payment</w:t>
      </w:r>
      <w:r w:rsidR="00B437B4">
        <w:t xml:space="preserve"> </w:t>
      </w:r>
      <w:r>
        <w:rPr>
          <w:b/>
          <w:color w:val="FF0000"/>
          <w:sz w:val="24"/>
          <w:vertAlign w:val="superscript"/>
        </w:rPr>
        <w:t>6</w:t>
      </w:r>
      <w:r w:rsidR="00571C41" w:rsidRPr="00571C41">
        <w:rPr>
          <w:b/>
          <w:bCs/>
          <w:sz w:val="24"/>
        </w:rPr>
        <w:t>[</w:t>
      </w:r>
      <w:r>
        <w:t>every month</w:t>
      </w:r>
      <w:r w:rsidR="00571C41" w:rsidRPr="00571C41">
        <w:rPr>
          <w:b/>
          <w:bCs/>
          <w:sz w:val="24"/>
        </w:rPr>
        <w:t>]</w:t>
      </w:r>
      <w:r w:rsidRPr="00DD4C78">
        <w:rPr>
          <w:b/>
          <w:color w:val="FF0000"/>
          <w:sz w:val="24"/>
          <w:vertAlign w:val="superscript"/>
        </w:rPr>
        <w:t xml:space="preserve"> </w:t>
      </w:r>
      <w:r>
        <w:t>until the first of the following occurs</w:t>
      </w:r>
      <w:r w:rsidR="00A00FDD">
        <w:t xml:space="preserve"> </w:t>
      </w:r>
      <w:r w:rsidR="00EE2641" w:rsidRPr="00987A39">
        <w:rPr>
          <w:b/>
          <w:color w:val="FF0000"/>
          <w:sz w:val="24"/>
          <w:szCs w:val="24"/>
          <w:vertAlign w:val="superscript"/>
        </w:rPr>
        <w:t>1</w:t>
      </w:r>
      <w:r w:rsidR="00571C41" w:rsidRPr="00571C41">
        <w:rPr>
          <w:b/>
          <w:bCs/>
          <w:sz w:val="24"/>
        </w:rPr>
        <w:t>[</w:t>
      </w:r>
      <w:r w:rsidRPr="00202DB8">
        <w:t>:</w:t>
      </w:r>
    </w:p>
    <w:p w14:paraId="2BC860CE" w14:textId="1CA92069" w:rsidR="006F5D3E" w:rsidRDefault="00B437B4" w:rsidP="00B37216">
      <w:pPr>
        <w:pStyle w:val="BulletD"/>
      </w:pPr>
      <w:r>
        <w:t xml:space="preserve">The date </w:t>
      </w:r>
      <w:r w:rsidR="002A333C" w:rsidRPr="00987A39">
        <w:rPr>
          <w:b/>
          <w:bCs/>
          <w:color w:val="FF0000"/>
          <w:sz w:val="24"/>
          <w:szCs w:val="24"/>
          <w:vertAlign w:val="superscript"/>
        </w:rPr>
        <w:t>4b</w:t>
      </w:r>
      <w:r w:rsidR="002A333C" w:rsidRPr="00571C41">
        <w:rPr>
          <w:b/>
          <w:bCs/>
          <w:sz w:val="24"/>
        </w:rPr>
        <w:t>[</w:t>
      </w:r>
      <w:r w:rsidR="00831858">
        <w:t>You</w:t>
      </w:r>
      <w:r w:rsidR="002A333C" w:rsidRPr="00571C41">
        <w:rPr>
          <w:b/>
          <w:bCs/>
          <w:sz w:val="24"/>
        </w:rPr>
        <w:t>]</w:t>
      </w:r>
      <w:r>
        <w:t xml:space="preserve"> are no longer </w:t>
      </w:r>
      <w:r w:rsidR="00F5034A">
        <w:t>I</w:t>
      </w:r>
      <w:r>
        <w:t>nsured under this Group Insurance Certificate</w:t>
      </w:r>
      <w:r w:rsidR="006F5D3E" w:rsidRPr="00202DB8">
        <w:t>.</w:t>
      </w:r>
      <w:r w:rsidR="006F5D3E">
        <w:t xml:space="preserve"> </w:t>
      </w:r>
    </w:p>
    <w:p w14:paraId="3EDBCFE8" w14:textId="44891900" w:rsidR="005112B5" w:rsidRDefault="004A4962" w:rsidP="00B37216">
      <w:pPr>
        <w:pStyle w:val="BulletD"/>
      </w:pPr>
      <w:r>
        <w:t xml:space="preserve">The date </w:t>
      </w:r>
      <w:r w:rsidR="002A333C" w:rsidRPr="00987A39">
        <w:rPr>
          <w:b/>
          <w:bCs/>
          <w:color w:val="FF0000"/>
          <w:sz w:val="24"/>
          <w:szCs w:val="24"/>
          <w:vertAlign w:val="superscript"/>
        </w:rPr>
        <w:t>4b</w:t>
      </w:r>
      <w:r w:rsidR="002A333C" w:rsidRPr="00571C41">
        <w:rPr>
          <w:b/>
          <w:bCs/>
          <w:sz w:val="24"/>
        </w:rPr>
        <w:t>[</w:t>
      </w:r>
      <w:r w:rsidR="00831858">
        <w:t>You</w:t>
      </w:r>
      <w:r w:rsidR="002A333C" w:rsidRPr="00571C41">
        <w:rPr>
          <w:b/>
          <w:bCs/>
          <w:sz w:val="24"/>
        </w:rPr>
        <w:t>]</w:t>
      </w:r>
      <w:r>
        <w:t xml:space="preserve"> are no longer receiving </w:t>
      </w:r>
      <w:r w:rsidR="00BF599C" w:rsidRPr="00DB5840">
        <w:rPr>
          <w:b/>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bene</w:t>
      </w:r>
      <w:r w:rsidR="00DE46F7">
        <w:t>fits under the Plan.</w:t>
      </w:r>
    </w:p>
    <w:p w14:paraId="41367A7B" w14:textId="7838FE8F" w:rsidR="006F5D3E" w:rsidRDefault="006F5D3E" w:rsidP="00B37216">
      <w:pPr>
        <w:pStyle w:val="BulletD"/>
      </w:pPr>
      <w:r>
        <w:t xml:space="preserve">The date the </w:t>
      </w:r>
      <w:r w:rsidR="00D40770">
        <w:rPr>
          <w:bCs/>
          <w:iCs/>
        </w:rPr>
        <w:t>M</w:t>
      </w:r>
      <w:r w:rsidR="00414FCC" w:rsidRPr="00987A39">
        <w:rPr>
          <w:bCs/>
          <w:iCs/>
        </w:rPr>
        <w:t xml:space="preserve">aximum </w:t>
      </w:r>
      <w:r w:rsidR="0087530B">
        <w:rPr>
          <w:bCs/>
          <w:iCs/>
        </w:rPr>
        <w:t xml:space="preserve">Business Overhead Expense </w:t>
      </w:r>
      <w:r w:rsidR="00D40770">
        <w:rPr>
          <w:bCs/>
          <w:iCs/>
        </w:rPr>
        <w:t>B</w:t>
      </w:r>
      <w:r w:rsidR="00414FCC" w:rsidRPr="00987A39">
        <w:rPr>
          <w:bCs/>
          <w:iCs/>
        </w:rPr>
        <w:t>enefit</w:t>
      </w:r>
      <w:r>
        <w:t xml:space="preserve"> has been paid.</w:t>
      </w:r>
    </w:p>
    <w:p w14:paraId="62058AA3" w14:textId="24C5D62C" w:rsidR="006F5D3E" w:rsidRPr="00202DB8" w:rsidRDefault="006F5D3E" w:rsidP="00B37216">
      <w:pPr>
        <w:pStyle w:val="BulletD"/>
      </w:pPr>
      <w:r>
        <w:t xml:space="preserve">The date </w:t>
      </w:r>
      <w:r w:rsidR="002A333C" w:rsidRPr="00987A39">
        <w:rPr>
          <w:b/>
          <w:bCs/>
          <w:color w:val="FF0000"/>
          <w:sz w:val="24"/>
          <w:szCs w:val="24"/>
          <w:vertAlign w:val="superscript"/>
        </w:rPr>
        <w:t>4b</w:t>
      </w:r>
      <w:r w:rsidR="002A333C" w:rsidRPr="00571C41">
        <w:rPr>
          <w:b/>
          <w:bCs/>
          <w:sz w:val="24"/>
        </w:rPr>
        <w:t>[</w:t>
      </w:r>
      <w:r w:rsidR="00831858">
        <w:t>You</w:t>
      </w:r>
      <w:r w:rsidR="002A333C" w:rsidRPr="00571C41">
        <w:rPr>
          <w:b/>
          <w:bCs/>
          <w:sz w:val="24"/>
        </w:rPr>
        <w:t>]</w:t>
      </w:r>
      <w:r>
        <w:t xml:space="preserve"> die.</w:t>
      </w:r>
    </w:p>
    <w:p w14:paraId="0A41853C" w14:textId="6FC816F5" w:rsidR="006F5D3E" w:rsidRDefault="006F5D3E" w:rsidP="00B37216">
      <w:pPr>
        <w:pStyle w:val="BulletD"/>
      </w:pPr>
      <w:r>
        <w:t xml:space="preserve">When </w:t>
      </w:r>
      <w:r w:rsidR="002A333C" w:rsidRPr="00987A39">
        <w:rPr>
          <w:b/>
          <w:bCs/>
          <w:color w:val="FF0000"/>
          <w:sz w:val="24"/>
          <w:szCs w:val="24"/>
          <w:vertAlign w:val="superscript"/>
        </w:rPr>
        <w:t>4b</w:t>
      </w:r>
      <w:r w:rsidR="002A333C" w:rsidRPr="00571C41">
        <w:rPr>
          <w:b/>
          <w:bCs/>
          <w:sz w:val="24"/>
        </w:rPr>
        <w:t>[</w:t>
      </w:r>
      <w:r w:rsidR="00831858">
        <w:t>You</w:t>
      </w:r>
      <w:r w:rsidR="002A333C" w:rsidRPr="00571C41">
        <w:rPr>
          <w:b/>
          <w:bCs/>
          <w:sz w:val="24"/>
        </w:rPr>
        <w:t>]</w:t>
      </w:r>
      <w:r>
        <w:t xml:space="preserve"> have received </w:t>
      </w:r>
      <w:r w:rsidR="003C55AA">
        <w:rPr>
          <w:b/>
          <w:color w:val="FF0000"/>
          <w:sz w:val="24"/>
          <w:vertAlign w:val="superscript"/>
        </w:rPr>
        <w:t>6a</w:t>
      </w:r>
      <w:r w:rsidR="00571C41" w:rsidRPr="00571C41">
        <w:rPr>
          <w:b/>
          <w:bCs/>
          <w:sz w:val="24"/>
        </w:rPr>
        <w:t>[</w:t>
      </w:r>
      <w:r>
        <w:t>1 to 24 months</w:t>
      </w:r>
      <w:r w:rsidR="00571C41" w:rsidRPr="00571C41">
        <w:rPr>
          <w:b/>
          <w:bCs/>
          <w:sz w:val="24"/>
        </w:rPr>
        <w:t>]</w:t>
      </w:r>
      <w:r>
        <w:t xml:space="preserve"> of </w:t>
      </w:r>
      <w:r w:rsidR="005E729A">
        <w:t>b</w:t>
      </w:r>
      <w:r w:rsidR="00256DB5" w:rsidRPr="00256DB5">
        <w:t xml:space="preserve">usiness </w:t>
      </w:r>
      <w:r w:rsidR="005E729A">
        <w:t>o</w:t>
      </w:r>
      <w:r w:rsidR="00256DB5" w:rsidRPr="00256DB5">
        <w:t xml:space="preserve">verhead </w:t>
      </w:r>
      <w:r w:rsidR="00B50DBC">
        <w:t>e</w:t>
      </w:r>
      <w:r w:rsidR="00256DB5" w:rsidRPr="00256DB5">
        <w:t>xpense</w:t>
      </w:r>
      <w:r w:rsidR="00A00FDD">
        <w:t xml:space="preserve"> </w:t>
      </w:r>
      <w:r w:rsidR="00B50DBC">
        <w:t>b</w:t>
      </w:r>
      <w:r w:rsidR="00256DB5" w:rsidRPr="00256DB5">
        <w:t>enefit</w:t>
      </w:r>
      <w:r w:rsidR="00B50DBC">
        <w:t xml:space="preserve"> payments</w:t>
      </w:r>
      <w:r>
        <w:t>.</w:t>
      </w:r>
    </w:p>
    <w:p w14:paraId="6F453AD0" w14:textId="41F8C06F" w:rsidR="003879EC" w:rsidRDefault="00846DB3" w:rsidP="00B37216">
      <w:pPr>
        <w:pStyle w:val="BulletD"/>
      </w:pPr>
      <w:r>
        <w:t>The date you begin working at any job</w:t>
      </w:r>
      <w:r w:rsidR="00FE0A53">
        <w:t>.</w:t>
      </w:r>
    </w:p>
    <w:p w14:paraId="22AD1AAB" w14:textId="149FD476" w:rsidR="00C66721" w:rsidRDefault="008610D7" w:rsidP="00B37216">
      <w:pPr>
        <w:pStyle w:val="BulletD"/>
      </w:pPr>
      <w:r>
        <w:t xml:space="preserve">The date </w:t>
      </w:r>
      <w:r w:rsidR="002A333C" w:rsidRPr="00987A39">
        <w:rPr>
          <w:b/>
          <w:bCs/>
          <w:color w:val="FF0000"/>
          <w:sz w:val="24"/>
          <w:szCs w:val="24"/>
          <w:vertAlign w:val="superscript"/>
        </w:rPr>
        <w:t>4b</w:t>
      </w:r>
      <w:r w:rsidR="002A333C" w:rsidRPr="00571C41">
        <w:rPr>
          <w:b/>
          <w:bCs/>
          <w:sz w:val="24"/>
        </w:rPr>
        <w:t>[</w:t>
      </w:r>
      <w:r w:rsidR="00831858">
        <w:t>You</w:t>
      </w:r>
      <w:r w:rsidR="002A333C" w:rsidRPr="00571C41">
        <w:rPr>
          <w:b/>
          <w:bCs/>
          <w:sz w:val="24"/>
        </w:rPr>
        <w:t>]</w:t>
      </w:r>
      <w:r>
        <w:t xml:space="preserve"> are no longer </w:t>
      </w:r>
      <w:r w:rsidR="00167306" w:rsidRPr="00987A39">
        <w:t>Disabled</w:t>
      </w:r>
      <w:r w:rsidR="00167306" w:rsidRPr="00167306">
        <w:rPr>
          <w:b/>
          <w:i/>
        </w:rPr>
        <w:t xml:space="preserve"> </w:t>
      </w:r>
      <w:r>
        <w:t xml:space="preserve">under the terms of the </w:t>
      </w:r>
      <w:r w:rsidR="00985B0E">
        <w:t>Plan</w:t>
      </w:r>
      <w:r>
        <w:t>.</w:t>
      </w:r>
    </w:p>
    <w:p w14:paraId="5DE62904" w14:textId="61661123" w:rsidR="00F55C40" w:rsidRPr="00F55C40" w:rsidRDefault="008610D7" w:rsidP="00F55C40">
      <w:pPr>
        <w:pStyle w:val="BulletD"/>
      </w:pPr>
      <w:r>
        <w:t xml:space="preserve">The date </w:t>
      </w:r>
      <w:r w:rsidR="00296F45" w:rsidRPr="00987A39">
        <w:rPr>
          <w:b/>
          <w:bCs/>
          <w:color w:val="FF0000"/>
          <w:sz w:val="24"/>
          <w:szCs w:val="24"/>
          <w:vertAlign w:val="superscript"/>
        </w:rPr>
        <w:t>4b</w:t>
      </w:r>
      <w:r w:rsidR="00296F45" w:rsidRPr="00571C41">
        <w:rPr>
          <w:b/>
          <w:bCs/>
          <w:sz w:val="24"/>
        </w:rPr>
        <w:t>[</w:t>
      </w:r>
      <w:r w:rsidR="00831858">
        <w:t>You</w:t>
      </w:r>
      <w:r w:rsidR="00296F45" w:rsidRPr="00571C41">
        <w:rPr>
          <w:b/>
          <w:bCs/>
          <w:sz w:val="24"/>
        </w:rPr>
        <w:t>]</w:t>
      </w:r>
      <w:r>
        <w:t xml:space="preserve"> fail to submit </w:t>
      </w:r>
      <w:r w:rsidR="00251958">
        <w:rPr>
          <w:bCs/>
        </w:rPr>
        <w:t>satisfactory</w:t>
      </w:r>
      <w:r w:rsidR="00251958" w:rsidRPr="0021243B">
        <w:rPr>
          <w:bCs/>
        </w:rPr>
        <w:t xml:space="preserve"> </w:t>
      </w:r>
      <w:r>
        <w:t xml:space="preserve">proof of </w:t>
      </w:r>
      <w:r w:rsidR="00D60341">
        <w:t>Your</w:t>
      </w:r>
      <w:r>
        <w:t xml:space="preserve"> </w:t>
      </w:r>
      <w:r w:rsidR="00FF5545">
        <w:t>Disability</w:t>
      </w:r>
      <w:r>
        <w:t xml:space="preserve"> to Prudential</w:t>
      </w:r>
      <w:r w:rsidR="00F55C40">
        <w:t>.</w:t>
      </w:r>
      <w:ins w:id="341" w:author="Laura Hoogland" w:date="2026-01-22T14:57:00Z" w16du:dateUtc="2026-01-22T20:57:00Z">
        <w:r w:rsidR="00F55C40">
          <w:t xml:space="preserve">  </w:t>
        </w:r>
        <w:r w:rsidR="00F55C40" w:rsidRPr="00F55C40">
          <w:t xml:space="preserve">You must send Prudential written proof of your Covered Expense no later than 90 days after the month in which the Covered Expense is incurred and for which </w:t>
        </w:r>
        <w:r w:rsidR="00F55C40" w:rsidRPr="00F55C40">
          <w:rPr>
            <w:b/>
            <w:bCs/>
            <w:vertAlign w:val="superscript"/>
          </w:rPr>
          <w:t>4b</w:t>
        </w:r>
        <w:r w:rsidR="00F55C40" w:rsidRPr="00F55C40">
          <w:t xml:space="preserve">[You] are seeking a payment under this benefit. If it is not reasonably possible to give proof within 90 days, it must be given as soon as reasonably possible </w:t>
        </w:r>
        <w:r w:rsidR="00307969" w:rsidRPr="00F55C40">
          <w:t>and, in any event,</w:t>
        </w:r>
        <w:r w:rsidR="00F55C40" w:rsidRPr="00F55C40">
          <w:t xml:space="preserve"> no later than 1 year after the time proof is otherwise required except in the absence of legal capacity.</w:t>
        </w:r>
      </w:ins>
    </w:p>
    <w:p w14:paraId="38AA109B" w14:textId="01673E89" w:rsidR="00FD0B00" w:rsidRDefault="00FD0B00" w:rsidP="00B37216">
      <w:pPr>
        <w:pStyle w:val="BulletD"/>
      </w:pPr>
      <w:r>
        <w:t xml:space="preserve">The date </w:t>
      </w:r>
      <w:r w:rsidR="00296F45" w:rsidRPr="00987A39">
        <w:rPr>
          <w:b/>
          <w:bCs/>
          <w:color w:val="FF0000"/>
          <w:sz w:val="24"/>
          <w:szCs w:val="24"/>
          <w:vertAlign w:val="superscript"/>
        </w:rPr>
        <w:t>4b</w:t>
      </w:r>
      <w:r w:rsidR="00296F45" w:rsidRPr="00571C41">
        <w:rPr>
          <w:b/>
          <w:bCs/>
          <w:sz w:val="24"/>
        </w:rPr>
        <w:t>[</w:t>
      </w:r>
      <w:r w:rsidR="00831858">
        <w:t>You</w:t>
      </w:r>
      <w:r w:rsidR="00296F45" w:rsidRPr="00571C41">
        <w:rPr>
          <w:b/>
          <w:bCs/>
          <w:sz w:val="24"/>
        </w:rPr>
        <w:t>]</w:t>
      </w:r>
      <w:r>
        <w:t xml:space="preserve"> refuse to be examined by </w:t>
      </w:r>
      <w:r w:rsidR="008D521F">
        <w:t>Doctor</w:t>
      </w:r>
      <w:r>
        <w:t xml:space="preserve">s, other medical practitioners or vocational experts of </w:t>
      </w:r>
      <w:r w:rsidR="003B254A">
        <w:t>Our</w:t>
      </w:r>
      <w:r>
        <w:t xml:space="preserve"> choice.</w:t>
      </w:r>
    </w:p>
    <w:p w14:paraId="1CD8E766" w14:textId="6AFFEEED" w:rsidR="00FD0B00" w:rsidRDefault="00FD0B00" w:rsidP="00B37216">
      <w:pPr>
        <w:pStyle w:val="BulletD"/>
      </w:pPr>
      <w:r>
        <w:t xml:space="preserve">The date </w:t>
      </w:r>
      <w:r w:rsidR="00296F45" w:rsidRPr="00987A39">
        <w:rPr>
          <w:b/>
          <w:bCs/>
          <w:color w:val="FF0000"/>
          <w:sz w:val="24"/>
          <w:szCs w:val="24"/>
          <w:vertAlign w:val="superscript"/>
        </w:rPr>
        <w:t>4b</w:t>
      </w:r>
      <w:r w:rsidR="00296F45" w:rsidRPr="00571C41">
        <w:rPr>
          <w:b/>
          <w:bCs/>
          <w:sz w:val="24"/>
        </w:rPr>
        <w:t>[</w:t>
      </w:r>
      <w:r w:rsidR="00831858">
        <w:t>You</w:t>
      </w:r>
      <w:r w:rsidR="00296F45" w:rsidRPr="00571C41">
        <w:rPr>
          <w:b/>
          <w:bCs/>
          <w:sz w:val="24"/>
        </w:rPr>
        <w:t>]</w:t>
      </w:r>
      <w:r>
        <w:t xml:space="preserve"> refuse to be interviewed by an authorized </w:t>
      </w:r>
      <w:r w:rsidR="00A01D0D">
        <w:t>P</w:t>
      </w:r>
      <w:r>
        <w:t xml:space="preserve">rudential </w:t>
      </w:r>
      <w:r w:rsidR="00A01D0D">
        <w:t>r</w:t>
      </w:r>
      <w:r>
        <w:t>epresentative.</w:t>
      </w:r>
      <w:r w:rsidR="00571C41" w:rsidRPr="00571C41">
        <w:rPr>
          <w:b/>
          <w:bCs/>
          <w:sz w:val="24"/>
        </w:rPr>
        <w:t>]</w:t>
      </w:r>
    </w:p>
    <w:p w14:paraId="50E84841" w14:textId="77777777" w:rsidR="0013740F" w:rsidRDefault="0013740F" w:rsidP="0013740F">
      <w:pPr>
        <w:pStyle w:val="BulletD"/>
        <w:numPr>
          <w:ilvl w:val="0"/>
          <w:numId w:val="0"/>
        </w:numPr>
        <w:ind w:left="432"/>
      </w:pPr>
    </w:p>
    <w:p w14:paraId="052D3F67" w14:textId="351DB29A" w:rsidR="006F5D3E" w:rsidRDefault="006F5D3E" w:rsidP="00987A39">
      <w:pPr>
        <w:pStyle w:val="BulletD"/>
        <w:numPr>
          <w:ilvl w:val="0"/>
          <w:numId w:val="0"/>
        </w:numPr>
        <w:tabs>
          <w:tab w:val="clear" w:pos="1296"/>
          <w:tab w:val="left" w:pos="900"/>
        </w:tabs>
        <w:sectPr w:rsidR="006F5D3E" w:rsidSect="00671431">
          <w:footerReference w:type="default" r:id="rId42"/>
          <w:footerReference w:type="first" r:id="rId43"/>
          <w:pgSz w:w="12240" w:h="15840" w:code="1"/>
          <w:pgMar w:top="1440" w:right="1627" w:bottom="1800" w:left="1627" w:header="720" w:footer="720" w:gutter="0"/>
          <w:cols w:space="720"/>
          <w:titlePg/>
        </w:sectPr>
      </w:pPr>
    </w:p>
    <w:p w14:paraId="57DDC421" w14:textId="01CECA2A" w:rsidR="00A048D4" w:rsidRPr="00A048D4" w:rsidRDefault="00310971" w:rsidP="00A048D4">
      <w:pPr>
        <w:keepNext/>
        <w:keepLines/>
        <w:tabs>
          <w:tab w:val="left" w:pos="360"/>
          <w:tab w:val="left" w:pos="720"/>
          <w:tab w:val="left" w:pos="1080"/>
          <w:tab w:val="left" w:pos="1440"/>
          <w:tab w:val="left" w:pos="1800"/>
        </w:tabs>
        <w:spacing w:after="598" w:line="489" w:lineRule="atLeast"/>
        <w:rPr>
          <w:rFonts w:ascii="Book Antiqua" w:hAnsi="Book Antiqua"/>
          <w:b/>
          <w:sz w:val="36"/>
        </w:rPr>
      </w:pPr>
      <w:r w:rsidRPr="00310971">
        <w:rPr>
          <w:rFonts w:cs="Arial"/>
          <w:b/>
          <w:color w:val="FF0000"/>
          <w:vertAlign w:val="superscript"/>
        </w:rPr>
        <w:lastRenderedPageBreak/>
        <w:t>CV1</w:t>
      </w:r>
      <w:r w:rsidR="00571C41" w:rsidRPr="00EF6E18">
        <w:rPr>
          <w:rFonts w:cs="Arial"/>
          <w:b/>
          <w:sz w:val="36"/>
        </w:rPr>
        <w:t>[</w:t>
      </w:r>
      <w:r w:rsidR="00A048D4" w:rsidRPr="00A048D4">
        <w:rPr>
          <w:rFonts w:ascii="Book Antiqua" w:hAnsi="Book Antiqua"/>
          <w:b/>
          <w:sz w:val="36"/>
        </w:rPr>
        <w:t>Long Term</w:t>
      </w:r>
      <w:r w:rsidR="00571C41" w:rsidRPr="00EF6E18">
        <w:rPr>
          <w:rFonts w:cs="Arial"/>
          <w:b/>
          <w:sz w:val="36"/>
          <w:szCs w:val="36"/>
        </w:rPr>
        <w:t>]</w:t>
      </w:r>
      <w:r w:rsidR="00A048D4" w:rsidRPr="00A048D4">
        <w:rPr>
          <w:rFonts w:ascii="Book Antiqua" w:hAnsi="Book Antiqua"/>
          <w:b/>
          <w:sz w:val="36"/>
        </w:rPr>
        <w:t xml:space="preserve"> Disability Coverage</w:t>
      </w:r>
    </w:p>
    <w:p w14:paraId="560A9A98" w14:textId="77777777" w:rsidR="00B3692B" w:rsidRPr="009E47FB" w:rsidRDefault="00B3692B" w:rsidP="00B3692B">
      <w:pPr>
        <w:pStyle w:val="Subtitle1"/>
        <w:rPr>
          <w:rFonts w:ascii="Book Antiqua" w:hAnsi="Book Antiqua"/>
        </w:rPr>
      </w:pPr>
      <w:bookmarkStart w:id="346" w:name="LTD_Catastrohic_Disability"/>
      <w:bookmarkEnd w:id="346"/>
      <w:r w:rsidRPr="009E47FB">
        <w:rPr>
          <w:rFonts w:ascii="Book Antiqua" w:hAnsi="Book Antiqua"/>
          <w:caps/>
        </w:rPr>
        <w:t>CATASTROPHIC DISABILITY BENEFIT</w:t>
      </w:r>
    </w:p>
    <w:p w14:paraId="0036861D" w14:textId="77777777" w:rsidR="00B3692B" w:rsidRPr="009E47FB" w:rsidRDefault="00B3692B" w:rsidP="00B3692B">
      <w:pPr>
        <w:pStyle w:val="Subtitle1"/>
        <w:tabs>
          <w:tab w:val="clear" w:pos="432"/>
        </w:tabs>
        <w:ind w:left="0" w:firstLine="0"/>
        <w:rPr>
          <w:rFonts w:ascii="Book Antiqua" w:hAnsi="Book Antiqua"/>
        </w:rPr>
      </w:pPr>
      <w:r w:rsidRPr="009E47FB">
        <w:rPr>
          <w:rFonts w:ascii="Book Antiqua" w:hAnsi="Book Antiqua"/>
        </w:rPr>
        <w:t>How Does Prudential Define Catastrophic Disability?</w:t>
      </w:r>
    </w:p>
    <w:p w14:paraId="2301C580" w14:textId="78F55B16" w:rsidR="00B3692B" w:rsidRDefault="00B3692B" w:rsidP="00AC08E2">
      <w:pPr>
        <w:pStyle w:val="Text1"/>
        <w:ind w:left="432"/>
      </w:pPr>
      <w:r>
        <w:t>You</w:t>
      </w:r>
      <w:r w:rsidR="00A0685E">
        <w:t xml:space="preserve"> have a</w:t>
      </w:r>
      <w:r>
        <w:t xml:space="preserve"> </w:t>
      </w:r>
      <w:r w:rsidR="5108EAF5">
        <w:t>C</w:t>
      </w:r>
      <w:r>
        <w:t>atastrophic</w:t>
      </w:r>
      <w:r w:rsidR="00A0685E">
        <w:t xml:space="preserve"> </w:t>
      </w:r>
      <w:r w:rsidR="00167306" w:rsidRPr="00987A39">
        <w:t>Disab</w:t>
      </w:r>
      <w:r w:rsidR="00A0685E">
        <w:t>ility</w:t>
      </w:r>
      <w:r w:rsidR="00167306" w:rsidRPr="00AC08E2">
        <w:t xml:space="preserve"> </w:t>
      </w:r>
      <w:r>
        <w:t xml:space="preserve">when Prudential determines that, due to the same </w:t>
      </w:r>
      <w:r w:rsidR="00482FCA">
        <w:t>S</w:t>
      </w:r>
      <w:r>
        <w:t xml:space="preserve">ickness or </w:t>
      </w:r>
      <w:r w:rsidR="00482FCA">
        <w:t>I</w:t>
      </w:r>
      <w:r>
        <w:t xml:space="preserve">njury that caused </w:t>
      </w:r>
      <w:r w:rsidR="00D60341">
        <w:t>Your</w:t>
      </w:r>
      <w:r w:rsidR="00FF5545">
        <w:t xml:space="preserve"> </w:t>
      </w:r>
      <w:r w:rsidR="007960BF">
        <w:t>Disability</w:t>
      </w:r>
      <w:r>
        <w:t xml:space="preserve">, </w:t>
      </w:r>
      <w:r w:rsidR="00831858">
        <w:t>You</w:t>
      </w:r>
      <w:r>
        <w:t>:</w:t>
      </w:r>
    </w:p>
    <w:p w14:paraId="0165A2EE" w14:textId="0FF415F5" w:rsidR="00B3692B" w:rsidRDefault="00B3692B" w:rsidP="00250B5E">
      <w:pPr>
        <w:pStyle w:val="Text1"/>
        <w:numPr>
          <w:ilvl w:val="0"/>
          <w:numId w:val="5"/>
        </w:numPr>
        <w:tabs>
          <w:tab w:val="clear" w:pos="360"/>
          <w:tab w:val="clear" w:pos="720"/>
          <w:tab w:val="clear" w:pos="1080"/>
          <w:tab w:val="clear" w:pos="1440"/>
          <w:tab w:val="clear" w:pos="1800"/>
          <w:tab w:val="left" w:pos="432"/>
          <w:tab w:val="left" w:pos="864"/>
        </w:tabs>
        <w:ind w:left="864" w:hanging="432"/>
      </w:pPr>
      <w:r>
        <w:t xml:space="preserve">are unable to perform, </w:t>
      </w:r>
      <w:r w:rsidRPr="007D1CAF">
        <w:t xml:space="preserve">without </w:t>
      </w:r>
      <w:r w:rsidR="00D870AB" w:rsidRPr="00B37216">
        <w:t>S</w:t>
      </w:r>
      <w:r w:rsidRPr="00B37216">
        <w:t xml:space="preserve">ubstantial </w:t>
      </w:r>
      <w:r w:rsidR="002D1234" w:rsidRPr="00B37216">
        <w:t>A</w:t>
      </w:r>
      <w:r w:rsidRPr="00B37216">
        <w:t>ssistance</w:t>
      </w:r>
      <w:r w:rsidRPr="007D1CAF">
        <w:t>,</w:t>
      </w:r>
      <w:r>
        <w:t xml:space="preserve"> at least </w:t>
      </w:r>
      <w:r w:rsidR="001B640D">
        <w:rPr>
          <w:b/>
          <w:color w:val="FF0000"/>
          <w:sz w:val="24"/>
          <w:vertAlign w:val="superscript"/>
        </w:rPr>
        <w:t>1</w:t>
      </w:r>
      <w:r w:rsidR="002F350A">
        <w:rPr>
          <w:b/>
          <w:color w:val="FF0000"/>
          <w:sz w:val="24"/>
          <w:vertAlign w:val="superscript"/>
        </w:rPr>
        <w:t>a</w:t>
      </w:r>
      <w:r w:rsidR="00571C41" w:rsidRPr="00571C41">
        <w:rPr>
          <w:b/>
          <w:bCs/>
          <w:sz w:val="24"/>
        </w:rPr>
        <w:t>[</w:t>
      </w:r>
      <w:r>
        <w:t>one to two</w:t>
      </w:r>
      <w:r w:rsidR="00571C41" w:rsidRPr="00571C41">
        <w:rPr>
          <w:b/>
          <w:bCs/>
          <w:sz w:val="24"/>
        </w:rPr>
        <w:t>]</w:t>
      </w:r>
      <w:r>
        <w:t xml:space="preserve"> </w:t>
      </w:r>
      <w:r w:rsidR="00414CB6" w:rsidRPr="00B37216">
        <w:rPr>
          <w:bCs/>
          <w:iCs/>
        </w:rPr>
        <w:t>Activities of Daily Living</w:t>
      </w:r>
      <w:r>
        <w:t>; or</w:t>
      </w:r>
    </w:p>
    <w:p w14:paraId="677E5F15" w14:textId="758584AB" w:rsidR="00B3692B" w:rsidRDefault="00B3692B" w:rsidP="00250B5E">
      <w:pPr>
        <w:pStyle w:val="Text1"/>
        <w:numPr>
          <w:ilvl w:val="0"/>
          <w:numId w:val="5"/>
        </w:numPr>
        <w:tabs>
          <w:tab w:val="clear" w:pos="360"/>
          <w:tab w:val="clear" w:pos="720"/>
          <w:tab w:val="clear" w:pos="1080"/>
          <w:tab w:val="clear" w:pos="1440"/>
          <w:tab w:val="clear" w:pos="1800"/>
          <w:tab w:val="left" w:pos="432"/>
          <w:tab w:val="left" w:pos="864"/>
        </w:tabs>
        <w:ind w:left="864" w:hanging="432"/>
      </w:pPr>
      <w:r>
        <w:t xml:space="preserve">have a </w:t>
      </w:r>
      <w:r w:rsidRPr="007D1CAF">
        <w:t xml:space="preserve">severe </w:t>
      </w:r>
      <w:r w:rsidR="00334498" w:rsidRPr="00B37216">
        <w:t>C</w:t>
      </w:r>
      <w:r w:rsidRPr="00B37216">
        <w:t xml:space="preserve">ognitive </w:t>
      </w:r>
      <w:r w:rsidR="00334498" w:rsidRPr="00B37216">
        <w:t>I</w:t>
      </w:r>
      <w:r w:rsidRPr="00B37216">
        <w:t>mpairment</w:t>
      </w:r>
      <w:r w:rsidRPr="007D1CAF">
        <w:t xml:space="preserve">, which requires </w:t>
      </w:r>
      <w:r w:rsidR="00334498" w:rsidRPr="00B37216">
        <w:t xml:space="preserve">Substantial Supervision </w:t>
      </w:r>
      <w:r w:rsidRPr="007D1CAF">
        <w:t>to</w:t>
      </w:r>
      <w:r>
        <w:t xml:space="preserve"> protect </w:t>
      </w:r>
      <w:r w:rsidR="00831858">
        <w:t>You</w:t>
      </w:r>
      <w:r>
        <w:t xml:space="preserve"> from threats to health and safety.</w:t>
      </w:r>
    </w:p>
    <w:p w14:paraId="74A0080B" w14:textId="25175951" w:rsidR="00B3692B" w:rsidRPr="009E47FB" w:rsidRDefault="00B3692B" w:rsidP="00B3692B">
      <w:pPr>
        <w:pStyle w:val="Subtitle1"/>
        <w:tabs>
          <w:tab w:val="clear" w:pos="432"/>
        </w:tabs>
        <w:ind w:left="0" w:firstLine="0"/>
        <w:rPr>
          <w:rFonts w:ascii="Book Antiqua" w:hAnsi="Book Antiqua"/>
        </w:rPr>
      </w:pPr>
      <w:r w:rsidRPr="009E47FB">
        <w:rPr>
          <w:rFonts w:ascii="Book Antiqua" w:hAnsi="Book Antiqua"/>
        </w:rPr>
        <w:t xml:space="preserve">When Will You Begin to Receive </w:t>
      </w:r>
      <w:r w:rsidR="008D5390">
        <w:rPr>
          <w:rFonts w:ascii="Book Antiqua" w:hAnsi="Book Antiqua"/>
        </w:rPr>
        <w:t>Benefit</w:t>
      </w:r>
      <w:r w:rsidR="00D008B7">
        <w:rPr>
          <w:rFonts w:ascii="Book Antiqua" w:hAnsi="Book Antiqua"/>
        </w:rPr>
        <w:t xml:space="preserve"> Payment</w:t>
      </w:r>
      <w:r w:rsidRPr="009E47FB">
        <w:rPr>
          <w:rFonts w:ascii="Book Antiqua" w:hAnsi="Book Antiqua"/>
        </w:rPr>
        <w:t xml:space="preserve">s for </w:t>
      </w:r>
      <w:r w:rsidR="00D60341">
        <w:rPr>
          <w:rFonts w:ascii="Book Antiqua" w:hAnsi="Book Antiqua"/>
        </w:rPr>
        <w:t>Your</w:t>
      </w:r>
      <w:r w:rsidRPr="009E47FB">
        <w:rPr>
          <w:rFonts w:ascii="Book Antiqua" w:hAnsi="Book Antiqua"/>
        </w:rPr>
        <w:t xml:space="preserve"> Catastrophic Disability?</w:t>
      </w:r>
    </w:p>
    <w:p w14:paraId="51907314" w14:textId="2384BCC2" w:rsidR="00257075" w:rsidRDefault="00257075" w:rsidP="00AC08E2">
      <w:pPr>
        <w:pStyle w:val="Text1"/>
        <w:ind w:left="432"/>
      </w:pPr>
      <w:r>
        <w:t xml:space="preserve">You are only eligible for </w:t>
      </w:r>
      <w:r w:rsidR="00F41F36">
        <w:t>c</w:t>
      </w:r>
      <w:r>
        <w:t xml:space="preserve">atastrophic </w:t>
      </w:r>
      <w:r w:rsidR="00F41F36">
        <w:t>d</w:t>
      </w:r>
      <w:r>
        <w:t xml:space="preserve">isability benefits if Prudential determines that </w:t>
      </w:r>
      <w:r w:rsidR="00E23824">
        <w:t>Y</w:t>
      </w:r>
      <w:r>
        <w:t xml:space="preserve">ou meet the eligibility requirements at the outset of </w:t>
      </w:r>
      <w:r w:rsidR="00D60341">
        <w:t>Your</w:t>
      </w:r>
      <w:r>
        <w:t xml:space="preserve"> </w:t>
      </w:r>
      <w:r w:rsidR="00E23824">
        <w:t>D</w:t>
      </w:r>
      <w:r>
        <w:t xml:space="preserve">isability. This benefit is not available based on a change in </w:t>
      </w:r>
      <w:r w:rsidR="00D60341">
        <w:t>Your</w:t>
      </w:r>
      <w:r>
        <w:t xml:space="preserve"> condition during </w:t>
      </w:r>
      <w:r w:rsidR="00D60341">
        <w:t>Your</w:t>
      </w:r>
      <w:r>
        <w:t xml:space="preserve"> </w:t>
      </w:r>
      <w:r w:rsidR="009707E1">
        <w:t>D</w:t>
      </w:r>
      <w:r>
        <w:t>isability.</w:t>
      </w:r>
    </w:p>
    <w:p w14:paraId="3ABA4E84" w14:textId="645BB975" w:rsidR="00B3692B" w:rsidRDefault="00B3692B" w:rsidP="00AC08E2">
      <w:pPr>
        <w:pStyle w:val="Text1"/>
        <w:ind w:left="432"/>
      </w:pPr>
      <w:r>
        <w:t xml:space="preserve">You will begin to receive </w:t>
      </w:r>
      <w:r w:rsidR="001251AC">
        <w:t>C</w:t>
      </w:r>
      <w:r>
        <w:t xml:space="preserve">atastrophic </w:t>
      </w:r>
      <w:r w:rsidR="001251AC">
        <w:t>D</w:t>
      </w:r>
      <w:r>
        <w:t xml:space="preserve">isability </w:t>
      </w:r>
      <w:r w:rsidR="001251AC">
        <w:t>B</w:t>
      </w:r>
      <w:r w:rsidR="008D5390">
        <w:t>enefit</w:t>
      </w:r>
      <w:r w:rsidR="00D008B7" w:rsidRPr="00D008B7">
        <w:t xml:space="preserve"> </w:t>
      </w:r>
      <w:r w:rsidR="001251AC">
        <w:t>P</w:t>
      </w:r>
      <w:r w:rsidR="00D008B7">
        <w:t>ayment</w:t>
      </w:r>
      <w:r>
        <w:t xml:space="preserve">s when </w:t>
      </w:r>
      <w:r w:rsidR="003B254A">
        <w:t>We</w:t>
      </w:r>
      <w:r>
        <w:t xml:space="preserve"> approve </w:t>
      </w:r>
      <w:r w:rsidR="00D60341">
        <w:t>Your</w:t>
      </w:r>
      <w:r>
        <w:t xml:space="preserve"> claim, provid</w:t>
      </w:r>
      <w:r w:rsidR="008A6545">
        <w:t>ed</w:t>
      </w:r>
      <w:r>
        <w:t>:</w:t>
      </w:r>
    </w:p>
    <w:p w14:paraId="531B25A4" w14:textId="64B245B3" w:rsidR="00B3692B" w:rsidRDefault="00831858" w:rsidP="00250B5E">
      <w:pPr>
        <w:pStyle w:val="Text1"/>
        <w:numPr>
          <w:ilvl w:val="0"/>
          <w:numId w:val="5"/>
        </w:numPr>
        <w:ind w:left="864" w:hanging="432"/>
      </w:pPr>
      <w:r>
        <w:t>You</w:t>
      </w:r>
      <w:r w:rsidR="00B3692B">
        <w:t xml:space="preserve"> are receiving </w:t>
      </w:r>
      <w:r w:rsidR="00310971" w:rsidRPr="00310971">
        <w:rPr>
          <w:rFonts w:cs="Arial"/>
          <w:b/>
          <w:color w:val="FF0000"/>
          <w:sz w:val="24"/>
          <w:szCs w:val="24"/>
          <w:vertAlign w:val="superscript"/>
        </w:rPr>
        <w:t>CV1</w:t>
      </w:r>
      <w:r w:rsidR="00571C41" w:rsidRPr="00571C41">
        <w:rPr>
          <w:b/>
          <w:bCs/>
          <w:sz w:val="24"/>
        </w:rPr>
        <w:t>[</w:t>
      </w:r>
      <w:r w:rsidR="00B3692B">
        <w:t>long term</w:t>
      </w:r>
      <w:r w:rsidR="00571C41" w:rsidRPr="00571C41">
        <w:rPr>
          <w:b/>
          <w:bCs/>
          <w:sz w:val="24"/>
        </w:rPr>
        <w:t>]</w:t>
      </w:r>
      <w:r w:rsidR="00B3692B">
        <w:t xml:space="preserve"> disability benefits under the</w:t>
      </w:r>
      <w:r w:rsidR="00B26632">
        <w:t xml:space="preserve"> Plan </w:t>
      </w:r>
      <w:r w:rsidR="001B640D">
        <w:rPr>
          <w:b/>
          <w:color w:val="FF0000"/>
          <w:sz w:val="24"/>
          <w:vertAlign w:val="superscript"/>
        </w:rPr>
        <w:t>1</w:t>
      </w:r>
      <w:r w:rsidR="00571C41" w:rsidRPr="00571C41">
        <w:rPr>
          <w:b/>
          <w:bCs/>
          <w:sz w:val="24"/>
        </w:rPr>
        <w:t>[</w:t>
      </w:r>
      <w:r w:rsidR="00B3692B">
        <w:t>; and</w:t>
      </w:r>
    </w:p>
    <w:p w14:paraId="353EDD55" w14:textId="18AC07D6" w:rsidR="00372D31" w:rsidRPr="00987A39" w:rsidRDefault="00831858" w:rsidP="00250B5E">
      <w:pPr>
        <w:pStyle w:val="Text1"/>
        <w:numPr>
          <w:ilvl w:val="0"/>
          <w:numId w:val="5"/>
        </w:numPr>
        <w:ind w:left="864" w:hanging="432"/>
      </w:pPr>
      <w:r>
        <w:t>You</w:t>
      </w:r>
      <w:r w:rsidR="00B3692B">
        <w:t xml:space="preserve"> have had </w:t>
      </w:r>
      <w:r w:rsidR="00D60341">
        <w:t>Your</w:t>
      </w:r>
      <w:r w:rsidR="00B3692B">
        <w:t xml:space="preserve"> </w:t>
      </w:r>
      <w:r w:rsidR="2250FB25">
        <w:t>C</w:t>
      </w:r>
      <w:r w:rsidR="00B3692B">
        <w:t xml:space="preserve">atastrophic </w:t>
      </w:r>
      <w:r w:rsidR="258F0B57">
        <w:t>D</w:t>
      </w:r>
      <w:r w:rsidR="00B3692B">
        <w:t xml:space="preserve">isability for a period of at least </w:t>
      </w:r>
      <w:bookmarkStart w:id="347" w:name="_Hlk40689398"/>
      <w:r w:rsidR="001B640D">
        <w:rPr>
          <w:b/>
          <w:bCs/>
          <w:color w:val="FF0000"/>
          <w:sz w:val="24"/>
          <w:szCs w:val="24"/>
          <w:vertAlign w:val="superscript"/>
        </w:rPr>
        <w:t>2</w:t>
      </w:r>
      <w:r w:rsidR="00571C41" w:rsidRPr="165B09DB">
        <w:rPr>
          <w:b/>
          <w:sz w:val="24"/>
          <w:szCs w:val="24"/>
        </w:rPr>
        <w:t>[</w:t>
      </w:r>
      <w:r w:rsidR="00B3692B">
        <w:t xml:space="preserve">0 to 365 </w:t>
      </w:r>
      <w:r w:rsidR="001B640D">
        <w:rPr>
          <w:b/>
          <w:bCs/>
          <w:color w:val="FF0000"/>
          <w:sz w:val="24"/>
          <w:szCs w:val="24"/>
          <w:vertAlign w:val="superscript"/>
        </w:rPr>
        <w:t>3</w:t>
      </w:r>
      <w:r w:rsidR="00571C41" w:rsidRPr="165B09DB">
        <w:rPr>
          <w:b/>
          <w:sz w:val="24"/>
          <w:szCs w:val="24"/>
        </w:rPr>
        <w:t>[</w:t>
      </w:r>
      <w:r w:rsidR="00B3692B">
        <w:t>consecutive days</w:t>
      </w:r>
      <w:r w:rsidR="00571C41" w:rsidRPr="165B09DB">
        <w:rPr>
          <w:b/>
          <w:sz w:val="24"/>
          <w:szCs w:val="24"/>
        </w:rPr>
        <w:t>]</w:t>
      </w:r>
      <w:bookmarkEnd w:id="347"/>
      <w:r w:rsidR="0039263B" w:rsidRPr="00B37216">
        <w:t>; and</w:t>
      </w:r>
    </w:p>
    <w:p w14:paraId="4D20B18F" w14:textId="6C64E6ED" w:rsidR="00E435CA" w:rsidRDefault="00D60341" w:rsidP="00250B5E">
      <w:pPr>
        <w:pStyle w:val="2Text"/>
        <w:numPr>
          <w:ilvl w:val="0"/>
          <w:numId w:val="5"/>
        </w:numPr>
        <w:tabs>
          <w:tab w:val="clear" w:pos="864"/>
        </w:tabs>
        <w:ind w:left="864" w:hanging="432"/>
      </w:pPr>
      <w:r>
        <w:t>Your</w:t>
      </w:r>
      <w:r w:rsidR="00940466">
        <w:t xml:space="preserve"> </w:t>
      </w:r>
      <w:r w:rsidR="3F5188A2">
        <w:t>C</w:t>
      </w:r>
      <w:r w:rsidR="00940466">
        <w:t xml:space="preserve">atastrophic </w:t>
      </w:r>
      <w:r w:rsidR="56ED866F">
        <w:t>D</w:t>
      </w:r>
      <w:r w:rsidR="00940466">
        <w:t xml:space="preserve">isability </w:t>
      </w:r>
      <w:r w:rsidR="00F66583">
        <w:t>manifested</w:t>
      </w:r>
      <w:r w:rsidR="0012565B">
        <w:t xml:space="preserve"> within </w:t>
      </w:r>
      <w:r w:rsidR="001B640D">
        <w:rPr>
          <w:b/>
          <w:bCs/>
          <w:color w:val="FF0000"/>
          <w:sz w:val="24"/>
          <w:szCs w:val="24"/>
          <w:vertAlign w:val="superscript"/>
        </w:rPr>
        <w:t>2</w:t>
      </w:r>
      <w:r w:rsidR="008A3333" w:rsidRPr="165B09DB">
        <w:rPr>
          <w:b/>
          <w:sz w:val="24"/>
          <w:szCs w:val="24"/>
        </w:rPr>
        <w:t>[</w:t>
      </w:r>
      <w:r w:rsidR="008A3333">
        <w:t xml:space="preserve">0 to 365 </w:t>
      </w:r>
      <w:r w:rsidR="001B640D">
        <w:rPr>
          <w:b/>
          <w:bCs/>
          <w:color w:val="FF0000"/>
          <w:sz w:val="24"/>
          <w:szCs w:val="24"/>
          <w:vertAlign w:val="superscript"/>
        </w:rPr>
        <w:t>3</w:t>
      </w:r>
      <w:r w:rsidR="008A3333" w:rsidRPr="165B09DB">
        <w:rPr>
          <w:b/>
          <w:sz w:val="24"/>
          <w:szCs w:val="24"/>
        </w:rPr>
        <w:t>[</w:t>
      </w:r>
      <w:r w:rsidR="008A3333">
        <w:t>consecutive days</w:t>
      </w:r>
      <w:r w:rsidR="008A3333" w:rsidRPr="165B09DB">
        <w:rPr>
          <w:b/>
          <w:sz w:val="24"/>
          <w:szCs w:val="24"/>
        </w:rPr>
        <w:t xml:space="preserve">] </w:t>
      </w:r>
      <w:r w:rsidR="008A3333">
        <w:t xml:space="preserve">of </w:t>
      </w:r>
      <w:r>
        <w:t>Your</w:t>
      </w:r>
      <w:r w:rsidR="008A3333">
        <w:t xml:space="preserve"> </w:t>
      </w:r>
      <w:r w:rsidR="00F66583">
        <w:t>Disability</w:t>
      </w:r>
      <w:r w:rsidR="001B1757">
        <w:t>.</w:t>
      </w:r>
      <w:r w:rsidR="00571C41" w:rsidRPr="165B09DB">
        <w:rPr>
          <w:b/>
          <w:sz w:val="24"/>
          <w:szCs w:val="24"/>
        </w:rPr>
        <w:t>]]</w:t>
      </w:r>
      <w:r w:rsidR="00B3692B">
        <w:t>.</w:t>
      </w:r>
    </w:p>
    <w:p w14:paraId="536FB818" w14:textId="3E4D6682" w:rsidR="00B3692B" w:rsidRPr="009E47FB" w:rsidRDefault="00B3692B" w:rsidP="00B3692B">
      <w:pPr>
        <w:pStyle w:val="Subtitle1"/>
        <w:tabs>
          <w:tab w:val="clear" w:pos="432"/>
        </w:tabs>
        <w:ind w:left="0" w:firstLine="0"/>
        <w:rPr>
          <w:rFonts w:ascii="Book Antiqua" w:hAnsi="Book Antiqua"/>
        </w:rPr>
      </w:pPr>
      <w:r w:rsidRPr="009E47FB">
        <w:rPr>
          <w:rFonts w:ascii="Book Antiqua" w:hAnsi="Book Antiqua"/>
        </w:rPr>
        <w:t xml:space="preserve">How Much Will Prudential Pay </w:t>
      </w:r>
      <w:r w:rsidR="001411D8">
        <w:rPr>
          <w:rFonts w:ascii="Book Antiqua" w:hAnsi="Book Antiqua"/>
        </w:rPr>
        <w:t>as a C</w:t>
      </w:r>
      <w:r w:rsidR="00C46394">
        <w:rPr>
          <w:rFonts w:ascii="Book Antiqua" w:hAnsi="Book Antiqua"/>
        </w:rPr>
        <w:t xml:space="preserve">atastrophic Disability Benefit </w:t>
      </w:r>
      <w:r w:rsidRPr="009E47FB">
        <w:rPr>
          <w:rFonts w:ascii="Book Antiqua" w:hAnsi="Book Antiqua"/>
        </w:rPr>
        <w:t>When You Have a Catastrophic Disability?</w:t>
      </w:r>
    </w:p>
    <w:p w14:paraId="1DDE2A26" w14:textId="656D04AB" w:rsidR="00B3692B" w:rsidRDefault="001B640D" w:rsidP="00860AEC">
      <w:pPr>
        <w:pStyle w:val="Text1"/>
        <w:ind w:left="432"/>
      </w:pPr>
      <w:r>
        <w:rPr>
          <w:b/>
          <w:bCs/>
          <w:color w:val="FF0000"/>
          <w:sz w:val="24"/>
          <w:szCs w:val="24"/>
          <w:vertAlign w:val="superscript"/>
        </w:rPr>
        <w:t>4</w:t>
      </w:r>
      <w:r w:rsidR="00AC4F51" w:rsidRPr="00571C41">
        <w:rPr>
          <w:b/>
          <w:bCs/>
          <w:sz w:val="24"/>
        </w:rPr>
        <w:t>[</w:t>
      </w:r>
      <w:r w:rsidR="00D60341">
        <w:t>Your</w:t>
      </w:r>
      <w:r w:rsidR="00B3692B">
        <w:t xml:space="preserve"> </w:t>
      </w:r>
      <w:r w:rsidR="003655B1">
        <w:t>C</w:t>
      </w:r>
      <w:r w:rsidR="00B3692B">
        <w:t xml:space="preserve">atastrophic </w:t>
      </w:r>
      <w:r w:rsidR="003655B1">
        <w:t>D</w:t>
      </w:r>
      <w:r w:rsidR="00B3692B">
        <w:t xml:space="preserve">isability </w:t>
      </w:r>
      <w:r w:rsidR="003655B1">
        <w:t>B</w:t>
      </w:r>
      <w:r w:rsidR="008D5390">
        <w:t>enefit</w:t>
      </w:r>
      <w:r w:rsidR="00D008B7" w:rsidRPr="00D008B7">
        <w:t xml:space="preserve"> </w:t>
      </w:r>
      <w:r w:rsidR="00D211B9">
        <w:t>P</w:t>
      </w:r>
      <w:r w:rsidR="00D008B7">
        <w:t>ayment</w:t>
      </w:r>
      <w:r w:rsidR="00B3692B">
        <w:t xml:space="preserve"> is equal to </w:t>
      </w:r>
      <w:r>
        <w:rPr>
          <w:b/>
          <w:bCs/>
          <w:color w:val="FF0000"/>
          <w:sz w:val="24"/>
          <w:szCs w:val="24"/>
          <w:vertAlign w:val="superscript"/>
        </w:rPr>
        <w:t>4</w:t>
      </w:r>
      <w:r w:rsidR="00A23FB2" w:rsidRPr="00987A39">
        <w:rPr>
          <w:b/>
          <w:bCs/>
          <w:color w:val="FF0000"/>
          <w:sz w:val="24"/>
          <w:szCs w:val="24"/>
          <w:vertAlign w:val="superscript"/>
        </w:rPr>
        <w:t>a</w:t>
      </w:r>
      <w:r w:rsidR="00571C41" w:rsidRPr="00571C41">
        <w:rPr>
          <w:b/>
          <w:bCs/>
          <w:sz w:val="24"/>
        </w:rPr>
        <w:t>[</w:t>
      </w:r>
      <w:r w:rsidR="00B3692B">
        <w:t>10% to 60%</w:t>
      </w:r>
      <w:r w:rsidR="00571C41" w:rsidRPr="00571C41">
        <w:rPr>
          <w:b/>
          <w:bCs/>
          <w:sz w:val="24"/>
        </w:rPr>
        <w:t>]</w:t>
      </w:r>
      <w:r w:rsidR="00A23FB2">
        <w:t xml:space="preserve"> </w:t>
      </w:r>
      <w:r w:rsidR="00B3692B">
        <w:t xml:space="preserve">of </w:t>
      </w:r>
      <w:r w:rsidR="00D60341">
        <w:t>Your</w:t>
      </w:r>
      <w:r w:rsidR="00B3692B">
        <w:t xml:space="preserve"> </w:t>
      </w:r>
      <w:r w:rsidR="00A23FB2">
        <w:t>M</w:t>
      </w:r>
      <w:r w:rsidR="00B3692B">
        <w:t xml:space="preserve">onthly </w:t>
      </w:r>
      <w:r w:rsidR="00A23FB2">
        <w:t>E</w:t>
      </w:r>
      <w:r w:rsidR="00B3692B">
        <w:t xml:space="preserve">arnings, but not more than </w:t>
      </w:r>
      <w:r>
        <w:rPr>
          <w:b/>
          <w:color w:val="FF0000"/>
          <w:sz w:val="24"/>
          <w:szCs w:val="24"/>
          <w:vertAlign w:val="superscript"/>
        </w:rPr>
        <w:t>4</w:t>
      </w:r>
      <w:r w:rsidR="00A23FB2" w:rsidRPr="00B37216">
        <w:rPr>
          <w:b/>
          <w:color w:val="FF0000"/>
          <w:sz w:val="24"/>
          <w:szCs w:val="24"/>
          <w:vertAlign w:val="superscript"/>
        </w:rPr>
        <w:t>b</w:t>
      </w:r>
      <w:r w:rsidR="00571C41" w:rsidRPr="00571C41">
        <w:rPr>
          <w:b/>
          <w:bCs/>
          <w:sz w:val="24"/>
        </w:rPr>
        <w:t>[</w:t>
      </w:r>
      <w:r w:rsidR="00B3692B">
        <w:t>$1,000 to $5,000</w:t>
      </w:r>
      <w:r w:rsidR="00571C41" w:rsidRPr="00571C41">
        <w:rPr>
          <w:b/>
          <w:bCs/>
          <w:sz w:val="24"/>
        </w:rPr>
        <w:t>]</w:t>
      </w:r>
      <w:r w:rsidR="00B3692B">
        <w:t xml:space="preserve">. </w:t>
      </w:r>
      <w:r w:rsidR="00D60341">
        <w:t>Your</w:t>
      </w:r>
      <w:r w:rsidR="00B3692B">
        <w:t xml:space="preserve"> </w:t>
      </w:r>
      <w:r w:rsidR="003655B1">
        <w:t>C</w:t>
      </w:r>
      <w:r w:rsidR="00B3692B">
        <w:t xml:space="preserve">atastrophic </w:t>
      </w:r>
      <w:r w:rsidR="003655B1">
        <w:t>D</w:t>
      </w:r>
      <w:r w:rsidR="00B3692B">
        <w:t xml:space="preserve">isability </w:t>
      </w:r>
      <w:r w:rsidR="003655B1">
        <w:t>B</w:t>
      </w:r>
      <w:r w:rsidR="008D5390">
        <w:t>enefit</w:t>
      </w:r>
      <w:r w:rsidR="00D008B7" w:rsidRPr="00D008B7">
        <w:t xml:space="preserve"> </w:t>
      </w:r>
      <w:r w:rsidR="000F7E19">
        <w:t>P</w:t>
      </w:r>
      <w:r w:rsidR="00D008B7">
        <w:t>ayment</w:t>
      </w:r>
      <w:r w:rsidR="00B3692B">
        <w:t xml:space="preserve">, together with </w:t>
      </w:r>
      <w:r w:rsidR="00D60341">
        <w:t>Your</w:t>
      </w:r>
      <w:r w:rsidR="00B3692B">
        <w:t xml:space="preserve"> </w:t>
      </w:r>
      <w:r w:rsidR="00B110B5">
        <w:t xml:space="preserve">Monthly </w:t>
      </w:r>
      <w:r w:rsidR="00772D91" w:rsidRPr="00772D91">
        <w:t>Benefit Payment</w:t>
      </w:r>
      <w:r w:rsidR="00B3692B">
        <w:t xml:space="preserve">, will not exceed </w:t>
      </w:r>
      <w:r w:rsidR="00D60341">
        <w:t>Your</w:t>
      </w:r>
      <w:r w:rsidR="00B3692B">
        <w:t xml:space="preserve"> </w:t>
      </w:r>
      <w:r w:rsidR="005977E8">
        <w:t>M</w:t>
      </w:r>
      <w:r w:rsidR="00B3692B">
        <w:t xml:space="preserve">aximum </w:t>
      </w:r>
      <w:r w:rsidR="005977E8">
        <w:t>M</w:t>
      </w:r>
      <w:r w:rsidR="00B3692B">
        <w:t xml:space="preserve">onthly </w:t>
      </w:r>
      <w:r w:rsidR="005977E8">
        <w:t>B</w:t>
      </w:r>
      <w:r w:rsidR="00B3692B">
        <w:t xml:space="preserve">enefit. </w:t>
      </w:r>
      <w:r>
        <w:rPr>
          <w:b/>
          <w:bCs/>
          <w:color w:val="FF0000"/>
          <w:sz w:val="24"/>
          <w:szCs w:val="24"/>
          <w:vertAlign w:val="superscript"/>
        </w:rPr>
        <w:t>1</w:t>
      </w:r>
      <w:r w:rsidR="004161CA" w:rsidRPr="00571C41">
        <w:rPr>
          <w:b/>
          <w:bCs/>
          <w:sz w:val="24"/>
        </w:rPr>
        <w:t>[</w:t>
      </w:r>
      <w:r w:rsidR="00D60341">
        <w:t>Your</w:t>
      </w:r>
      <w:r w:rsidR="003C0401">
        <w:t xml:space="preserve"> Catastrophic Disability Benefit </w:t>
      </w:r>
      <w:r w:rsidR="000F7E19">
        <w:t>P</w:t>
      </w:r>
      <w:r w:rsidR="003C0401">
        <w:t>ayment</w:t>
      </w:r>
      <w:r w:rsidR="00B3692B">
        <w:t xml:space="preserve"> will not be reduced by any </w:t>
      </w:r>
      <w:r w:rsidR="00CE0FCA">
        <w:t>Deductible Sources of Income</w:t>
      </w:r>
      <w:r w:rsidR="00B3692B">
        <w:t>.</w:t>
      </w:r>
      <w:r w:rsidR="004161CA" w:rsidRPr="00571C41">
        <w:rPr>
          <w:b/>
          <w:bCs/>
          <w:sz w:val="24"/>
        </w:rPr>
        <w:t>]</w:t>
      </w:r>
      <w:r w:rsidR="00A45DD4" w:rsidRPr="00571C41">
        <w:rPr>
          <w:b/>
          <w:bCs/>
          <w:sz w:val="24"/>
        </w:rPr>
        <w:t>]</w:t>
      </w:r>
    </w:p>
    <w:p w14:paraId="5903AB50" w14:textId="5F99DD10" w:rsidR="00B3692B" w:rsidRPr="009E47FB" w:rsidRDefault="00B3692B" w:rsidP="00B3692B">
      <w:pPr>
        <w:pStyle w:val="Subtitle1"/>
        <w:tabs>
          <w:tab w:val="clear" w:pos="432"/>
        </w:tabs>
        <w:ind w:left="0" w:firstLine="0"/>
        <w:rPr>
          <w:rFonts w:ascii="Book Antiqua" w:hAnsi="Book Antiqua"/>
        </w:rPr>
      </w:pPr>
      <w:r w:rsidRPr="009E47FB">
        <w:rPr>
          <w:rFonts w:ascii="Book Antiqua" w:hAnsi="Book Antiqua"/>
        </w:rPr>
        <w:t xml:space="preserve">How Long Will Prudential Continue to Send You Catastrophic Disability </w:t>
      </w:r>
      <w:r w:rsidR="008D5390">
        <w:rPr>
          <w:rFonts w:ascii="Book Antiqua" w:hAnsi="Book Antiqua"/>
        </w:rPr>
        <w:t>Benefit</w:t>
      </w:r>
      <w:r w:rsidR="00235D20">
        <w:rPr>
          <w:rFonts w:ascii="Book Antiqua" w:hAnsi="Book Antiqua"/>
        </w:rPr>
        <w:t xml:space="preserve"> Payment</w:t>
      </w:r>
      <w:r w:rsidRPr="009E47FB">
        <w:rPr>
          <w:rFonts w:ascii="Book Antiqua" w:hAnsi="Book Antiqua"/>
        </w:rPr>
        <w:t>s?</w:t>
      </w:r>
    </w:p>
    <w:p w14:paraId="71D585D0" w14:textId="51F83937" w:rsidR="00B3692B" w:rsidRDefault="001B640D" w:rsidP="003E0D6A">
      <w:pPr>
        <w:pStyle w:val="Text1"/>
        <w:ind w:left="432"/>
      </w:pPr>
      <w:r>
        <w:rPr>
          <w:b/>
          <w:color w:val="FF0000"/>
          <w:sz w:val="24"/>
          <w:vertAlign w:val="superscript"/>
        </w:rPr>
        <w:t>1</w:t>
      </w:r>
      <w:r w:rsidR="00571C41" w:rsidRPr="00571C41">
        <w:rPr>
          <w:b/>
          <w:bCs/>
          <w:sz w:val="24"/>
        </w:rPr>
        <w:t>[</w:t>
      </w:r>
      <w:r w:rsidR="00B3692B">
        <w:t xml:space="preserve">Prudential will send </w:t>
      </w:r>
      <w:r w:rsidR="00831858">
        <w:t>You</w:t>
      </w:r>
      <w:r w:rsidR="00B3692B">
        <w:t xml:space="preserve"> a </w:t>
      </w:r>
      <w:r w:rsidR="003B09E9">
        <w:t>C</w:t>
      </w:r>
      <w:r w:rsidR="00B3692B">
        <w:t xml:space="preserve">atastrophic </w:t>
      </w:r>
      <w:r w:rsidR="003B09E9">
        <w:t>D</w:t>
      </w:r>
      <w:r w:rsidR="00B3692B">
        <w:t xml:space="preserve">isability </w:t>
      </w:r>
      <w:r w:rsidR="003B09E9">
        <w:t>B</w:t>
      </w:r>
      <w:r w:rsidR="008D5390">
        <w:t>enefit</w:t>
      </w:r>
      <w:r w:rsidR="00235D20" w:rsidRPr="00235D20">
        <w:t xml:space="preserve"> </w:t>
      </w:r>
      <w:r w:rsidR="003B09E9">
        <w:t>P</w:t>
      </w:r>
      <w:r w:rsidR="00235D20">
        <w:t>ayment</w:t>
      </w:r>
      <w:r w:rsidR="00B3692B">
        <w:t xml:space="preserve"> each month up to the </w:t>
      </w:r>
      <w:r w:rsidR="0026625A" w:rsidRPr="00B37216">
        <w:rPr>
          <w:bCs/>
          <w:iCs/>
        </w:rPr>
        <w:t>M</w:t>
      </w:r>
      <w:r w:rsidR="00B3692B" w:rsidRPr="00B37216">
        <w:rPr>
          <w:bCs/>
          <w:iCs/>
        </w:rPr>
        <w:t xml:space="preserve">aximum </w:t>
      </w:r>
      <w:r w:rsidR="0026625A" w:rsidRPr="00B37216">
        <w:rPr>
          <w:bCs/>
          <w:iCs/>
        </w:rPr>
        <w:t>P</w:t>
      </w:r>
      <w:r w:rsidR="00B3692B" w:rsidRPr="00B37216">
        <w:rPr>
          <w:bCs/>
          <w:iCs/>
        </w:rPr>
        <w:t xml:space="preserve">eriod of </w:t>
      </w:r>
      <w:r w:rsidR="0026625A" w:rsidRPr="00B37216">
        <w:rPr>
          <w:bCs/>
          <w:iCs/>
        </w:rPr>
        <w:t>C</w:t>
      </w:r>
      <w:r w:rsidR="00B3692B" w:rsidRPr="00B37216">
        <w:rPr>
          <w:bCs/>
          <w:iCs/>
        </w:rPr>
        <w:t xml:space="preserve">atastrophic </w:t>
      </w:r>
      <w:r w:rsidR="0026625A" w:rsidRPr="00B37216">
        <w:rPr>
          <w:bCs/>
          <w:iCs/>
        </w:rPr>
        <w:t>D</w:t>
      </w:r>
      <w:r w:rsidR="00B3692B" w:rsidRPr="00B37216">
        <w:rPr>
          <w:bCs/>
          <w:iCs/>
        </w:rPr>
        <w:t xml:space="preserve">isability </w:t>
      </w:r>
      <w:r w:rsidR="0026625A" w:rsidRPr="00B37216">
        <w:rPr>
          <w:bCs/>
          <w:iCs/>
        </w:rPr>
        <w:t>B</w:t>
      </w:r>
      <w:r w:rsidR="008D5390" w:rsidRPr="00B37216">
        <w:rPr>
          <w:bCs/>
          <w:iCs/>
        </w:rPr>
        <w:t>enefit</w:t>
      </w:r>
      <w:r w:rsidR="00235D20" w:rsidRPr="00B37216">
        <w:rPr>
          <w:bCs/>
          <w:iCs/>
        </w:rPr>
        <w:t xml:space="preserve"> </w:t>
      </w:r>
      <w:r w:rsidR="0026625A" w:rsidRPr="00B37216">
        <w:rPr>
          <w:bCs/>
          <w:iCs/>
        </w:rPr>
        <w:t>P</w:t>
      </w:r>
      <w:r w:rsidR="00235D20" w:rsidRPr="00B37216">
        <w:rPr>
          <w:bCs/>
          <w:iCs/>
        </w:rPr>
        <w:t>ayment</w:t>
      </w:r>
      <w:r w:rsidR="00B3692B" w:rsidRPr="001C2B8F">
        <w:rPr>
          <w:bCs/>
          <w:iCs/>
        </w:rPr>
        <w:t>.</w:t>
      </w:r>
    </w:p>
    <w:p w14:paraId="1C4D1EEE" w14:textId="6D4F1839" w:rsidR="00B3692B" w:rsidRDefault="00D60341" w:rsidP="003E0D6A">
      <w:pPr>
        <w:pStyle w:val="Text1"/>
        <w:ind w:left="432"/>
        <w:rPr>
          <w:b/>
          <w:sz w:val="24"/>
          <w:szCs w:val="24"/>
        </w:rPr>
      </w:pPr>
      <w:r>
        <w:lastRenderedPageBreak/>
        <w:t>Your</w:t>
      </w:r>
      <w:r w:rsidR="00B3692B">
        <w:t xml:space="preserve"> </w:t>
      </w:r>
      <w:r w:rsidR="003655B1">
        <w:t>M</w:t>
      </w:r>
      <w:r w:rsidR="00B3692B">
        <w:t xml:space="preserve">aximum </w:t>
      </w:r>
      <w:r w:rsidR="003655B1">
        <w:t>P</w:t>
      </w:r>
      <w:r w:rsidR="00B3692B">
        <w:t xml:space="preserve">eriod of </w:t>
      </w:r>
      <w:r w:rsidR="003655B1">
        <w:t>C</w:t>
      </w:r>
      <w:r w:rsidR="00B3692B">
        <w:t xml:space="preserve">atastrophic </w:t>
      </w:r>
      <w:r w:rsidR="003655B1">
        <w:t>D</w:t>
      </w:r>
      <w:r w:rsidR="00B3692B">
        <w:t xml:space="preserve">isability </w:t>
      </w:r>
      <w:r w:rsidR="003655B1">
        <w:t>B</w:t>
      </w:r>
      <w:r w:rsidR="008D5390">
        <w:t>enefit</w:t>
      </w:r>
      <w:r w:rsidR="00B3692B">
        <w:t xml:space="preserve"> </w:t>
      </w:r>
      <w:r w:rsidR="003655B1">
        <w:t>P</w:t>
      </w:r>
      <w:r w:rsidR="00235D20">
        <w:t xml:space="preserve">ayment </w:t>
      </w:r>
      <w:r w:rsidR="00B3692B">
        <w:t xml:space="preserve">is </w:t>
      </w:r>
      <w:r w:rsidR="001B640D">
        <w:rPr>
          <w:b/>
          <w:bCs/>
          <w:color w:val="FF0000"/>
          <w:sz w:val="24"/>
          <w:szCs w:val="24"/>
          <w:vertAlign w:val="superscript"/>
        </w:rPr>
        <w:t>1</w:t>
      </w:r>
      <w:r w:rsidR="00103CD6">
        <w:rPr>
          <w:b/>
          <w:bCs/>
          <w:color w:val="FF0000"/>
          <w:sz w:val="24"/>
          <w:szCs w:val="24"/>
          <w:vertAlign w:val="superscript"/>
        </w:rPr>
        <w:t>b</w:t>
      </w:r>
      <w:r w:rsidR="003B09E9" w:rsidRPr="165B09DB">
        <w:rPr>
          <w:b/>
          <w:sz w:val="24"/>
          <w:szCs w:val="24"/>
        </w:rPr>
        <w:t>[</w:t>
      </w:r>
      <w:r w:rsidR="00B3692B">
        <w:t xml:space="preserve">6 </w:t>
      </w:r>
      <w:ins w:id="348" w:author="Laura Hoogland" w:date="2026-01-22T14:57:00Z" w16du:dateUtc="2026-01-22T20:57:00Z">
        <w:r w:rsidR="009015C1">
          <w:t xml:space="preserve">-12 </w:t>
        </w:r>
      </w:ins>
      <w:r w:rsidR="00B3692B">
        <w:t>months</w:t>
      </w:r>
      <w:del w:id="349" w:author="Laura Hoogland" w:date="2026-01-22T14:57:00Z" w16du:dateUtc="2026-01-22T20:57:00Z">
        <w:r w:rsidR="00B3692B">
          <w:delText xml:space="preserve"> to lifetime</w:delText>
        </w:r>
      </w:del>
      <w:r w:rsidR="00F65386" w:rsidRPr="165B09DB">
        <w:rPr>
          <w:b/>
          <w:sz w:val="24"/>
          <w:szCs w:val="24"/>
        </w:rPr>
        <w:t>]</w:t>
      </w:r>
      <w:r w:rsidR="00B3692B">
        <w:t xml:space="preserve"> during a continuous period of </w:t>
      </w:r>
      <w:r w:rsidR="66CB3498">
        <w:t>C</w:t>
      </w:r>
      <w:r w:rsidR="00B3692B">
        <w:t xml:space="preserve">atastrophic </w:t>
      </w:r>
      <w:r w:rsidR="4CBF4E5B">
        <w:t>D</w:t>
      </w:r>
      <w:r w:rsidR="00B3692B">
        <w:t>isability.</w:t>
      </w:r>
      <w:r w:rsidR="00571C41" w:rsidRPr="165B09DB">
        <w:rPr>
          <w:b/>
          <w:sz w:val="24"/>
          <w:szCs w:val="24"/>
        </w:rPr>
        <w:t>]</w:t>
      </w:r>
    </w:p>
    <w:p w14:paraId="6C00A2EA" w14:textId="0E6125B1" w:rsidR="00D21255" w:rsidRDefault="001B640D" w:rsidP="003E0D6A">
      <w:pPr>
        <w:pStyle w:val="Text1"/>
        <w:ind w:left="432"/>
      </w:pPr>
      <w:r>
        <w:rPr>
          <w:rFonts w:cs="Arial"/>
          <w:b/>
          <w:bCs/>
          <w:color w:val="FF0000"/>
          <w:sz w:val="24"/>
          <w:szCs w:val="24"/>
          <w:vertAlign w:val="superscript"/>
        </w:rPr>
        <w:t>1</w:t>
      </w:r>
      <w:r w:rsidR="00571C41" w:rsidRPr="00571C41">
        <w:rPr>
          <w:rFonts w:cs="Arial"/>
          <w:b/>
          <w:bCs/>
          <w:sz w:val="24"/>
        </w:rPr>
        <w:t>[</w:t>
      </w:r>
      <w:commentRangeStart w:id="350"/>
      <w:commentRangeStart w:id="351"/>
      <w:commentRangeStart w:id="352"/>
      <w:commentRangeStart w:id="353"/>
      <w:r w:rsidR="00D21255" w:rsidRPr="00987A39">
        <w:rPr>
          <w:rFonts w:cs="Arial"/>
        </w:rPr>
        <w:t xml:space="preserve">We will stop sending </w:t>
      </w:r>
      <w:r w:rsidR="00831858">
        <w:rPr>
          <w:rFonts w:cs="Arial"/>
        </w:rPr>
        <w:t>You</w:t>
      </w:r>
      <w:r w:rsidR="00D21255" w:rsidRPr="00987A39">
        <w:rPr>
          <w:rFonts w:cs="Arial"/>
        </w:rPr>
        <w:t xml:space="preserve"> </w:t>
      </w:r>
      <w:r w:rsidR="00D87796">
        <w:t>Catastrophic Disability Benefit</w:t>
      </w:r>
      <w:r w:rsidR="00D87796" w:rsidRPr="00235D20">
        <w:t xml:space="preserve"> </w:t>
      </w:r>
      <w:r w:rsidR="00D87796">
        <w:t xml:space="preserve">Payments </w:t>
      </w:r>
      <w:r w:rsidR="003D0A39">
        <w:t xml:space="preserve">if </w:t>
      </w:r>
      <w:r w:rsidR="00EB2794">
        <w:t>You</w:t>
      </w:r>
      <w:r w:rsidR="003D0A39">
        <w:t xml:space="preserve"> are convicted </w:t>
      </w:r>
      <w:r w:rsidR="00D21255" w:rsidRPr="00987A39">
        <w:rPr>
          <w:rFonts w:cs="Arial"/>
        </w:rPr>
        <w:t xml:space="preserve">for </w:t>
      </w:r>
      <w:r w:rsidR="00D60341">
        <w:rPr>
          <w:rFonts w:cs="Arial"/>
        </w:rPr>
        <w:t>Your</w:t>
      </w:r>
      <w:r w:rsidR="00D21255" w:rsidRPr="00987A39">
        <w:rPr>
          <w:rFonts w:cs="Arial"/>
        </w:rPr>
        <w:t xml:space="preserve"> </w:t>
      </w:r>
      <w:r w:rsidR="00D21255" w:rsidRPr="00987A39">
        <w:t xml:space="preserve">commission of or attempt to commit </w:t>
      </w:r>
      <w:del w:id="354" w:author="Laura Hoogland" w:date="2026-01-22T14:57:00Z" w16du:dateUtc="2026-01-22T20:57:00Z">
        <w:r w:rsidR="00D21255" w:rsidRPr="00987A39">
          <w:delText xml:space="preserve">an assault or </w:delText>
        </w:r>
      </w:del>
      <w:r w:rsidR="00D21255" w:rsidRPr="00987A39">
        <w:t>a felony</w:t>
      </w:r>
      <w:r w:rsidR="00A84873" w:rsidRPr="00A84873">
        <w:t>.</w:t>
      </w:r>
      <w:r w:rsidR="00571C41" w:rsidRPr="00571C41">
        <w:rPr>
          <w:b/>
          <w:bCs/>
          <w:sz w:val="24"/>
        </w:rPr>
        <w:t>]</w:t>
      </w:r>
    </w:p>
    <w:p w14:paraId="040F8E06" w14:textId="4376CDB3" w:rsidR="00B3692B" w:rsidRDefault="00B3692B" w:rsidP="003E0D6A">
      <w:pPr>
        <w:pStyle w:val="Text1"/>
        <w:ind w:left="432"/>
      </w:pPr>
      <w:r>
        <w:t xml:space="preserve">We will stop sending </w:t>
      </w:r>
      <w:r w:rsidR="00831858">
        <w:t>You</w:t>
      </w:r>
      <w:r>
        <w:t xml:space="preserve"> </w:t>
      </w:r>
      <w:r w:rsidR="00D87796">
        <w:t>Catastrophic Disability Benefit</w:t>
      </w:r>
      <w:r w:rsidR="00D87796" w:rsidRPr="00235D20">
        <w:t xml:space="preserve"> </w:t>
      </w:r>
      <w:r w:rsidR="00D87796">
        <w:t xml:space="preserve">Payments </w:t>
      </w:r>
      <w:r>
        <w:t xml:space="preserve">and </w:t>
      </w:r>
      <w:r w:rsidR="00D60341">
        <w:t>Your</w:t>
      </w:r>
      <w:r>
        <w:t xml:space="preserve"> claim will end on the earliest of the following:</w:t>
      </w:r>
    </w:p>
    <w:p w14:paraId="15E280B3" w14:textId="4BEEE6BA" w:rsidR="00B3692B" w:rsidRDefault="001B640D" w:rsidP="00B37216">
      <w:pPr>
        <w:pStyle w:val="BulletD"/>
      </w:pPr>
      <w:r>
        <w:rPr>
          <w:b/>
          <w:color w:val="FF0000"/>
          <w:sz w:val="24"/>
          <w:vertAlign w:val="superscript"/>
        </w:rPr>
        <w:t>1</w:t>
      </w:r>
      <w:r w:rsidR="00571C41" w:rsidRPr="00571C41">
        <w:rPr>
          <w:b/>
          <w:bCs/>
          <w:sz w:val="24"/>
        </w:rPr>
        <w:t>[</w:t>
      </w:r>
      <w:r w:rsidR="00B3692B">
        <w:t xml:space="preserve">The end of the </w:t>
      </w:r>
      <w:r w:rsidR="003655B1">
        <w:t>M</w:t>
      </w:r>
      <w:r w:rsidR="00B3692B">
        <w:t xml:space="preserve">aximum </w:t>
      </w:r>
      <w:r w:rsidR="003655B1">
        <w:t>P</w:t>
      </w:r>
      <w:r w:rsidR="00B3692B">
        <w:t xml:space="preserve">eriod of </w:t>
      </w:r>
      <w:r w:rsidR="003655B1">
        <w:t>C</w:t>
      </w:r>
      <w:r w:rsidR="00B3692B">
        <w:t xml:space="preserve">atastrophic </w:t>
      </w:r>
      <w:r w:rsidR="003655B1">
        <w:t>D</w:t>
      </w:r>
      <w:r w:rsidR="00B3692B">
        <w:t xml:space="preserve">isability </w:t>
      </w:r>
      <w:r w:rsidR="003655B1">
        <w:t>B</w:t>
      </w:r>
      <w:r w:rsidR="008D5390">
        <w:t>enefit</w:t>
      </w:r>
      <w:r w:rsidR="00235D20" w:rsidRPr="00235D20">
        <w:t xml:space="preserve"> </w:t>
      </w:r>
      <w:r w:rsidR="003655B1">
        <w:t>P</w:t>
      </w:r>
      <w:r w:rsidR="00235D20">
        <w:t>ayment</w:t>
      </w:r>
      <w:r w:rsidR="00B3692B">
        <w:t>.</w:t>
      </w:r>
    </w:p>
    <w:p w14:paraId="0F8AA5A6" w14:textId="4837C070" w:rsidR="00B3692B" w:rsidRDefault="00B3692B" w:rsidP="00B37216">
      <w:pPr>
        <w:pStyle w:val="BulletD"/>
      </w:pPr>
      <w:r>
        <w:t xml:space="preserve">The date </w:t>
      </w:r>
      <w:r w:rsidR="00831858">
        <w:t>You</w:t>
      </w:r>
      <w:r>
        <w:t xml:space="preserve"> no longer have a </w:t>
      </w:r>
      <w:r w:rsidR="421BA9A4">
        <w:t>C</w:t>
      </w:r>
      <w:r>
        <w:t xml:space="preserve">atastrophic </w:t>
      </w:r>
      <w:r w:rsidR="47178825">
        <w:t>D</w:t>
      </w:r>
      <w:r>
        <w:t xml:space="preserve">isability under the terms of the </w:t>
      </w:r>
      <w:r w:rsidR="00985B0E">
        <w:t>Plan</w:t>
      </w:r>
      <w:r>
        <w:t>.</w:t>
      </w:r>
    </w:p>
    <w:p w14:paraId="0B8664F1" w14:textId="2551B975" w:rsidR="00B3692B" w:rsidRDefault="00B3692B" w:rsidP="00B37216">
      <w:pPr>
        <w:pStyle w:val="BulletD"/>
      </w:pPr>
      <w:r>
        <w:t xml:space="preserve">The date </w:t>
      </w:r>
      <w:r w:rsidR="00831858">
        <w:t>You</w:t>
      </w:r>
      <w:r>
        <w:t xml:space="preserve"> fail to submit</w:t>
      </w:r>
      <w:r w:rsidR="00261283" w:rsidRPr="00261283">
        <w:rPr>
          <w:bCs/>
        </w:rPr>
        <w:t xml:space="preserve"> </w:t>
      </w:r>
      <w:r w:rsidR="00261283">
        <w:rPr>
          <w:bCs/>
        </w:rPr>
        <w:t>satisfactory</w:t>
      </w:r>
      <w:r>
        <w:t xml:space="preserve"> proof of continuing </w:t>
      </w:r>
      <w:r w:rsidR="668BBE04">
        <w:t>C</w:t>
      </w:r>
      <w:r>
        <w:t xml:space="preserve">atastrophic </w:t>
      </w:r>
      <w:r w:rsidR="32618028">
        <w:t>D</w:t>
      </w:r>
      <w:r>
        <w:t>isability satisfactory to Prudential.</w:t>
      </w:r>
    </w:p>
    <w:p w14:paraId="7275F963" w14:textId="08561481" w:rsidR="00EC4937" w:rsidRDefault="00EC4937" w:rsidP="00EC4937">
      <w:pPr>
        <w:pStyle w:val="BulletD"/>
      </w:pPr>
      <w:r>
        <w:t>The date You refuse to be examined by Doctors, other medical practitioners or vocational experts of Our choice.</w:t>
      </w:r>
    </w:p>
    <w:p w14:paraId="64C596A6" w14:textId="430547CD" w:rsidR="00EC4937" w:rsidRDefault="00EC4937" w:rsidP="00391A94">
      <w:pPr>
        <w:pStyle w:val="BulletD"/>
      </w:pPr>
      <w:r>
        <w:t>The date You refuse to be interviewed by an authorized Prudential representative.</w:t>
      </w:r>
    </w:p>
    <w:p w14:paraId="4B771169" w14:textId="7E57831B" w:rsidR="00B3692B" w:rsidRDefault="00B3692B" w:rsidP="00B37216">
      <w:pPr>
        <w:pStyle w:val="BulletD"/>
      </w:pPr>
      <w:r>
        <w:t xml:space="preserve">The date </w:t>
      </w:r>
      <w:r w:rsidR="00831858">
        <w:t>You</w:t>
      </w:r>
      <w:r>
        <w:t xml:space="preserve"> are no longer receiving </w:t>
      </w:r>
      <w:r w:rsidR="00310971" w:rsidRPr="00310971">
        <w:rPr>
          <w:rFonts w:cs="Arial"/>
          <w:b/>
          <w:color w:val="FF0000"/>
          <w:sz w:val="24"/>
          <w:szCs w:val="24"/>
          <w:vertAlign w:val="superscript"/>
        </w:rPr>
        <w:t>CV1</w:t>
      </w:r>
      <w:r w:rsidR="00571C41" w:rsidRPr="00571C41">
        <w:rPr>
          <w:b/>
          <w:bCs/>
          <w:sz w:val="24"/>
        </w:rPr>
        <w:t>[</w:t>
      </w:r>
      <w:r w:rsidR="004B7887">
        <w:t>l</w:t>
      </w:r>
      <w:r>
        <w:t xml:space="preserve">ong </w:t>
      </w:r>
      <w:r w:rsidR="004B7887">
        <w:t>t</w:t>
      </w:r>
      <w:r>
        <w:t>erm</w:t>
      </w:r>
      <w:r w:rsidR="00571C41" w:rsidRPr="00571C41">
        <w:rPr>
          <w:b/>
          <w:bCs/>
          <w:sz w:val="24"/>
        </w:rPr>
        <w:t>]</w:t>
      </w:r>
      <w:r>
        <w:t xml:space="preserve"> </w:t>
      </w:r>
      <w:r w:rsidR="004B7887">
        <w:t>d</w:t>
      </w:r>
      <w:r>
        <w:t>isability benefit</w:t>
      </w:r>
      <w:r w:rsidR="004B7887">
        <w:t xml:space="preserve"> payments</w:t>
      </w:r>
      <w:r>
        <w:t xml:space="preserve"> under the </w:t>
      </w:r>
      <w:r w:rsidR="00985B0E">
        <w:t>Plan</w:t>
      </w:r>
      <w:r>
        <w:t>.</w:t>
      </w:r>
    </w:p>
    <w:p w14:paraId="75F94E3E" w14:textId="150A12A7" w:rsidR="00326DFB" w:rsidRDefault="00326DFB" w:rsidP="00B37216">
      <w:pPr>
        <w:pStyle w:val="BulletD"/>
      </w:pPr>
      <w:r>
        <w:t>The date You die.</w:t>
      </w:r>
    </w:p>
    <w:p w14:paraId="35120CA1" w14:textId="77777777" w:rsidR="0036543F" w:rsidRDefault="00D460F7" w:rsidP="00B37216">
      <w:pPr>
        <w:pStyle w:val="BulletD"/>
      </w:pPr>
      <w:r w:rsidRPr="00B37216">
        <w:t>The date You are able to return to work in any capacity.</w:t>
      </w:r>
    </w:p>
    <w:p w14:paraId="220F38A4" w14:textId="682CA953" w:rsidR="00D460F7" w:rsidRPr="00295961" w:rsidRDefault="00BA6337" w:rsidP="00B37216">
      <w:pPr>
        <w:pStyle w:val="BulletD"/>
        <w:rPr>
          <w:b/>
          <w:sz w:val="24"/>
          <w:szCs w:val="24"/>
        </w:rPr>
      </w:pPr>
      <w:r w:rsidRPr="00295961">
        <w:t xml:space="preserve">The date You are convicted for a commission of or attempt to commit </w:t>
      </w:r>
      <w:del w:id="355" w:author="Laura Hoogland" w:date="2026-01-22T14:57:00Z" w16du:dateUtc="2026-01-22T20:57:00Z">
        <w:r w:rsidRPr="00295961">
          <w:delText xml:space="preserve">an assault or </w:delText>
        </w:r>
      </w:del>
      <w:r w:rsidRPr="00295961">
        <w:t>a felony</w:t>
      </w:r>
      <w:del w:id="356" w:author="Laura Hoogland" w:date="2026-01-22T14:57:00Z" w16du:dateUtc="2026-01-22T20:57:00Z">
        <w:r w:rsidR="00AA2227">
          <w:delText>.</w:delText>
        </w:r>
        <w:r w:rsidR="00555FF7" w:rsidRPr="00BA6337">
          <w:rPr>
            <w:b/>
            <w:bCs/>
            <w:sz w:val="24"/>
            <w:szCs w:val="24"/>
          </w:rPr>
          <w:delText>]</w:delText>
        </w:r>
      </w:del>
      <w:ins w:id="357" w:author="Laura Hoogland" w:date="2026-01-22T14:57:00Z" w16du:dateUtc="2026-01-22T20:57:00Z">
        <w:r w:rsidR="00AA2227">
          <w:t>.</w:t>
        </w:r>
        <w:commentRangeEnd w:id="350"/>
        <w:r w:rsidR="00F7253B" w:rsidRPr="00BA6337">
          <w:rPr>
            <w:rStyle w:val="CommentReference"/>
            <w:b/>
            <w:bCs/>
            <w:sz w:val="24"/>
            <w:szCs w:val="24"/>
          </w:rPr>
          <w:commentReference w:id="350"/>
        </w:r>
        <w:commentRangeEnd w:id="351"/>
        <w:r w:rsidR="004160EF" w:rsidRPr="00BA6337">
          <w:rPr>
            <w:rStyle w:val="CommentReference"/>
            <w:b/>
            <w:bCs/>
            <w:sz w:val="24"/>
            <w:szCs w:val="24"/>
          </w:rPr>
          <w:commentReference w:id="351"/>
        </w:r>
        <w:commentRangeEnd w:id="352"/>
        <w:r w:rsidR="00680342" w:rsidRPr="00BA6337">
          <w:rPr>
            <w:rStyle w:val="CommentReference"/>
            <w:b/>
            <w:bCs/>
            <w:sz w:val="24"/>
            <w:szCs w:val="24"/>
          </w:rPr>
          <w:commentReference w:id="352"/>
        </w:r>
        <w:commentRangeEnd w:id="353"/>
        <w:r w:rsidR="004C585A" w:rsidRPr="00BA6337">
          <w:rPr>
            <w:rStyle w:val="CommentReference"/>
            <w:b/>
            <w:bCs/>
            <w:sz w:val="24"/>
            <w:szCs w:val="24"/>
          </w:rPr>
          <w:commentReference w:id="353"/>
        </w:r>
        <w:r w:rsidR="00555FF7" w:rsidRPr="00BA6337">
          <w:rPr>
            <w:b/>
            <w:bCs/>
            <w:sz w:val="24"/>
            <w:szCs w:val="24"/>
          </w:rPr>
          <w:t>]</w:t>
        </w:r>
      </w:ins>
    </w:p>
    <w:p w14:paraId="624A9DC6" w14:textId="0425B3D3" w:rsidR="00CE1105" w:rsidRPr="009A07E0" w:rsidRDefault="001B640D" w:rsidP="00AC08E2">
      <w:pPr>
        <w:pStyle w:val="Indent2"/>
        <w:tabs>
          <w:tab w:val="clear" w:pos="864"/>
        </w:tabs>
        <w:ind w:left="432" w:firstLine="0"/>
      </w:pPr>
      <w:bookmarkStart w:id="358" w:name="_Hlk37161528"/>
      <w:r>
        <w:rPr>
          <w:b/>
          <w:bCs/>
          <w:color w:val="FF0000"/>
          <w:sz w:val="24"/>
          <w:szCs w:val="24"/>
          <w:vertAlign w:val="superscript"/>
        </w:rPr>
        <w:t>5</w:t>
      </w:r>
      <w:r w:rsidR="00571C41" w:rsidRPr="001935DA">
        <w:rPr>
          <w:b/>
          <w:sz w:val="24"/>
          <w:szCs w:val="24"/>
        </w:rPr>
        <w:t>[</w:t>
      </w:r>
      <w:r w:rsidR="00E852AD">
        <w:t>If there is an overpayment due to Prudential</w:t>
      </w:r>
      <w:r w:rsidR="005F62D3" w:rsidRPr="005F62D3">
        <w:t xml:space="preserve"> </w:t>
      </w:r>
      <w:r w:rsidR="005F62D3">
        <w:t xml:space="preserve">for any </w:t>
      </w:r>
      <w:r w:rsidR="009656B7">
        <w:t xml:space="preserve">Prudential </w:t>
      </w:r>
      <w:r w:rsidR="005F62D3">
        <w:t>claim</w:t>
      </w:r>
      <w:r w:rsidR="00E852AD">
        <w:t xml:space="preserve">, Prudential may apply </w:t>
      </w:r>
      <w:r w:rsidR="00D60341">
        <w:t>Your</w:t>
      </w:r>
      <w:r w:rsidR="00E852AD">
        <w:t xml:space="preserve"> </w:t>
      </w:r>
      <w:r w:rsidR="0026625A">
        <w:t>Catastrophic Disability Benefit</w:t>
      </w:r>
      <w:r w:rsidR="00E852AD">
        <w:t xml:space="preserve"> </w:t>
      </w:r>
      <w:r w:rsidR="00150DAF">
        <w:t>P</w:t>
      </w:r>
      <w:r w:rsidR="00E852AD">
        <w:t>ayments toward any outstanding overpayment.</w:t>
      </w:r>
      <w:r w:rsidR="00571C41" w:rsidRPr="00571C41">
        <w:rPr>
          <w:b/>
          <w:bCs/>
          <w:sz w:val="24"/>
        </w:rPr>
        <w:t>]</w:t>
      </w:r>
    </w:p>
    <w:bookmarkEnd w:id="358"/>
    <w:p w14:paraId="54E56BC3" w14:textId="0429C39D" w:rsidR="00B46B73" w:rsidRDefault="00B46B73" w:rsidP="00B46B73"/>
    <w:p w14:paraId="3656B9AB" w14:textId="77777777" w:rsidR="00FF6D20" w:rsidRDefault="00FF6D20" w:rsidP="00E1349A">
      <w:pPr>
        <w:pStyle w:val="TitleD"/>
        <w:sectPr w:rsidR="00FF6D20" w:rsidSect="00671431">
          <w:headerReference w:type="default" r:id="rId44"/>
          <w:footerReference w:type="default" r:id="rId45"/>
          <w:pgSz w:w="12240" w:h="15840" w:code="1"/>
          <w:pgMar w:top="1440" w:right="1627" w:bottom="1800" w:left="1627" w:header="720" w:footer="720" w:gutter="0"/>
          <w:cols w:space="720"/>
        </w:sectPr>
      </w:pPr>
    </w:p>
    <w:p w14:paraId="495B8EA0" w14:textId="19635E06" w:rsidR="00E1349A" w:rsidRDefault="00310971" w:rsidP="00E1349A">
      <w:pPr>
        <w:pStyle w:val="TitleD"/>
      </w:pPr>
      <w:r w:rsidRPr="00310971">
        <w:rPr>
          <w:rFonts w:ascii="Arial" w:hAnsi="Arial" w:cs="Arial"/>
          <w:color w:val="FF0000"/>
          <w:sz w:val="24"/>
          <w:szCs w:val="24"/>
          <w:vertAlign w:val="superscript"/>
        </w:rPr>
        <w:lastRenderedPageBreak/>
        <w:t>CV1</w:t>
      </w:r>
      <w:r w:rsidR="00571C41" w:rsidRPr="00F564CD">
        <w:rPr>
          <w:rFonts w:ascii="Arial" w:hAnsi="Arial" w:cs="Arial"/>
        </w:rPr>
        <w:t>[</w:t>
      </w:r>
      <w:r w:rsidR="00E1349A">
        <w:t>Long Term</w:t>
      </w:r>
      <w:r w:rsidR="00571C41" w:rsidRPr="00F564CD">
        <w:rPr>
          <w:rFonts w:ascii="Arial" w:hAnsi="Arial" w:cs="Arial"/>
          <w:bCs/>
          <w:szCs w:val="36"/>
        </w:rPr>
        <w:t>]</w:t>
      </w:r>
      <w:r w:rsidR="00E1349A">
        <w:t xml:space="preserve"> Disability Coverage</w:t>
      </w:r>
    </w:p>
    <w:p w14:paraId="70359E10" w14:textId="0DB8A0D6" w:rsidR="008A5911" w:rsidRDefault="007C7093" w:rsidP="008A5911">
      <w:pPr>
        <w:pStyle w:val="SubtitleD"/>
      </w:pPr>
      <w:bookmarkStart w:id="361" w:name="LTD_Spouse_Catastrophic"/>
      <w:bookmarkEnd w:id="361"/>
      <w:r w:rsidRPr="00B37216">
        <w:rPr>
          <w:rFonts w:ascii="Arial" w:hAnsi="Arial"/>
          <w:bCs/>
          <w:color w:val="FF0000"/>
          <w:vertAlign w:val="superscript"/>
        </w:rPr>
        <w:t>CV7</w:t>
      </w:r>
      <w:r w:rsidR="00571C41" w:rsidRPr="00F564CD">
        <w:rPr>
          <w:rFonts w:ascii="Arial" w:hAnsi="Arial" w:cs="Arial"/>
          <w:bCs/>
        </w:rPr>
        <w:t>[</w:t>
      </w:r>
      <w:r w:rsidR="008A5911">
        <w:t>SPOUSE</w:t>
      </w:r>
      <w:r w:rsidR="00571C41" w:rsidRPr="00F564CD">
        <w:rPr>
          <w:rFonts w:ascii="Arial" w:hAnsi="Arial" w:cs="Arial"/>
          <w:bCs/>
        </w:rPr>
        <w:t>]</w:t>
      </w:r>
      <w:r w:rsidR="008A5911">
        <w:t xml:space="preserve"> CATASTROPHIC DISABILITY BENEFIT</w:t>
      </w:r>
    </w:p>
    <w:p w14:paraId="310A6F47" w14:textId="138428D4" w:rsidR="008A5911" w:rsidRDefault="008A5911" w:rsidP="008A5911">
      <w:pPr>
        <w:pStyle w:val="SubtitleD"/>
      </w:pPr>
      <w:r>
        <w:t xml:space="preserve">When Are You Covered for the </w:t>
      </w:r>
      <w:r w:rsidR="007C7093" w:rsidRPr="00B37216">
        <w:rPr>
          <w:rFonts w:ascii="Arial" w:hAnsi="Arial"/>
          <w:bCs/>
          <w:color w:val="FF0000"/>
          <w:vertAlign w:val="superscript"/>
        </w:rPr>
        <w:t>CV7</w:t>
      </w:r>
      <w:r w:rsidR="00571C41" w:rsidRPr="00F564CD">
        <w:rPr>
          <w:rFonts w:ascii="Arial" w:hAnsi="Arial" w:cs="Arial"/>
          <w:bCs/>
        </w:rPr>
        <w:t>[</w:t>
      </w:r>
      <w:r>
        <w:t>Spouse</w:t>
      </w:r>
      <w:r w:rsidR="00571C41" w:rsidRPr="00F564CD">
        <w:rPr>
          <w:rFonts w:ascii="Arial" w:hAnsi="Arial" w:cs="Arial"/>
          <w:bCs/>
        </w:rPr>
        <w:t>]</w:t>
      </w:r>
      <w:r>
        <w:t xml:space="preserve"> Catastrophic Disability Benefit?</w:t>
      </w:r>
    </w:p>
    <w:p w14:paraId="714B00DE" w14:textId="501F135F" w:rsidR="008A5911" w:rsidRDefault="008A5911" w:rsidP="008A5911">
      <w:pPr>
        <w:pStyle w:val="2Text"/>
      </w:pPr>
      <w:r>
        <w:t xml:space="preserve">You are covered for this benefit on the date </w:t>
      </w:r>
      <w:r w:rsidR="00831858">
        <w:t>You</w:t>
      </w:r>
      <w:r>
        <w:t>:</w:t>
      </w:r>
    </w:p>
    <w:p w14:paraId="70DC8AD0" w14:textId="6220373A" w:rsidR="008A5911" w:rsidRDefault="008A5911" w:rsidP="008A5911">
      <w:pPr>
        <w:pStyle w:val="BulletD"/>
      </w:pPr>
      <w:r>
        <w:t xml:space="preserve">are covered for </w:t>
      </w:r>
      <w:r w:rsidR="00310971" w:rsidRPr="00310971">
        <w:rPr>
          <w:rFonts w:cs="Arial"/>
          <w:b/>
          <w:color w:val="FF0000"/>
          <w:sz w:val="24"/>
          <w:szCs w:val="24"/>
          <w:vertAlign w:val="superscript"/>
        </w:rPr>
        <w:t>CV1</w:t>
      </w:r>
      <w:r w:rsidR="00571C41" w:rsidRPr="00571C41">
        <w:rPr>
          <w:b/>
          <w:bCs/>
          <w:sz w:val="24"/>
        </w:rPr>
        <w:t>[</w:t>
      </w:r>
      <w:r w:rsidR="00081686">
        <w:t>l</w:t>
      </w:r>
      <w:r>
        <w:t xml:space="preserve">ong </w:t>
      </w:r>
      <w:r w:rsidR="00081686">
        <w:t>t</w:t>
      </w:r>
      <w:r>
        <w:t>erm</w:t>
      </w:r>
      <w:r w:rsidR="00571C41" w:rsidRPr="00571C41">
        <w:rPr>
          <w:b/>
          <w:bCs/>
          <w:sz w:val="24"/>
        </w:rPr>
        <w:t>]</w:t>
      </w:r>
      <w:r>
        <w:t xml:space="preserve"> </w:t>
      </w:r>
      <w:r w:rsidR="00081686">
        <w:t>d</w:t>
      </w:r>
      <w:r>
        <w:t>isability coverage; and</w:t>
      </w:r>
    </w:p>
    <w:p w14:paraId="5B32CD92" w14:textId="0090DAF0" w:rsidR="008A5911" w:rsidRDefault="008A5911" w:rsidP="008A5911">
      <w:pPr>
        <w:pStyle w:val="BulletD"/>
      </w:pPr>
      <w:r>
        <w:t xml:space="preserve">have a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p>
    <w:p w14:paraId="7B343F3B" w14:textId="40D416A8" w:rsidR="008A5911" w:rsidRDefault="00D60341" w:rsidP="008A5911">
      <w:pPr>
        <w:pStyle w:val="2Text"/>
      </w:pPr>
      <w:r>
        <w:t>Your</w:t>
      </w:r>
      <w:r w:rsidR="008A5911">
        <w:t xml:space="preserve"> coverage for this benefit will be delayed if </w:t>
      </w:r>
      <w:r>
        <w:t>Your</w:t>
      </w:r>
      <w:r w:rsidR="008A5911">
        <w:t xml:space="preserve"> </w:t>
      </w:r>
      <w:r w:rsidR="000B7FE1" w:rsidRPr="165B09DB">
        <w:rPr>
          <w:b/>
          <w:color w:val="FF0000"/>
          <w:sz w:val="24"/>
          <w:szCs w:val="24"/>
          <w:vertAlign w:val="superscript"/>
        </w:rPr>
        <w:t>CV7</w:t>
      </w:r>
      <w:r w:rsidR="00571C41" w:rsidRPr="165B09DB">
        <w:rPr>
          <w:b/>
          <w:sz w:val="24"/>
          <w:szCs w:val="24"/>
        </w:rPr>
        <w:t>[</w:t>
      </w:r>
      <w:r w:rsidR="006340F3">
        <w:t>Spouse</w:t>
      </w:r>
      <w:r w:rsidR="00571C41" w:rsidRPr="165B09DB">
        <w:rPr>
          <w:b/>
          <w:sz w:val="24"/>
          <w:szCs w:val="24"/>
        </w:rPr>
        <w:t>]</w:t>
      </w:r>
      <w:r w:rsidR="008A5911">
        <w:t xml:space="preserve"> </w:t>
      </w:r>
      <w:r w:rsidR="00A270C3">
        <w:t>is Catastrophically Disabled</w:t>
      </w:r>
      <w:r w:rsidR="008A5911">
        <w:t xml:space="preserve"> on the date coverage would normally begin. Coverage will begin on the date </w:t>
      </w:r>
      <w:r>
        <w:t>Your</w:t>
      </w:r>
      <w:r w:rsidR="008A5911">
        <w:t xml:space="preserve"> </w:t>
      </w:r>
      <w:r w:rsidR="000B7FE1" w:rsidRPr="165B09DB">
        <w:rPr>
          <w:b/>
          <w:color w:val="FF0000"/>
          <w:sz w:val="24"/>
          <w:szCs w:val="24"/>
          <w:vertAlign w:val="superscript"/>
        </w:rPr>
        <w:t>CV7</w:t>
      </w:r>
      <w:r w:rsidR="00571C41" w:rsidRPr="165B09DB">
        <w:rPr>
          <w:b/>
          <w:sz w:val="24"/>
          <w:szCs w:val="24"/>
        </w:rPr>
        <w:t>[</w:t>
      </w:r>
      <w:r w:rsidR="006340F3">
        <w:t>Spouse</w:t>
      </w:r>
      <w:r w:rsidR="00571C41" w:rsidRPr="165B09DB">
        <w:rPr>
          <w:b/>
          <w:sz w:val="24"/>
          <w:szCs w:val="24"/>
        </w:rPr>
        <w:t>]</w:t>
      </w:r>
      <w:r w:rsidR="008A5911">
        <w:t xml:space="preserve"> </w:t>
      </w:r>
      <w:r w:rsidR="00574EFF">
        <w:t xml:space="preserve">is </w:t>
      </w:r>
      <w:r w:rsidR="008A5911">
        <w:t xml:space="preserve">no longer </w:t>
      </w:r>
      <w:r w:rsidR="005D3818">
        <w:t>Catastrophically Disabled.</w:t>
      </w:r>
    </w:p>
    <w:p w14:paraId="44440781" w14:textId="131289FE" w:rsidR="008A5911" w:rsidRDefault="008A5911" w:rsidP="008A5911">
      <w:pPr>
        <w:pStyle w:val="SubtitleD"/>
      </w:pPr>
      <w:r>
        <w:t xml:space="preserve">How Does Prudential Define </w:t>
      </w:r>
      <w:r w:rsidR="006A618A">
        <w:t xml:space="preserve">When </w:t>
      </w:r>
      <w:r w:rsidR="00D60341">
        <w:t>Your</w:t>
      </w:r>
      <w:r>
        <w:t xml:space="preserve"> </w:t>
      </w:r>
      <w:r w:rsidR="007C7093" w:rsidRPr="00B37216">
        <w:rPr>
          <w:rFonts w:ascii="Arial" w:hAnsi="Arial"/>
          <w:bCs/>
          <w:color w:val="FF0000"/>
          <w:vertAlign w:val="superscript"/>
        </w:rPr>
        <w:t>CV7</w:t>
      </w:r>
      <w:r w:rsidR="00571C41" w:rsidRPr="00571C41">
        <w:rPr>
          <w:bCs/>
        </w:rPr>
        <w:t>[</w:t>
      </w:r>
      <w:r>
        <w:t>Spouse</w:t>
      </w:r>
      <w:r w:rsidR="00571C41" w:rsidRPr="00571C41">
        <w:rPr>
          <w:bCs/>
        </w:rPr>
        <w:t>]</w:t>
      </w:r>
      <w:r>
        <w:t xml:space="preserve"> </w:t>
      </w:r>
      <w:r w:rsidR="006A618A">
        <w:t xml:space="preserve">is </w:t>
      </w:r>
      <w:r>
        <w:t>Catastrophic</w:t>
      </w:r>
      <w:r w:rsidR="006A618A">
        <w:t>ally</w:t>
      </w:r>
      <w:r>
        <w:t xml:space="preserve"> Disab</w:t>
      </w:r>
      <w:r w:rsidR="00EB2791">
        <w:t>led</w:t>
      </w:r>
      <w:r>
        <w:t>?</w:t>
      </w:r>
    </w:p>
    <w:p w14:paraId="6995524E" w14:textId="0DBE0022" w:rsidR="00EB07C2" w:rsidRDefault="00EB07C2" w:rsidP="003331FE">
      <w:pPr>
        <w:pStyle w:val="2Text"/>
      </w:pPr>
      <w:r>
        <w:t xml:space="preserve">Your </w:t>
      </w:r>
      <w:r w:rsidRPr="165B09DB">
        <w:rPr>
          <w:b/>
          <w:color w:val="FF0000"/>
          <w:sz w:val="24"/>
          <w:szCs w:val="24"/>
          <w:vertAlign w:val="superscript"/>
        </w:rPr>
        <w:t>CV7</w:t>
      </w:r>
      <w:r w:rsidRPr="165B09DB">
        <w:rPr>
          <w:b/>
          <w:sz w:val="24"/>
          <w:szCs w:val="24"/>
        </w:rPr>
        <w:t>[</w:t>
      </w:r>
      <w:r>
        <w:t>Spouse</w:t>
      </w:r>
      <w:r w:rsidRPr="165B09DB">
        <w:rPr>
          <w:b/>
          <w:sz w:val="24"/>
          <w:szCs w:val="24"/>
        </w:rPr>
        <w:t>]</w:t>
      </w:r>
      <w:r>
        <w:t xml:space="preserve"> is Catastrophically </w:t>
      </w:r>
      <w:r w:rsidRPr="00987A39">
        <w:t>Disabled</w:t>
      </w:r>
      <w:r w:rsidRPr="00FB7E97">
        <w:t xml:space="preserve"> </w:t>
      </w:r>
      <w:r>
        <w:t>when Prudential determines that</w:t>
      </w:r>
      <w:r w:rsidR="00684DC4">
        <w:t xml:space="preserve"> </w:t>
      </w:r>
      <w:r>
        <w:t xml:space="preserve">Your </w:t>
      </w:r>
      <w:r w:rsidR="00B35983" w:rsidRPr="165B09DB">
        <w:rPr>
          <w:b/>
          <w:color w:val="FF0000"/>
          <w:sz w:val="24"/>
          <w:szCs w:val="24"/>
          <w:vertAlign w:val="superscript"/>
        </w:rPr>
        <w:t>CV7</w:t>
      </w:r>
      <w:r w:rsidR="00B35983" w:rsidRPr="165B09DB">
        <w:rPr>
          <w:b/>
          <w:sz w:val="24"/>
          <w:szCs w:val="24"/>
        </w:rPr>
        <w:t>[</w:t>
      </w:r>
      <w:r w:rsidR="00B35983">
        <w:t>Spouse</w:t>
      </w:r>
      <w:r w:rsidR="00D707D9" w:rsidRPr="00BF2B17">
        <w:rPr>
          <w:b/>
          <w:bCs/>
          <w:sz w:val="24"/>
        </w:rPr>
        <w:t>]</w:t>
      </w:r>
      <w:r>
        <w:t xml:space="preserve"> </w:t>
      </w:r>
      <w:r w:rsidR="36DC6DCA">
        <w:t>is</w:t>
      </w:r>
      <w:r>
        <w:t xml:space="preserve"> unable to perform, without </w:t>
      </w:r>
      <w:r w:rsidRPr="00B37216">
        <w:rPr>
          <w:bCs/>
          <w:iCs/>
        </w:rPr>
        <w:t xml:space="preserve">Substantial </w:t>
      </w:r>
      <w:r>
        <w:rPr>
          <w:bCs/>
          <w:iCs/>
        </w:rPr>
        <w:t>A</w:t>
      </w:r>
      <w:r w:rsidRPr="00B37216">
        <w:rPr>
          <w:bCs/>
          <w:iCs/>
        </w:rPr>
        <w:t>ssistance</w:t>
      </w:r>
      <w:r>
        <w:t xml:space="preserve">, at least </w:t>
      </w:r>
      <w:r w:rsidRPr="001D4C1E">
        <w:rPr>
          <w:b/>
          <w:bCs/>
          <w:color w:val="FF0000"/>
          <w:sz w:val="24"/>
          <w:szCs w:val="24"/>
          <w:vertAlign w:val="superscript"/>
        </w:rPr>
        <w:t>1</w:t>
      </w:r>
      <w:r w:rsidRPr="165B09DB">
        <w:rPr>
          <w:b/>
          <w:sz w:val="24"/>
          <w:szCs w:val="24"/>
        </w:rPr>
        <w:t>[</w:t>
      </w:r>
      <w:r>
        <w:t xml:space="preserve">one </w:t>
      </w:r>
      <w:r w:rsidR="00B35983">
        <w:t>-</w:t>
      </w:r>
      <w:r w:rsidR="00DF4CB5">
        <w:t xml:space="preserve"> </w:t>
      </w:r>
      <w:r w:rsidR="00B56FB6">
        <w:t>two</w:t>
      </w:r>
      <w:r w:rsidRPr="087EEB42">
        <w:rPr>
          <w:b/>
          <w:sz w:val="24"/>
          <w:szCs w:val="24"/>
        </w:rPr>
        <w:t>]</w:t>
      </w:r>
      <w:r>
        <w:t xml:space="preserve"> </w:t>
      </w:r>
      <w:r w:rsidRPr="00B37216">
        <w:rPr>
          <w:bCs/>
          <w:iCs/>
        </w:rPr>
        <w:t>Activities of Daily Living</w:t>
      </w:r>
      <w:r>
        <w:t>; or</w:t>
      </w:r>
      <w:r w:rsidR="00DF4CB5">
        <w:t xml:space="preserve"> </w:t>
      </w:r>
      <w:r>
        <w:t>ha</w:t>
      </w:r>
      <w:r w:rsidR="005D3818">
        <w:t>s</w:t>
      </w:r>
      <w:r>
        <w:t xml:space="preserve"> a severe </w:t>
      </w:r>
      <w:r w:rsidRPr="00B37216">
        <w:rPr>
          <w:bCs/>
          <w:iCs/>
        </w:rPr>
        <w:t>Cognitive Impa</w:t>
      </w:r>
      <w:r w:rsidR="00CF38F9">
        <w:rPr>
          <w:bCs/>
          <w:iCs/>
        </w:rPr>
        <w:t>ir</w:t>
      </w:r>
      <w:r w:rsidR="00C7380C">
        <w:rPr>
          <w:bCs/>
          <w:iCs/>
        </w:rPr>
        <w:t>m</w:t>
      </w:r>
      <w:r w:rsidRPr="00B37216">
        <w:rPr>
          <w:bCs/>
          <w:iCs/>
        </w:rPr>
        <w:t>ent</w:t>
      </w:r>
      <w:r w:rsidRPr="003310A6">
        <w:rPr>
          <w:bCs/>
          <w:iCs/>
        </w:rPr>
        <w:t xml:space="preserve">, which requires </w:t>
      </w:r>
      <w:r w:rsidRPr="00B37216">
        <w:rPr>
          <w:bCs/>
          <w:iCs/>
        </w:rPr>
        <w:t xml:space="preserve">Substantial Supervision </w:t>
      </w:r>
      <w:r w:rsidRPr="003310A6">
        <w:rPr>
          <w:bCs/>
          <w:iCs/>
        </w:rPr>
        <w:t>to</w:t>
      </w:r>
      <w:r>
        <w:t xml:space="preserve"> protect You</w:t>
      </w:r>
      <w:r w:rsidR="00762FCB">
        <w:t>r</w:t>
      </w:r>
      <w:r>
        <w:t xml:space="preserve"> </w:t>
      </w:r>
      <w:r w:rsidR="00762FCB" w:rsidRPr="00B37216">
        <w:rPr>
          <w:b/>
          <w:bCs/>
          <w:color w:val="FF0000"/>
          <w:sz w:val="24"/>
          <w:vertAlign w:val="superscript"/>
        </w:rPr>
        <w:t>CV7</w:t>
      </w:r>
      <w:r w:rsidR="00762FCB" w:rsidRPr="00571C41">
        <w:rPr>
          <w:b/>
          <w:bCs/>
          <w:sz w:val="24"/>
        </w:rPr>
        <w:t>[</w:t>
      </w:r>
      <w:r w:rsidR="00762FCB">
        <w:t>Spouse</w:t>
      </w:r>
      <w:r w:rsidR="00762FCB" w:rsidRPr="00571C41">
        <w:rPr>
          <w:b/>
          <w:bCs/>
          <w:sz w:val="24"/>
        </w:rPr>
        <w:t>]</w:t>
      </w:r>
      <w:r w:rsidR="00DF4CB5">
        <w:t>.</w:t>
      </w:r>
    </w:p>
    <w:p w14:paraId="29BCECFA" w14:textId="798A7BB8" w:rsidR="008A5911" w:rsidRDefault="008A5911" w:rsidP="008A5911">
      <w:pPr>
        <w:pStyle w:val="SubtitleD"/>
      </w:pPr>
      <w:r>
        <w:t xml:space="preserve">When Will You Begin to Receive </w:t>
      </w:r>
      <w:r w:rsidR="005C07F5" w:rsidRPr="00B37216">
        <w:rPr>
          <w:rFonts w:ascii="Arial" w:hAnsi="Arial"/>
          <w:bCs/>
          <w:color w:val="FF0000"/>
          <w:vertAlign w:val="superscript"/>
        </w:rPr>
        <w:t>CV7</w:t>
      </w:r>
      <w:r w:rsidR="005C07F5" w:rsidRPr="00F32C34">
        <w:rPr>
          <w:rFonts w:ascii="Arial" w:hAnsi="Arial" w:cs="Arial"/>
        </w:rPr>
        <w:t>[</w:t>
      </w:r>
      <w:r w:rsidR="005C07F5">
        <w:t>Spouse</w:t>
      </w:r>
      <w:r w:rsidR="005C07F5" w:rsidRPr="00F32C34">
        <w:rPr>
          <w:rFonts w:ascii="Arial" w:hAnsi="Arial" w:cs="Arial"/>
        </w:rPr>
        <w:t>]</w:t>
      </w:r>
      <w:r w:rsidR="005C07F5">
        <w:t xml:space="preserve"> Catastrophic Disability Benefit</w:t>
      </w:r>
      <w:r w:rsidR="00484ED4">
        <w:t xml:space="preserve"> Payments</w:t>
      </w:r>
      <w:r>
        <w:t>?</w:t>
      </w:r>
    </w:p>
    <w:p w14:paraId="028F470E" w14:textId="3690CCB6" w:rsidR="008A5911" w:rsidRDefault="008A5911" w:rsidP="008A5911">
      <w:pPr>
        <w:pStyle w:val="2Text"/>
      </w:pPr>
      <w:r>
        <w:t>You will begin to receive</w:t>
      </w:r>
      <w:r w:rsidRPr="00B37216">
        <w:rPr>
          <w:b/>
          <w:bCs/>
        </w:rPr>
        <w:t xml:space="preserve"> </w:t>
      </w:r>
      <w:r w:rsidR="00BA42A2" w:rsidRPr="165B09DB">
        <w:rPr>
          <w:b/>
          <w:color w:val="FF0000"/>
          <w:sz w:val="24"/>
          <w:szCs w:val="24"/>
          <w:vertAlign w:val="superscript"/>
        </w:rPr>
        <w:t>CV7</w:t>
      </w:r>
      <w:r w:rsidR="00571C41" w:rsidRPr="165B09DB">
        <w:rPr>
          <w:b/>
          <w:sz w:val="24"/>
          <w:szCs w:val="24"/>
        </w:rPr>
        <w:t>[</w:t>
      </w:r>
      <w:r w:rsidR="006340F3">
        <w:t>Spouse</w:t>
      </w:r>
      <w:r w:rsidR="00571C41" w:rsidRPr="165B09DB">
        <w:rPr>
          <w:b/>
          <w:sz w:val="24"/>
          <w:szCs w:val="24"/>
        </w:rPr>
        <w:t>]</w:t>
      </w:r>
      <w:r>
        <w:t xml:space="preserve"> </w:t>
      </w:r>
      <w:r w:rsidR="00150DAF">
        <w:t>C</w:t>
      </w:r>
      <w:r>
        <w:t xml:space="preserve">atastrophic </w:t>
      </w:r>
      <w:r w:rsidR="00150DAF">
        <w:t>D</w:t>
      </w:r>
      <w:r>
        <w:t xml:space="preserve">isability </w:t>
      </w:r>
      <w:r w:rsidR="00150DAF">
        <w:t>B</w:t>
      </w:r>
      <w:r w:rsidR="008D5390">
        <w:t>enefit</w:t>
      </w:r>
      <w:r w:rsidR="0041487C" w:rsidRPr="0041487C">
        <w:t xml:space="preserve"> </w:t>
      </w:r>
      <w:r w:rsidR="00150DAF">
        <w:t>P</w:t>
      </w:r>
      <w:r w:rsidR="0041487C">
        <w:t>ayment</w:t>
      </w:r>
      <w:r>
        <w:t xml:space="preserve">s when </w:t>
      </w:r>
      <w:r w:rsidR="003B254A">
        <w:t>We</w:t>
      </w:r>
      <w:r>
        <w:t xml:space="preserve"> approve </w:t>
      </w:r>
      <w:r w:rsidR="00D60341">
        <w:t>Your</w:t>
      </w:r>
      <w:r>
        <w:t xml:space="preserve"> claim provid</w:t>
      </w:r>
      <w:r w:rsidR="008E2627">
        <w:t>ed</w:t>
      </w:r>
      <w:r>
        <w:t xml:space="preserve"> </w:t>
      </w:r>
      <w:r w:rsidR="00D60341">
        <w:t>Your</w:t>
      </w:r>
      <w:r w:rsidR="00610F12" w:rsidDel="000B7FE1">
        <w:t xml:space="preserve"> </w:t>
      </w:r>
      <w:r w:rsidR="000B7FE1" w:rsidRPr="165B09DB">
        <w:rPr>
          <w:b/>
          <w:color w:val="FF0000"/>
          <w:sz w:val="24"/>
          <w:szCs w:val="24"/>
          <w:vertAlign w:val="superscript"/>
        </w:rPr>
        <w:t>CV7</w:t>
      </w:r>
      <w:r w:rsidR="00571C41" w:rsidRPr="165B09DB">
        <w:rPr>
          <w:b/>
          <w:sz w:val="24"/>
          <w:szCs w:val="24"/>
        </w:rPr>
        <w:t>[</w:t>
      </w:r>
      <w:r w:rsidR="006340F3">
        <w:t>Spouse</w:t>
      </w:r>
      <w:r w:rsidR="00571C41" w:rsidRPr="165B09DB">
        <w:rPr>
          <w:b/>
          <w:sz w:val="24"/>
          <w:szCs w:val="24"/>
        </w:rPr>
        <w:t>]</w:t>
      </w:r>
      <w:r>
        <w:t>:</w:t>
      </w:r>
      <w:r w:rsidR="003F762A" w:rsidRPr="003F762A">
        <w:rPr>
          <w:b/>
          <w:color w:val="FF0000"/>
          <w:sz w:val="24"/>
          <w:szCs w:val="24"/>
          <w:vertAlign w:val="superscript"/>
        </w:rPr>
        <w:t xml:space="preserve"> </w:t>
      </w:r>
      <w:r w:rsidR="003F762A" w:rsidRPr="165B09DB">
        <w:rPr>
          <w:b/>
          <w:color w:val="FF0000"/>
          <w:sz w:val="24"/>
          <w:szCs w:val="24"/>
          <w:vertAlign w:val="superscript"/>
        </w:rPr>
        <w:t>2</w:t>
      </w:r>
      <w:r w:rsidR="003F762A" w:rsidRPr="165B09DB">
        <w:rPr>
          <w:b/>
          <w:sz w:val="24"/>
          <w:szCs w:val="24"/>
        </w:rPr>
        <w:t>[</w:t>
      </w:r>
    </w:p>
    <w:p w14:paraId="04D42698" w14:textId="6C8E4536" w:rsidR="00643C52" w:rsidRDefault="008A5911" w:rsidP="008A5911">
      <w:pPr>
        <w:pStyle w:val="BulletD"/>
      </w:pPr>
      <w:r>
        <w:t xml:space="preserve">has </w:t>
      </w:r>
      <w:r w:rsidR="00FE0729">
        <w:t xml:space="preserve">been </w:t>
      </w:r>
      <w:r w:rsidR="04234C1D">
        <w:t>C</w:t>
      </w:r>
      <w:r>
        <w:t>atastrophic</w:t>
      </w:r>
      <w:r w:rsidR="009F2F10">
        <w:t>ally</w:t>
      </w:r>
      <w:r>
        <w:t xml:space="preserve"> </w:t>
      </w:r>
      <w:r w:rsidR="4E9C8CD6">
        <w:t>D</w:t>
      </w:r>
      <w:r>
        <w:t>isab</w:t>
      </w:r>
      <w:r w:rsidR="002E6FCE">
        <w:t>led</w:t>
      </w:r>
      <w:r>
        <w:t xml:space="preserve"> for a period of at least </w:t>
      </w:r>
      <w:r w:rsidR="00F52E8F" w:rsidRPr="00987A39">
        <w:rPr>
          <w:b/>
          <w:bCs/>
          <w:color w:val="FF0000"/>
          <w:sz w:val="24"/>
          <w:szCs w:val="24"/>
          <w:vertAlign w:val="superscript"/>
        </w:rPr>
        <w:t>2a</w:t>
      </w:r>
      <w:r w:rsidR="00571C41" w:rsidRPr="165B09DB">
        <w:rPr>
          <w:b/>
          <w:sz w:val="24"/>
          <w:szCs w:val="24"/>
        </w:rPr>
        <w:t>[</w:t>
      </w:r>
      <w:r>
        <w:t>0 to 365</w:t>
      </w:r>
      <w:r w:rsidR="00571C41" w:rsidRPr="165B09DB">
        <w:rPr>
          <w:b/>
          <w:sz w:val="24"/>
          <w:szCs w:val="24"/>
        </w:rPr>
        <w:t>]</w:t>
      </w:r>
      <w:r>
        <w:t xml:space="preserve"> </w:t>
      </w:r>
      <w:r w:rsidR="00187370" w:rsidRPr="00987A39">
        <w:rPr>
          <w:b/>
          <w:bCs/>
          <w:color w:val="FF0000"/>
          <w:sz w:val="24"/>
          <w:szCs w:val="24"/>
          <w:vertAlign w:val="superscript"/>
        </w:rPr>
        <w:t>2b</w:t>
      </w:r>
      <w:r w:rsidR="00571C41" w:rsidRPr="165B09DB">
        <w:rPr>
          <w:b/>
          <w:sz w:val="24"/>
          <w:szCs w:val="24"/>
        </w:rPr>
        <w:t>[</w:t>
      </w:r>
      <w:r>
        <w:t>consecutive days</w:t>
      </w:r>
      <w:r w:rsidR="00571C41" w:rsidRPr="165B09DB">
        <w:rPr>
          <w:b/>
          <w:sz w:val="24"/>
          <w:szCs w:val="24"/>
        </w:rPr>
        <w:t>]</w:t>
      </w:r>
      <w:r>
        <w:t>;</w:t>
      </w:r>
    </w:p>
    <w:p w14:paraId="2D81A30D" w14:textId="79EC4DB3" w:rsidR="008A5911" w:rsidRDefault="008A5911" w:rsidP="008A5911">
      <w:pPr>
        <w:pStyle w:val="BulletD"/>
      </w:pPr>
      <w:r>
        <w:t xml:space="preserve">is not working at any job for which </w:t>
      </w:r>
      <w:r w:rsidR="00D60341">
        <w:t>Your</w:t>
      </w:r>
      <w:r>
        <w:t xml:space="preserve"> </w:t>
      </w:r>
      <w:bookmarkStart w:id="362" w:name="_Hlk39823182"/>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w:t>
      </w:r>
      <w:bookmarkEnd w:id="362"/>
      <w:r>
        <w:t>is reasonably fitted by education, training or experience; and</w:t>
      </w:r>
    </w:p>
    <w:p w14:paraId="51D7C40D" w14:textId="39955BA5" w:rsidR="008A5911" w:rsidRDefault="008A5911" w:rsidP="008A5911">
      <w:pPr>
        <w:pStyle w:val="BulletD"/>
      </w:pPr>
      <w:r>
        <w:t xml:space="preserve">is under </w:t>
      </w:r>
      <w:r w:rsidRPr="00993F60">
        <w:t xml:space="preserve">the </w:t>
      </w:r>
      <w:r w:rsidR="00663712" w:rsidRPr="00B37216">
        <w:t>Continuing C</w:t>
      </w:r>
      <w:r w:rsidRPr="00B37216">
        <w:t>are</w:t>
      </w:r>
      <w:r w:rsidRPr="00993F60">
        <w:t xml:space="preserve"> of a </w:t>
      </w:r>
      <w:r w:rsidR="002D40CA" w:rsidRPr="00B37216">
        <w:t>D</w:t>
      </w:r>
      <w:r w:rsidRPr="00B37216">
        <w:t>octor</w:t>
      </w:r>
      <w:r>
        <w:t>.</w:t>
      </w:r>
      <w:r w:rsidR="006038B1" w:rsidRPr="00571C41">
        <w:rPr>
          <w:b/>
          <w:bCs/>
          <w:sz w:val="24"/>
        </w:rPr>
        <w:t>]</w:t>
      </w:r>
    </w:p>
    <w:p w14:paraId="4616E310" w14:textId="308E3F16" w:rsidR="008A5911" w:rsidRPr="00976838" w:rsidRDefault="00F6010E" w:rsidP="008A5911">
      <w:pPr>
        <w:pStyle w:val="SubtitleD"/>
        <w:rPr>
          <w:szCs w:val="24"/>
        </w:rPr>
      </w:pPr>
      <w:r w:rsidRPr="00976838">
        <w:rPr>
          <w:szCs w:val="24"/>
        </w:rPr>
        <w:t>W</w:t>
      </w:r>
      <w:r w:rsidR="245AB289" w:rsidRPr="00976838">
        <w:rPr>
          <w:rFonts w:eastAsia="Segoe UI" w:cs="Segoe UI"/>
          <w:szCs w:val="24"/>
        </w:rPr>
        <w:t xml:space="preserve">hat is the </w:t>
      </w:r>
      <w:r w:rsidR="00750ED1" w:rsidRPr="00976838">
        <w:rPr>
          <w:rFonts w:eastAsia="Segoe UI" w:cs="Segoe UI"/>
          <w:szCs w:val="24"/>
        </w:rPr>
        <w:t>A</w:t>
      </w:r>
      <w:r w:rsidR="245AB289" w:rsidRPr="00976838">
        <w:rPr>
          <w:rFonts w:eastAsia="Segoe UI" w:cs="Segoe UI"/>
          <w:szCs w:val="24"/>
        </w:rPr>
        <w:t>mount of Spouse Catastrophic Disability Benefit Prudential Will</w:t>
      </w:r>
      <w:r w:rsidR="245AB289" w:rsidRPr="00976838">
        <w:rPr>
          <w:rFonts w:eastAsia="Segoe UI" w:cs="Segoe UI"/>
          <w:b w:val="0"/>
          <w:szCs w:val="24"/>
        </w:rPr>
        <w:t xml:space="preserve"> </w:t>
      </w:r>
      <w:r w:rsidR="245AB289" w:rsidRPr="00976838">
        <w:rPr>
          <w:rFonts w:eastAsia="Segoe UI" w:cs="Segoe UI"/>
          <w:szCs w:val="24"/>
        </w:rPr>
        <w:t>Pay?</w:t>
      </w:r>
      <w:r w:rsidR="00750ED1" w:rsidRPr="00976838" w:rsidDel="00750ED1">
        <w:rPr>
          <w:szCs w:val="24"/>
        </w:rPr>
        <w:t xml:space="preserve"> </w:t>
      </w:r>
    </w:p>
    <w:p w14:paraId="3BAE0BC1" w14:textId="138BE438" w:rsidR="008A5911" w:rsidRPr="00976838" w:rsidRDefault="00D60341" w:rsidP="002D6B63">
      <w:pPr>
        <w:pStyle w:val="2Text"/>
        <w:rPr>
          <w:ins w:id="363" w:author="Laura Hoogland" w:date="2026-01-22T14:57:00Z" w16du:dateUtc="2026-01-22T20:57:00Z"/>
          <w:szCs w:val="24"/>
        </w:rPr>
      </w:pPr>
      <w:r w:rsidRPr="00976838">
        <w:t>Your</w:t>
      </w:r>
      <w:r w:rsidR="008A5911" w:rsidRPr="00976838">
        <w:t xml:space="preserve"> </w:t>
      </w:r>
      <w:bookmarkStart w:id="364" w:name="_Hlk203988576"/>
      <w:r w:rsidR="00500953" w:rsidRPr="00B37216">
        <w:rPr>
          <w:b/>
          <w:bCs/>
          <w:color w:val="FF0000"/>
          <w:sz w:val="24"/>
          <w:vertAlign w:val="superscript"/>
        </w:rPr>
        <w:t>CV7</w:t>
      </w:r>
      <w:r w:rsidR="00500953" w:rsidRPr="00571C41">
        <w:rPr>
          <w:b/>
          <w:bCs/>
          <w:sz w:val="24"/>
        </w:rPr>
        <w:t>[</w:t>
      </w:r>
      <w:r w:rsidR="00500953">
        <w:t>Spouse</w:t>
      </w:r>
      <w:r w:rsidR="00500953" w:rsidRPr="00571C41">
        <w:rPr>
          <w:b/>
          <w:bCs/>
          <w:sz w:val="24"/>
        </w:rPr>
        <w:t>]</w:t>
      </w:r>
      <w:r w:rsidR="00500953">
        <w:t xml:space="preserve"> </w:t>
      </w:r>
      <w:bookmarkEnd w:id="364"/>
      <w:r w:rsidR="008A5911" w:rsidRPr="00976838">
        <w:t xml:space="preserve"> </w:t>
      </w:r>
      <w:r w:rsidR="003655B1" w:rsidRPr="00976838">
        <w:t>C</w:t>
      </w:r>
      <w:r w:rsidR="008A5911" w:rsidRPr="00976838">
        <w:t xml:space="preserve">atastrophic </w:t>
      </w:r>
      <w:r w:rsidR="003655B1" w:rsidRPr="00976838">
        <w:t>D</w:t>
      </w:r>
      <w:r w:rsidR="008A5911" w:rsidRPr="00976838">
        <w:t xml:space="preserve">isability </w:t>
      </w:r>
      <w:r w:rsidR="003655B1" w:rsidRPr="00976838">
        <w:t>B</w:t>
      </w:r>
      <w:r w:rsidR="008D5390" w:rsidRPr="00976838">
        <w:t>enefit</w:t>
      </w:r>
      <w:r w:rsidR="008A5911" w:rsidRPr="00976838">
        <w:t xml:space="preserve"> </w:t>
      </w:r>
      <w:r w:rsidR="002B498F" w:rsidRPr="00976838">
        <w:t>P</w:t>
      </w:r>
      <w:r w:rsidR="0003267C" w:rsidRPr="00976838">
        <w:t xml:space="preserve">ayment </w:t>
      </w:r>
      <w:r w:rsidR="008A5911" w:rsidRPr="00976838">
        <w:t xml:space="preserve">is equal to </w:t>
      </w:r>
      <w:r w:rsidR="00C4119E" w:rsidRPr="002D6B63">
        <w:rPr>
          <w:b/>
          <w:bCs/>
          <w:color w:val="FF0000"/>
          <w:sz w:val="24"/>
          <w:szCs w:val="24"/>
          <w:vertAlign w:val="superscript"/>
        </w:rPr>
        <w:t>3a</w:t>
      </w:r>
      <w:r w:rsidR="00500953" w:rsidRPr="00571C41">
        <w:rPr>
          <w:b/>
          <w:bCs/>
          <w:sz w:val="24"/>
        </w:rPr>
        <w:t>[</w:t>
      </w:r>
      <w:r w:rsidR="008A5911" w:rsidRPr="00976838">
        <w:t>$500 to $5,000</w:t>
      </w:r>
      <w:r w:rsidR="00500953" w:rsidRPr="00571C41">
        <w:rPr>
          <w:b/>
          <w:bCs/>
          <w:sz w:val="24"/>
        </w:rPr>
        <w:t>]</w:t>
      </w:r>
      <w:r w:rsidR="008A5911" w:rsidRPr="00976838">
        <w:t xml:space="preserve"> </w:t>
      </w:r>
      <w:r w:rsidR="008A5911" w:rsidRPr="002D6B63">
        <w:rPr>
          <w:b/>
          <w:bCs/>
          <w:color w:val="FF0000"/>
          <w:sz w:val="24"/>
          <w:szCs w:val="24"/>
          <w:vertAlign w:val="superscript"/>
        </w:rPr>
        <w:t>4</w:t>
      </w:r>
      <w:r w:rsidR="00571C41" w:rsidRPr="002D6B63">
        <w:rPr>
          <w:b/>
          <w:bCs/>
          <w:sz w:val="24"/>
          <w:szCs w:val="24"/>
        </w:rPr>
        <w:t>[</w:t>
      </w:r>
      <w:r w:rsidR="008A5911" w:rsidRPr="00976838">
        <w:t xml:space="preserve">, </w:t>
      </w:r>
      <w:r w:rsidR="00582D8D" w:rsidRPr="00976838">
        <w:t>subject to</w:t>
      </w:r>
      <w:r w:rsidR="008A5911" w:rsidRPr="00976838">
        <w:t xml:space="preserve"> </w:t>
      </w:r>
      <w:r w:rsidRPr="00976838">
        <w:t>Your</w:t>
      </w:r>
      <w:r w:rsidR="008A5911" w:rsidRPr="00976838">
        <w:t xml:space="preserve"> </w:t>
      </w:r>
      <w:r w:rsidR="005977E8" w:rsidRPr="00976838">
        <w:t>M</w:t>
      </w:r>
      <w:r w:rsidR="008A5911" w:rsidRPr="00976838">
        <w:t xml:space="preserve">aximum </w:t>
      </w:r>
      <w:r w:rsidR="005977E8" w:rsidRPr="00976838">
        <w:t>M</w:t>
      </w:r>
      <w:r w:rsidR="008A5911" w:rsidRPr="00976838">
        <w:t xml:space="preserve">onthly </w:t>
      </w:r>
      <w:r w:rsidR="005977E8" w:rsidRPr="00976838">
        <w:t>B</w:t>
      </w:r>
      <w:r w:rsidR="008A5911" w:rsidRPr="00976838">
        <w:t>enefit</w:t>
      </w:r>
      <w:r w:rsidR="00571C41" w:rsidRPr="002D6B63">
        <w:rPr>
          <w:b/>
          <w:bCs/>
          <w:sz w:val="24"/>
          <w:szCs w:val="24"/>
        </w:rPr>
        <w:t>]</w:t>
      </w:r>
      <w:r w:rsidR="008A5911" w:rsidRPr="00976838">
        <w:rPr>
          <w:bCs/>
          <w:szCs w:val="24"/>
        </w:rPr>
        <w:t>.</w:t>
      </w:r>
      <w:r w:rsidR="008A5911" w:rsidRPr="00976838">
        <w:t xml:space="preserve"> </w:t>
      </w:r>
      <w:r w:rsidR="007703BF" w:rsidRPr="002D6B63">
        <w:rPr>
          <w:b/>
          <w:bCs/>
          <w:color w:val="FF0000"/>
          <w:sz w:val="24"/>
          <w:szCs w:val="24"/>
          <w:vertAlign w:val="superscript"/>
        </w:rPr>
        <w:t>2</w:t>
      </w:r>
      <w:r w:rsidR="00500953" w:rsidRPr="00571C41">
        <w:rPr>
          <w:b/>
          <w:bCs/>
          <w:sz w:val="24"/>
        </w:rPr>
        <w:t>[</w:t>
      </w:r>
      <w:del w:id="365" w:author="Laura Hoogland" w:date="2026-01-22T14:57:00Z" w16du:dateUtc="2026-01-22T20:57:00Z">
        <w:r w:rsidRPr="00976838">
          <w:rPr>
            <w:rFonts w:cs="Arial"/>
          </w:rPr>
          <w:delText>Your</w:delText>
        </w:r>
        <w:r w:rsidR="00EE131D" w:rsidRPr="00976838">
          <w:rPr>
            <w:rFonts w:cs="Arial"/>
            <w:color w:val="FF0000"/>
            <w:szCs w:val="24"/>
            <w:vertAlign w:val="superscript"/>
          </w:rPr>
          <w:delText>CV7</w:delText>
        </w:r>
      </w:del>
      <w:ins w:id="366" w:author="Laura Hoogland" w:date="2026-01-22T14:57:00Z" w16du:dateUtc="2026-01-22T20:57:00Z">
        <w:r w:rsidRPr="00976838">
          <w:t>Your</w:t>
        </w:r>
        <w:r w:rsidR="00500953" w:rsidRPr="00500953">
          <w:rPr>
            <w:b/>
            <w:bCs/>
            <w:color w:val="FF0000"/>
            <w:sz w:val="24"/>
            <w:vertAlign w:val="superscript"/>
          </w:rPr>
          <w:t xml:space="preserve"> </w:t>
        </w:r>
        <w:r w:rsidR="00500953" w:rsidRPr="00B37216">
          <w:rPr>
            <w:b/>
            <w:bCs/>
            <w:color w:val="FF0000"/>
            <w:sz w:val="24"/>
            <w:vertAlign w:val="superscript"/>
          </w:rPr>
          <w:t>CV7</w:t>
        </w:r>
      </w:ins>
      <w:r w:rsidR="00500953" w:rsidRPr="00571C41">
        <w:rPr>
          <w:b/>
          <w:bCs/>
          <w:sz w:val="24"/>
        </w:rPr>
        <w:t>[</w:t>
      </w:r>
      <w:r w:rsidR="00500953">
        <w:t>Spouse</w:t>
      </w:r>
      <w:r w:rsidR="00500953" w:rsidRPr="00571C41">
        <w:rPr>
          <w:b/>
          <w:bCs/>
          <w:sz w:val="24"/>
        </w:rPr>
        <w:t>]</w:t>
      </w:r>
      <w:r w:rsidR="00500953">
        <w:t xml:space="preserve"> </w:t>
      </w:r>
      <w:r w:rsidR="00EE131D" w:rsidRPr="00976838">
        <w:t xml:space="preserve"> Catastrophic Disability Benefit </w:t>
      </w:r>
      <w:r w:rsidR="002B498F" w:rsidRPr="00976838">
        <w:t>P</w:t>
      </w:r>
      <w:r w:rsidR="00EE131D" w:rsidRPr="00976838">
        <w:t>ayment</w:t>
      </w:r>
      <w:r w:rsidR="008A5911" w:rsidRPr="00976838">
        <w:t xml:space="preserve"> will not be reduced by any </w:t>
      </w:r>
      <w:r w:rsidR="00CE0FCA" w:rsidRPr="00976838">
        <w:t>Deductible Sources of Income</w:t>
      </w:r>
      <w:del w:id="367" w:author="Laura Hoogland" w:date="2026-01-22T14:57:00Z" w16du:dateUtc="2026-01-22T20:57:00Z">
        <w:r w:rsidR="008A5911" w:rsidRPr="00976838">
          <w:rPr>
            <w:rFonts w:cs="Arial"/>
            <w:bCs/>
            <w:szCs w:val="24"/>
          </w:rPr>
          <w:delText>.</w:delText>
        </w:r>
        <w:r w:rsidR="00571C41" w:rsidRPr="00976838">
          <w:rPr>
            <w:rFonts w:cs="Arial"/>
            <w:szCs w:val="24"/>
          </w:rPr>
          <w:delText>]</w:delText>
        </w:r>
      </w:del>
      <w:ins w:id="368" w:author="Laura Hoogland" w:date="2026-01-22T14:57:00Z" w16du:dateUtc="2026-01-22T20:57:00Z">
        <w:r w:rsidR="008A5911" w:rsidRPr="00976838">
          <w:rPr>
            <w:bCs/>
            <w:szCs w:val="24"/>
          </w:rPr>
          <w:t>.</w:t>
        </w:r>
        <w:r w:rsidR="00500953" w:rsidRPr="00500953">
          <w:rPr>
            <w:b/>
            <w:bCs/>
            <w:sz w:val="24"/>
          </w:rPr>
          <w:t xml:space="preserve"> </w:t>
        </w:r>
        <w:r w:rsidR="00500953" w:rsidRPr="00571C41">
          <w:rPr>
            <w:b/>
            <w:bCs/>
            <w:sz w:val="24"/>
          </w:rPr>
          <w:t>]</w:t>
        </w:r>
      </w:ins>
    </w:p>
    <w:p w14:paraId="5F72B4EB" w14:textId="77777777" w:rsidR="003C4295" w:rsidRDefault="003C4295" w:rsidP="008A5911">
      <w:pPr>
        <w:pStyle w:val="Subtitle1"/>
        <w:tabs>
          <w:tab w:val="clear" w:pos="432"/>
          <w:tab w:val="left" w:pos="0"/>
        </w:tabs>
        <w:ind w:left="0" w:firstLine="0"/>
        <w:rPr>
          <w:rFonts w:ascii="Book Antiqua" w:hAnsi="Book Antiqua"/>
        </w:rPr>
      </w:pPr>
    </w:p>
    <w:p w14:paraId="1CCC12F5" w14:textId="6F98349F" w:rsidR="008A5911" w:rsidRDefault="008A5911" w:rsidP="008A5911">
      <w:pPr>
        <w:pStyle w:val="Subtitle1"/>
        <w:tabs>
          <w:tab w:val="clear" w:pos="432"/>
          <w:tab w:val="left" w:pos="0"/>
        </w:tabs>
        <w:ind w:left="0" w:firstLine="0"/>
        <w:rPr>
          <w:rFonts w:ascii="Book Antiqua" w:hAnsi="Book Antiqua"/>
        </w:rPr>
      </w:pPr>
      <w:r>
        <w:rPr>
          <w:rFonts w:ascii="Book Antiqua" w:hAnsi="Book Antiqua"/>
        </w:rPr>
        <w:t xml:space="preserve">What Information Is Needed as Proof of </w:t>
      </w:r>
      <w:r w:rsidR="00D60341">
        <w:rPr>
          <w:rFonts w:ascii="Book Antiqua" w:hAnsi="Book Antiqua"/>
        </w:rPr>
        <w:t>Your</w:t>
      </w:r>
      <w:r>
        <w:rPr>
          <w:rFonts w:ascii="Book Antiqua" w:hAnsi="Book Antiqua"/>
        </w:rPr>
        <w:t xml:space="preserve"> Claim for </w:t>
      </w:r>
      <w:r w:rsidR="007C7093" w:rsidRPr="00B37216">
        <w:rPr>
          <w:bCs/>
          <w:color w:val="FF0000"/>
          <w:vertAlign w:val="superscript"/>
        </w:rPr>
        <w:t>CV7</w:t>
      </w:r>
      <w:r w:rsidR="00571C41" w:rsidRPr="00976838">
        <w:rPr>
          <w:rFonts w:cs="Arial"/>
          <w:bCs/>
        </w:rPr>
        <w:t>[</w:t>
      </w:r>
      <w:r>
        <w:rPr>
          <w:rFonts w:ascii="Book Antiqua" w:hAnsi="Book Antiqua"/>
        </w:rPr>
        <w:t>Spouse</w:t>
      </w:r>
      <w:r w:rsidR="00571C41" w:rsidRPr="00976838">
        <w:rPr>
          <w:rFonts w:cs="Arial"/>
          <w:bCs/>
        </w:rPr>
        <w:t>]</w:t>
      </w:r>
      <w:r>
        <w:rPr>
          <w:rFonts w:ascii="Book Antiqua" w:hAnsi="Book Antiqua"/>
        </w:rPr>
        <w:t xml:space="preserve"> Catastrophic</w:t>
      </w:r>
      <w:r>
        <w:t xml:space="preserve"> </w:t>
      </w:r>
      <w:r>
        <w:rPr>
          <w:rFonts w:ascii="Book Antiqua" w:hAnsi="Book Antiqua"/>
        </w:rPr>
        <w:t xml:space="preserve">Disability </w:t>
      </w:r>
      <w:r w:rsidR="008D5390">
        <w:rPr>
          <w:rFonts w:ascii="Book Antiqua" w:hAnsi="Book Antiqua"/>
        </w:rPr>
        <w:t>Benefit</w:t>
      </w:r>
      <w:r w:rsidR="0003267C">
        <w:rPr>
          <w:rFonts w:ascii="Book Antiqua" w:hAnsi="Book Antiqua"/>
        </w:rPr>
        <w:t xml:space="preserve"> Payment</w:t>
      </w:r>
      <w:r>
        <w:rPr>
          <w:rFonts w:ascii="Book Antiqua" w:hAnsi="Book Antiqua"/>
        </w:rPr>
        <w:t>s?</w:t>
      </w:r>
    </w:p>
    <w:p w14:paraId="31552C74" w14:textId="3975E912" w:rsidR="008A5911" w:rsidRDefault="008A5911" w:rsidP="008A5911">
      <w:pPr>
        <w:pStyle w:val="2Text"/>
      </w:pPr>
      <w:commentRangeStart w:id="369"/>
      <w:commentRangeStart w:id="370"/>
      <w:commentRangeStart w:id="371"/>
      <w:commentRangeStart w:id="372"/>
      <w:r>
        <w:t>Proof of claim</w:t>
      </w:r>
      <w:r w:rsidR="00783B69">
        <w:t xml:space="preserve"> satisfactory to Prudential</w:t>
      </w:r>
      <w:r>
        <w:t xml:space="preserve">, provided at </w:t>
      </w:r>
      <w:r w:rsidR="00D60341">
        <w:t>Your</w:t>
      </w:r>
      <w:r>
        <w:t xml:space="preserve"> expense, must </w:t>
      </w:r>
      <w:r w:rsidRPr="004175B1">
        <w:t>show</w:t>
      </w:r>
      <w:r w:rsidR="00A76A99" w:rsidRPr="004175B1">
        <w:t xml:space="preserve"> </w:t>
      </w:r>
      <w:r w:rsidR="004175B1" w:rsidRPr="00987A39">
        <w:rPr>
          <w:b/>
          <w:bCs/>
          <w:color w:val="FF0000"/>
          <w:sz w:val="24"/>
          <w:szCs w:val="24"/>
          <w:vertAlign w:val="superscript"/>
        </w:rPr>
        <w:t>8</w:t>
      </w:r>
      <w:r w:rsidR="00571C41" w:rsidRPr="001935DA">
        <w:rPr>
          <w:b/>
          <w:sz w:val="24"/>
          <w:szCs w:val="24"/>
        </w:rPr>
        <w:t>[</w:t>
      </w:r>
      <w:r w:rsidRPr="004175B1">
        <w:t>:</w:t>
      </w:r>
      <w:commentRangeEnd w:id="369"/>
      <w:r w:rsidR="009A6979">
        <w:rPr>
          <w:rStyle w:val="CommentReference"/>
          <w:sz w:val="20"/>
          <w:szCs w:val="20"/>
        </w:rPr>
        <w:commentReference w:id="369"/>
      </w:r>
      <w:commentRangeEnd w:id="370"/>
      <w:r w:rsidR="00D72B6C">
        <w:rPr>
          <w:rStyle w:val="CommentReference"/>
          <w:sz w:val="20"/>
          <w:szCs w:val="20"/>
        </w:rPr>
        <w:commentReference w:id="370"/>
      </w:r>
      <w:commentRangeEnd w:id="371"/>
      <w:r w:rsidR="00B3610F">
        <w:rPr>
          <w:rStyle w:val="CommentReference"/>
          <w:sz w:val="20"/>
          <w:szCs w:val="20"/>
        </w:rPr>
        <w:commentReference w:id="371"/>
      </w:r>
      <w:commentRangeEnd w:id="372"/>
      <w:r w:rsidR="000206DD">
        <w:rPr>
          <w:rStyle w:val="CommentReference"/>
          <w:sz w:val="20"/>
          <w:szCs w:val="20"/>
        </w:rPr>
        <w:commentReference w:id="372"/>
      </w:r>
    </w:p>
    <w:p w14:paraId="0157BE9F" w14:textId="4022A9AA" w:rsidR="008A5911" w:rsidRDefault="008A5911" w:rsidP="00B37216">
      <w:pPr>
        <w:pStyle w:val="BulletD"/>
      </w:pPr>
      <w:r>
        <w:t xml:space="preserve">That </w:t>
      </w:r>
      <w:r w:rsidR="00D60341">
        <w:t>Your</w:t>
      </w:r>
      <w:r>
        <w:t xml:space="preserve"> </w:t>
      </w:r>
      <w:r w:rsidR="00F85F35"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is under the </w:t>
      </w:r>
      <w:r w:rsidR="009D3642" w:rsidRPr="00987A39">
        <w:rPr>
          <w:bCs/>
          <w:iCs/>
        </w:rPr>
        <w:t>Continuing</w:t>
      </w:r>
      <w:r w:rsidR="009D3642" w:rsidRPr="009D3642">
        <w:rPr>
          <w:b/>
          <w:i/>
        </w:rPr>
        <w:t xml:space="preserve"> </w:t>
      </w:r>
      <w:r w:rsidR="00F97EE6">
        <w:t>C</w:t>
      </w:r>
      <w:r>
        <w:t>are</w:t>
      </w:r>
      <w:r>
        <w:rPr>
          <w:b/>
          <w:i/>
        </w:rPr>
        <w:t xml:space="preserve"> </w:t>
      </w:r>
      <w:r>
        <w:t xml:space="preserve">of a </w:t>
      </w:r>
      <w:r w:rsidR="00F97EE6">
        <w:t>D</w:t>
      </w:r>
      <w:r>
        <w:t>octor.</w:t>
      </w:r>
    </w:p>
    <w:p w14:paraId="1CD2182B" w14:textId="33156378" w:rsidR="008A5911" w:rsidRDefault="008A5911" w:rsidP="00B37216">
      <w:pPr>
        <w:pStyle w:val="BulletD"/>
      </w:pPr>
      <w:r>
        <w:t xml:space="preserve">The appropriate documentation of </w:t>
      </w:r>
      <w:r w:rsidR="00D60341">
        <w:t>Your</w:t>
      </w:r>
      <w:r>
        <w:t xml:space="preserve"> </w:t>
      </w:r>
      <w:r w:rsidR="00B7251C">
        <w:t>M</w:t>
      </w:r>
      <w:r>
        <w:t xml:space="preserve">onthly </w:t>
      </w:r>
      <w:r w:rsidR="00B7251C">
        <w:t>E</w:t>
      </w:r>
      <w:r>
        <w:t>arnings.</w:t>
      </w:r>
    </w:p>
    <w:p w14:paraId="4F37B77F" w14:textId="493E4D9D" w:rsidR="008A5911" w:rsidRDefault="008A5911" w:rsidP="008863AC">
      <w:pPr>
        <w:pStyle w:val="BulletD"/>
      </w:pPr>
      <w:r w:rsidRPr="008863AC">
        <w:t>Appropriate</w:t>
      </w:r>
      <w:r>
        <w:t xml:space="preserve"> documentation that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is not working at any job during the </w:t>
      </w:r>
      <w:r w:rsidR="001158CD">
        <w:t>E</w:t>
      </w:r>
      <w:r>
        <w:t xml:space="preserve">limination </w:t>
      </w:r>
      <w:r w:rsidR="001158CD">
        <w:t>P</w:t>
      </w:r>
      <w:r>
        <w:t>eriod.</w:t>
      </w:r>
    </w:p>
    <w:p w14:paraId="7B961CBD" w14:textId="4E1F8EF1" w:rsidR="008A5911" w:rsidRDefault="008A5911" w:rsidP="00B37216">
      <w:pPr>
        <w:pStyle w:val="BulletD"/>
      </w:pPr>
      <w:r>
        <w:t xml:space="preserve">The date </w:t>
      </w:r>
      <w:r w:rsidR="00D60341">
        <w:t>Your</w:t>
      </w:r>
      <w:r>
        <w:t xml:space="preserve"> </w:t>
      </w:r>
      <w:r w:rsidR="00F85F35" w:rsidRPr="71B68AB1">
        <w:rPr>
          <w:b/>
          <w:color w:val="FF0000"/>
          <w:sz w:val="24"/>
          <w:szCs w:val="24"/>
          <w:vertAlign w:val="superscript"/>
        </w:rPr>
        <w:t>CV7</w:t>
      </w:r>
      <w:r w:rsidR="00571C41" w:rsidRPr="71B68AB1">
        <w:rPr>
          <w:b/>
          <w:sz w:val="24"/>
          <w:szCs w:val="24"/>
        </w:rPr>
        <w:t>[</w:t>
      </w:r>
      <w:r w:rsidR="006340F3">
        <w:t>Spouse</w:t>
      </w:r>
      <w:r w:rsidR="00571C41" w:rsidRPr="71B68AB1">
        <w:rPr>
          <w:b/>
          <w:sz w:val="24"/>
          <w:szCs w:val="24"/>
        </w:rPr>
        <w:t>]</w:t>
      </w:r>
      <w:r>
        <w:t xml:space="preserve"> </w:t>
      </w:r>
      <w:r w:rsidR="007C247D">
        <w:t xml:space="preserve">became </w:t>
      </w:r>
      <w:r w:rsidR="61E0C904">
        <w:t>C</w:t>
      </w:r>
      <w:r>
        <w:t>atastrophic</w:t>
      </w:r>
      <w:r w:rsidR="00872082">
        <w:t>ally</w:t>
      </w:r>
      <w:r>
        <w:t xml:space="preserve"> </w:t>
      </w:r>
      <w:r w:rsidR="6BA3BB38">
        <w:t>D</w:t>
      </w:r>
      <w:r>
        <w:t>isab</w:t>
      </w:r>
      <w:r w:rsidR="00D35189">
        <w:t>led</w:t>
      </w:r>
      <w:r>
        <w:t>.</w:t>
      </w:r>
    </w:p>
    <w:p w14:paraId="33E4B325" w14:textId="556036E5" w:rsidR="008A5911" w:rsidRDefault="008A5911" w:rsidP="00B37216">
      <w:pPr>
        <w:pStyle w:val="BulletD"/>
      </w:pPr>
      <w:r>
        <w:t>Appropriate documentation of the disabling disorder.</w:t>
      </w:r>
    </w:p>
    <w:p w14:paraId="23A4E327" w14:textId="1FC3DC94" w:rsidR="008A5911" w:rsidRDefault="008A5911" w:rsidP="00B37216">
      <w:pPr>
        <w:pStyle w:val="BulletD"/>
      </w:pPr>
      <w:r>
        <w:t xml:space="preserve">The extent </w:t>
      </w:r>
      <w:r w:rsidR="00502834">
        <w:t xml:space="preserve">to which </w:t>
      </w:r>
      <w:r w:rsidR="00D60341">
        <w:t>Your</w:t>
      </w:r>
      <w:r>
        <w:t xml:space="preserve"> </w:t>
      </w:r>
      <w:r w:rsidR="00F85F35" w:rsidRPr="71B68AB1">
        <w:rPr>
          <w:b/>
          <w:color w:val="FF0000"/>
          <w:sz w:val="24"/>
          <w:szCs w:val="24"/>
          <w:vertAlign w:val="superscript"/>
        </w:rPr>
        <w:t>CV7</w:t>
      </w:r>
      <w:r w:rsidR="00571C41" w:rsidRPr="71B68AB1">
        <w:rPr>
          <w:b/>
          <w:sz w:val="24"/>
          <w:szCs w:val="24"/>
        </w:rPr>
        <w:t>[</w:t>
      </w:r>
      <w:r w:rsidR="006340F3">
        <w:t>Spouse</w:t>
      </w:r>
      <w:r w:rsidR="00571C41" w:rsidRPr="71B68AB1">
        <w:rPr>
          <w:b/>
          <w:sz w:val="24"/>
          <w:szCs w:val="24"/>
        </w:rPr>
        <w:t>]</w:t>
      </w:r>
      <w:r>
        <w:t xml:space="preserve"> </w:t>
      </w:r>
      <w:r w:rsidR="00DF4BDA">
        <w:t xml:space="preserve">is </w:t>
      </w:r>
      <w:r w:rsidR="446624AA">
        <w:t>C</w:t>
      </w:r>
      <w:r>
        <w:t>atastrophic</w:t>
      </w:r>
      <w:r w:rsidR="000F7061">
        <w:t>ally</w:t>
      </w:r>
      <w:r>
        <w:t xml:space="preserve"> </w:t>
      </w:r>
      <w:r w:rsidR="2B610679">
        <w:t>D</w:t>
      </w:r>
      <w:r>
        <w:t>isab</w:t>
      </w:r>
      <w:r w:rsidR="00DF4BDA">
        <w:t>led</w:t>
      </w:r>
      <w:r>
        <w:t xml:space="preserve">, including restrictions and limitations preventing </w:t>
      </w:r>
      <w:r w:rsidR="00D60341">
        <w:t>Your</w:t>
      </w:r>
      <w:r>
        <w:t xml:space="preserve"> </w:t>
      </w:r>
      <w:r w:rsidR="00F85F35" w:rsidRPr="71B68AB1">
        <w:rPr>
          <w:b/>
          <w:color w:val="FF0000"/>
          <w:sz w:val="24"/>
          <w:szCs w:val="24"/>
          <w:vertAlign w:val="superscript"/>
        </w:rPr>
        <w:t>CV7</w:t>
      </w:r>
      <w:r w:rsidR="00571C41" w:rsidRPr="71B68AB1">
        <w:rPr>
          <w:b/>
          <w:sz w:val="24"/>
          <w:szCs w:val="24"/>
        </w:rPr>
        <w:t>[</w:t>
      </w:r>
      <w:r w:rsidR="006340F3">
        <w:t>Spouse</w:t>
      </w:r>
      <w:r w:rsidR="00571C41" w:rsidRPr="71B68AB1">
        <w:rPr>
          <w:b/>
          <w:sz w:val="24"/>
          <w:szCs w:val="24"/>
        </w:rPr>
        <w:t>]</w:t>
      </w:r>
      <w:r>
        <w:t xml:space="preserve"> from safely performing any </w:t>
      </w:r>
      <w:r w:rsidR="00414CB6" w:rsidRPr="00987A39">
        <w:t>Activities of Daily Living</w:t>
      </w:r>
      <w:r>
        <w:t>.</w:t>
      </w:r>
    </w:p>
    <w:p w14:paraId="5D695162" w14:textId="267288A2" w:rsidR="008A5911" w:rsidRDefault="008A5911" w:rsidP="00B37216">
      <w:pPr>
        <w:pStyle w:val="BulletD"/>
      </w:pPr>
      <w:r>
        <w:t xml:space="preserve">The name and address of any </w:t>
      </w:r>
      <w:r w:rsidR="00883C06" w:rsidRPr="00B37216">
        <w:rPr>
          <w:bCs/>
          <w:iCs/>
        </w:rPr>
        <w:t>H</w:t>
      </w:r>
      <w:r w:rsidRPr="00B37216">
        <w:rPr>
          <w:bCs/>
          <w:iCs/>
        </w:rPr>
        <w:t xml:space="preserve">ospital or </w:t>
      </w:r>
      <w:r w:rsidR="00883C06" w:rsidRPr="00B37216">
        <w:rPr>
          <w:bCs/>
          <w:iCs/>
        </w:rPr>
        <w:t>Institution</w:t>
      </w:r>
      <w:r w:rsidR="00883C06">
        <w:t xml:space="preserve"> </w:t>
      </w:r>
      <w:r>
        <w:t xml:space="preserve">where </w:t>
      </w:r>
      <w:r w:rsidR="00D60341">
        <w:t>Your</w:t>
      </w:r>
      <w:r>
        <w:t xml:space="preserve"> </w:t>
      </w:r>
      <w:r w:rsidR="00F85F35"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received treatment, including all  </w:t>
      </w:r>
      <w:r w:rsidR="00C459D7">
        <w:t>D</w:t>
      </w:r>
      <w:r>
        <w:t>octors.</w:t>
      </w:r>
    </w:p>
    <w:p w14:paraId="66721FC9" w14:textId="5C915BBC" w:rsidR="008A5911" w:rsidRDefault="008A5911" w:rsidP="00B37216">
      <w:pPr>
        <w:pStyle w:val="BulletD"/>
      </w:pPr>
      <w:r>
        <w:t xml:space="preserve">The name and address of any </w:t>
      </w:r>
      <w:r w:rsidR="00C459D7">
        <w:t>D</w:t>
      </w:r>
      <w:r>
        <w:t xml:space="preserve">octor </w:t>
      </w:r>
      <w:r w:rsidR="00D60341">
        <w:t>Your</w:t>
      </w:r>
      <w:r>
        <w:t xml:space="preserve"> </w:t>
      </w:r>
      <w:r w:rsidR="001166ED"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has seen.</w:t>
      </w:r>
      <w:r w:rsidR="00571C41" w:rsidRPr="00571C41">
        <w:rPr>
          <w:b/>
          <w:bCs/>
          <w:sz w:val="24"/>
        </w:rPr>
        <w:t>]</w:t>
      </w:r>
    </w:p>
    <w:p w14:paraId="14DFBD24" w14:textId="775CE125" w:rsidR="008A5911" w:rsidRDefault="008A5911" w:rsidP="008A5911">
      <w:pPr>
        <w:pStyle w:val="2Text"/>
      </w:pPr>
      <w:r>
        <w:t xml:space="preserve">Prudential will assess </w:t>
      </w:r>
      <w:r w:rsidR="00D60341">
        <w:t>Your</w:t>
      </w:r>
      <w:r>
        <w:t xml:space="preserve"> </w:t>
      </w:r>
      <w:r w:rsidR="001166ED" w:rsidRPr="00B37216">
        <w:rPr>
          <w:b/>
          <w:bCs/>
          <w:color w:val="FF0000"/>
          <w:sz w:val="24"/>
          <w:vertAlign w:val="superscript"/>
        </w:rPr>
        <w:t>CV7</w:t>
      </w:r>
      <w:r w:rsidR="00571C41" w:rsidRPr="00571C41">
        <w:rPr>
          <w:b/>
          <w:bCs/>
          <w:sz w:val="24"/>
        </w:rPr>
        <w:t>[</w:t>
      </w:r>
      <w:r w:rsidR="006340F3">
        <w:t>Spouse</w:t>
      </w:r>
      <w:r>
        <w:t>’s</w:t>
      </w:r>
      <w:r w:rsidR="00571C41" w:rsidRPr="00571C41">
        <w:rPr>
          <w:b/>
          <w:bCs/>
          <w:sz w:val="24"/>
        </w:rPr>
        <w:t>]</w:t>
      </w:r>
      <w:r>
        <w:t xml:space="preserve"> ability to work and the extent to which </w:t>
      </w:r>
      <w:r w:rsidR="00D60341">
        <w:t>Your</w:t>
      </w:r>
      <w:r>
        <w:t xml:space="preserve"> </w:t>
      </w:r>
      <w:r w:rsidR="001166ED"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is able to work by considering the facts and opinions from:</w:t>
      </w:r>
    </w:p>
    <w:p w14:paraId="68554AE8" w14:textId="41364592" w:rsidR="008A5911" w:rsidRDefault="00D60341" w:rsidP="008A5911">
      <w:pPr>
        <w:pStyle w:val="BulletD"/>
      </w:pPr>
      <w:r>
        <w:t>Your</w:t>
      </w:r>
      <w:r w:rsidR="008A5911">
        <w:t xml:space="preserve"> </w:t>
      </w:r>
      <w:r w:rsidR="001166ED" w:rsidRPr="00B37216">
        <w:rPr>
          <w:b/>
          <w:bCs/>
          <w:color w:val="FF0000"/>
          <w:sz w:val="24"/>
          <w:vertAlign w:val="superscript"/>
        </w:rPr>
        <w:t>CV7</w:t>
      </w:r>
      <w:r w:rsidR="00571C41" w:rsidRPr="00571C41">
        <w:rPr>
          <w:b/>
          <w:bCs/>
          <w:sz w:val="24"/>
        </w:rPr>
        <w:t>[</w:t>
      </w:r>
      <w:r w:rsidR="006340F3">
        <w:t>Spouse</w:t>
      </w:r>
      <w:r w:rsidR="008A5911">
        <w:t>’s</w:t>
      </w:r>
      <w:r w:rsidR="00571C41" w:rsidRPr="00571C41">
        <w:rPr>
          <w:b/>
          <w:bCs/>
          <w:sz w:val="24"/>
        </w:rPr>
        <w:t>]</w:t>
      </w:r>
      <w:r w:rsidR="008A5911">
        <w:t xml:space="preserve"> </w:t>
      </w:r>
      <w:r w:rsidR="00C459D7">
        <w:t>D</w:t>
      </w:r>
      <w:r w:rsidR="008A5911">
        <w:t>octors; and</w:t>
      </w:r>
    </w:p>
    <w:p w14:paraId="1A664149" w14:textId="5FB1C06B" w:rsidR="008A5911" w:rsidRDefault="00BB45C7" w:rsidP="008A5911">
      <w:pPr>
        <w:pStyle w:val="BulletD"/>
      </w:pPr>
      <w:r>
        <w:t>Doctor</w:t>
      </w:r>
      <w:r w:rsidR="008A5911">
        <w:t xml:space="preserve">s, other medical practitioners or vocational experts of </w:t>
      </w:r>
      <w:r w:rsidR="003B254A">
        <w:t>Our</w:t>
      </w:r>
      <w:r w:rsidR="008A5911">
        <w:t xml:space="preserve"> choice.</w:t>
      </w:r>
    </w:p>
    <w:p w14:paraId="54637022" w14:textId="78BEEC91" w:rsidR="008A5911" w:rsidRDefault="008A5911" w:rsidP="008A5911">
      <w:pPr>
        <w:pStyle w:val="2Text"/>
      </w:pPr>
      <w:r>
        <w:t xml:space="preserve">When </w:t>
      </w:r>
      <w:r w:rsidR="003B254A">
        <w:t>We</w:t>
      </w:r>
      <w:r>
        <w:t xml:space="preserve"> require </w:t>
      </w:r>
      <w:r w:rsidR="00D60341">
        <w:t>Your</w:t>
      </w:r>
      <w:r>
        <w:t xml:space="preserve"> </w:t>
      </w:r>
      <w:r w:rsidR="00CE6C90"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to be examined by </w:t>
      </w:r>
      <w:r w:rsidR="008D521F">
        <w:t>Doctor</w:t>
      </w:r>
      <w:r>
        <w:t xml:space="preserve">s, other medical practitioners or vocational experts of </w:t>
      </w:r>
      <w:r w:rsidR="003B254A">
        <w:t>Our</w:t>
      </w:r>
      <w:r>
        <w:t xml:space="preserve"> choice, Prudential will pay for these examinations. </w:t>
      </w:r>
      <w:commentRangeStart w:id="373"/>
      <w:commentRangeStart w:id="374"/>
      <w:r>
        <w:t>We can require examinations as often as it is reasonable to do so</w:t>
      </w:r>
      <w:del w:id="375" w:author="Laura Hoogland" w:date="2026-01-22T14:57:00Z" w16du:dateUtc="2026-01-22T20:57:00Z">
        <w:r>
          <w:delText>.</w:delText>
        </w:r>
      </w:del>
      <w:ins w:id="376" w:author="Laura Hoogland" w:date="2026-01-22T14:57:00Z" w16du:dateUtc="2026-01-22T20:57:00Z">
        <w:r w:rsidR="00E47B65">
          <w:t xml:space="preserve"> </w:t>
        </w:r>
        <w:r w:rsidR="009A3636" w:rsidRPr="009A3636">
          <w:t>while a claim is pending approval and/or is approved</w:t>
        </w:r>
        <w:commentRangeEnd w:id="373"/>
        <w:r w:rsidR="00C165D9">
          <w:rPr>
            <w:rStyle w:val="CommentReference"/>
            <w:sz w:val="20"/>
            <w:szCs w:val="20"/>
          </w:rPr>
          <w:commentReference w:id="373"/>
        </w:r>
        <w:commentRangeEnd w:id="374"/>
        <w:r w:rsidR="006F5B15">
          <w:rPr>
            <w:rStyle w:val="CommentReference"/>
            <w:sz w:val="20"/>
            <w:szCs w:val="20"/>
          </w:rPr>
          <w:commentReference w:id="374"/>
        </w:r>
        <w:r>
          <w:t>.</w:t>
        </w:r>
      </w:ins>
      <w:r>
        <w:t xml:space="preserve"> We may also require </w:t>
      </w:r>
      <w:r w:rsidR="00D60341">
        <w:t>Your</w:t>
      </w:r>
      <w:r>
        <w:t xml:space="preserve"> </w:t>
      </w:r>
      <w:r w:rsidR="00CE6C90"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to be interviewed by an authorized </w:t>
      </w:r>
      <w:r w:rsidR="00406D31">
        <w:t>P</w:t>
      </w:r>
      <w:r>
        <w:t xml:space="preserve">rudential </w:t>
      </w:r>
      <w:r w:rsidR="00406D31">
        <w:t>r</w:t>
      </w:r>
      <w:r>
        <w:t xml:space="preserve">epresentative. Refusal to be examined or interviewed may result in denial or termination of </w:t>
      </w:r>
      <w:r w:rsidR="00D60341">
        <w:t>Your</w:t>
      </w:r>
      <w:r>
        <w:t xml:space="preserve"> claim.</w:t>
      </w:r>
    </w:p>
    <w:p w14:paraId="2ED5FC61" w14:textId="4F8667AB" w:rsidR="008A5911" w:rsidRDefault="008A5911" w:rsidP="008A5911">
      <w:pPr>
        <w:pStyle w:val="2Text"/>
      </w:pPr>
      <w:r>
        <w:t xml:space="preserve">We may request that </w:t>
      </w:r>
      <w:r w:rsidR="00831858">
        <w:t>You</w:t>
      </w:r>
      <w:r>
        <w:t xml:space="preserve"> send</w:t>
      </w:r>
      <w:r w:rsidR="005767B8" w:rsidRPr="005767B8">
        <w:rPr>
          <w:bCs/>
        </w:rPr>
        <w:t xml:space="preserve"> </w:t>
      </w:r>
      <w:r>
        <w:t xml:space="preserve">proof of </w:t>
      </w:r>
      <w:r w:rsidR="00E10A91">
        <w:t xml:space="preserve">Your </w:t>
      </w:r>
      <w:r w:rsidR="00E10A91" w:rsidRPr="71B68AB1">
        <w:rPr>
          <w:b/>
          <w:color w:val="FF0000"/>
          <w:sz w:val="24"/>
          <w:szCs w:val="24"/>
          <w:vertAlign w:val="superscript"/>
        </w:rPr>
        <w:t>CV7</w:t>
      </w:r>
      <w:r w:rsidR="00E10A91" w:rsidRPr="71B68AB1">
        <w:rPr>
          <w:b/>
          <w:sz w:val="24"/>
          <w:szCs w:val="24"/>
        </w:rPr>
        <w:t>[</w:t>
      </w:r>
      <w:r w:rsidR="00E10A91">
        <w:t>Spouse</w:t>
      </w:r>
      <w:r w:rsidR="00E10A91" w:rsidRPr="71B68AB1">
        <w:rPr>
          <w:b/>
          <w:sz w:val="24"/>
          <w:szCs w:val="24"/>
        </w:rPr>
        <w:t>]</w:t>
      </w:r>
      <w:r w:rsidR="00E10A91">
        <w:t xml:space="preserve"> </w:t>
      </w:r>
      <w:r w:rsidR="00340151">
        <w:t xml:space="preserve">being </w:t>
      </w:r>
      <w:r>
        <w:t>continu</w:t>
      </w:r>
      <w:r w:rsidR="00431ED2">
        <w:t>ously</w:t>
      </w:r>
      <w:r>
        <w:t xml:space="preserve"> </w:t>
      </w:r>
      <w:r w:rsidR="3DC85743">
        <w:t>C</w:t>
      </w:r>
      <w:r w:rsidR="00FF5545">
        <w:t>atastrophic</w:t>
      </w:r>
      <w:r w:rsidR="009A19BA">
        <w:t>ally</w:t>
      </w:r>
      <w:r w:rsidR="00FF5545">
        <w:t xml:space="preserve"> </w:t>
      </w:r>
      <w:r w:rsidR="4C9B8E12">
        <w:t>D</w:t>
      </w:r>
      <w:r>
        <w:t>isab</w:t>
      </w:r>
      <w:r w:rsidR="009A19BA">
        <w:t>led</w:t>
      </w:r>
      <w:r>
        <w:t xml:space="preserve">, satisfactory to Prudential, indicating that </w:t>
      </w:r>
      <w:r w:rsidR="00D60341">
        <w:t>Your</w:t>
      </w:r>
      <w:r>
        <w:t xml:space="preserve"> </w:t>
      </w:r>
      <w:r w:rsidR="00CE6C90" w:rsidRPr="71B68AB1">
        <w:rPr>
          <w:b/>
          <w:color w:val="FF0000"/>
          <w:sz w:val="24"/>
          <w:szCs w:val="24"/>
          <w:vertAlign w:val="superscript"/>
        </w:rPr>
        <w:t>CV7</w:t>
      </w:r>
      <w:r w:rsidR="00571C41" w:rsidRPr="71B68AB1">
        <w:rPr>
          <w:b/>
          <w:sz w:val="24"/>
          <w:szCs w:val="24"/>
        </w:rPr>
        <w:t>[</w:t>
      </w:r>
      <w:r w:rsidR="006340F3">
        <w:t>Spouse</w:t>
      </w:r>
      <w:r w:rsidR="00571C41" w:rsidRPr="71B68AB1">
        <w:rPr>
          <w:b/>
          <w:sz w:val="24"/>
          <w:szCs w:val="24"/>
        </w:rPr>
        <w:t>]</w:t>
      </w:r>
      <w:r>
        <w:t xml:space="preserve"> is under the </w:t>
      </w:r>
      <w:r w:rsidR="009D3642" w:rsidRPr="009D3642">
        <w:rPr>
          <w:bCs/>
          <w:iCs/>
        </w:rPr>
        <w:t>Continuing</w:t>
      </w:r>
      <w:r w:rsidR="009D3642" w:rsidRPr="009D3642">
        <w:rPr>
          <w:b/>
          <w:i/>
        </w:rPr>
        <w:t xml:space="preserve"> </w:t>
      </w:r>
      <w:r w:rsidR="005E33DE">
        <w:t>C</w:t>
      </w:r>
      <w:r>
        <w:t xml:space="preserve">are of a </w:t>
      </w:r>
      <w:r w:rsidR="005E33DE">
        <w:t>Do</w:t>
      </w:r>
      <w:r>
        <w:t xml:space="preserve">ctor. In some cases, </w:t>
      </w:r>
      <w:r w:rsidR="00043F78" w:rsidRPr="71B68AB1">
        <w:rPr>
          <w:b/>
          <w:color w:val="FF0000"/>
          <w:sz w:val="24"/>
          <w:szCs w:val="24"/>
          <w:vertAlign w:val="superscript"/>
        </w:rPr>
        <w:t>CV7</w:t>
      </w:r>
      <w:r w:rsidR="00043F78" w:rsidRPr="71B68AB1">
        <w:rPr>
          <w:b/>
          <w:sz w:val="24"/>
          <w:szCs w:val="24"/>
        </w:rPr>
        <w:t>[</w:t>
      </w:r>
      <w:r w:rsidR="00043F78">
        <w:t>Your Spouse</w:t>
      </w:r>
      <w:r w:rsidR="00616A3A" w:rsidRPr="71B68AB1">
        <w:rPr>
          <w:b/>
          <w:sz w:val="24"/>
          <w:szCs w:val="24"/>
        </w:rPr>
        <w:t>]</w:t>
      </w:r>
      <w:r>
        <w:t xml:space="preserve"> will be required to give Prudential authorization to obtain additional medical information, and to provide non-medical information (e.g., </w:t>
      </w:r>
      <w:r w:rsidRPr="71B68AB1">
        <w:rPr>
          <w:b/>
          <w:color w:val="FF0000"/>
          <w:sz w:val="24"/>
          <w:szCs w:val="24"/>
          <w:vertAlign w:val="superscript"/>
        </w:rPr>
        <w:t>3</w:t>
      </w:r>
      <w:r w:rsidR="00571C41" w:rsidRPr="71B68AB1">
        <w:rPr>
          <w:b/>
          <w:sz w:val="24"/>
          <w:szCs w:val="24"/>
        </w:rPr>
        <w:t>[</w:t>
      </w:r>
      <w:r>
        <w:t xml:space="preserve">copies of </w:t>
      </w:r>
      <w:r w:rsidR="00616A3A" w:rsidRPr="71B68AB1">
        <w:rPr>
          <w:b/>
          <w:color w:val="FF0000"/>
          <w:sz w:val="24"/>
          <w:szCs w:val="24"/>
          <w:vertAlign w:val="superscript"/>
        </w:rPr>
        <w:t>CV7</w:t>
      </w:r>
      <w:r w:rsidR="00616A3A" w:rsidRPr="71B68AB1">
        <w:rPr>
          <w:b/>
          <w:sz w:val="24"/>
          <w:szCs w:val="24"/>
        </w:rPr>
        <w:t>[</w:t>
      </w:r>
      <w:r w:rsidR="00616A3A">
        <w:t>Your Spouse’s</w:t>
      </w:r>
      <w:r w:rsidR="00616A3A" w:rsidRPr="71B68AB1">
        <w:rPr>
          <w:b/>
          <w:sz w:val="24"/>
          <w:szCs w:val="24"/>
        </w:rPr>
        <w:t>]</w:t>
      </w:r>
      <w:r w:rsidR="00616A3A">
        <w:t xml:space="preserve"> </w:t>
      </w:r>
      <w:r w:rsidR="00616A3A" w:rsidDel="00043F78">
        <w:t xml:space="preserve"> </w:t>
      </w:r>
      <w:r>
        <w:t xml:space="preserve"> IRS federal income tax return, W-2’s and 1099’s</w:t>
      </w:r>
      <w:r w:rsidR="00571C41" w:rsidRPr="71B68AB1">
        <w:rPr>
          <w:b/>
          <w:sz w:val="24"/>
          <w:szCs w:val="24"/>
        </w:rPr>
        <w:t>]</w:t>
      </w:r>
      <w:r>
        <w:t xml:space="preserve">) as part of </w:t>
      </w:r>
      <w:r w:rsidR="004724E7" w:rsidRPr="71B68AB1">
        <w:rPr>
          <w:b/>
          <w:color w:val="FF0000"/>
          <w:sz w:val="24"/>
          <w:szCs w:val="24"/>
          <w:vertAlign w:val="superscript"/>
        </w:rPr>
        <w:t>CV7</w:t>
      </w:r>
      <w:r w:rsidR="004724E7" w:rsidRPr="71B68AB1">
        <w:rPr>
          <w:b/>
          <w:sz w:val="24"/>
          <w:szCs w:val="24"/>
        </w:rPr>
        <w:t>[</w:t>
      </w:r>
      <w:r w:rsidR="00D60341">
        <w:t>Your</w:t>
      </w:r>
      <w:r w:rsidR="004724E7">
        <w:t xml:space="preserve"> Spouse’s</w:t>
      </w:r>
      <w:r w:rsidR="004724E7" w:rsidRPr="71B68AB1">
        <w:rPr>
          <w:b/>
          <w:sz w:val="24"/>
          <w:szCs w:val="24"/>
        </w:rPr>
        <w:t>]</w:t>
      </w:r>
      <w:r w:rsidR="006224EF" w:rsidRPr="006224EF">
        <w:rPr>
          <w:bCs/>
        </w:rPr>
        <w:t xml:space="preserve"> </w:t>
      </w:r>
      <w:r w:rsidR="006224EF">
        <w:rPr>
          <w:bCs/>
        </w:rPr>
        <w:t>satisfactory</w:t>
      </w:r>
      <w:r>
        <w:t xml:space="preserve"> proof of claim, or</w:t>
      </w:r>
      <w:r w:rsidR="006224EF" w:rsidRPr="006224EF">
        <w:rPr>
          <w:bCs/>
        </w:rPr>
        <w:t xml:space="preserve"> </w:t>
      </w:r>
      <w:r w:rsidR="006224EF">
        <w:rPr>
          <w:bCs/>
        </w:rPr>
        <w:t>satisfactory</w:t>
      </w:r>
      <w:r>
        <w:t xml:space="preserve"> proof of </w:t>
      </w:r>
      <w:r w:rsidR="00620A65">
        <w:t>being</w:t>
      </w:r>
      <w:r>
        <w:t xml:space="preserve"> </w:t>
      </w:r>
      <w:r w:rsidR="00620A65">
        <w:t>continuously Catastrophically Disabled</w:t>
      </w:r>
      <w:del w:id="377" w:author="Laura Hoogland" w:date="2026-01-22T14:57:00Z" w16du:dateUtc="2026-01-22T20:57:00Z">
        <w:r w:rsidR="00620A65">
          <w:delText>,</w:delText>
        </w:r>
        <w:r>
          <w:delText>.</w:delText>
        </w:r>
      </w:del>
      <w:ins w:id="378" w:author="Laura Hoogland" w:date="2026-01-22T14:57:00Z" w16du:dateUtc="2026-01-22T20:57:00Z">
        <w:r>
          <w:t>.</w:t>
        </w:r>
      </w:ins>
      <w:r>
        <w:t xml:space="preserve"> This</w:t>
      </w:r>
      <w:r w:rsidR="006224EF" w:rsidRPr="006224EF">
        <w:rPr>
          <w:bCs/>
        </w:rPr>
        <w:t xml:space="preserve"> </w:t>
      </w:r>
      <w:r w:rsidR="006224EF">
        <w:rPr>
          <w:bCs/>
        </w:rPr>
        <w:t>satisfactory</w:t>
      </w:r>
      <w:r>
        <w:t xml:space="preserve"> proof, provided at </w:t>
      </w:r>
      <w:r w:rsidR="00D60341">
        <w:t>Your</w:t>
      </w:r>
      <w:r>
        <w:t xml:space="preserve"> expense, must be received within </w:t>
      </w:r>
      <w:r w:rsidR="00535DEA" w:rsidRPr="00987A39">
        <w:rPr>
          <w:b/>
          <w:bCs/>
          <w:color w:val="FF0000"/>
          <w:sz w:val="24"/>
          <w:szCs w:val="24"/>
          <w:vertAlign w:val="superscript"/>
        </w:rPr>
        <w:t>3</w:t>
      </w:r>
      <w:r w:rsidR="00535DEA">
        <w:rPr>
          <w:b/>
          <w:bCs/>
          <w:color w:val="FF0000"/>
          <w:sz w:val="24"/>
          <w:szCs w:val="24"/>
          <w:vertAlign w:val="superscript"/>
        </w:rPr>
        <w:t>b</w:t>
      </w:r>
      <w:r w:rsidR="00571C41" w:rsidRPr="71B68AB1">
        <w:rPr>
          <w:b/>
          <w:sz w:val="24"/>
          <w:szCs w:val="24"/>
        </w:rPr>
        <w:t>[</w:t>
      </w:r>
      <w:r>
        <w:t>30 days</w:t>
      </w:r>
      <w:r w:rsidR="00571C41" w:rsidRPr="71B68AB1">
        <w:rPr>
          <w:b/>
          <w:sz w:val="24"/>
          <w:szCs w:val="24"/>
        </w:rPr>
        <w:t>]</w:t>
      </w:r>
      <w:r>
        <w:t xml:space="preserve"> of </w:t>
      </w:r>
      <w:r w:rsidR="00924BF0">
        <w:t>Our request</w:t>
      </w:r>
      <w:r>
        <w:t xml:space="preserve">. Prudential will deny </w:t>
      </w:r>
      <w:r w:rsidR="00D60341">
        <w:t>Your</w:t>
      </w:r>
      <w:r>
        <w:t xml:space="preserve"> </w:t>
      </w:r>
      <w:r w:rsidR="009A21F1">
        <w:t>claim for</w:t>
      </w:r>
      <w:r>
        <w:t xml:space="preserve"> </w:t>
      </w:r>
      <w:r w:rsidR="00CE6C90" w:rsidRPr="71B68AB1">
        <w:rPr>
          <w:b/>
          <w:color w:val="FF0000"/>
          <w:sz w:val="24"/>
          <w:szCs w:val="24"/>
          <w:vertAlign w:val="superscript"/>
        </w:rPr>
        <w:t>CV7</w:t>
      </w:r>
      <w:r w:rsidR="00571C41" w:rsidRPr="71B68AB1">
        <w:rPr>
          <w:b/>
          <w:sz w:val="24"/>
          <w:szCs w:val="24"/>
        </w:rPr>
        <w:t>[</w:t>
      </w:r>
      <w:r w:rsidR="006340F3">
        <w:t>Spouse</w:t>
      </w:r>
      <w:r w:rsidR="00571C41" w:rsidRPr="71B68AB1">
        <w:rPr>
          <w:b/>
          <w:sz w:val="24"/>
          <w:szCs w:val="24"/>
        </w:rPr>
        <w:t>]</w:t>
      </w:r>
      <w:r>
        <w:t xml:space="preserve"> </w:t>
      </w:r>
      <w:r w:rsidR="42528FD0">
        <w:t>C</w:t>
      </w:r>
      <w:r>
        <w:t xml:space="preserve">atastrophic </w:t>
      </w:r>
      <w:r w:rsidR="4C92C97B">
        <w:lastRenderedPageBreak/>
        <w:t>D</w:t>
      </w:r>
      <w:r>
        <w:t xml:space="preserve">isability </w:t>
      </w:r>
      <w:r w:rsidR="009A21F1">
        <w:t>Benefits</w:t>
      </w:r>
      <w:r>
        <w:t xml:space="preserve"> or stop sending </w:t>
      </w:r>
      <w:r w:rsidR="00831858">
        <w:t>Y</w:t>
      </w:r>
      <w:r w:rsidR="00350306">
        <w:t xml:space="preserve">ou </w:t>
      </w:r>
      <w:r w:rsidR="00350306" w:rsidRPr="71B68AB1">
        <w:rPr>
          <w:b/>
          <w:color w:val="FF0000"/>
          <w:sz w:val="24"/>
          <w:szCs w:val="24"/>
          <w:vertAlign w:val="superscript"/>
        </w:rPr>
        <w:t>CV7</w:t>
      </w:r>
      <w:r w:rsidR="00350306" w:rsidRPr="71B68AB1">
        <w:rPr>
          <w:b/>
          <w:sz w:val="24"/>
          <w:szCs w:val="24"/>
        </w:rPr>
        <w:t>[</w:t>
      </w:r>
      <w:r w:rsidR="00350306">
        <w:t>Spouse</w:t>
      </w:r>
      <w:r w:rsidR="00350306" w:rsidRPr="71B68AB1">
        <w:rPr>
          <w:b/>
          <w:sz w:val="24"/>
          <w:szCs w:val="24"/>
        </w:rPr>
        <w:t>]</w:t>
      </w:r>
      <w:r w:rsidR="00350306">
        <w:t xml:space="preserve"> Catastrophic Disability </w:t>
      </w:r>
      <w:r w:rsidR="001343A4">
        <w:t>B</w:t>
      </w:r>
      <w:r w:rsidR="008D5390">
        <w:t>enefit</w:t>
      </w:r>
      <w:r w:rsidR="0003267C" w:rsidRPr="0003267C">
        <w:t xml:space="preserve"> </w:t>
      </w:r>
      <w:r w:rsidR="002B498F">
        <w:t>P</w:t>
      </w:r>
      <w:r w:rsidR="0003267C">
        <w:t>ayment</w:t>
      </w:r>
      <w:r>
        <w:t>s if the appropriate information is not submitted.</w:t>
      </w:r>
    </w:p>
    <w:p w14:paraId="756B3262" w14:textId="69FC56D0" w:rsidR="008A5911" w:rsidRDefault="008A5911" w:rsidP="008A5911">
      <w:pPr>
        <w:pStyle w:val="2Text"/>
      </w:pPr>
      <w:r>
        <w:rPr>
          <w:b/>
          <w:i/>
        </w:rPr>
        <w:t xml:space="preserve">Hospital or </w:t>
      </w:r>
      <w:r w:rsidR="00702B61">
        <w:rPr>
          <w:b/>
          <w:i/>
        </w:rPr>
        <w:t>I</w:t>
      </w:r>
      <w:r>
        <w:rPr>
          <w:b/>
          <w:i/>
        </w:rPr>
        <w:t>nstitution</w:t>
      </w:r>
      <w:r>
        <w:rPr>
          <w:b/>
        </w:rPr>
        <w:t xml:space="preserve"> </w:t>
      </w:r>
      <w:r w:rsidR="00D5080F" w:rsidRPr="00B37216">
        <w:t xml:space="preserve">for the purpose of the </w:t>
      </w:r>
      <w:r w:rsidR="00D5080F" w:rsidRPr="5BBCA9D1">
        <w:rPr>
          <w:b/>
          <w:color w:val="FF0000"/>
          <w:sz w:val="24"/>
          <w:szCs w:val="24"/>
          <w:vertAlign w:val="superscript"/>
        </w:rPr>
        <w:t>CV7</w:t>
      </w:r>
      <w:r w:rsidR="00D5080F" w:rsidRPr="5BBCA9D1">
        <w:rPr>
          <w:b/>
          <w:sz w:val="24"/>
          <w:szCs w:val="24"/>
        </w:rPr>
        <w:t>[</w:t>
      </w:r>
      <w:r w:rsidR="00D5080F" w:rsidRPr="00B37216">
        <w:t>Spouse</w:t>
      </w:r>
      <w:r w:rsidR="00D5080F" w:rsidRPr="5BBCA9D1">
        <w:rPr>
          <w:b/>
          <w:sz w:val="24"/>
          <w:szCs w:val="24"/>
        </w:rPr>
        <w:t>]</w:t>
      </w:r>
      <w:r w:rsidR="00D5080F" w:rsidRPr="00B37216">
        <w:t xml:space="preserve"> Catastrophic Disability Benefit</w:t>
      </w:r>
      <w:r w:rsidR="00D5080F" w:rsidRPr="00D5080F">
        <w:rPr>
          <w:b/>
        </w:rPr>
        <w:t xml:space="preserve"> </w:t>
      </w:r>
      <w:r>
        <w:t xml:space="preserve">means an accredited facility licensed to provide care and treatment for the condition causing </w:t>
      </w:r>
      <w:r w:rsidR="00D60341">
        <w:t>Your</w:t>
      </w:r>
      <w:r>
        <w:t xml:space="preserve"> </w:t>
      </w:r>
      <w:r w:rsidR="00CE6C90" w:rsidRPr="5BBCA9D1">
        <w:rPr>
          <w:b/>
          <w:color w:val="FF0000"/>
          <w:sz w:val="24"/>
          <w:szCs w:val="24"/>
          <w:vertAlign w:val="superscript"/>
        </w:rPr>
        <w:t>CV7</w:t>
      </w:r>
      <w:r w:rsidR="00571C41" w:rsidRPr="5BBCA9D1">
        <w:rPr>
          <w:b/>
          <w:sz w:val="24"/>
          <w:szCs w:val="24"/>
        </w:rPr>
        <w:t>[</w:t>
      </w:r>
      <w:r w:rsidR="006340F3">
        <w:t>Spouse</w:t>
      </w:r>
      <w:r w:rsidR="00571C41" w:rsidRPr="5BBCA9D1">
        <w:rPr>
          <w:b/>
          <w:sz w:val="24"/>
          <w:szCs w:val="24"/>
        </w:rPr>
        <w:t>]</w:t>
      </w:r>
      <w:r>
        <w:t xml:space="preserve"> </w:t>
      </w:r>
      <w:r w:rsidR="00C3724A">
        <w:t>to be</w:t>
      </w:r>
      <w:r w:rsidR="00A6720B">
        <w:t xml:space="preserve"> </w:t>
      </w:r>
      <w:r w:rsidR="7DEED725">
        <w:t>C</w:t>
      </w:r>
      <w:r>
        <w:t>atastrophic</w:t>
      </w:r>
      <w:r w:rsidR="00A6720B">
        <w:t>ally</w:t>
      </w:r>
      <w:r>
        <w:t xml:space="preserve"> </w:t>
      </w:r>
      <w:r w:rsidR="7C705CCD">
        <w:t>D</w:t>
      </w:r>
      <w:r>
        <w:t>isab</w:t>
      </w:r>
      <w:r w:rsidR="00A6720B">
        <w:t>led</w:t>
      </w:r>
      <w:r>
        <w:t>.</w:t>
      </w:r>
    </w:p>
    <w:p w14:paraId="15290109" w14:textId="26659D42" w:rsidR="008A5911" w:rsidRDefault="008A5911" w:rsidP="008A5911">
      <w:pPr>
        <w:pStyle w:val="SubtitleD"/>
      </w:pPr>
      <w:r>
        <w:t xml:space="preserve">How Long Will Prudential Continue to Send You </w:t>
      </w:r>
      <w:r w:rsidR="007C7093" w:rsidRPr="00B37216">
        <w:rPr>
          <w:rFonts w:ascii="Arial" w:hAnsi="Arial"/>
          <w:bCs/>
          <w:color w:val="FF0000"/>
          <w:vertAlign w:val="superscript"/>
        </w:rPr>
        <w:t>CV7</w:t>
      </w:r>
      <w:r w:rsidR="00571C41" w:rsidRPr="00571C41">
        <w:rPr>
          <w:bCs/>
        </w:rPr>
        <w:t>[</w:t>
      </w:r>
      <w:r>
        <w:t>Spouse</w:t>
      </w:r>
      <w:r w:rsidR="00571C41" w:rsidRPr="00571C41">
        <w:rPr>
          <w:bCs/>
        </w:rPr>
        <w:t>]</w:t>
      </w:r>
      <w:r>
        <w:t xml:space="preserve"> Catastrophic Disability </w:t>
      </w:r>
      <w:r w:rsidR="008D5390">
        <w:t>Benefit</w:t>
      </w:r>
      <w:r w:rsidR="0003267C">
        <w:t xml:space="preserve"> Payment</w:t>
      </w:r>
      <w:r>
        <w:t>s?</w:t>
      </w:r>
    </w:p>
    <w:p w14:paraId="18A3A3A9" w14:textId="7CAB79A0" w:rsidR="008A5911" w:rsidRDefault="008A5911" w:rsidP="008A5911">
      <w:pPr>
        <w:pStyle w:val="2Text"/>
      </w:pPr>
      <w:r>
        <w:rPr>
          <w:b/>
          <w:color w:val="FF0000"/>
          <w:sz w:val="24"/>
          <w:vertAlign w:val="superscript"/>
        </w:rPr>
        <w:t>2</w:t>
      </w:r>
      <w:r w:rsidR="00571C41" w:rsidRPr="00571C41">
        <w:rPr>
          <w:b/>
          <w:bCs/>
          <w:sz w:val="24"/>
        </w:rPr>
        <w:t>[</w:t>
      </w:r>
      <w:r>
        <w:t xml:space="preserve">Prudential will send </w:t>
      </w:r>
      <w:r w:rsidR="00831858">
        <w:t>You</w:t>
      </w:r>
      <w:r>
        <w:t xml:space="preserve"> a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w:t>
      </w:r>
      <w:r w:rsidR="00150DAF">
        <w:t>C</w:t>
      </w:r>
      <w:r>
        <w:t xml:space="preserve">atastrophic </w:t>
      </w:r>
      <w:r w:rsidR="00150DAF">
        <w:t>D</w:t>
      </w:r>
      <w:r>
        <w:t xml:space="preserve">isability </w:t>
      </w:r>
      <w:r w:rsidR="00150DAF">
        <w:t>B</w:t>
      </w:r>
      <w:r w:rsidR="008D5390">
        <w:t>enefit</w:t>
      </w:r>
      <w:r>
        <w:t xml:space="preserve"> </w:t>
      </w:r>
      <w:r w:rsidR="00150DAF">
        <w:t>P</w:t>
      </w:r>
      <w:r w:rsidR="0003267C">
        <w:t xml:space="preserve">ayment </w:t>
      </w:r>
      <w:r>
        <w:t xml:space="preserve">each month up to the </w:t>
      </w:r>
      <w:r w:rsidR="0026625A" w:rsidRPr="00B37216">
        <w:rPr>
          <w:bCs/>
          <w:iCs/>
        </w:rPr>
        <w:t>M</w:t>
      </w:r>
      <w:r w:rsidRPr="00B37216">
        <w:rPr>
          <w:bCs/>
          <w:iCs/>
        </w:rPr>
        <w:t xml:space="preserve">aximum </w:t>
      </w:r>
      <w:r w:rsidR="0026625A" w:rsidRPr="00B37216">
        <w:rPr>
          <w:bCs/>
          <w:iCs/>
        </w:rPr>
        <w:t>P</w:t>
      </w:r>
      <w:r w:rsidRPr="00B37216">
        <w:rPr>
          <w:bCs/>
          <w:iCs/>
        </w:rPr>
        <w:t>eriod of</w:t>
      </w:r>
      <w:r w:rsidRPr="00454135">
        <w:t xml:space="preserve"> </w:t>
      </w:r>
      <w:r w:rsidR="000B7FE1" w:rsidRPr="00B37216">
        <w:rPr>
          <w:b/>
          <w:bCs/>
          <w:color w:val="FF0000"/>
          <w:sz w:val="24"/>
          <w:vertAlign w:val="superscript"/>
        </w:rPr>
        <w:t>CV7</w:t>
      </w:r>
      <w:r w:rsidR="00571C41" w:rsidRPr="00B37216">
        <w:rPr>
          <w:b/>
          <w:bCs/>
          <w:iCs/>
          <w:sz w:val="24"/>
        </w:rPr>
        <w:t>[</w:t>
      </w:r>
      <w:r w:rsidR="006340F3" w:rsidRPr="00B37216">
        <w:rPr>
          <w:bCs/>
          <w:iCs/>
        </w:rPr>
        <w:t>Spouse</w:t>
      </w:r>
      <w:r w:rsidR="00571C41" w:rsidRPr="00B37216">
        <w:rPr>
          <w:b/>
          <w:bCs/>
          <w:iCs/>
          <w:sz w:val="24"/>
        </w:rPr>
        <w:t>]</w:t>
      </w:r>
      <w:r w:rsidRPr="00454135">
        <w:t xml:space="preserve"> </w:t>
      </w:r>
      <w:r w:rsidR="0026625A" w:rsidRPr="00B37216">
        <w:rPr>
          <w:bCs/>
          <w:iCs/>
        </w:rPr>
        <w:t>C</w:t>
      </w:r>
      <w:r w:rsidRPr="00B37216">
        <w:rPr>
          <w:bCs/>
          <w:iCs/>
        </w:rPr>
        <w:t xml:space="preserve">atastrophic </w:t>
      </w:r>
      <w:r w:rsidR="0026625A" w:rsidRPr="00B37216">
        <w:rPr>
          <w:bCs/>
          <w:iCs/>
        </w:rPr>
        <w:t>D</w:t>
      </w:r>
      <w:r w:rsidRPr="00B37216">
        <w:rPr>
          <w:bCs/>
          <w:iCs/>
        </w:rPr>
        <w:t xml:space="preserve">isability </w:t>
      </w:r>
      <w:r w:rsidR="0026625A" w:rsidRPr="00B37216">
        <w:rPr>
          <w:bCs/>
          <w:iCs/>
        </w:rPr>
        <w:t>B</w:t>
      </w:r>
      <w:r w:rsidR="008D5390" w:rsidRPr="00B37216">
        <w:rPr>
          <w:bCs/>
          <w:iCs/>
        </w:rPr>
        <w:t>enefit</w:t>
      </w:r>
      <w:r w:rsidR="0003267C" w:rsidRPr="00B37216">
        <w:rPr>
          <w:bCs/>
          <w:iCs/>
        </w:rPr>
        <w:t xml:space="preserve"> </w:t>
      </w:r>
      <w:r w:rsidR="0026625A" w:rsidRPr="00B37216">
        <w:rPr>
          <w:bCs/>
          <w:iCs/>
        </w:rPr>
        <w:t>P</w:t>
      </w:r>
      <w:r w:rsidR="0003267C" w:rsidRPr="00B37216">
        <w:rPr>
          <w:bCs/>
          <w:iCs/>
        </w:rPr>
        <w:t>ayment</w:t>
      </w:r>
      <w:r w:rsidRPr="00E44A83">
        <w:rPr>
          <w:bCs/>
          <w:iCs/>
        </w:rPr>
        <w:t>.</w:t>
      </w:r>
    </w:p>
    <w:p w14:paraId="01CCF61F" w14:textId="4A2C1474" w:rsidR="008A5911" w:rsidRDefault="00D60341" w:rsidP="008A5911">
      <w:pPr>
        <w:pStyle w:val="2Text"/>
      </w:pPr>
      <w:r>
        <w:t>Your</w:t>
      </w:r>
      <w:r w:rsidR="008A5911">
        <w:t xml:space="preserve"> </w:t>
      </w:r>
      <w:r w:rsidR="003655B1">
        <w:t>M</w:t>
      </w:r>
      <w:r w:rsidR="008A5911">
        <w:t xml:space="preserve">aximum </w:t>
      </w:r>
      <w:r w:rsidR="003655B1">
        <w:t>P</w:t>
      </w:r>
      <w:r w:rsidR="008A5911">
        <w:t xml:space="preserve">eriod of </w:t>
      </w:r>
      <w:r w:rsidR="000B7FE1" w:rsidRPr="00B37216">
        <w:rPr>
          <w:b/>
          <w:bCs/>
          <w:color w:val="FF0000"/>
          <w:sz w:val="24"/>
          <w:vertAlign w:val="superscript"/>
        </w:rPr>
        <w:t>CV7</w:t>
      </w:r>
      <w:r w:rsidR="00571C41" w:rsidRPr="00571C41">
        <w:rPr>
          <w:b/>
          <w:bCs/>
          <w:sz w:val="24"/>
        </w:rPr>
        <w:t>[</w:t>
      </w:r>
      <w:r w:rsidR="003655B1">
        <w:t>S</w:t>
      </w:r>
      <w:r w:rsidR="000B7FE1">
        <w:t>pouse</w:t>
      </w:r>
      <w:r w:rsidR="00571C41" w:rsidRPr="00571C41">
        <w:rPr>
          <w:b/>
          <w:bCs/>
          <w:sz w:val="24"/>
        </w:rPr>
        <w:t>]</w:t>
      </w:r>
      <w:r w:rsidR="008A5911">
        <w:t xml:space="preserve"> </w:t>
      </w:r>
      <w:r w:rsidR="003655B1">
        <w:t>C</w:t>
      </w:r>
      <w:r w:rsidR="008A5911">
        <w:t xml:space="preserve">atastrophic </w:t>
      </w:r>
      <w:r w:rsidR="003655B1">
        <w:t>D</w:t>
      </w:r>
      <w:r w:rsidR="008A5911">
        <w:t xml:space="preserve">isability </w:t>
      </w:r>
      <w:r w:rsidR="003655B1">
        <w:t>B</w:t>
      </w:r>
      <w:r w:rsidR="008D5390">
        <w:t>enefit</w:t>
      </w:r>
      <w:r w:rsidR="008A5911">
        <w:t xml:space="preserve"> </w:t>
      </w:r>
      <w:r w:rsidR="003655B1">
        <w:t>P</w:t>
      </w:r>
      <w:r w:rsidR="0003267C">
        <w:t xml:space="preserve">ayment </w:t>
      </w:r>
      <w:r w:rsidR="008A5911">
        <w:t>is the lesser of:</w:t>
      </w:r>
    </w:p>
    <w:p w14:paraId="5A2C08AB" w14:textId="231CFA39" w:rsidR="008A5911" w:rsidRDefault="000E7D2C" w:rsidP="00B37216">
      <w:pPr>
        <w:pStyle w:val="BulletD"/>
      </w:pPr>
      <w:r w:rsidRPr="00987A39">
        <w:rPr>
          <w:b/>
          <w:bCs/>
          <w:color w:val="FF0000"/>
          <w:sz w:val="24"/>
          <w:szCs w:val="24"/>
          <w:vertAlign w:val="superscript"/>
        </w:rPr>
        <w:t>3c</w:t>
      </w:r>
      <w:r w:rsidR="00571C41" w:rsidRPr="2A6DB557">
        <w:rPr>
          <w:b/>
          <w:sz w:val="24"/>
          <w:szCs w:val="24"/>
        </w:rPr>
        <w:t>[</w:t>
      </w:r>
      <w:r w:rsidR="008A5911">
        <w:t>6 months to lifetime</w:t>
      </w:r>
      <w:r w:rsidR="00571C41" w:rsidRPr="2A6DB557">
        <w:rPr>
          <w:b/>
          <w:sz w:val="24"/>
          <w:szCs w:val="24"/>
        </w:rPr>
        <w:t>]</w:t>
      </w:r>
      <w:r w:rsidR="008A5911">
        <w:t xml:space="preserve"> during a continuous period of </w:t>
      </w:r>
      <w:r w:rsidR="00FF5545" w:rsidRPr="2A6DB557">
        <w:rPr>
          <w:b/>
          <w:color w:val="FF0000"/>
          <w:sz w:val="24"/>
          <w:szCs w:val="24"/>
          <w:vertAlign w:val="superscript"/>
        </w:rPr>
        <w:t>CV7</w:t>
      </w:r>
      <w:r w:rsidR="00571C41" w:rsidRPr="2A6DB557">
        <w:rPr>
          <w:b/>
          <w:sz w:val="24"/>
          <w:szCs w:val="24"/>
        </w:rPr>
        <w:t>[</w:t>
      </w:r>
      <w:r w:rsidR="00064BC5" w:rsidRPr="00F7282D">
        <w:t xml:space="preserve">Your </w:t>
      </w:r>
      <w:r w:rsidR="00FF5545">
        <w:t>Spouse</w:t>
      </w:r>
      <w:r w:rsidR="00571C41" w:rsidRPr="2A6DB557">
        <w:rPr>
          <w:b/>
          <w:sz w:val="24"/>
          <w:szCs w:val="24"/>
        </w:rPr>
        <w:t>]</w:t>
      </w:r>
      <w:r w:rsidR="00FF5545">
        <w:t xml:space="preserve"> </w:t>
      </w:r>
      <w:r w:rsidR="00064BC5">
        <w:t xml:space="preserve">being </w:t>
      </w:r>
      <w:r w:rsidR="23D842F1">
        <w:t>C</w:t>
      </w:r>
      <w:r w:rsidR="008A5911">
        <w:t>atastrophic</w:t>
      </w:r>
      <w:r w:rsidR="00064BC5">
        <w:t>ally</w:t>
      </w:r>
      <w:r w:rsidR="008A5911">
        <w:t xml:space="preserve"> </w:t>
      </w:r>
      <w:r w:rsidR="4EF8E2DD">
        <w:t>D</w:t>
      </w:r>
      <w:r w:rsidR="008A5911">
        <w:t>isab</w:t>
      </w:r>
      <w:r w:rsidR="002B6F27">
        <w:t>led</w:t>
      </w:r>
      <w:r w:rsidR="008A5911">
        <w:t>; or</w:t>
      </w:r>
    </w:p>
    <w:p w14:paraId="0631A9A3" w14:textId="26BDAA91" w:rsidR="008A5911" w:rsidRDefault="00D60341" w:rsidP="00B37216">
      <w:pPr>
        <w:pStyle w:val="BulletD"/>
      </w:pPr>
      <w:r>
        <w:t>Your</w:t>
      </w:r>
      <w:r w:rsidR="008A5911">
        <w:t xml:space="preserve"> </w:t>
      </w:r>
      <w:r w:rsidR="00A175FB">
        <w:t>M</w:t>
      </w:r>
      <w:r w:rsidR="008A5911">
        <w:t xml:space="preserve">aximum </w:t>
      </w:r>
      <w:r w:rsidR="00A175FB">
        <w:t>P</w:t>
      </w:r>
      <w:r w:rsidR="008A5911">
        <w:t xml:space="preserve">eriod of </w:t>
      </w:r>
      <w:r w:rsidR="00A175FB">
        <w:t>B</w:t>
      </w:r>
      <w:r w:rsidR="008D5390">
        <w:t>enefit</w:t>
      </w:r>
      <w:r w:rsidR="0003267C" w:rsidRPr="0003267C">
        <w:t xml:space="preserve"> </w:t>
      </w:r>
      <w:r w:rsidR="00A175FB">
        <w:t>P</w:t>
      </w:r>
      <w:r w:rsidR="0003267C">
        <w:t>ayment</w:t>
      </w:r>
      <w:r w:rsidR="008A5911">
        <w:t xml:space="preserve"> under the </w:t>
      </w:r>
      <w:r w:rsidR="00310971" w:rsidRPr="00310971">
        <w:rPr>
          <w:rFonts w:cs="Arial"/>
          <w:b/>
          <w:color w:val="FF0000"/>
          <w:sz w:val="24"/>
          <w:szCs w:val="24"/>
          <w:vertAlign w:val="superscript"/>
        </w:rPr>
        <w:t>CV1</w:t>
      </w:r>
      <w:r w:rsidR="00571C41" w:rsidRPr="00571C41">
        <w:rPr>
          <w:b/>
          <w:bCs/>
          <w:sz w:val="24"/>
        </w:rPr>
        <w:t>[</w:t>
      </w:r>
      <w:r w:rsidR="008A5911">
        <w:t>long term</w:t>
      </w:r>
      <w:r w:rsidR="00571C41" w:rsidRPr="00571C41">
        <w:rPr>
          <w:b/>
          <w:bCs/>
          <w:sz w:val="24"/>
        </w:rPr>
        <w:t>]</w:t>
      </w:r>
      <w:r w:rsidR="008A5911">
        <w:t xml:space="preserve"> disability coverage.</w:t>
      </w:r>
      <w:r w:rsidR="00571C41" w:rsidRPr="00571C41">
        <w:rPr>
          <w:b/>
          <w:bCs/>
          <w:sz w:val="24"/>
        </w:rPr>
        <w:t>]</w:t>
      </w:r>
    </w:p>
    <w:p w14:paraId="44BB7B6B" w14:textId="7243E1A9" w:rsidR="003D0B3A" w:rsidRDefault="00FF7404" w:rsidP="008A5911">
      <w:pPr>
        <w:pStyle w:val="2Text"/>
      </w:pPr>
      <w:r w:rsidRPr="00987A39">
        <w:rPr>
          <w:b/>
          <w:bCs/>
          <w:color w:val="FF0000"/>
          <w:sz w:val="24"/>
          <w:szCs w:val="24"/>
          <w:vertAlign w:val="superscript"/>
        </w:rPr>
        <w:t>2</w:t>
      </w:r>
      <w:r w:rsidR="00571C41" w:rsidRPr="00571C41">
        <w:rPr>
          <w:b/>
          <w:bCs/>
          <w:sz w:val="24"/>
        </w:rPr>
        <w:t>[</w:t>
      </w:r>
      <w:commentRangeStart w:id="379"/>
      <w:commentRangeStart w:id="380"/>
      <w:commentRangeStart w:id="381"/>
      <w:commentRangeStart w:id="382"/>
      <w:commentRangeStart w:id="383"/>
      <w:r w:rsidR="003D0B3A" w:rsidRPr="00FF7404">
        <w:t xml:space="preserve">We will stop sending </w:t>
      </w:r>
      <w:r w:rsidR="00831858">
        <w:t>You</w:t>
      </w:r>
      <w:r w:rsidR="003D0B3A" w:rsidRPr="00FF7404">
        <w:t xml:space="preserve"> </w:t>
      </w:r>
      <w:r w:rsidR="00604D4E" w:rsidRPr="00BD2FCC">
        <w:rPr>
          <w:b/>
          <w:bCs/>
          <w:color w:val="FF0000"/>
          <w:sz w:val="24"/>
          <w:vertAlign w:val="superscript"/>
        </w:rPr>
        <w:t>CV7</w:t>
      </w:r>
      <w:r w:rsidR="00604D4E" w:rsidRPr="00571C41">
        <w:rPr>
          <w:b/>
          <w:bCs/>
          <w:sz w:val="24"/>
        </w:rPr>
        <w:t>[</w:t>
      </w:r>
      <w:r w:rsidR="00604D4E">
        <w:t>Spouse</w:t>
      </w:r>
      <w:r w:rsidR="00604D4E" w:rsidRPr="00571C41">
        <w:rPr>
          <w:b/>
          <w:bCs/>
          <w:sz w:val="24"/>
        </w:rPr>
        <w:t>]</w:t>
      </w:r>
      <w:r w:rsidR="00604D4E">
        <w:t xml:space="preserve"> </w:t>
      </w:r>
      <w:r w:rsidR="00150DAF">
        <w:t xml:space="preserve">Catastrophic Disability Benefit Payments </w:t>
      </w:r>
      <w:r w:rsidR="006F6A61">
        <w:t>if</w:t>
      </w:r>
      <w:r w:rsidR="006F6A61" w:rsidRPr="00FF7404">
        <w:t xml:space="preserve"> </w:t>
      </w:r>
      <w:r w:rsidRPr="00B37216">
        <w:rPr>
          <w:b/>
          <w:bCs/>
          <w:color w:val="FF0000"/>
          <w:sz w:val="24"/>
          <w:vertAlign w:val="superscript"/>
        </w:rPr>
        <w:t>CV7</w:t>
      </w:r>
      <w:r w:rsidR="00571C41" w:rsidRPr="00571C41">
        <w:rPr>
          <w:b/>
          <w:bCs/>
          <w:sz w:val="24"/>
        </w:rPr>
        <w:t>[</w:t>
      </w:r>
      <w:r w:rsidR="00D60341">
        <w:t>Your</w:t>
      </w:r>
      <w:r w:rsidRPr="00FF7404">
        <w:t xml:space="preserve"> Spouse</w:t>
      </w:r>
      <w:r w:rsidR="00571C41" w:rsidRPr="00571C41">
        <w:rPr>
          <w:b/>
          <w:bCs/>
          <w:sz w:val="24"/>
        </w:rPr>
        <w:t>]</w:t>
      </w:r>
      <w:r w:rsidR="00634E12" w:rsidRPr="00454135">
        <w:rPr>
          <w:szCs w:val="16"/>
        </w:rPr>
        <w:t xml:space="preserve"> </w:t>
      </w:r>
      <w:r w:rsidR="00634E12" w:rsidRPr="00B37216">
        <w:t>is</w:t>
      </w:r>
      <w:r w:rsidR="008148B4" w:rsidRPr="00B37216">
        <w:t xml:space="preserve"> convicted of</w:t>
      </w:r>
      <w:r w:rsidRPr="00FF7404">
        <w:t xml:space="preserve"> </w:t>
      </w:r>
      <w:r w:rsidR="003D0B3A" w:rsidRPr="00987A39">
        <w:t xml:space="preserve">commission of or attempt to commit </w:t>
      </w:r>
      <w:del w:id="384" w:author="Laura Hoogland" w:date="2026-01-22T14:57:00Z" w16du:dateUtc="2026-01-22T20:57:00Z">
        <w:r w:rsidR="003D0B3A" w:rsidRPr="00987A39">
          <w:delText xml:space="preserve">an assault or </w:delText>
        </w:r>
      </w:del>
      <w:r w:rsidR="003D0B3A" w:rsidRPr="00987A39">
        <w:t>a felony</w:t>
      </w:r>
      <w:r>
        <w:t>.</w:t>
      </w:r>
      <w:r w:rsidR="00571C41" w:rsidRPr="00571C41">
        <w:rPr>
          <w:b/>
          <w:bCs/>
          <w:sz w:val="24"/>
        </w:rPr>
        <w:t>]</w:t>
      </w:r>
      <w:commentRangeEnd w:id="379"/>
      <w:r w:rsidR="00705233">
        <w:rPr>
          <w:rStyle w:val="CommentReference"/>
          <w:sz w:val="20"/>
          <w:szCs w:val="20"/>
        </w:rPr>
        <w:commentReference w:id="379"/>
      </w:r>
      <w:commentRangeEnd w:id="380"/>
      <w:r w:rsidR="00AC68F4">
        <w:rPr>
          <w:rStyle w:val="CommentReference"/>
          <w:sz w:val="20"/>
          <w:szCs w:val="20"/>
        </w:rPr>
        <w:commentReference w:id="380"/>
      </w:r>
      <w:commentRangeEnd w:id="381"/>
      <w:r w:rsidR="00F921BB">
        <w:rPr>
          <w:rStyle w:val="CommentReference"/>
          <w:sz w:val="20"/>
          <w:szCs w:val="20"/>
        </w:rPr>
        <w:commentReference w:id="381"/>
      </w:r>
      <w:commentRangeEnd w:id="382"/>
      <w:r w:rsidR="000851F4">
        <w:rPr>
          <w:rStyle w:val="CommentReference"/>
          <w:sz w:val="20"/>
          <w:szCs w:val="20"/>
        </w:rPr>
        <w:commentReference w:id="382"/>
      </w:r>
      <w:commentRangeEnd w:id="383"/>
      <w:r w:rsidR="004C585A">
        <w:rPr>
          <w:rStyle w:val="CommentReference"/>
          <w:sz w:val="20"/>
          <w:szCs w:val="20"/>
        </w:rPr>
        <w:commentReference w:id="383"/>
      </w:r>
    </w:p>
    <w:p w14:paraId="60921144" w14:textId="0B01C5B1" w:rsidR="008A5911" w:rsidRDefault="008A5911" w:rsidP="008A5911">
      <w:pPr>
        <w:pStyle w:val="2Text"/>
        <w:rPr>
          <w:b/>
          <w:sz w:val="24"/>
          <w:szCs w:val="24"/>
        </w:rPr>
      </w:pPr>
      <w:r w:rsidRPr="561ADB52">
        <w:rPr>
          <w:b/>
          <w:color w:val="FF0000"/>
          <w:sz w:val="24"/>
          <w:szCs w:val="24"/>
          <w:vertAlign w:val="superscript"/>
        </w:rPr>
        <w:t>4</w:t>
      </w:r>
      <w:r w:rsidR="00571C41" w:rsidRPr="561ADB52">
        <w:rPr>
          <w:b/>
          <w:sz w:val="24"/>
          <w:szCs w:val="24"/>
        </w:rPr>
        <w:t>[</w:t>
      </w:r>
      <w:r>
        <w:t xml:space="preserve">We will stop sending </w:t>
      </w:r>
      <w:r w:rsidR="00831858">
        <w:t>You</w:t>
      </w:r>
      <w:r>
        <w:t xml:space="preserve"> </w:t>
      </w:r>
      <w:r w:rsidR="00604D4E" w:rsidRPr="561ADB52">
        <w:rPr>
          <w:b/>
          <w:color w:val="FF0000"/>
          <w:sz w:val="24"/>
          <w:szCs w:val="24"/>
          <w:vertAlign w:val="superscript"/>
        </w:rPr>
        <w:t>CV7</w:t>
      </w:r>
      <w:r w:rsidR="00604D4E" w:rsidRPr="561ADB52">
        <w:rPr>
          <w:b/>
          <w:sz w:val="24"/>
          <w:szCs w:val="24"/>
        </w:rPr>
        <w:t>[</w:t>
      </w:r>
      <w:r w:rsidR="00604D4E">
        <w:t>Spouse</w:t>
      </w:r>
      <w:r w:rsidR="00604D4E" w:rsidRPr="561ADB52">
        <w:rPr>
          <w:b/>
          <w:sz w:val="24"/>
          <w:szCs w:val="24"/>
        </w:rPr>
        <w:t>]</w:t>
      </w:r>
      <w:r w:rsidR="00604D4E">
        <w:t xml:space="preserve"> </w:t>
      </w:r>
      <w:r w:rsidR="00150DAF">
        <w:t>Catastrophic Disability Benefit Payments</w:t>
      </w:r>
      <w:r>
        <w:t xml:space="preserve"> while </w:t>
      </w:r>
      <w:r w:rsidR="00D60341">
        <w:t>Your</w:t>
      </w:r>
      <w:r>
        <w:t xml:space="preserve"> </w:t>
      </w:r>
      <w:r w:rsidR="000B7FE1" w:rsidRPr="561ADB52">
        <w:rPr>
          <w:b/>
          <w:color w:val="FF0000"/>
          <w:sz w:val="24"/>
          <w:szCs w:val="24"/>
          <w:vertAlign w:val="superscript"/>
        </w:rPr>
        <w:t>CV7</w:t>
      </w:r>
      <w:r w:rsidR="00571C41" w:rsidRPr="561ADB52">
        <w:rPr>
          <w:b/>
          <w:sz w:val="24"/>
          <w:szCs w:val="24"/>
        </w:rPr>
        <w:t>[</w:t>
      </w:r>
      <w:r w:rsidR="006340F3">
        <w:t>Spouse</w:t>
      </w:r>
      <w:r w:rsidR="00571C41" w:rsidRPr="561ADB52">
        <w:rPr>
          <w:b/>
          <w:sz w:val="24"/>
          <w:szCs w:val="24"/>
        </w:rPr>
        <w:t>]</w:t>
      </w:r>
      <w:r>
        <w:t xml:space="preserve"> is outside the United States, territories and possessions of the United States, or Canada. This applies whether or not </w:t>
      </w:r>
      <w:r w:rsidR="00D60341">
        <w:t>Your</w:t>
      </w:r>
      <w:r>
        <w:t xml:space="preserve"> </w:t>
      </w:r>
      <w:r w:rsidR="000B7FE1" w:rsidRPr="561ADB52">
        <w:rPr>
          <w:b/>
          <w:color w:val="FF0000"/>
          <w:sz w:val="24"/>
          <w:szCs w:val="24"/>
          <w:vertAlign w:val="superscript"/>
        </w:rPr>
        <w:t>CV7</w:t>
      </w:r>
      <w:r w:rsidR="00571C41" w:rsidRPr="561ADB52">
        <w:rPr>
          <w:b/>
          <w:sz w:val="24"/>
          <w:szCs w:val="24"/>
        </w:rPr>
        <w:t>[</w:t>
      </w:r>
      <w:r w:rsidR="006340F3">
        <w:t>Spouse</w:t>
      </w:r>
      <w:r w:rsidR="00571C41" w:rsidRPr="561ADB52">
        <w:rPr>
          <w:b/>
          <w:sz w:val="24"/>
          <w:szCs w:val="24"/>
        </w:rPr>
        <w:t>]</w:t>
      </w:r>
      <w:r>
        <w:t xml:space="preserve"> was outside such area when </w:t>
      </w:r>
      <w:r w:rsidR="00D60341">
        <w:t>Your</w:t>
      </w:r>
      <w:r w:rsidR="006D19B9">
        <w:t xml:space="preserve"> </w:t>
      </w:r>
      <w:r w:rsidR="00FF5545" w:rsidRPr="561ADB52">
        <w:rPr>
          <w:b/>
          <w:color w:val="FF0000"/>
          <w:sz w:val="24"/>
          <w:szCs w:val="24"/>
          <w:vertAlign w:val="superscript"/>
        </w:rPr>
        <w:t>CV7</w:t>
      </w:r>
      <w:r w:rsidR="00571C41" w:rsidRPr="561ADB52">
        <w:rPr>
          <w:b/>
          <w:sz w:val="24"/>
          <w:szCs w:val="24"/>
        </w:rPr>
        <w:t>[</w:t>
      </w:r>
      <w:r w:rsidR="00FF5545">
        <w:t>Spouse</w:t>
      </w:r>
      <w:r w:rsidR="00571C41" w:rsidRPr="561ADB52">
        <w:rPr>
          <w:b/>
          <w:sz w:val="24"/>
          <w:szCs w:val="24"/>
        </w:rPr>
        <w:t>]</w:t>
      </w:r>
      <w:r w:rsidR="00FF5545">
        <w:t xml:space="preserve"> </w:t>
      </w:r>
      <w:r w:rsidR="00F161DC">
        <w:t>be</w:t>
      </w:r>
      <w:r w:rsidR="002D3FB2">
        <w:t>came</w:t>
      </w:r>
      <w:r w:rsidR="00A71AA0">
        <w:t xml:space="preserve"> </w:t>
      </w:r>
      <w:r w:rsidR="6B74577E">
        <w:t>C</w:t>
      </w:r>
      <w:r w:rsidR="00FF5545">
        <w:t>atastrophic</w:t>
      </w:r>
      <w:r w:rsidR="00A71AA0">
        <w:t>ally</w:t>
      </w:r>
      <w:r w:rsidR="00FF5545">
        <w:t xml:space="preserve"> </w:t>
      </w:r>
      <w:r w:rsidR="6E5E5EE0">
        <w:t>D</w:t>
      </w:r>
      <w:r w:rsidR="00FF5545">
        <w:t>isab</w:t>
      </w:r>
      <w:r w:rsidR="00A71AA0">
        <w:t>led</w:t>
      </w:r>
      <w:r>
        <w:t>.</w:t>
      </w:r>
      <w:r w:rsidR="00571C41" w:rsidRPr="561ADB52">
        <w:rPr>
          <w:b/>
          <w:sz w:val="24"/>
          <w:szCs w:val="24"/>
        </w:rPr>
        <w:t>]</w:t>
      </w:r>
    </w:p>
    <w:p w14:paraId="4EE0AC0A" w14:textId="71B01472" w:rsidR="008A5911" w:rsidRDefault="008A5911" w:rsidP="008A5911">
      <w:pPr>
        <w:pStyle w:val="2Text"/>
      </w:pPr>
      <w:r>
        <w:t xml:space="preserve">We will stop sending </w:t>
      </w:r>
      <w:r w:rsidR="00831858">
        <w:t>You</w:t>
      </w:r>
      <w:r>
        <w:t xml:space="preserve"> </w:t>
      </w:r>
      <w:r w:rsidR="00604D4E" w:rsidRPr="00BD2FCC">
        <w:rPr>
          <w:b/>
          <w:bCs/>
          <w:color w:val="FF0000"/>
          <w:sz w:val="24"/>
          <w:vertAlign w:val="superscript"/>
        </w:rPr>
        <w:t>CV7</w:t>
      </w:r>
      <w:r w:rsidR="00604D4E" w:rsidRPr="00571C41">
        <w:rPr>
          <w:b/>
          <w:bCs/>
          <w:sz w:val="24"/>
        </w:rPr>
        <w:t>[</w:t>
      </w:r>
      <w:r w:rsidR="00604D4E">
        <w:t>Spouse</w:t>
      </w:r>
      <w:r w:rsidR="00604D4E" w:rsidRPr="00571C41">
        <w:rPr>
          <w:b/>
          <w:bCs/>
          <w:sz w:val="24"/>
        </w:rPr>
        <w:t>]</w:t>
      </w:r>
      <w:r w:rsidR="00604D4E">
        <w:t xml:space="preserve"> </w:t>
      </w:r>
      <w:r w:rsidR="00150DAF">
        <w:t>Catastrophic Disability Benefit Payment</w:t>
      </w:r>
      <w:r w:rsidR="00FE0607">
        <w:t xml:space="preserve">s </w:t>
      </w:r>
      <w:r>
        <w:t xml:space="preserve">and </w:t>
      </w:r>
      <w:r w:rsidR="00D60341">
        <w:t>Your</w:t>
      </w:r>
      <w:r>
        <w:t xml:space="preserve"> </w:t>
      </w:r>
      <w:r w:rsidR="00CE6C90"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w:t>
      </w:r>
      <w:r w:rsidR="005265C2">
        <w:t>C</w:t>
      </w:r>
      <w:r>
        <w:t xml:space="preserve">atastrophic </w:t>
      </w:r>
      <w:r w:rsidR="005265C2">
        <w:t>D</w:t>
      </w:r>
      <w:r>
        <w:t>isability</w:t>
      </w:r>
      <w:r w:rsidR="005265C2">
        <w:t xml:space="preserve"> Benefit</w:t>
      </w:r>
      <w:r>
        <w:t xml:space="preserve"> claim will end on the earliest of the following:</w:t>
      </w:r>
    </w:p>
    <w:p w14:paraId="0FB4E0C5" w14:textId="5736C74B" w:rsidR="008A5911" w:rsidRDefault="008A5911" w:rsidP="00B37216">
      <w:pPr>
        <w:pStyle w:val="BulletD"/>
      </w:pPr>
      <w:r>
        <w:rPr>
          <w:b/>
          <w:color w:val="FF0000"/>
          <w:sz w:val="24"/>
          <w:vertAlign w:val="superscript"/>
        </w:rPr>
        <w:t>4</w:t>
      </w:r>
      <w:r w:rsidR="00571C41" w:rsidRPr="00571C41">
        <w:rPr>
          <w:b/>
          <w:bCs/>
          <w:sz w:val="24"/>
        </w:rPr>
        <w:t>[</w:t>
      </w:r>
      <w:r>
        <w:t xml:space="preserve">The end of the </w:t>
      </w:r>
      <w:r w:rsidR="003655B1">
        <w:t>M</w:t>
      </w:r>
      <w:r>
        <w:t xml:space="preserve">aximum </w:t>
      </w:r>
      <w:r w:rsidR="003655B1">
        <w:t>P</w:t>
      </w:r>
      <w:r>
        <w:t xml:space="preserve">eriod of </w:t>
      </w:r>
      <w:r w:rsidR="000B7FE1" w:rsidRPr="00B37216">
        <w:rPr>
          <w:b/>
          <w:bCs/>
          <w:color w:val="FF0000"/>
          <w:sz w:val="24"/>
          <w:vertAlign w:val="superscript"/>
        </w:rPr>
        <w:t>CV7</w:t>
      </w:r>
      <w:r w:rsidR="00571C41" w:rsidRPr="00571C41">
        <w:rPr>
          <w:b/>
          <w:bCs/>
          <w:sz w:val="24"/>
        </w:rPr>
        <w:t>[</w:t>
      </w:r>
      <w:r w:rsidR="003655B1">
        <w:t>S</w:t>
      </w:r>
      <w:r w:rsidR="000B7FE1">
        <w:t>pouse</w:t>
      </w:r>
      <w:r w:rsidR="00571C41" w:rsidRPr="00571C41">
        <w:rPr>
          <w:b/>
          <w:bCs/>
          <w:sz w:val="24"/>
        </w:rPr>
        <w:t>]</w:t>
      </w:r>
      <w:r>
        <w:t xml:space="preserve"> </w:t>
      </w:r>
      <w:r w:rsidR="003655B1">
        <w:t>C</w:t>
      </w:r>
      <w:r>
        <w:t xml:space="preserve">atastrophic </w:t>
      </w:r>
      <w:r w:rsidR="003655B1">
        <w:t>D</w:t>
      </w:r>
      <w:r>
        <w:t xml:space="preserve">isability </w:t>
      </w:r>
      <w:r w:rsidR="003655B1">
        <w:t>B</w:t>
      </w:r>
      <w:r w:rsidR="008D5390">
        <w:t>enefit</w:t>
      </w:r>
      <w:r w:rsidR="00021FC4" w:rsidRPr="00021FC4">
        <w:t xml:space="preserve"> </w:t>
      </w:r>
      <w:r w:rsidR="003655B1">
        <w:t>P</w:t>
      </w:r>
      <w:r w:rsidR="00021FC4">
        <w:t>ayment</w:t>
      </w:r>
      <w:r>
        <w:t>.</w:t>
      </w:r>
      <w:r w:rsidR="00571C41" w:rsidRPr="00571C41">
        <w:rPr>
          <w:b/>
          <w:bCs/>
          <w:sz w:val="24"/>
        </w:rPr>
        <w:t>]</w:t>
      </w:r>
    </w:p>
    <w:p w14:paraId="4D7A385A" w14:textId="3E441EDE" w:rsidR="008A5911" w:rsidRDefault="008A5911" w:rsidP="00900EBD">
      <w:pPr>
        <w:pStyle w:val="BulletD"/>
      </w:pPr>
      <w:r>
        <w:t xml:space="preserve">The date </w:t>
      </w:r>
      <w:r w:rsidR="00D60341">
        <w:t>Your</w:t>
      </w:r>
      <w:r>
        <w:t xml:space="preserve"> </w:t>
      </w:r>
      <w:r w:rsidR="00CE6C90" w:rsidRPr="561ADB52">
        <w:rPr>
          <w:b/>
          <w:color w:val="FF0000"/>
          <w:sz w:val="24"/>
          <w:szCs w:val="24"/>
          <w:vertAlign w:val="superscript"/>
        </w:rPr>
        <w:t>CV7</w:t>
      </w:r>
      <w:r w:rsidR="00571C41" w:rsidRPr="561ADB52">
        <w:rPr>
          <w:b/>
          <w:sz w:val="24"/>
          <w:szCs w:val="24"/>
        </w:rPr>
        <w:t>[</w:t>
      </w:r>
      <w:r w:rsidR="006340F3">
        <w:t>Spouse</w:t>
      </w:r>
      <w:r w:rsidR="00571C41" w:rsidRPr="561ADB52">
        <w:rPr>
          <w:b/>
          <w:sz w:val="24"/>
          <w:szCs w:val="24"/>
        </w:rPr>
        <w:t>]</w:t>
      </w:r>
      <w:r>
        <w:t xml:space="preserve"> </w:t>
      </w:r>
      <w:r w:rsidR="0032512F">
        <w:t xml:space="preserve">is </w:t>
      </w:r>
      <w:r>
        <w:t xml:space="preserve">no longer </w:t>
      </w:r>
      <w:r w:rsidR="4037E501">
        <w:t>C</w:t>
      </w:r>
      <w:r>
        <w:t>atastrophic</w:t>
      </w:r>
      <w:r w:rsidR="0032512F">
        <w:t>ally</w:t>
      </w:r>
      <w:r>
        <w:t xml:space="preserve"> </w:t>
      </w:r>
      <w:r w:rsidR="669EF52B">
        <w:t>D</w:t>
      </w:r>
      <w:r>
        <w:t>isab</w:t>
      </w:r>
      <w:r w:rsidR="0032512F">
        <w:t>led</w:t>
      </w:r>
      <w:r>
        <w:t xml:space="preserve"> under the terms of the </w:t>
      </w:r>
      <w:r w:rsidR="00985B0E">
        <w:t>Plan</w:t>
      </w:r>
      <w:r>
        <w:t>.</w:t>
      </w:r>
    </w:p>
    <w:p w14:paraId="3E10FAE3" w14:textId="6EC9102A" w:rsidR="008A5911" w:rsidRDefault="008A5911" w:rsidP="00B37216">
      <w:pPr>
        <w:pStyle w:val="BulletD"/>
      </w:pPr>
      <w:r>
        <w:t xml:space="preserve">The date </w:t>
      </w:r>
      <w:r w:rsidR="00831858">
        <w:t>You</w:t>
      </w:r>
      <w:r>
        <w:t xml:space="preserve"> fail to submit </w:t>
      </w:r>
      <w:r w:rsidR="00DE3198">
        <w:rPr>
          <w:bCs/>
        </w:rPr>
        <w:t>satisfactory</w:t>
      </w:r>
      <w:r w:rsidR="00DE3198" w:rsidRPr="0021243B">
        <w:rPr>
          <w:bCs/>
        </w:rPr>
        <w:t xml:space="preserve"> </w:t>
      </w:r>
      <w:r>
        <w:t xml:space="preserve">proof of </w:t>
      </w:r>
      <w:r w:rsidR="00D60341">
        <w:t>Your</w:t>
      </w:r>
      <w:r>
        <w:t xml:space="preserve"> </w:t>
      </w:r>
      <w:r w:rsidR="00CE6C90" w:rsidRPr="1DF08255">
        <w:rPr>
          <w:b/>
          <w:color w:val="FF0000"/>
          <w:sz w:val="24"/>
          <w:szCs w:val="24"/>
          <w:vertAlign w:val="superscript"/>
        </w:rPr>
        <w:t>CV7</w:t>
      </w:r>
      <w:r w:rsidR="00571C41" w:rsidRPr="1DF08255">
        <w:rPr>
          <w:b/>
          <w:sz w:val="24"/>
          <w:szCs w:val="24"/>
        </w:rPr>
        <w:t>[</w:t>
      </w:r>
      <w:r w:rsidR="006340F3">
        <w:t>Spouse</w:t>
      </w:r>
      <w:r w:rsidR="00571C41" w:rsidRPr="1DF08255">
        <w:rPr>
          <w:b/>
          <w:sz w:val="24"/>
          <w:szCs w:val="24"/>
        </w:rPr>
        <w:t>]</w:t>
      </w:r>
      <w:r>
        <w:t xml:space="preserve"> </w:t>
      </w:r>
      <w:r w:rsidR="00853223">
        <w:t xml:space="preserve">being </w:t>
      </w:r>
      <w:r>
        <w:t>continu</w:t>
      </w:r>
      <w:r w:rsidR="00853223">
        <w:t>ousl</w:t>
      </w:r>
      <w:r w:rsidR="001A3AB2">
        <w:t>y</w:t>
      </w:r>
      <w:r>
        <w:t xml:space="preserve"> </w:t>
      </w:r>
      <w:r w:rsidR="2EC58C65">
        <w:t>C</w:t>
      </w:r>
      <w:r>
        <w:t>atastrophic</w:t>
      </w:r>
      <w:r w:rsidR="001A3AB2">
        <w:t>ally</w:t>
      </w:r>
      <w:r>
        <w:t xml:space="preserve"> </w:t>
      </w:r>
      <w:r w:rsidR="5D55B1B3">
        <w:t>D</w:t>
      </w:r>
      <w:r>
        <w:t>isab</w:t>
      </w:r>
      <w:r w:rsidR="001A3AB2">
        <w:t>led</w:t>
      </w:r>
      <w:ins w:id="385" w:author="Laura Hoogland" w:date="2026-01-22T14:57:00Z" w16du:dateUtc="2026-01-22T20:57:00Z">
        <w:r w:rsidR="00CA1E32">
          <w:t xml:space="preserve"> as described in the</w:t>
        </w:r>
        <w:r w:rsidR="00CA1E32" w:rsidRPr="00CA1E32">
          <w:t xml:space="preserve"> What Information Is Needed as Proof of Your Claim for </w:t>
        </w:r>
        <w:r w:rsidR="00CA1E32" w:rsidRPr="561ADB52">
          <w:rPr>
            <w:b/>
            <w:color w:val="FF0000"/>
            <w:sz w:val="24"/>
            <w:szCs w:val="24"/>
            <w:vertAlign w:val="superscript"/>
          </w:rPr>
          <w:t>CV7</w:t>
        </w:r>
        <w:r w:rsidR="00CA1E32" w:rsidRPr="561ADB52">
          <w:rPr>
            <w:b/>
            <w:sz w:val="24"/>
            <w:szCs w:val="24"/>
          </w:rPr>
          <w:t>[</w:t>
        </w:r>
        <w:r w:rsidR="00CA1E32">
          <w:t>Spouse</w:t>
        </w:r>
        <w:r w:rsidR="00CA1E32" w:rsidRPr="561ADB52">
          <w:rPr>
            <w:b/>
            <w:sz w:val="24"/>
            <w:szCs w:val="24"/>
          </w:rPr>
          <w:t>]</w:t>
        </w:r>
        <w:r w:rsidR="00CA1E32">
          <w:t xml:space="preserve"> </w:t>
        </w:r>
        <w:r w:rsidR="00CA1E32" w:rsidRPr="00CA1E32">
          <w:t>Catastrophic Disability Benefit Payments</w:t>
        </w:r>
        <w:r w:rsidR="00CA1E32">
          <w:t xml:space="preserve"> above</w:t>
        </w:r>
      </w:ins>
      <w:r>
        <w:t>.</w:t>
      </w:r>
    </w:p>
    <w:p w14:paraId="1805C5A6" w14:textId="268F5CE2" w:rsidR="008A5911" w:rsidRDefault="008A5911" w:rsidP="00B37216">
      <w:pPr>
        <w:pStyle w:val="BulletD"/>
      </w:pPr>
      <w:r>
        <w:t xml:space="preserve">The date </w:t>
      </w:r>
      <w:r w:rsidR="00D60341">
        <w:t>Your</w:t>
      </w:r>
      <w:r>
        <w:t xml:space="preserve"> </w:t>
      </w:r>
      <w:r w:rsidR="00CE6C90"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dies.</w:t>
      </w:r>
    </w:p>
    <w:p w14:paraId="045D0E84" w14:textId="6AA911D8" w:rsidR="008A5911" w:rsidRDefault="008A5911" w:rsidP="00B37216">
      <w:pPr>
        <w:pStyle w:val="BulletD"/>
      </w:pPr>
      <w:r>
        <w:rPr>
          <w:b/>
          <w:color w:val="FF0000"/>
          <w:sz w:val="24"/>
          <w:vertAlign w:val="superscript"/>
        </w:rPr>
        <w:t>5</w:t>
      </w:r>
      <w:r w:rsidR="00571C41" w:rsidRPr="00571C41">
        <w:rPr>
          <w:b/>
          <w:bCs/>
          <w:sz w:val="24"/>
        </w:rPr>
        <w:t>[</w:t>
      </w:r>
      <w:r>
        <w:t xml:space="preserve">The date </w:t>
      </w:r>
      <w:r w:rsidR="00831858">
        <w:t>You</w:t>
      </w:r>
      <w:r>
        <w:t xml:space="preserve"> are divorced from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r w:rsidR="00571C41" w:rsidRPr="00571C41">
        <w:rPr>
          <w:b/>
          <w:bCs/>
          <w:sz w:val="24"/>
        </w:rPr>
        <w:t>]</w:t>
      </w:r>
    </w:p>
    <w:p w14:paraId="69C032F5" w14:textId="5AA18E45" w:rsidR="008A5911" w:rsidRDefault="008A5911" w:rsidP="00B37216">
      <w:pPr>
        <w:pStyle w:val="BulletD"/>
      </w:pPr>
      <w:r>
        <w:t xml:space="preserve">The date </w:t>
      </w:r>
      <w:r w:rsidR="00D60341">
        <w:t>Your</w:t>
      </w:r>
      <w:r>
        <w:t xml:space="preserve"> </w:t>
      </w:r>
      <w:r w:rsidR="00CE6C90"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is working at any job.</w:t>
      </w:r>
    </w:p>
    <w:p w14:paraId="5B40925B" w14:textId="77777777" w:rsidR="00C863F4" w:rsidRDefault="008A5911" w:rsidP="00C863F4">
      <w:pPr>
        <w:pStyle w:val="BulletD"/>
      </w:pPr>
      <w:r>
        <w:t xml:space="preserve">The date </w:t>
      </w:r>
      <w:r w:rsidR="00831858">
        <w:t>You</w:t>
      </w:r>
      <w:r>
        <w:t xml:space="preserve"> are no longer covered for </w:t>
      </w:r>
      <w:r w:rsidR="00310971" w:rsidRPr="00C863F4">
        <w:rPr>
          <w:rFonts w:cs="Arial"/>
          <w:b/>
          <w:color w:val="FF0000"/>
          <w:sz w:val="24"/>
          <w:szCs w:val="24"/>
          <w:vertAlign w:val="superscript"/>
        </w:rPr>
        <w:t>CV1</w:t>
      </w:r>
      <w:r w:rsidR="00571C41" w:rsidRPr="00C863F4">
        <w:rPr>
          <w:b/>
          <w:bCs/>
          <w:sz w:val="24"/>
        </w:rPr>
        <w:t>[</w:t>
      </w:r>
      <w:r>
        <w:t>long term</w:t>
      </w:r>
      <w:r w:rsidR="00571C41" w:rsidRPr="00C863F4">
        <w:rPr>
          <w:b/>
          <w:bCs/>
          <w:sz w:val="24"/>
        </w:rPr>
        <w:t>]</w:t>
      </w:r>
      <w:r>
        <w:t xml:space="preserve"> disability coverage under the </w:t>
      </w:r>
      <w:r w:rsidR="00985B0E">
        <w:t>Plan</w:t>
      </w:r>
      <w:r>
        <w:t>.</w:t>
      </w:r>
    </w:p>
    <w:p w14:paraId="70BD288E" w14:textId="1EF15503" w:rsidR="00596892" w:rsidRPr="00F9101E" w:rsidRDefault="00D32EE5" w:rsidP="00A76979">
      <w:pPr>
        <w:pStyle w:val="BulletD"/>
        <w:numPr>
          <w:ilvl w:val="0"/>
          <w:numId w:val="37"/>
        </w:numPr>
        <w:rPr>
          <w:b/>
          <w:bCs/>
          <w:sz w:val="24"/>
        </w:rPr>
      </w:pPr>
      <w:r w:rsidRPr="00F9101E">
        <w:rPr>
          <w:b/>
          <w:color w:val="FF0000"/>
          <w:sz w:val="24"/>
          <w:vertAlign w:val="superscript"/>
        </w:rPr>
        <w:lastRenderedPageBreak/>
        <w:t>4</w:t>
      </w:r>
      <w:r w:rsidRPr="00F9101E">
        <w:rPr>
          <w:b/>
          <w:bCs/>
          <w:sz w:val="24"/>
        </w:rPr>
        <w:t>[</w:t>
      </w:r>
      <w:r w:rsidR="00596892">
        <w:t xml:space="preserve">The date Your </w:t>
      </w:r>
      <w:r w:rsidR="00596892" w:rsidRPr="00F9101E">
        <w:rPr>
          <w:b/>
          <w:bCs/>
          <w:color w:val="FF0000"/>
          <w:sz w:val="24"/>
          <w:vertAlign w:val="superscript"/>
        </w:rPr>
        <w:t>CV7</w:t>
      </w:r>
      <w:r w:rsidR="00596892" w:rsidRPr="00F9101E">
        <w:rPr>
          <w:b/>
          <w:bCs/>
          <w:sz w:val="24"/>
        </w:rPr>
        <w:t>[</w:t>
      </w:r>
      <w:r w:rsidR="00596892">
        <w:t>Spouse</w:t>
      </w:r>
      <w:r w:rsidR="00596892" w:rsidRPr="00F9101E">
        <w:rPr>
          <w:b/>
          <w:bCs/>
          <w:sz w:val="24"/>
        </w:rPr>
        <w:t>]</w:t>
      </w:r>
      <w:r w:rsidR="00596892">
        <w:t xml:space="preserve"> is residing o</w:t>
      </w:r>
      <w:r w:rsidR="00596892" w:rsidRPr="007F3DF5">
        <w:t>utside the United States, territories and possessions of the United States, or Canada</w:t>
      </w:r>
      <w:r w:rsidR="00596892" w:rsidRPr="00987A39">
        <w:t xml:space="preserve">. We will consider </w:t>
      </w:r>
      <w:r w:rsidR="00596892">
        <w:t xml:space="preserve">Your </w:t>
      </w:r>
      <w:r w:rsidR="00596892" w:rsidRPr="00F9101E">
        <w:rPr>
          <w:b/>
          <w:bCs/>
          <w:color w:val="FF0000"/>
          <w:sz w:val="24"/>
          <w:vertAlign w:val="superscript"/>
        </w:rPr>
        <w:t>CV7</w:t>
      </w:r>
      <w:r w:rsidR="00596892" w:rsidRPr="00F9101E">
        <w:rPr>
          <w:b/>
          <w:bCs/>
          <w:sz w:val="24"/>
        </w:rPr>
        <w:t>[</w:t>
      </w:r>
      <w:r w:rsidR="00596892">
        <w:t>Spouse</w:t>
      </w:r>
      <w:r w:rsidR="00596892" w:rsidRPr="00F9101E">
        <w:rPr>
          <w:b/>
          <w:bCs/>
          <w:sz w:val="24"/>
        </w:rPr>
        <w:t>]</w:t>
      </w:r>
      <w:r w:rsidR="00596892">
        <w:t xml:space="preserve"> </w:t>
      </w:r>
      <w:r w:rsidR="00596892" w:rsidRPr="00987A39">
        <w:t xml:space="preserve">to reside outside of these countries if </w:t>
      </w:r>
      <w:r w:rsidR="00596892">
        <w:t xml:space="preserve">Your </w:t>
      </w:r>
      <w:r w:rsidR="00596892" w:rsidRPr="00F9101E">
        <w:rPr>
          <w:b/>
          <w:bCs/>
          <w:color w:val="FF0000"/>
          <w:sz w:val="24"/>
          <w:vertAlign w:val="superscript"/>
        </w:rPr>
        <w:t>CV7</w:t>
      </w:r>
      <w:r w:rsidR="00596892" w:rsidRPr="00F9101E">
        <w:rPr>
          <w:b/>
          <w:bCs/>
          <w:sz w:val="24"/>
        </w:rPr>
        <w:t>[</w:t>
      </w:r>
      <w:r w:rsidR="00596892">
        <w:t>Spouse</w:t>
      </w:r>
      <w:r w:rsidR="00596892" w:rsidRPr="00F9101E">
        <w:rPr>
          <w:b/>
          <w:bCs/>
          <w:sz w:val="24"/>
        </w:rPr>
        <w:t>]</w:t>
      </w:r>
      <w:r w:rsidR="00596892">
        <w:t xml:space="preserve"> </w:t>
      </w:r>
      <w:r w:rsidR="00596892" w:rsidRPr="00987A39">
        <w:t>h</w:t>
      </w:r>
      <w:r w:rsidR="00596892">
        <w:t>as</w:t>
      </w:r>
      <w:r w:rsidR="00596892" w:rsidRPr="00987A39">
        <w:t xml:space="preserve"> been outside </w:t>
      </w:r>
      <w:r w:rsidR="00596892" w:rsidRPr="007F3DF5">
        <w:t xml:space="preserve">for a total period of </w:t>
      </w:r>
      <w:r w:rsidR="00A936C5" w:rsidRPr="00F9101E">
        <w:rPr>
          <w:b/>
          <w:color w:val="FF0000"/>
          <w:sz w:val="24"/>
          <w:vertAlign w:val="superscript"/>
        </w:rPr>
        <w:t>4</w:t>
      </w:r>
      <w:r w:rsidR="00596892" w:rsidRPr="00F9101E">
        <w:rPr>
          <w:b/>
          <w:color w:val="FF0000"/>
          <w:sz w:val="24"/>
          <w:vertAlign w:val="superscript"/>
        </w:rPr>
        <w:t>a</w:t>
      </w:r>
      <w:r w:rsidR="00596892" w:rsidRPr="00F9101E">
        <w:rPr>
          <w:b/>
          <w:bCs/>
          <w:sz w:val="24"/>
        </w:rPr>
        <w:t>[</w:t>
      </w:r>
      <w:r w:rsidR="00596892" w:rsidRPr="007F3DF5">
        <w:t>3 – 12 months</w:t>
      </w:r>
      <w:r w:rsidR="00596892" w:rsidRPr="00F9101E">
        <w:rPr>
          <w:b/>
          <w:bCs/>
          <w:sz w:val="24"/>
        </w:rPr>
        <w:t>]</w:t>
      </w:r>
      <w:r w:rsidR="00596892" w:rsidRPr="007F3DF5">
        <w:t xml:space="preserve"> or more during any </w:t>
      </w:r>
      <w:r w:rsidR="00A936C5" w:rsidRPr="00F873C8">
        <w:rPr>
          <w:b/>
          <w:color w:val="FF0000"/>
          <w:sz w:val="24"/>
          <w:szCs w:val="24"/>
          <w:vertAlign w:val="superscript"/>
        </w:rPr>
        <w:t>4</w:t>
      </w:r>
      <w:r w:rsidR="00596892" w:rsidRPr="00F873C8">
        <w:rPr>
          <w:b/>
          <w:color w:val="FF0000"/>
          <w:sz w:val="24"/>
          <w:szCs w:val="24"/>
          <w:vertAlign w:val="superscript"/>
        </w:rPr>
        <w:t>b</w:t>
      </w:r>
      <w:r w:rsidR="00596892" w:rsidRPr="00F9101E">
        <w:rPr>
          <w:b/>
          <w:bCs/>
          <w:sz w:val="24"/>
        </w:rPr>
        <w:t>[</w:t>
      </w:r>
      <w:r w:rsidR="00596892" w:rsidRPr="007F3DF5">
        <w:t>6 – 24 consecutive months</w:t>
      </w:r>
      <w:r w:rsidR="00596892" w:rsidRPr="00F9101E">
        <w:rPr>
          <w:b/>
          <w:bCs/>
          <w:sz w:val="24"/>
        </w:rPr>
        <w:t>]</w:t>
      </w:r>
      <w:r w:rsidR="00596892" w:rsidRPr="007F3DF5">
        <w:t xml:space="preserve"> of benefit</w:t>
      </w:r>
      <w:r w:rsidR="00596892" w:rsidRPr="00987A39">
        <w:t xml:space="preserve"> payment</w:t>
      </w:r>
      <w:r w:rsidR="00596892" w:rsidRPr="007F3DF5">
        <w:t>s</w:t>
      </w:r>
      <w:r w:rsidR="00596892" w:rsidRPr="00987A39">
        <w:t xml:space="preserve"> under this Plan</w:t>
      </w:r>
      <w:r w:rsidR="00596892" w:rsidRPr="007F3DF5">
        <w:t>.</w:t>
      </w:r>
      <w:r w:rsidR="00596892" w:rsidRPr="00F9101E">
        <w:rPr>
          <w:b/>
          <w:bCs/>
          <w:sz w:val="24"/>
        </w:rPr>
        <w:t>]</w:t>
      </w:r>
    </w:p>
    <w:p w14:paraId="23C9BCE9" w14:textId="77777777" w:rsidR="00596892" w:rsidRDefault="00596892" w:rsidP="00596892">
      <w:pPr>
        <w:pStyle w:val="BulletD"/>
      </w:pPr>
      <w:r>
        <w:rPr>
          <w:b/>
          <w:color w:val="FF0000"/>
          <w:sz w:val="24"/>
          <w:vertAlign w:val="superscript"/>
        </w:rPr>
        <w:t>4</w:t>
      </w:r>
      <w:r w:rsidRPr="00571C41">
        <w:rPr>
          <w:b/>
          <w:bCs/>
          <w:sz w:val="24"/>
        </w:rPr>
        <w:t>[</w:t>
      </w:r>
      <w:r>
        <w:t xml:space="preserve">The date Your </w:t>
      </w:r>
      <w:r w:rsidRPr="00B46BF0">
        <w:rPr>
          <w:b/>
          <w:bCs/>
          <w:color w:val="FF0000"/>
          <w:sz w:val="24"/>
          <w:vertAlign w:val="superscript"/>
        </w:rPr>
        <w:t>CV7</w:t>
      </w:r>
      <w:r w:rsidRPr="00571C41">
        <w:rPr>
          <w:b/>
          <w:bCs/>
          <w:sz w:val="24"/>
        </w:rPr>
        <w:t>[</w:t>
      </w:r>
      <w:r>
        <w:t>Spouse</w:t>
      </w:r>
      <w:r w:rsidRPr="00571C41">
        <w:rPr>
          <w:b/>
          <w:bCs/>
          <w:sz w:val="24"/>
        </w:rPr>
        <w:t>]</w:t>
      </w:r>
      <w:r>
        <w:t xml:space="preserve"> refuses to be examined by Doctors, other medical practitioners or vocational experts of Our choice.</w:t>
      </w:r>
      <w:r w:rsidRPr="00571C41">
        <w:rPr>
          <w:b/>
          <w:bCs/>
          <w:sz w:val="24"/>
        </w:rPr>
        <w:t>]</w:t>
      </w:r>
    </w:p>
    <w:p w14:paraId="0D60EAB9" w14:textId="77777777" w:rsidR="00596892" w:rsidRDefault="00596892" w:rsidP="00596892">
      <w:pPr>
        <w:pStyle w:val="BulletD"/>
        <w:rPr>
          <w:b/>
          <w:bCs/>
          <w:sz w:val="24"/>
        </w:rPr>
      </w:pPr>
      <w:r>
        <w:rPr>
          <w:b/>
          <w:color w:val="FF0000"/>
          <w:sz w:val="24"/>
          <w:vertAlign w:val="superscript"/>
        </w:rPr>
        <w:t>4</w:t>
      </w:r>
      <w:r w:rsidRPr="00571C41">
        <w:rPr>
          <w:b/>
          <w:bCs/>
          <w:sz w:val="24"/>
        </w:rPr>
        <w:t>[</w:t>
      </w:r>
      <w:r>
        <w:t xml:space="preserve">The date Your </w:t>
      </w:r>
      <w:r w:rsidRPr="00B46BF0">
        <w:rPr>
          <w:b/>
          <w:bCs/>
          <w:color w:val="FF0000"/>
          <w:sz w:val="24"/>
          <w:vertAlign w:val="superscript"/>
        </w:rPr>
        <w:t>CV7</w:t>
      </w:r>
      <w:r w:rsidRPr="00571C41">
        <w:rPr>
          <w:b/>
          <w:bCs/>
          <w:sz w:val="24"/>
        </w:rPr>
        <w:t>[</w:t>
      </w:r>
      <w:r>
        <w:t>Spouse</w:t>
      </w:r>
      <w:r w:rsidRPr="00571C41">
        <w:rPr>
          <w:b/>
          <w:bCs/>
          <w:sz w:val="24"/>
        </w:rPr>
        <w:t>]</w:t>
      </w:r>
      <w:r>
        <w:t xml:space="preserve"> refuses to be interviewed by an authorized Prudential representative.</w:t>
      </w:r>
      <w:r w:rsidRPr="00571C41">
        <w:rPr>
          <w:b/>
          <w:bCs/>
          <w:sz w:val="24"/>
        </w:rPr>
        <w:t>]</w:t>
      </w:r>
    </w:p>
    <w:p w14:paraId="5A1977E6" w14:textId="313508BB" w:rsidR="00596892" w:rsidRDefault="00596892" w:rsidP="00596892">
      <w:pPr>
        <w:pStyle w:val="BulletD"/>
        <w:rPr>
          <w:b/>
          <w:bCs/>
          <w:sz w:val="24"/>
        </w:rPr>
      </w:pPr>
      <w:r>
        <w:rPr>
          <w:b/>
          <w:color w:val="FF0000"/>
          <w:sz w:val="24"/>
          <w:vertAlign w:val="superscript"/>
        </w:rPr>
        <w:t>4</w:t>
      </w:r>
      <w:r w:rsidRPr="00571C41">
        <w:rPr>
          <w:b/>
          <w:bCs/>
          <w:sz w:val="24"/>
        </w:rPr>
        <w:t>[</w:t>
      </w:r>
      <w:commentRangeStart w:id="386"/>
      <w:commentRangeStart w:id="387"/>
      <w:commentRangeStart w:id="388"/>
      <w:commentRangeStart w:id="389"/>
      <w:r w:rsidRPr="00CB1A12">
        <w:t xml:space="preserve">The date </w:t>
      </w:r>
      <w:r>
        <w:t xml:space="preserve">Your </w:t>
      </w:r>
      <w:r w:rsidRPr="00B46BF0">
        <w:rPr>
          <w:b/>
          <w:bCs/>
          <w:color w:val="FF0000"/>
          <w:sz w:val="24"/>
          <w:vertAlign w:val="superscript"/>
        </w:rPr>
        <w:t>CV7</w:t>
      </w:r>
      <w:r w:rsidRPr="00571C41">
        <w:rPr>
          <w:b/>
          <w:bCs/>
          <w:sz w:val="24"/>
        </w:rPr>
        <w:t>[</w:t>
      </w:r>
      <w:r>
        <w:t>Spouse</w:t>
      </w:r>
      <w:r w:rsidRPr="00571C41">
        <w:rPr>
          <w:b/>
          <w:bCs/>
          <w:sz w:val="24"/>
        </w:rPr>
        <w:t>]</w:t>
      </w:r>
      <w:r>
        <w:t xml:space="preserve"> has</w:t>
      </w:r>
      <w:r w:rsidRPr="001A7E29">
        <w:t xml:space="preserve"> been incarcerated as a result of a conviction for the commission of or attempt to commit </w:t>
      </w:r>
      <w:del w:id="390" w:author="Laura Hoogland" w:date="2026-01-22T14:57:00Z" w16du:dateUtc="2026-01-22T20:57:00Z">
        <w:r w:rsidRPr="001A7E29">
          <w:delText>an assault or</w:delText>
        </w:r>
      </w:del>
      <w:ins w:id="391" w:author="Laura Hoogland" w:date="2026-01-22T14:57:00Z" w16du:dateUtc="2026-01-22T20:57:00Z">
        <w:r w:rsidRPr="001A7E29">
          <w:t>a</w:t>
        </w:r>
      </w:ins>
      <w:r w:rsidRPr="001A7E29">
        <w:t xml:space="preserve"> felony for which You</w:t>
      </w:r>
      <w:r w:rsidR="00D57C4E">
        <w:t xml:space="preserve">r </w:t>
      </w:r>
      <w:r w:rsidR="00A35FA6" w:rsidRPr="00B46BF0">
        <w:rPr>
          <w:b/>
          <w:bCs/>
          <w:color w:val="FF0000"/>
          <w:sz w:val="24"/>
          <w:vertAlign w:val="superscript"/>
        </w:rPr>
        <w:t>CV7</w:t>
      </w:r>
      <w:r w:rsidR="00A35FA6" w:rsidRPr="00571C41">
        <w:rPr>
          <w:b/>
          <w:bCs/>
          <w:sz w:val="24"/>
        </w:rPr>
        <w:t>[</w:t>
      </w:r>
      <w:r w:rsidR="00D57C4E">
        <w:t>Spouse</w:t>
      </w:r>
      <w:r w:rsidR="00D707D9" w:rsidRPr="00BF2B17">
        <w:rPr>
          <w:b/>
          <w:bCs/>
          <w:sz w:val="24"/>
        </w:rPr>
        <w:t>]</w:t>
      </w:r>
      <w:r w:rsidR="00D57C4E">
        <w:t xml:space="preserve"> is</w:t>
      </w:r>
      <w:r w:rsidRPr="001A7E29">
        <w:t xml:space="preserve"> convicted</w:t>
      </w:r>
      <w:r w:rsidRPr="00CB1A12">
        <w:t>.</w:t>
      </w:r>
      <w:r w:rsidRPr="00571C41">
        <w:rPr>
          <w:b/>
          <w:bCs/>
          <w:sz w:val="24"/>
        </w:rPr>
        <w:t>]</w:t>
      </w:r>
    </w:p>
    <w:p w14:paraId="68FA989A" w14:textId="4A0ADB39" w:rsidR="00596892" w:rsidRDefault="00596892" w:rsidP="00596892">
      <w:pPr>
        <w:pStyle w:val="BulletD"/>
      </w:pPr>
      <w:r>
        <w:rPr>
          <w:b/>
          <w:color w:val="FF0000"/>
          <w:sz w:val="24"/>
          <w:vertAlign w:val="superscript"/>
        </w:rPr>
        <w:t>4</w:t>
      </w:r>
      <w:r w:rsidRPr="00571C41">
        <w:rPr>
          <w:b/>
          <w:bCs/>
          <w:sz w:val="24"/>
        </w:rPr>
        <w:t>[</w:t>
      </w:r>
      <w:r w:rsidRPr="00CB1A12">
        <w:t xml:space="preserve">The date </w:t>
      </w:r>
      <w:r>
        <w:t xml:space="preserve">Your </w:t>
      </w:r>
      <w:r w:rsidRPr="00B46BF0">
        <w:rPr>
          <w:b/>
          <w:bCs/>
          <w:color w:val="FF0000"/>
          <w:sz w:val="24"/>
          <w:vertAlign w:val="superscript"/>
        </w:rPr>
        <w:t>CV7</w:t>
      </w:r>
      <w:r w:rsidRPr="00571C41">
        <w:rPr>
          <w:b/>
          <w:bCs/>
          <w:sz w:val="24"/>
        </w:rPr>
        <w:t>[</w:t>
      </w:r>
      <w:r>
        <w:t>Spouse</w:t>
      </w:r>
      <w:r w:rsidRPr="00571C41">
        <w:rPr>
          <w:b/>
          <w:bCs/>
          <w:sz w:val="24"/>
        </w:rPr>
        <w:t>]</w:t>
      </w:r>
      <w:r>
        <w:t xml:space="preserve"> is convicted for a commission of or attempt to commit </w:t>
      </w:r>
      <w:del w:id="392" w:author="Laura Hoogland" w:date="2026-01-22T14:57:00Z" w16du:dateUtc="2026-01-22T20:57:00Z">
        <w:r>
          <w:delText xml:space="preserve">an assault or </w:delText>
        </w:r>
      </w:del>
      <w:r>
        <w:t>a felony</w:t>
      </w:r>
      <w:del w:id="393" w:author="Laura Hoogland" w:date="2026-01-22T14:57:00Z" w16du:dateUtc="2026-01-22T20:57:00Z">
        <w:r w:rsidRPr="00CB1A12">
          <w:delText>.</w:delText>
        </w:r>
        <w:r w:rsidRPr="00C80F4C">
          <w:rPr>
            <w:b/>
            <w:bCs/>
            <w:sz w:val="24"/>
          </w:rPr>
          <w:delText>]</w:delText>
        </w:r>
      </w:del>
      <w:ins w:id="394" w:author="Laura Hoogland" w:date="2026-01-22T14:57:00Z" w16du:dateUtc="2026-01-22T20:57:00Z">
        <w:r w:rsidRPr="00CB1A12">
          <w:t>.</w:t>
        </w:r>
        <w:commentRangeEnd w:id="386"/>
        <w:r w:rsidR="00DA5277" w:rsidRPr="00C80F4C">
          <w:rPr>
            <w:rStyle w:val="CommentReference"/>
            <w:b/>
            <w:bCs/>
            <w:sz w:val="24"/>
            <w:szCs w:val="20"/>
          </w:rPr>
          <w:commentReference w:id="386"/>
        </w:r>
        <w:commentRangeEnd w:id="387"/>
        <w:r w:rsidR="00797F4C" w:rsidRPr="00C80F4C">
          <w:rPr>
            <w:rStyle w:val="CommentReference"/>
            <w:b/>
            <w:bCs/>
            <w:sz w:val="24"/>
            <w:szCs w:val="20"/>
          </w:rPr>
          <w:commentReference w:id="387"/>
        </w:r>
        <w:commentRangeEnd w:id="388"/>
        <w:r w:rsidR="003E2CB9" w:rsidRPr="00C80F4C">
          <w:rPr>
            <w:rStyle w:val="CommentReference"/>
            <w:b/>
            <w:bCs/>
            <w:sz w:val="24"/>
            <w:szCs w:val="20"/>
          </w:rPr>
          <w:commentReference w:id="388"/>
        </w:r>
        <w:commentRangeEnd w:id="389"/>
        <w:r w:rsidR="006E70CC" w:rsidRPr="00C80F4C">
          <w:rPr>
            <w:rStyle w:val="CommentReference"/>
            <w:b/>
            <w:bCs/>
            <w:sz w:val="24"/>
            <w:szCs w:val="20"/>
          </w:rPr>
          <w:commentReference w:id="389"/>
        </w:r>
        <w:r w:rsidRPr="00C80F4C">
          <w:rPr>
            <w:b/>
            <w:bCs/>
            <w:sz w:val="24"/>
          </w:rPr>
          <w:t>]</w:t>
        </w:r>
      </w:ins>
    </w:p>
    <w:p w14:paraId="0FA2917B" w14:textId="4A551F3D" w:rsidR="00347D78" w:rsidRPr="009A07E0" w:rsidRDefault="00604D4E" w:rsidP="0005408C">
      <w:pPr>
        <w:pStyle w:val="Indent2"/>
        <w:tabs>
          <w:tab w:val="clear" w:pos="864"/>
        </w:tabs>
        <w:ind w:left="432" w:firstLine="0"/>
      </w:pPr>
      <w:r>
        <w:rPr>
          <w:b/>
          <w:bCs/>
          <w:color w:val="FF0000"/>
          <w:sz w:val="24"/>
          <w:szCs w:val="24"/>
          <w:vertAlign w:val="superscript"/>
        </w:rPr>
        <w:t>7</w:t>
      </w:r>
      <w:r w:rsidR="00571C41" w:rsidRPr="00571C41">
        <w:rPr>
          <w:b/>
          <w:bCs/>
          <w:sz w:val="24"/>
        </w:rPr>
        <w:t>[</w:t>
      </w:r>
      <w:r w:rsidR="00347D78">
        <w:t>If there is an overpayment due to Prudential</w:t>
      </w:r>
      <w:r w:rsidR="005F62D3" w:rsidRPr="005F62D3">
        <w:t xml:space="preserve"> </w:t>
      </w:r>
      <w:r w:rsidR="005F62D3">
        <w:t xml:space="preserve">for any </w:t>
      </w:r>
      <w:r w:rsidR="00E60342">
        <w:t xml:space="preserve">Prudential </w:t>
      </w:r>
      <w:r w:rsidR="005F62D3">
        <w:t>claim</w:t>
      </w:r>
      <w:r w:rsidR="005F62D3" w:rsidRPr="00114B0D">
        <w:t>,</w:t>
      </w:r>
      <w:r w:rsidR="00D4719D" w:rsidRPr="00114B0D">
        <w:t xml:space="preserve"> </w:t>
      </w:r>
      <w:r w:rsidR="00347D78">
        <w:t xml:space="preserve">Prudential may apply the </w:t>
      </w:r>
      <w:r w:rsidR="006340F3">
        <w:t>Spouse</w:t>
      </w:r>
      <w:r w:rsidR="00347D78">
        <w:t xml:space="preserve"> </w:t>
      </w:r>
      <w:r w:rsidR="0026625A">
        <w:t>Catastrophic Disability Benefit</w:t>
      </w:r>
      <w:r w:rsidR="00347D78">
        <w:t xml:space="preserve"> </w:t>
      </w:r>
      <w:r w:rsidR="00FE0607">
        <w:t>P</w:t>
      </w:r>
      <w:r w:rsidR="00347D78">
        <w:t>ayment toward any outstanding overpayment.</w:t>
      </w:r>
      <w:r w:rsidR="00571C41" w:rsidRPr="00571C41">
        <w:rPr>
          <w:b/>
          <w:bCs/>
          <w:sz w:val="24"/>
        </w:rPr>
        <w:t>]</w:t>
      </w:r>
      <w:r w:rsidR="00F25531">
        <w:t xml:space="preserve"> </w:t>
      </w:r>
    </w:p>
    <w:p w14:paraId="6364E0C4" w14:textId="14A58301" w:rsidR="008A5911" w:rsidRDefault="008A5911" w:rsidP="008A5911">
      <w:pPr>
        <w:pStyle w:val="SubtitleD"/>
      </w:pPr>
      <w:r>
        <w:t xml:space="preserve">What Disabilities Are Not Covered Under </w:t>
      </w:r>
      <w:r w:rsidR="00137BAD">
        <w:t>t</w:t>
      </w:r>
      <w:r w:rsidR="00F16EB2">
        <w:t>he</w:t>
      </w:r>
      <w:r>
        <w:t xml:space="preserve"> </w:t>
      </w:r>
      <w:r w:rsidR="00CE6C90" w:rsidRPr="00B37216">
        <w:rPr>
          <w:rFonts w:ascii="Arial" w:hAnsi="Arial"/>
          <w:bCs/>
          <w:color w:val="FF0000"/>
          <w:vertAlign w:val="superscript"/>
        </w:rPr>
        <w:t>CV7</w:t>
      </w:r>
      <w:r w:rsidR="00571C41" w:rsidRPr="00571C41">
        <w:rPr>
          <w:bCs/>
        </w:rPr>
        <w:t>[</w:t>
      </w:r>
      <w:r>
        <w:t>Spouse</w:t>
      </w:r>
      <w:r w:rsidR="00571C41" w:rsidRPr="00571C41">
        <w:rPr>
          <w:bCs/>
        </w:rPr>
        <w:t>]</w:t>
      </w:r>
      <w:r>
        <w:t xml:space="preserve"> Catastrophic Disability Benefit?</w:t>
      </w:r>
    </w:p>
    <w:p w14:paraId="75761EF6" w14:textId="289473A1" w:rsidR="008A5911" w:rsidRDefault="008A5911" w:rsidP="008A5911">
      <w:pPr>
        <w:pStyle w:val="2Text"/>
      </w:pPr>
      <w:r>
        <w:t xml:space="preserve">This benefit is not payable </w:t>
      </w:r>
      <w:r w:rsidR="00B867AF">
        <w:t>if</w:t>
      </w:r>
      <w:r w:rsidR="00F16EB2">
        <w:t xml:space="preserve"> </w:t>
      </w:r>
      <w:r w:rsidR="00D60341">
        <w:t>Your</w:t>
      </w:r>
      <w:r>
        <w:t xml:space="preserve"> </w:t>
      </w:r>
      <w:r w:rsidR="007C7093" w:rsidRPr="5973CFB0">
        <w:rPr>
          <w:b/>
          <w:color w:val="FF0000"/>
          <w:sz w:val="24"/>
          <w:szCs w:val="24"/>
          <w:vertAlign w:val="superscript"/>
        </w:rPr>
        <w:t>CV7</w:t>
      </w:r>
      <w:r w:rsidR="00571C41" w:rsidRPr="5973CFB0">
        <w:rPr>
          <w:b/>
          <w:sz w:val="24"/>
          <w:szCs w:val="24"/>
        </w:rPr>
        <w:t>[</w:t>
      </w:r>
      <w:r w:rsidR="006340F3">
        <w:t>Spouse</w:t>
      </w:r>
      <w:r w:rsidR="00571C41" w:rsidRPr="5973CFB0">
        <w:rPr>
          <w:b/>
          <w:sz w:val="24"/>
          <w:szCs w:val="24"/>
        </w:rPr>
        <w:t>]</w:t>
      </w:r>
      <w:r>
        <w:rPr>
          <w:b/>
          <w:sz w:val="24"/>
          <w:szCs w:val="24"/>
        </w:rPr>
        <w:t xml:space="preserve"> </w:t>
      </w:r>
      <w:r w:rsidR="00FE6820" w:rsidRPr="00137BAD">
        <w:rPr>
          <w:bCs/>
        </w:rPr>
        <w:t xml:space="preserve">becoming </w:t>
      </w:r>
      <w:r w:rsidR="511125A5">
        <w:t>C</w:t>
      </w:r>
      <w:r>
        <w:t>atastrophic</w:t>
      </w:r>
      <w:r w:rsidR="00F16EB2">
        <w:t>ally</w:t>
      </w:r>
      <w:r>
        <w:t xml:space="preserve"> </w:t>
      </w:r>
      <w:r w:rsidR="4F222614">
        <w:t>D</w:t>
      </w:r>
      <w:r>
        <w:t>isab</w:t>
      </w:r>
      <w:r w:rsidR="00F16EB2">
        <w:t>led</w:t>
      </w:r>
      <w:r>
        <w:t xml:space="preserve"> </w:t>
      </w:r>
      <w:r w:rsidR="00FE6820">
        <w:t xml:space="preserve">is </w:t>
      </w:r>
      <w:r>
        <w:t xml:space="preserve">caused by, contributed to by, or resulting from </w:t>
      </w:r>
      <w:r w:rsidR="00D60341">
        <w:t>Your</w:t>
      </w:r>
      <w:r>
        <w:t xml:space="preserve"> </w:t>
      </w:r>
      <w:r w:rsidR="007C7093" w:rsidRPr="5973CFB0">
        <w:rPr>
          <w:b/>
          <w:color w:val="FF0000"/>
          <w:sz w:val="24"/>
          <w:szCs w:val="24"/>
          <w:vertAlign w:val="superscript"/>
        </w:rPr>
        <w:t>CV7</w:t>
      </w:r>
      <w:r w:rsidR="00571C41" w:rsidRPr="5973CFB0">
        <w:rPr>
          <w:b/>
          <w:sz w:val="24"/>
          <w:szCs w:val="24"/>
        </w:rPr>
        <w:t>[</w:t>
      </w:r>
      <w:r w:rsidR="006340F3">
        <w:t>Spouse</w:t>
      </w:r>
      <w:r>
        <w:t>’s</w:t>
      </w:r>
      <w:r w:rsidR="00571C41" w:rsidRPr="5973CFB0">
        <w:rPr>
          <w:b/>
          <w:sz w:val="24"/>
          <w:szCs w:val="24"/>
        </w:rPr>
        <w:t>]</w:t>
      </w:r>
      <w:r>
        <w:t>:</w:t>
      </w:r>
    </w:p>
    <w:p w14:paraId="41FF467F" w14:textId="078824CA" w:rsidR="008A5911" w:rsidRDefault="008A5911" w:rsidP="008A5911">
      <w:pPr>
        <w:pStyle w:val="BulletD"/>
      </w:pPr>
      <w:r>
        <w:t>intentionally self-inflicted injuries</w:t>
      </w:r>
      <w:r w:rsidR="00383ADD">
        <w:t xml:space="preserve"> </w:t>
      </w:r>
      <w:r w:rsidR="00FE0607">
        <w:rPr>
          <w:b/>
          <w:color w:val="FF0000"/>
          <w:sz w:val="24"/>
          <w:vertAlign w:val="superscript"/>
        </w:rPr>
        <w:t>4</w:t>
      </w:r>
      <w:r w:rsidR="00FE0607" w:rsidRPr="00571C41">
        <w:rPr>
          <w:b/>
          <w:bCs/>
          <w:sz w:val="24"/>
        </w:rPr>
        <w:t>[</w:t>
      </w:r>
      <w:r w:rsidR="00383ADD">
        <w:t>while sane</w:t>
      </w:r>
      <w:r w:rsidR="0076746A">
        <w:t xml:space="preserve"> or insane</w:t>
      </w:r>
      <w:r w:rsidR="00FE0607" w:rsidRPr="00571C41">
        <w:rPr>
          <w:b/>
          <w:bCs/>
          <w:sz w:val="24"/>
        </w:rPr>
        <w:t>]</w:t>
      </w:r>
      <w:r>
        <w:t>;</w:t>
      </w:r>
      <w:r w:rsidR="00204DB5">
        <w:rPr>
          <w:b/>
          <w:bCs/>
          <w:sz w:val="24"/>
        </w:rPr>
        <w:t>[</w:t>
      </w:r>
      <w:r w:rsidR="00BA6A50">
        <w:t>or</w:t>
      </w:r>
      <w:r w:rsidR="00BA6A50" w:rsidRPr="00571C41">
        <w:rPr>
          <w:b/>
          <w:bCs/>
          <w:sz w:val="24"/>
        </w:rPr>
        <w:t>]</w:t>
      </w:r>
    </w:p>
    <w:p w14:paraId="1D890515" w14:textId="77777777" w:rsidR="008A5911" w:rsidRDefault="008A5911" w:rsidP="008A5911">
      <w:pPr>
        <w:pStyle w:val="BulletD"/>
        <w:rPr>
          <w:del w:id="395" w:author="Laura Hoogland" w:date="2026-01-22T14:57:00Z" w16du:dateUtc="2026-01-22T20:57:00Z"/>
        </w:rPr>
      </w:pPr>
      <w:del w:id="396" w:author="Laura Hoogland" w:date="2026-01-22T14:57:00Z" w16du:dateUtc="2026-01-22T20:57:00Z">
        <w:r>
          <w:delText xml:space="preserve">active </w:delText>
        </w:r>
        <w:r w:rsidR="004059AD" w:rsidRPr="00B37216">
          <w:delText>Participation</w:delText>
        </w:r>
        <w:r w:rsidRPr="000507F1">
          <w:delText xml:space="preserve"> i</w:delText>
        </w:r>
        <w:r>
          <w:delText>n a riot;</w:delText>
        </w:r>
        <w:r w:rsidR="00204DB5" w:rsidRPr="001935DA">
          <w:rPr>
            <w:b/>
            <w:sz w:val="24"/>
          </w:rPr>
          <w:delText>[</w:delText>
        </w:r>
        <w:r>
          <w:delText>or</w:delText>
        </w:r>
        <w:r w:rsidR="00571C41" w:rsidRPr="00571C41">
          <w:rPr>
            <w:b/>
            <w:bCs/>
            <w:sz w:val="24"/>
          </w:rPr>
          <w:delText>]</w:delText>
        </w:r>
      </w:del>
    </w:p>
    <w:p w14:paraId="718316F8" w14:textId="693B3FD9" w:rsidR="00CB441A" w:rsidRDefault="00C534FA" w:rsidP="008A5911">
      <w:pPr>
        <w:pStyle w:val="BulletD"/>
      </w:pPr>
      <w:commentRangeStart w:id="397"/>
      <w:commentRangeStart w:id="398"/>
      <w:commentRangeEnd w:id="397"/>
      <w:r>
        <w:rPr>
          <w:rStyle w:val="CommentReference"/>
          <w:sz w:val="20"/>
          <w:szCs w:val="20"/>
        </w:rPr>
        <w:commentReference w:id="397"/>
      </w:r>
      <w:commentRangeEnd w:id="398"/>
      <w:r w:rsidR="004C585A">
        <w:rPr>
          <w:rStyle w:val="CommentReference"/>
          <w:sz w:val="20"/>
          <w:szCs w:val="20"/>
        </w:rPr>
        <w:commentReference w:id="398"/>
      </w:r>
      <w:r w:rsidR="008A5911">
        <w:t xml:space="preserve">commission of a felony for which </w:t>
      </w:r>
      <w:r w:rsidR="00D60341">
        <w:t>Your</w:t>
      </w:r>
      <w:r w:rsidR="008A5911">
        <w:t xml:space="preserve"> </w:t>
      </w:r>
      <w:r w:rsidR="007C7093"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8A5911">
        <w:t xml:space="preserve"> has been convicted under state </w:t>
      </w:r>
      <w:r w:rsidR="008A5911">
        <w:rPr>
          <w:b/>
          <w:color w:val="FF0000"/>
          <w:sz w:val="24"/>
          <w:vertAlign w:val="superscript"/>
        </w:rPr>
        <w:t>4</w:t>
      </w:r>
      <w:r w:rsidR="00571C41" w:rsidRPr="00571C41">
        <w:rPr>
          <w:b/>
          <w:bCs/>
          <w:sz w:val="24"/>
        </w:rPr>
        <w:t>[</w:t>
      </w:r>
      <w:r w:rsidR="008A5911">
        <w:t>, provincial</w:t>
      </w:r>
      <w:r w:rsidR="00571C41" w:rsidRPr="00571C41">
        <w:rPr>
          <w:b/>
          <w:bCs/>
          <w:sz w:val="24"/>
        </w:rPr>
        <w:t>]</w:t>
      </w:r>
      <w:r w:rsidR="008A5911">
        <w:t xml:space="preserve"> or federal law</w:t>
      </w:r>
      <w:r w:rsidR="00354159">
        <w:t>;</w:t>
      </w:r>
      <w:r w:rsidR="00204DB5" w:rsidRPr="001935DA">
        <w:rPr>
          <w:b/>
          <w:sz w:val="24"/>
        </w:rPr>
        <w:t>[</w:t>
      </w:r>
      <w:r w:rsidR="00354159">
        <w:t>or</w:t>
      </w:r>
      <w:r w:rsidR="00354159" w:rsidRPr="00571C41">
        <w:rPr>
          <w:b/>
          <w:bCs/>
          <w:sz w:val="24"/>
        </w:rPr>
        <w:t>]</w:t>
      </w:r>
      <w:r w:rsidR="008A5911">
        <w:t xml:space="preserve"> </w:t>
      </w:r>
    </w:p>
    <w:p w14:paraId="4D151317" w14:textId="2164E3DA" w:rsidR="00CB441A" w:rsidRDefault="002D67DB" w:rsidP="00CB441A">
      <w:pPr>
        <w:pStyle w:val="BulletD"/>
      </w:pPr>
      <w:r>
        <w:rPr>
          <w:b/>
          <w:bCs/>
          <w:color w:val="FF0000"/>
          <w:sz w:val="24"/>
          <w:szCs w:val="24"/>
          <w:vertAlign w:val="superscript"/>
        </w:rPr>
        <w:t>2</w:t>
      </w:r>
      <w:r w:rsidR="00571C41" w:rsidRPr="001935DA">
        <w:rPr>
          <w:b/>
          <w:sz w:val="24"/>
          <w:szCs w:val="24"/>
        </w:rPr>
        <w:t>[</w:t>
      </w:r>
      <w:r w:rsidR="00F53B10" w:rsidRPr="00B37216">
        <w:rPr>
          <w:bCs/>
          <w:iCs/>
        </w:rPr>
        <w:t>O</w:t>
      </w:r>
      <w:r w:rsidR="00CB441A" w:rsidRPr="00B37216">
        <w:rPr>
          <w:bCs/>
          <w:iCs/>
        </w:rPr>
        <w:t xml:space="preserve">ccupational </w:t>
      </w:r>
      <w:r w:rsidR="00F53B10" w:rsidRPr="00B37216">
        <w:rPr>
          <w:bCs/>
          <w:iCs/>
        </w:rPr>
        <w:t>S</w:t>
      </w:r>
      <w:r w:rsidR="00CB441A" w:rsidRPr="00B37216">
        <w:rPr>
          <w:bCs/>
          <w:iCs/>
        </w:rPr>
        <w:t xml:space="preserve">ickness or </w:t>
      </w:r>
      <w:r w:rsidR="006C4D2C" w:rsidRPr="00B37216">
        <w:rPr>
          <w:bCs/>
          <w:iCs/>
        </w:rPr>
        <w:t>I</w:t>
      </w:r>
      <w:r w:rsidR="00CB441A" w:rsidRPr="00B37216">
        <w:rPr>
          <w:bCs/>
          <w:iCs/>
        </w:rPr>
        <w:t>njury</w:t>
      </w:r>
      <w:r w:rsidR="0087610C" w:rsidRPr="00B37216">
        <w:rPr>
          <w:bCs/>
          <w:iCs/>
        </w:rPr>
        <w:t xml:space="preserve"> </w:t>
      </w:r>
      <w:r w:rsidR="00CB441A" w:rsidRPr="00F53B10">
        <w:t>or any disabilities</w:t>
      </w:r>
      <w:r w:rsidR="00CB441A">
        <w:t xml:space="preserve"> which begin at the same time or after </w:t>
      </w:r>
      <w:r w:rsidR="00D60341">
        <w:t>Your</w:t>
      </w:r>
      <w:r w:rsidR="00CB441A">
        <w:t xml:space="preserve"> </w:t>
      </w:r>
      <w:r w:rsidR="00666EE2" w:rsidRPr="00B37216">
        <w:rPr>
          <w:b/>
          <w:bCs/>
          <w:color w:val="FF0000"/>
          <w:sz w:val="24"/>
          <w:vertAlign w:val="superscript"/>
        </w:rPr>
        <w:t>CV7</w:t>
      </w:r>
      <w:r w:rsidR="00571C41" w:rsidRPr="00571C41">
        <w:rPr>
          <w:b/>
          <w:bCs/>
          <w:sz w:val="24"/>
        </w:rPr>
        <w:t>[</w:t>
      </w:r>
      <w:r w:rsidR="00666EE2">
        <w:t>Spouse’s</w:t>
      </w:r>
      <w:r w:rsidR="00571C41" w:rsidRPr="00571C41">
        <w:rPr>
          <w:b/>
          <w:bCs/>
          <w:sz w:val="24"/>
        </w:rPr>
        <w:t>]</w:t>
      </w:r>
      <w:r w:rsidR="00666EE2">
        <w:t xml:space="preserve"> </w:t>
      </w:r>
      <w:r w:rsidR="007C3BC2">
        <w:t>O</w:t>
      </w:r>
      <w:r w:rsidR="00CB441A">
        <w:t xml:space="preserve">ccupational </w:t>
      </w:r>
      <w:r w:rsidR="00E71A9B">
        <w:t>S</w:t>
      </w:r>
      <w:r w:rsidR="00CB441A">
        <w:t xml:space="preserve">ickness or </w:t>
      </w:r>
      <w:r w:rsidR="00E71A9B">
        <w:t>I</w:t>
      </w:r>
      <w:r w:rsidR="00CB441A">
        <w:t xml:space="preserve">njury. However, Prudential will cover disabilities due to </w:t>
      </w:r>
      <w:r w:rsidR="001C30DA">
        <w:t>o</w:t>
      </w:r>
      <w:r w:rsidR="00CB441A">
        <w:t xml:space="preserve">ccupational </w:t>
      </w:r>
      <w:r w:rsidR="006C4D2C">
        <w:t>S</w:t>
      </w:r>
      <w:r w:rsidR="00CB441A">
        <w:t xml:space="preserve">icknesses or </w:t>
      </w:r>
      <w:r w:rsidR="00102EA2">
        <w:t xml:space="preserve">Injuries </w:t>
      </w:r>
      <w:r w:rsidR="00CB441A">
        <w:t>for partners or sole proprietors who cannot be covered by workers’ compensation law; or</w:t>
      </w:r>
      <w:r w:rsidR="00571C41" w:rsidRPr="00571C41">
        <w:rPr>
          <w:b/>
          <w:bCs/>
          <w:sz w:val="24"/>
        </w:rPr>
        <w:t>]</w:t>
      </w:r>
    </w:p>
    <w:p w14:paraId="126224F2" w14:textId="551FB5CD" w:rsidR="00272FD3" w:rsidRDefault="000926F1" w:rsidP="00272FD3">
      <w:pPr>
        <w:pStyle w:val="BulletD"/>
      </w:pPr>
      <w:r>
        <w:rPr>
          <w:b/>
          <w:bCs/>
          <w:color w:val="FF0000"/>
          <w:sz w:val="24"/>
          <w:szCs w:val="24"/>
          <w:vertAlign w:val="superscript"/>
        </w:rPr>
        <w:t>2</w:t>
      </w:r>
      <w:r w:rsidR="00571C41" w:rsidRPr="001935DA">
        <w:rPr>
          <w:b/>
          <w:sz w:val="24"/>
          <w:szCs w:val="24"/>
        </w:rPr>
        <w:t>[</w:t>
      </w:r>
      <w:r w:rsidR="00272FD3">
        <w:t>loss of a professional or occupational license or certification; or</w:t>
      </w:r>
    </w:p>
    <w:p w14:paraId="516747A6" w14:textId="05DFD407" w:rsidR="00CB43CB" w:rsidRDefault="00CB43CB" w:rsidP="00CB43CB">
      <w:pPr>
        <w:pStyle w:val="BulletD"/>
      </w:pPr>
      <w:commentRangeStart w:id="399"/>
      <w:commentRangeStart w:id="400"/>
      <w:commentRangeStart w:id="401"/>
      <w:commentRangeStart w:id="402"/>
      <w:r w:rsidRPr="00AE4F76">
        <w:t xml:space="preserve">commission of, or attempt to commit </w:t>
      </w:r>
      <w:del w:id="403" w:author="Laura Hoogland" w:date="2026-01-22T14:57:00Z" w16du:dateUtc="2026-01-22T20:57:00Z">
        <w:r w:rsidRPr="00AE4F76">
          <w:delText xml:space="preserve">an assault or </w:delText>
        </w:r>
      </w:del>
      <w:r w:rsidRPr="00AE4F76">
        <w:t xml:space="preserve">a felony for which </w:t>
      </w:r>
      <w:r w:rsidR="00EB2794">
        <w:t>You</w:t>
      </w:r>
      <w:r w:rsidR="00C1276F">
        <w:t xml:space="preserve">r </w:t>
      </w:r>
      <w:r w:rsidR="00CE2FF3" w:rsidRPr="00C511B9">
        <w:rPr>
          <w:b/>
          <w:bCs/>
          <w:color w:val="FF0000"/>
          <w:sz w:val="24"/>
          <w:vertAlign w:val="superscript"/>
        </w:rPr>
        <w:t>CV7</w:t>
      </w:r>
      <w:r w:rsidR="00CE2FF3" w:rsidRPr="00571C41">
        <w:rPr>
          <w:b/>
          <w:bCs/>
          <w:sz w:val="24"/>
        </w:rPr>
        <w:t>[</w:t>
      </w:r>
      <w:r w:rsidR="00C1276F">
        <w:t>Spouse</w:t>
      </w:r>
      <w:r w:rsidR="00CE2FF3" w:rsidRPr="00571C41">
        <w:rPr>
          <w:b/>
          <w:bCs/>
          <w:sz w:val="24"/>
        </w:rPr>
        <w:t>]</w:t>
      </w:r>
      <w:r w:rsidRPr="00AE4F76">
        <w:t xml:space="preserve"> </w:t>
      </w:r>
      <w:r w:rsidR="00C1276F">
        <w:t>is</w:t>
      </w:r>
      <w:r w:rsidR="00C1276F" w:rsidRPr="00AE4F76">
        <w:t xml:space="preserve"> </w:t>
      </w:r>
      <w:r w:rsidRPr="00AE4F76">
        <w:t>convicted of;</w:t>
      </w:r>
      <w:r>
        <w:t xml:space="preserve"> or</w:t>
      </w:r>
    </w:p>
    <w:p w14:paraId="5A30205E" w14:textId="1E83A1DE" w:rsidR="00272FD3" w:rsidRDefault="00272FD3" w:rsidP="00272FD3">
      <w:pPr>
        <w:pStyle w:val="BulletD"/>
        <w:rPr>
          <w:ins w:id="404" w:author="Laura Hoogland" w:date="2026-01-22T14:57:00Z" w16du:dateUtc="2026-01-22T20:57:00Z"/>
        </w:rPr>
      </w:pPr>
      <w:ins w:id="405" w:author="Laura Hoogland" w:date="2026-01-22T14:57:00Z" w16du:dateUtc="2026-01-22T20:57:00Z">
        <w:r>
          <w:t>being charged with a c</w:t>
        </w:r>
        <w:r w:rsidRPr="00D22353">
          <w:t>ommission of or attempt to commit a felony</w:t>
        </w:r>
        <w:r>
          <w:t>; or</w:t>
        </w:r>
        <w:commentRangeEnd w:id="399"/>
        <w:r w:rsidR="00661B49">
          <w:rPr>
            <w:rStyle w:val="CommentReference"/>
            <w:sz w:val="20"/>
            <w:szCs w:val="20"/>
          </w:rPr>
          <w:commentReference w:id="399"/>
        </w:r>
        <w:commentRangeEnd w:id="400"/>
        <w:r w:rsidR="00797F4C">
          <w:rPr>
            <w:rStyle w:val="CommentReference"/>
            <w:sz w:val="20"/>
            <w:szCs w:val="20"/>
          </w:rPr>
          <w:commentReference w:id="400"/>
        </w:r>
        <w:commentRangeEnd w:id="401"/>
        <w:r w:rsidR="00AC4C5B">
          <w:rPr>
            <w:rStyle w:val="CommentReference"/>
            <w:sz w:val="20"/>
            <w:szCs w:val="20"/>
          </w:rPr>
          <w:commentReference w:id="401"/>
        </w:r>
        <w:commentRangeEnd w:id="402"/>
        <w:r w:rsidR="004C585A">
          <w:rPr>
            <w:rStyle w:val="CommentReference"/>
            <w:sz w:val="20"/>
            <w:szCs w:val="20"/>
          </w:rPr>
          <w:commentReference w:id="402"/>
        </w:r>
      </w:ins>
    </w:p>
    <w:p w14:paraId="3E8A2972" w14:textId="700A8122" w:rsidR="008F11D4" w:rsidRDefault="00062FD6" w:rsidP="00272FD3">
      <w:pPr>
        <w:pStyle w:val="BulletD"/>
      </w:pPr>
      <w:r>
        <w:t>M</w:t>
      </w:r>
      <w:r w:rsidR="008F11D4">
        <w:t xml:space="preserve">ental </w:t>
      </w:r>
      <w:r>
        <w:t>Illness</w:t>
      </w:r>
      <w:r w:rsidR="008F11D4">
        <w:t>; or</w:t>
      </w:r>
    </w:p>
    <w:p w14:paraId="76D5C224" w14:textId="77777777" w:rsidR="00272FD3" w:rsidRDefault="00272FD3" w:rsidP="00272FD3">
      <w:pPr>
        <w:pStyle w:val="BulletD"/>
        <w:rPr>
          <w:del w:id="406" w:author="Laura Hoogland" w:date="2026-01-22T14:57:00Z" w16du:dateUtc="2026-01-22T20:57:00Z"/>
        </w:rPr>
      </w:pPr>
      <w:del w:id="407" w:author="Laura Hoogland" w:date="2026-01-22T14:57:00Z" w16du:dateUtc="2026-01-22T20:57:00Z">
        <w:r>
          <w:delText>being charged with a c</w:delText>
        </w:r>
        <w:r w:rsidRPr="00D22353">
          <w:delText>ommission of or attempt to commit an assault or a felony</w:delText>
        </w:r>
        <w:r>
          <w:delText>; or</w:delText>
        </w:r>
      </w:del>
    </w:p>
    <w:p w14:paraId="0356A8CB" w14:textId="1FBA0623" w:rsidR="00272FD3" w:rsidRDefault="00272FD3" w:rsidP="00272FD3">
      <w:pPr>
        <w:pStyle w:val="BulletD"/>
      </w:pPr>
      <w:r>
        <w:t xml:space="preserve">elective cosmetic surgery or treatment primarily to change </w:t>
      </w:r>
      <w:r w:rsidR="00D60341">
        <w:t>Your</w:t>
      </w:r>
      <w:r w:rsidR="00DE4C45">
        <w:t xml:space="preserve"> </w:t>
      </w:r>
      <w:r w:rsidR="00CE2FF3" w:rsidRPr="00C511B9">
        <w:rPr>
          <w:b/>
          <w:bCs/>
          <w:color w:val="FF0000"/>
          <w:sz w:val="24"/>
          <w:vertAlign w:val="superscript"/>
        </w:rPr>
        <w:t>CV7</w:t>
      </w:r>
      <w:r w:rsidR="00CE2FF3" w:rsidRPr="00571C41">
        <w:rPr>
          <w:b/>
          <w:bCs/>
          <w:sz w:val="24"/>
        </w:rPr>
        <w:t>[</w:t>
      </w:r>
      <w:r w:rsidR="00DE4C45">
        <w:t>Spouse’s</w:t>
      </w:r>
      <w:r w:rsidR="00CE2FF3" w:rsidRPr="00571C41">
        <w:rPr>
          <w:b/>
          <w:bCs/>
          <w:sz w:val="24"/>
        </w:rPr>
        <w:t>]</w:t>
      </w:r>
      <w:r w:rsidR="00DE4C45">
        <w:t xml:space="preserve"> </w:t>
      </w:r>
      <w:r>
        <w:t>appearance; or</w:t>
      </w:r>
    </w:p>
    <w:p w14:paraId="2E9623C7" w14:textId="77777777" w:rsidR="00272FD3" w:rsidRDefault="00272FD3" w:rsidP="00272FD3">
      <w:pPr>
        <w:pStyle w:val="BulletD"/>
      </w:pPr>
      <w:r>
        <w:t>gender reassignment surgery; or</w:t>
      </w:r>
    </w:p>
    <w:p w14:paraId="50E74D54" w14:textId="77777777" w:rsidR="00272FD3" w:rsidRDefault="00272FD3" w:rsidP="00272FD3">
      <w:pPr>
        <w:pStyle w:val="BulletD"/>
      </w:pPr>
      <w:r>
        <w:lastRenderedPageBreak/>
        <w:t>elective reversal of sterilization; or</w:t>
      </w:r>
    </w:p>
    <w:p w14:paraId="548E66A8" w14:textId="77777777" w:rsidR="00272FD3" w:rsidRDefault="00272FD3" w:rsidP="00272FD3">
      <w:pPr>
        <w:pStyle w:val="BulletD"/>
      </w:pPr>
      <w:r>
        <w:t>elective liposuction; or</w:t>
      </w:r>
    </w:p>
    <w:p w14:paraId="76051E62" w14:textId="77777777" w:rsidR="00272FD3" w:rsidRDefault="00272FD3" w:rsidP="00272FD3">
      <w:pPr>
        <w:pStyle w:val="BulletD"/>
      </w:pPr>
      <w:r>
        <w:t>elective visual correction surgery; or</w:t>
      </w:r>
    </w:p>
    <w:p w14:paraId="3D6B9042" w14:textId="08ADDEE9" w:rsidR="00272FD3" w:rsidRDefault="00272FD3" w:rsidP="00272FD3">
      <w:pPr>
        <w:pStyle w:val="BulletD"/>
      </w:pPr>
      <w:r>
        <w:t xml:space="preserve">Organ </w:t>
      </w:r>
      <w:r w:rsidR="004A7648">
        <w:t xml:space="preserve">Donor </w:t>
      </w:r>
      <w:r>
        <w:t>Transplant Procedure; or</w:t>
      </w:r>
    </w:p>
    <w:p w14:paraId="628A1B27" w14:textId="2EAF0FFC" w:rsidR="00272FD3" w:rsidRDefault="00272FD3" w:rsidP="00272FD3">
      <w:pPr>
        <w:pStyle w:val="BulletD"/>
      </w:pPr>
      <w:commentRangeStart w:id="408"/>
      <w:commentRangeStart w:id="409"/>
      <w:r>
        <w:t>elective in vitro fertilization, embryo transfer procedure, or artificial insemination</w:t>
      </w:r>
      <w:del w:id="410" w:author="Laura Hoogland" w:date="2026-01-22T14:57:00Z" w16du:dateUtc="2026-01-22T20:57:00Z">
        <w:r>
          <w:delText>. But, pregnancies and complications resulting from any of these procedures will be treated as a Sickness; or</w:delText>
        </w:r>
      </w:del>
      <w:ins w:id="411" w:author="Laura Hoogland" w:date="2026-01-22T14:57:00Z" w16du:dateUtc="2026-01-22T20:57:00Z">
        <w:r>
          <w:t>; or</w:t>
        </w:r>
        <w:commentRangeEnd w:id="408"/>
        <w:r w:rsidR="005A7F95">
          <w:rPr>
            <w:rStyle w:val="CommentReference"/>
            <w:sz w:val="20"/>
            <w:szCs w:val="20"/>
          </w:rPr>
          <w:commentReference w:id="408"/>
        </w:r>
        <w:commentRangeEnd w:id="409"/>
        <w:r w:rsidR="000E7DDB">
          <w:rPr>
            <w:rStyle w:val="CommentReference"/>
            <w:sz w:val="20"/>
            <w:szCs w:val="20"/>
          </w:rPr>
          <w:commentReference w:id="409"/>
        </w:r>
      </w:ins>
    </w:p>
    <w:p w14:paraId="67408593" w14:textId="05387DF3" w:rsidR="00272FD3" w:rsidRDefault="00272FD3" w:rsidP="00272FD3">
      <w:pPr>
        <w:pStyle w:val="BulletD"/>
      </w:pPr>
      <w:r>
        <w:t>cosmetic surgery or medically unnecessary surgical procedure</w:t>
      </w:r>
      <w:r w:rsidR="00CD4D0B">
        <w:t>; or</w:t>
      </w:r>
      <w:r>
        <w:t xml:space="preserve"> </w:t>
      </w:r>
    </w:p>
    <w:p w14:paraId="0D05036D" w14:textId="77777777" w:rsidR="00272FD3" w:rsidRDefault="00272FD3" w:rsidP="00272FD3">
      <w:pPr>
        <w:pStyle w:val="BulletD"/>
        <w:rPr>
          <w:del w:id="412" w:author="Laura Hoogland" w:date="2026-01-22T14:57:00Z" w16du:dateUtc="2026-01-22T20:57:00Z"/>
        </w:rPr>
      </w:pPr>
      <w:del w:id="413" w:author="Laura Hoogland" w:date="2026-01-22T14:57:00Z" w16du:dateUtc="2026-01-22T20:57:00Z">
        <w:r>
          <w:delText>b</w:delText>
        </w:r>
        <w:r w:rsidRPr="00055F5C">
          <w:delText xml:space="preserve">eing under the influence of alcohol or alcohol intoxication, including but not limited to having a blood alcohol level above the limit for permissible operation of a motor vehicle in the jurisdiction where the </w:delText>
        </w:r>
        <w:r>
          <w:delText>l</w:delText>
        </w:r>
        <w:r w:rsidRPr="00055F5C">
          <w:delText xml:space="preserve">oss occurred, regardless of whether </w:delText>
        </w:r>
        <w:r w:rsidR="00D60341">
          <w:delText>Your</w:delText>
        </w:r>
        <w:r w:rsidR="00CE2FF3">
          <w:delText xml:space="preserve"> </w:delText>
        </w:r>
        <w:r w:rsidR="00CE2FF3" w:rsidRPr="00C511B9">
          <w:rPr>
            <w:b/>
            <w:bCs/>
            <w:color w:val="FF0000"/>
            <w:sz w:val="24"/>
            <w:vertAlign w:val="superscript"/>
          </w:rPr>
          <w:delText>CV7</w:delText>
        </w:r>
        <w:r w:rsidR="00CE2FF3" w:rsidRPr="00571C41">
          <w:rPr>
            <w:b/>
            <w:bCs/>
            <w:sz w:val="24"/>
          </w:rPr>
          <w:delText>[</w:delText>
        </w:r>
        <w:r w:rsidR="00CE2FF3">
          <w:delText>Spouse</w:delText>
        </w:r>
        <w:r w:rsidR="00CE2FF3" w:rsidRPr="00571C41">
          <w:rPr>
            <w:b/>
            <w:bCs/>
            <w:sz w:val="24"/>
          </w:rPr>
          <w:delText>]</w:delText>
        </w:r>
        <w:r w:rsidRPr="00055F5C">
          <w:delText xml:space="preserve">: (a) </w:delText>
        </w:r>
        <w:r w:rsidR="00F80638">
          <w:delText>was</w:delText>
        </w:r>
        <w:r w:rsidR="00F80638" w:rsidRPr="00055F5C">
          <w:delText xml:space="preserve"> </w:delText>
        </w:r>
        <w:r w:rsidRPr="00055F5C">
          <w:delText xml:space="preserve">operating a motor vehicle; and (b) </w:delText>
        </w:r>
        <w:r w:rsidR="00F80638">
          <w:delText>was</w:delText>
        </w:r>
        <w:r w:rsidR="00F80638" w:rsidRPr="00055F5C">
          <w:delText xml:space="preserve"> </w:delText>
        </w:r>
        <w:r w:rsidRPr="00055F5C">
          <w:delText>convicted of an alcohol related offense</w:delText>
        </w:r>
        <w:r>
          <w:delText>; or</w:delText>
        </w:r>
      </w:del>
    </w:p>
    <w:p w14:paraId="14612E03" w14:textId="77777777" w:rsidR="008A5911" w:rsidRDefault="00272FD3" w:rsidP="00272FD3">
      <w:pPr>
        <w:pStyle w:val="BulletD"/>
        <w:rPr>
          <w:del w:id="414" w:author="Laura Hoogland" w:date="2026-01-22T14:57:00Z" w16du:dateUtc="2026-01-22T20:57:00Z"/>
        </w:rPr>
      </w:pPr>
      <w:del w:id="415" w:author="Laura Hoogland" w:date="2026-01-22T14:57:00Z" w16du:dateUtc="2026-01-22T20:57:00Z">
        <w:r>
          <w:delText>b</w:delText>
        </w:r>
        <w:r w:rsidRPr="00D22353">
          <w:delText xml:space="preserve">eing under the influence of or taking any non-prescription drug, medication, narcotic, </w:delText>
        </w:r>
        <w:r>
          <w:delText xml:space="preserve">stimulant, </w:delText>
        </w:r>
        <w:r w:rsidRPr="00D22353">
          <w:delText>hallucinogen, barbiturate,</w:delText>
        </w:r>
        <w:r>
          <w:delText xml:space="preserve"> </w:delText>
        </w:r>
        <w:r w:rsidRPr="00D22353">
          <w:delText>amphetamine, gas,</w:delText>
        </w:r>
        <w:r>
          <w:delText xml:space="preserve"> </w:delText>
        </w:r>
        <w:r w:rsidRPr="00D22353">
          <w:delText xml:space="preserve">fumes or inhalants, poison or any other controlled substance as defined in Title II of the </w:delText>
        </w:r>
        <w:r>
          <w:delText>C</w:delText>
        </w:r>
        <w:r w:rsidRPr="00D22353">
          <w:delText xml:space="preserve">omprehensive Drug Abuse Prevention and Control Act of 1970, as now or hereafter amended, unless prescribed by and administered in accordance with the advice of the </w:delText>
        </w:r>
        <w:r>
          <w:delText>Insured</w:delText>
        </w:r>
        <w:r w:rsidRPr="00D22353">
          <w:delText xml:space="preserve">’s </w:delText>
        </w:r>
        <w:r>
          <w:delText>Doctor</w:delText>
        </w:r>
        <w:r w:rsidR="00CB441A">
          <w:delText>;</w:delText>
        </w:r>
        <w:r w:rsidR="00571C41" w:rsidRPr="00571C41">
          <w:rPr>
            <w:b/>
            <w:bCs/>
            <w:sz w:val="24"/>
          </w:rPr>
          <w:delText>]</w:delText>
        </w:r>
        <w:r w:rsidR="00CB441A">
          <w:delText xml:space="preserve"> </w:delText>
        </w:r>
        <w:r w:rsidR="008A5911">
          <w:rPr>
            <w:b/>
            <w:color w:val="FF0000"/>
            <w:sz w:val="24"/>
            <w:vertAlign w:val="superscript"/>
          </w:rPr>
          <w:delText>6</w:delText>
        </w:r>
        <w:r w:rsidR="00571C41" w:rsidRPr="00571C41">
          <w:rPr>
            <w:b/>
            <w:bCs/>
            <w:sz w:val="24"/>
          </w:rPr>
          <w:delText>[</w:delText>
        </w:r>
        <w:r w:rsidR="008A5911">
          <w:delText>; or</w:delText>
        </w:r>
      </w:del>
    </w:p>
    <w:p w14:paraId="3DBADD81" w14:textId="65A9E9F8" w:rsidR="008A5911" w:rsidRDefault="00272FD3" w:rsidP="00FD5044">
      <w:pPr>
        <w:pStyle w:val="BulletD"/>
        <w:rPr>
          <w:ins w:id="416" w:author="Laura Hoogland" w:date="2026-01-22T14:57:00Z" w16du:dateUtc="2026-01-22T20:57:00Z"/>
        </w:rPr>
      </w:pPr>
      <w:commentRangeStart w:id="417"/>
      <w:commentRangeStart w:id="418"/>
      <w:ins w:id="419" w:author="Laura Hoogland" w:date="2026-01-22T14:57:00Z" w16du:dateUtc="2026-01-22T20:57:00Z">
        <w:r>
          <w:t>b</w:t>
        </w:r>
        <w:r w:rsidRPr="00055F5C">
          <w:t xml:space="preserve">eing </w:t>
        </w:r>
        <w:r w:rsidR="00FD5044">
          <w:t xml:space="preserve">intoxicated or </w:t>
        </w:r>
        <w:r w:rsidRPr="00055F5C">
          <w:t xml:space="preserve">under the influence of </w:t>
        </w:r>
        <w:r w:rsidR="00FD5044">
          <w:t xml:space="preserve">any </w:t>
        </w:r>
        <w:r w:rsidRPr="00D22353">
          <w:t>narcotic</w:t>
        </w:r>
        <w:commentRangeEnd w:id="417"/>
        <w:r w:rsidR="00FD5044">
          <w:rPr>
            <w:rStyle w:val="CommentReference"/>
            <w:b/>
            <w:color w:val="FF0000"/>
            <w:sz w:val="24"/>
            <w:szCs w:val="20"/>
            <w:vertAlign w:val="superscript"/>
          </w:rPr>
          <w:commentReference w:id="417"/>
        </w:r>
        <w:commentRangeEnd w:id="418"/>
        <w:r w:rsidR="008A6746">
          <w:rPr>
            <w:rStyle w:val="CommentReference"/>
            <w:b/>
            <w:color w:val="FF0000"/>
            <w:sz w:val="24"/>
            <w:szCs w:val="20"/>
            <w:vertAlign w:val="superscript"/>
          </w:rPr>
          <w:commentReference w:id="418"/>
        </w:r>
        <w:r w:rsidR="008A5911">
          <w:rPr>
            <w:b/>
            <w:color w:val="FF0000"/>
            <w:sz w:val="24"/>
            <w:vertAlign w:val="superscript"/>
          </w:rPr>
          <w:t>6</w:t>
        </w:r>
        <w:r w:rsidR="00571C41" w:rsidRPr="00571C41">
          <w:rPr>
            <w:b/>
            <w:bCs/>
            <w:sz w:val="24"/>
          </w:rPr>
          <w:t>[</w:t>
        </w:r>
        <w:r w:rsidR="008A5911">
          <w:t>; or</w:t>
        </w:r>
      </w:ins>
    </w:p>
    <w:p w14:paraId="38534997" w14:textId="10B6AB7D" w:rsidR="008A5911" w:rsidRDefault="008254E8" w:rsidP="008A5911">
      <w:pPr>
        <w:pStyle w:val="BulletD"/>
      </w:pPr>
      <w:r>
        <w:rPr>
          <w:noProof/>
        </w:rPr>
        <w:t>Pre-Existing</w:t>
      </w:r>
      <w:r w:rsidR="00B64CA7">
        <w:rPr>
          <w:noProof/>
        </w:rPr>
        <w:t xml:space="preserve"> Condition </w:t>
      </w:r>
      <w:r w:rsidR="008A5FB6">
        <w:t>as defined in this Group Insurance Certificate</w:t>
      </w:r>
      <w:r w:rsidR="008A5911">
        <w:t>.</w:t>
      </w:r>
      <w:r w:rsidR="00571C41" w:rsidRPr="00571C41">
        <w:rPr>
          <w:b/>
          <w:bCs/>
          <w:sz w:val="24"/>
        </w:rPr>
        <w:t>]</w:t>
      </w:r>
    </w:p>
    <w:p w14:paraId="275AA5F7" w14:textId="53AA429B" w:rsidR="008A5911" w:rsidRDefault="008A5911" w:rsidP="008A5911">
      <w:pPr>
        <w:pStyle w:val="2Text"/>
      </w:pPr>
      <w:r w:rsidRPr="3FB2EEDE">
        <w:rPr>
          <w:b/>
          <w:color w:val="FF0000"/>
          <w:sz w:val="24"/>
          <w:szCs w:val="24"/>
          <w:vertAlign w:val="superscript"/>
        </w:rPr>
        <w:t>6</w:t>
      </w:r>
      <w:r w:rsidR="00571C41" w:rsidRPr="3FB2EEDE">
        <w:rPr>
          <w:b/>
          <w:sz w:val="24"/>
          <w:szCs w:val="24"/>
        </w:rPr>
        <w:t>[</w:t>
      </w:r>
      <w:r>
        <w:t xml:space="preserve">This benefit is not payable </w:t>
      </w:r>
      <w:r w:rsidR="00777BC5">
        <w:t>if</w:t>
      </w:r>
      <w:r>
        <w:t xml:space="preserve"> </w:t>
      </w:r>
      <w:r w:rsidR="00D60341">
        <w:t>Your</w:t>
      </w:r>
      <w:r>
        <w:t xml:space="preserve"> </w:t>
      </w:r>
      <w:r w:rsidR="000B7FE1" w:rsidRPr="3FB2EEDE">
        <w:rPr>
          <w:b/>
          <w:color w:val="FF0000"/>
          <w:sz w:val="24"/>
          <w:szCs w:val="24"/>
          <w:vertAlign w:val="superscript"/>
        </w:rPr>
        <w:t>CV7</w:t>
      </w:r>
      <w:r w:rsidR="00571C41" w:rsidRPr="3FB2EEDE">
        <w:rPr>
          <w:b/>
          <w:sz w:val="24"/>
          <w:szCs w:val="24"/>
        </w:rPr>
        <w:t>[</w:t>
      </w:r>
      <w:r w:rsidR="006340F3">
        <w:t>Spouse</w:t>
      </w:r>
      <w:r w:rsidR="00571C41" w:rsidRPr="3FB2EEDE">
        <w:rPr>
          <w:b/>
          <w:sz w:val="24"/>
          <w:szCs w:val="24"/>
        </w:rPr>
        <w:t>]</w:t>
      </w:r>
      <w:r w:rsidR="00777BC5">
        <w:t xml:space="preserve"> became</w:t>
      </w:r>
      <w:r>
        <w:t xml:space="preserve"> </w:t>
      </w:r>
      <w:r w:rsidR="425D18D0">
        <w:t>C</w:t>
      </w:r>
      <w:r>
        <w:t>atastrophic</w:t>
      </w:r>
      <w:r w:rsidR="00777BC5">
        <w:t>ally</w:t>
      </w:r>
      <w:r>
        <w:t xml:space="preserve"> </w:t>
      </w:r>
      <w:r w:rsidR="002B3797">
        <w:t>Disabled</w:t>
      </w:r>
      <w:r>
        <w:t xml:space="preserve"> due to a </w:t>
      </w:r>
      <w:r w:rsidR="008254E8">
        <w:t>Pre-Existing</w:t>
      </w:r>
      <w:r>
        <w:t xml:space="preserve"> </w:t>
      </w:r>
      <w:r w:rsidR="00460499">
        <w:t>Condition</w:t>
      </w:r>
      <w:r>
        <w:t>.</w:t>
      </w:r>
      <w:r w:rsidR="00571C41" w:rsidRPr="3FB2EEDE">
        <w:rPr>
          <w:b/>
          <w:sz w:val="24"/>
          <w:szCs w:val="24"/>
        </w:rPr>
        <w:t>]</w:t>
      </w:r>
    </w:p>
    <w:p w14:paraId="52EA42AC" w14:textId="59D579C2" w:rsidR="006F59DF" w:rsidRDefault="008A5911" w:rsidP="005A4B80">
      <w:pPr>
        <w:pStyle w:val="2Text"/>
      </w:pPr>
      <w:commentRangeStart w:id="420"/>
      <w:commentRangeStart w:id="421"/>
      <w:r>
        <w:t xml:space="preserve">This benefit is not payable </w:t>
      </w:r>
      <w:r w:rsidR="00777BC5">
        <w:t>if</w:t>
      </w:r>
      <w:r>
        <w:t xml:space="preserve"> </w:t>
      </w:r>
      <w:r w:rsidR="00D60341">
        <w:t>Your</w:t>
      </w:r>
      <w:r>
        <w:t xml:space="preserve"> </w:t>
      </w:r>
      <w:r w:rsidR="007C7093" w:rsidRPr="3FB2EEDE">
        <w:rPr>
          <w:b/>
          <w:color w:val="FF0000"/>
          <w:sz w:val="24"/>
          <w:szCs w:val="24"/>
          <w:vertAlign w:val="superscript"/>
        </w:rPr>
        <w:t>CV7</w:t>
      </w:r>
      <w:r w:rsidR="00571C41" w:rsidRPr="3FB2EEDE">
        <w:rPr>
          <w:b/>
          <w:sz w:val="24"/>
          <w:szCs w:val="24"/>
        </w:rPr>
        <w:t>[</w:t>
      </w:r>
      <w:r w:rsidR="006340F3">
        <w:t>Spouse</w:t>
      </w:r>
      <w:r w:rsidR="00571C41" w:rsidRPr="3FB2EEDE">
        <w:rPr>
          <w:b/>
          <w:sz w:val="24"/>
          <w:szCs w:val="24"/>
        </w:rPr>
        <w:t>]</w:t>
      </w:r>
      <w:r>
        <w:t xml:space="preserve"> </w:t>
      </w:r>
      <w:r w:rsidR="00777BC5">
        <w:t xml:space="preserve">became </w:t>
      </w:r>
      <w:r w:rsidR="38C27C17">
        <w:t>C</w:t>
      </w:r>
      <w:r>
        <w:t>atastrophic</w:t>
      </w:r>
      <w:r w:rsidR="00777BC5">
        <w:t>ally</w:t>
      </w:r>
      <w:r>
        <w:t xml:space="preserve"> </w:t>
      </w:r>
      <w:r w:rsidR="002B3797">
        <w:t>Disabled</w:t>
      </w:r>
      <w:r>
        <w:t xml:space="preserve"> due to war, declared or undeclared, or any act of war</w:t>
      </w:r>
      <w:del w:id="422" w:author="Laura Hoogland" w:date="2026-01-22T14:57:00Z" w16du:dateUtc="2026-01-22T20:57:00Z">
        <w:r w:rsidR="008A5FB6">
          <w:delText xml:space="preserve">, </w:delText>
        </w:r>
        <w:r w:rsidR="00FC4A49">
          <w:rPr>
            <w:b/>
            <w:bCs/>
            <w:color w:val="FF0000"/>
            <w:sz w:val="24"/>
            <w:szCs w:val="24"/>
            <w:vertAlign w:val="superscript"/>
          </w:rPr>
          <w:delText>4</w:delText>
        </w:r>
        <w:r w:rsidR="00BC30BC" w:rsidRPr="3FB2EEDE">
          <w:rPr>
            <w:b/>
            <w:sz w:val="24"/>
            <w:szCs w:val="24"/>
          </w:rPr>
          <w:delText>[</w:delText>
        </w:r>
        <w:r w:rsidR="00042A63">
          <w:delText>insurrection,</w:delText>
        </w:r>
        <w:r w:rsidR="00BC30BC" w:rsidRPr="3FB2EEDE">
          <w:rPr>
            <w:b/>
            <w:sz w:val="24"/>
            <w:szCs w:val="24"/>
          </w:rPr>
          <w:delText>]</w:delText>
        </w:r>
        <w:r w:rsidR="00042A63">
          <w:delText xml:space="preserve"> </w:delText>
        </w:r>
        <w:r w:rsidR="00FC4A49">
          <w:rPr>
            <w:b/>
            <w:bCs/>
            <w:color w:val="FF0000"/>
            <w:sz w:val="24"/>
            <w:szCs w:val="24"/>
            <w:vertAlign w:val="superscript"/>
          </w:rPr>
          <w:delText>4</w:delText>
        </w:r>
        <w:r w:rsidR="00BC30BC" w:rsidRPr="3FB2EEDE">
          <w:rPr>
            <w:b/>
            <w:sz w:val="24"/>
            <w:szCs w:val="24"/>
          </w:rPr>
          <w:delText>[</w:delText>
        </w:r>
        <w:r w:rsidR="00042A63">
          <w:delText>rebellion</w:delText>
        </w:r>
        <w:r w:rsidR="00BC30BC" w:rsidRPr="3FB2EEDE">
          <w:rPr>
            <w:b/>
            <w:sz w:val="24"/>
            <w:szCs w:val="24"/>
          </w:rPr>
          <w:delText>]</w:delText>
        </w:r>
        <w:r w:rsidR="00042A63">
          <w:delText xml:space="preserve"> </w:delText>
        </w:r>
        <w:r w:rsidR="00FC4A49">
          <w:rPr>
            <w:b/>
            <w:bCs/>
            <w:color w:val="FF0000"/>
            <w:sz w:val="24"/>
            <w:szCs w:val="24"/>
            <w:vertAlign w:val="superscript"/>
          </w:rPr>
          <w:delText>4</w:delText>
        </w:r>
        <w:r w:rsidR="00FC4A49" w:rsidRPr="3FB2EEDE">
          <w:rPr>
            <w:b/>
            <w:sz w:val="24"/>
            <w:szCs w:val="24"/>
          </w:rPr>
          <w:delText>[</w:delText>
        </w:r>
        <w:r w:rsidR="00042A63">
          <w:delText>or act</w:delText>
        </w:r>
        <w:r w:rsidR="00A938AF">
          <w:delText xml:space="preserve"> of </w:delText>
        </w:r>
        <w:r w:rsidR="00A938AF" w:rsidRPr="00B37216">
          <w:delText>Terrorism</w:delText>
        </w:r>
        <w:r w:rsidR="00571C41" w:rsidRPr="3FB2EEDE">
          <w:rPr>
            <w:b/>
            <w:sz w:val="24"/>
            <w:szCs w:val="24"/>
          </w:rPr>
          <w:delText>]</w:delText>
        </w:r>
        <w:r>
          <w:delText>.</w:delText>
        </w:r>
        <w:r w:rsidR="0001304D" w:rsidRPr="00987A39">
          <w:rPr>
            <w:b/>
            <w:bCs/>
            <w:color w:val="FF0000"/>
            <w:sz w:val="24"/>
            <w:szCs w:val="24"/>
            <w:vertAlign w:val="superscript"/>
          </w:rPr>
          <w:delText>4</w:delText>
        </w:r>
        <w:r w:rsidR="00571C41" w:rsidRPr="3FB2EEDE">
          <w:rPr>
            <w:b/>
            <w:sz w:val="24"/>
            <w:szCs w:val="24"/>
          </w:rPr>
          <w:delText>[</w:delText>
        </w:r>
        <w:r w:rsidR="006F59DF" w:rsidRPr="008F54BA">
          <w:delText xml:space="preserve">Terrorism is </w:delText>
        </w:r>
        <w:r w:rsidR="000926F1">
          <w:rPr>
            <w:b/>
            <w:bCs/>
            <w:color w:val="FF0000"/>
            <w:sz w:val="24"/>
            <w:szCs w:val="24"/>
            <w:vertAlign w:val="superscript"/>
          </w:rPr>
          <w:delText>2</w:delText>
        </w:r>
        <w:r w:rsidR="00571C41" w:rsidRPr="001935DA">
          <w:rPr>
            <w:b/>
            <w:sz w:val="24"/>
            <w:szCs w:val="24"/>
          </w:rPr>
          <w:delText>[</w:delText>
        </w:r>
        <w:r w:rsidR="006F59DF" w:rsidRPr="008F54BA">
          <w:delText>not</w:delText>
        </w:r>
        <w:r w:rsidR="00571C41" w:rsidRPr="3FB2EEDE">
          <w:rPr>
            <w:b/>
            <w:sz w:val="24"/>
            <w:szCs w:val="24"/>
          </w:rPr>
          <w:delText>]</w:delText>
        </w:r>
        <w:r w:rsidR="006F59DF" w:rsidRPr="008F54BA">
          <w:delText xml:space="preserve"> considered an act of war.</w:delText>
        </w:r>
        <w:r w:rsidR="00571C41" w:rsidRPr="3FB2EEDE">
          <w:rPr>
            <w:b/>
            <w:sz w:val="24"/>
            <w:szCs w:val="24"/>
          </w:rPr>
          <w:delText>]</w:delText>
        </w:r>
      </w:del>
      <w:ins w:id="423" w:author="Laura Hoogland" w:date="2026-01-22T14:57:00Z" w16du:dateUtc="2026-01-22T20:57:00Z">
        <w:r w:rsidR="006F59DF" w:rsidRPr="008F54BA">
          <w:t>.</w:t>
        </w:r>
        <w:r w:rsidR="00571C41" w:rsidRPr="3FB2EEDE">
          <w:rPr>
            <w:b/>
            <w:sz w:val="24"/>
            <w:szCs w:val="24"/>
          </w:rPr>
          <w:t>]</w:t>
        </w:r>
        <w:commentRangeEnd w:id="420"/>
        <w:r w:rsidR="00E3137A">
          <w:rPr>
            <w:rStyle w:val="CommentReference"/>
            <w:sz w:val="20"/>
            <w:szCs w:val="20"/>
          </w:rPr>
          <w:commentReference w:id="420"/>
        </w:r>
        <w:commentRangeEnd w:id="421"/>
        <w:r w:rsidR="008F3B2F">
          <w:rPr>
            <w:rStyle w:val="CommentReference"/>
            <w:sz w:val="20"/>
            <w:szCs w:val="20"/>
          </w:rPr>
          <w:commentReference w:id="421"/>
        </w:r>
      </w:ins>
    </w:p>
    <w:p w14:paraId="7F71FBF5" w14:textId="05AF050A" w:rsidR="008A5911" w:rsidRDefault="008A5911" w:rsidP="008A5911">
      <w:pPr>
        <w:pStyle w:val="SubtitleD"/>
      </w:pPr>
      <w:commentRangeStart w:id="424"/>
      <w:commentRangeStart w:id="425"/>
      <w:r w:rsidRPr="009E47FB">
        <w:rPr>
          <w:rFonts w:ascii="Arial" w:hAnsi="Arial"/>
          <w:color w:val="FF0000"/>
          <w:vertAlign w:val="superscript"/>
        </w:rPr>
        <w:t>6</w:t>
      </w:r>
      <w:r w:rsidR="00571C41" w:rsidRPr="001935DA">
        <w:rPr>
          <w:rFonts w:ascii="Arial" w:hAnsi="Arial"/>
        </w:rPr>
        <w:t>[</w:t>
      </w:r>
      <w:r>
        <w:t>What Is a Pre-Existing Condition?</w:t>
      </w:r>
    </w:p>
    <w:p w14:paraId="5F9365DB" w14:textId="15CD0025" w:rsidR="008A5911" w:rsidRDefault="00D60341" w:rsidP="008A5911">
      <w:pPr>
        <w:pStyle w:val="2Text"/>
      </w:pPr>
      <w:r>
        <w:t>Your</w:t>
      </w:r>
      <w:r w:rsidR="008A5911">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8A5911">
        <w:t xml:space="preserve"> has a </w:t>
      </w:r>
      <w:r w:rsidR="008254E8">
        <w:t>Pre-Existing</w:t>
      </w:r>
      <w:r w:rsidR="00B64CA7">
        <w:t xml:space="preserve"> Condition </w:t>
      </w:r>
      <w:r w:rsidR="008A5911">
        <w:t>if both 1. and 2. are true:</w:t>
      </w:r>
    </w:p>
    <w:p w14:paraId="5BA6F6C7" w14:textId="201286A5" w:rsidR="008A5911" w:rsidRDefault="008A5911" w:rsidP="005D5B33">
      <w:pPr>
        <w:pStyle w:val="Indent2"/>
        <w:ind w:left="1296" w:hanging="864"/>
      </w:pPr>
      <w:r>
        <w:t>1.</w:t>
      </w:r>
      <w:del w:id="426" w:author="Laura Hoogland" w:date="2026-01-22T14:57:00Z" w16du:dateUtc="2026-01-22T20:57:00Z">
        <w:r>
          <w:tab/>
          <w:delText>(a)</w:delText>
        </w:r>
      </w:del>
      <w:r>
        <w:tab/>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received medical treatment, consultation, care or services including diagnostic measures, took prescribed drugs or medicines or followed treatment recommendation in the </w:t>
      </w:r>
      <w:r w:rsidR="00F5094F" w:rsidRPr="00B37216">
        <w:rPr>
          <w:b/>
          <w:bCs/>
          <w:color w:val="FF0000"/>
          <w:sz w:val="24"/>
          <w:vertAlign w:val="superscript"/>
        </w:rPr>
        <w:t>6a</w:t>
      </w:r>
      <w:r w:rsidR="00571C41" w:rsidRPr="00571C41">
        <w:rPr>
          <w:b/>
          <w:bCs/>
          <w:sz w:val="24"/>
        </w:rPr>
        <w:t>[</w:t>
      </w:r>
      <w:r w:rsidR="00695B3A">
        <w:t xml:space="preserve">5 days to </w:t>
      </w:r>
      <w:del w:id="427" w:author="Laura Hoogland" w:date="2026-01-22T14:57:00Z" w16du:dateUtc="2026-01-22T20:57:00Z">
        <w:r w:rsidR="00695B3A">
          <w:delText>24</w:delText>
        </w:r>
      </w:del>
      <w:ins w:id="428" w:author="Laura Hoogland" w:date="2026-01-22T14:57:00Z" w16du:dateUtc="2026-01-22T20:57:00Z">
        <w:r w:rsidR="009D3B2B">
          <w:t>12</w:t>
        </w:r>
      </w:ins>
      <w:r w:rsidR="009D3B2B">
        <w:t xml:space="preserve"> </w:t>
      </w:r>
      <w:r w:rsidR="00695B3A">
        <w:t>months</w:t>
      </w:r>
      <w:r w:rsidR="00571C41" w:rsidRPr="00571C41">
        <w:rPr>
          <w:b/>
          <w:bCs/>
          <w:sz w:val="24"/>
        </w:rPr>
        <w:t>]</w:t>
      </w:r>
      <w:r>
        <w:t xml:space="preserve"> just prior to the date </w:t>
      </w:r>
      <w:r w:rsidR="00D60341">
        <w:t>Your</w:t>
      </w:r>
      <w:r>
        <w:t xml:space="preserve"> coverage for this benefit began; or</w:t>
      </w:r>
    </w:p>
    <w:p w14:paraId="01C43DE3" w14:textId="77777777" w:rsidR="008A5911" w:rsidRDefault="008A5911" w:rsidP="008A5911">
      <w:pPr>
        <w:pStyle w:val="Indent3"/>
        <w:rPr>
          <w:del w:id="429" w:author="Laura Hoogland" w:date="2026-01-22T14:57:00Z" w16du:dateUtc="2026-01-22T20:57:00Z"/>
        </w:rPr>
      </w:pPr>
      <w:del w:id="430" w:author="Laura Hoogland" w:date="2026-01-22T14:57:00Z" w16du:dateUtc="2026-01-22T20:57:00Z">
        <w:r>
          <w:delText>(b)</w:delText>
        </w:r>
        <w:r>
          <w:tab/>
        </w:r>
        <w:r w:rsidR="00D60341">
          <w:delText>Your</w:delText>
        </w:r>
        <w:r>
          <w:delText xml:space="preserve"> </w:delText>
        </w:r>
        <w:r w:rsidR="000B7FE1" w:rsidRPr="00B37216">
          <w:rPr>
            <w:b/>
            <w:bCs/>
            <w:color w:val="FF0000"/>
            <w:sz w:val="24"/>
            <w:vertAlign w:val="superscript"/>
          </w:rPr>
          <w:delText>CV7</w:delText>
        </w:r>
        <w:r w:rsidR="00571C41" w:rsidRPr="00571C41">
          <w:rPr>
            <w:b/>
            <w:bCs/>
            <w:sz w:val="24"/>
          </w:rPr>
          <w:delText>[</w:delText>
        </w:r>
        <w:r w:rsidR="006340F3">
          <w:delText>Spouse</w:delText>
        </w:r>
        <w:r w:rsidR="00571C41" w:rsidRPr="00571C41">
          <w:rPr>
            <w:b/>
            <w:bCs/>
            <w:sz w:val="24"/>
          </w:rPr>
          <w:delText>]</w:delText>
        </w:r>
        <w:r>
          <w:delText xml:space="preserve"> had </w:delText>
        </w:r>
        <w:r w:rsidR="009E37C8">
          <w:delText xml:space="preserve">manifestations or </w:delText>
        </w:r>
        <w:r>
          <w:delText xml:space="preserve">symptoms </w:delText>
        </w:r>
        <w:r w:rsidR="00937D46">
          <w:delText>for which</w:delText>
        </w:r>
        <w:r w:rsidR="002A58E9">
          <w:delText xml:space="preserve"> </w:delText>
        </w:r>
        <w:r>
          <w:delText xml:space="preserve">an ordinarily prudent person </w:delText>
        </w:r>
        <w:r w:rsidR="0042640D">
          <w:delText xml:space="preserve">would </w:delText>
        </w:r>
        <w:r w:rsidR="003A5E6F">
          <w:delText>have consulted a health care provided in</w:delText>
        </w:r>
        <w:r w:rsidR="002A58E9">
          <w:delText xml:space="preserve"> </w:delText>
        </w:r>
        <w:r>
          <w:delText xml:space="preserve">the </w:delText>
        </w:r>
        <w:r w:rsidR="00F5094F" w:rsidRPr="00B37216">
          <w:rPr>
            <w:b/>
            <w:bCs/>
            <w:color w:val="FF0000"/>
            <w:sz w:val="24"/>
            <w:vertAlign w:val="superscript"/>
          </w:rPr>
          <w:delText>6a</w:delText>
        </w:r>
        <w:r w:rsidR="00571C41" w:rsidRPr="00571C41">
          <w:rPr>
            <w:b/>
            <w:bCs/>
            <w:sz w:val="24"/>
          </w:rPr>
          <w:delText>[</w:delText>
        </w:r>
        <w:r w:rsidR="00695B3A">
          <w:delText>5 days to 24 months</w:delText>
        </w:r>
        <w:r w:rsidR="00571C41" w:rsidRPr="00571C41">
          <w:rPr>
            <w:b/>
            <w:bCs/>
            <w:sz w:val="24"/>
          </w:rPr>
          <w:delText>]</w:delText>
        </w:r>
        <w:r>
          <w:delText xml:space="preserve"> just prior to the date </w:delText>
        </w:r>
        <w:r w:rsidR="00D60341">
          <w:delText>Your</w:delText>
        </w:r>
        <w:r>
          <w:delText xml:space="preserve"> coverage for this benefit began</w:delText>
        </w:r>
        <w:r w:rsidR="003A5E6F">
          <w:delText xml:space="preserve"> or the date an increase in benefits woul</w:delText>
        </w:r>
        <w:r w:rsidR="009047F1">
          <w:delText>d otherwise be available.</w:delText>
        </w:r>
      </w:del>
    </w:p>
    <w:p w14:paraId="096A698D" w14:textId="6086EE0D" w:rsidR="00C81F18" w:rsidRDefault="008A5911" w:rsidP="00301FB3">
      <w:pPr>
        <w:pStyle w:val="Indent2"/>
        <w:rPr>
          <w:ins w:id="431" w:author="Laura Hoogland" w:date="2026-01-22T14:57:00Z" w16du:dateUtc="2026-01-22T20:57:00Z"/>
        </w:rPr>
      </w:pPr>
      <w:r>
        <w:t>2.</w:t>
      </w:r>
      <w:r>
        <w:tab/>
      </w:r>
      <w:r w:rsidR="00D60341">
        <w:t>Your</w:t>
      </w:r>
      <w:r>
        <w:t xml:space="preserve"> </w:t>
      </w:r>
      <w:r w:rsidR="000B7FE1" w:rsidRPr="3DE58236">
        <w:rPr>
          <w:b/>
          <w:color w:val="FF0000"/>
          <w:sz w:val="24"/>
          <w:szCs w:val="24"/>
          <w:vertAlign w:val="superscript"/>
        </w:rPr>
        <w:t>CV7</w:t>
      </w:r>
      <w:r w:rsidR="00571C41" w:rsidRPr="3DE58236">
        <w:rPr>
          <w:b/>
          <w:sz w:val="24"/>
          <w:szCs w:val="24"/>
        </w:rPr>
        <w:t>[</w:t>
      </w:r>
      <w:r w:rsidR="006340F3">
        <w:t>Spouse</w:t>
      </w:r>
      <w:r w:rsidR="00571C41" w:rsidRPr="3DE58236">
        <w:rPr>
          <w:b/>
          <w:sz w:val="24"/>
          <w:szCs w:val="24"/>
        </w:rPr>
        <w:t>]</w:t>
      </w:r>
      <w:r w:rsidR="00D52E10">
        <w:t xml:space="preserve"> became</w:t>
      </w:r>
      <w:r>
        <w:t xml:space="preserve"> </w:t>
      </w:r>
      <w:r w:rsidR="2A119152">
        <w:t>C</w:t>
      </w:r>
      <w:r>
        <w:t>atastrophic</w:t>
      </w:r>
      <w:r w:rsidR="00D52E10">
        <w:t>ally</w:t>
      </w:r>
      <w:r>
        <w:t xml:space="preserve"> </w:t>
      </w:r>
      <w:r w:rsidR="50A3876A" w:rsidDel="005A1EBB">
        <w:t>D</w:t>
      </w:r>
      <w:r w:rsidDel="005A1EBB">
        <w:t>isab</w:t>
      </w:r>
      <w:r w:rsidR="001A1388">
        <w:t>l</w:t>
      </w:r>
      <w:r w:rsidR="00D52E10" w:rsidDel="005A1EBB">
        <w:t>ed</w:t>
      </w:r>
      <w:r>
        <w:t xml:space="preserve"> within </w:t>
      </w:r>
      <w:r w:rsidR="00F5094F" w:rsidRPr="3DE58236">
        <w:rPr>
          <w:b/>
          <w:color w:val="FF0000"/>
          <w:sz w:val="24"/>
          <w:szCs w:val="24"/>
          <w:vertAlign w:val="superscript"/>
        </w:rPr>
        <w:t>6a</w:t>
      </w:r>
      <w:r w:rsidR="00571C41" w:rsidRPr="3DE58236">
        <w:rPr>
          <w:b/>
          <w:sz w:val="24"/>
          <w:szCs w:val="24"/>
        </w:rPr>
        <w:t>[</w:t>
      </w:r>
      <w:r w:rsidR="00034C2B">
        <w:t xml:space="preserve">5 days to </w:t>
      </w:r>
      <w:del w:id="432" w:author="Laura Hoogland" w:date="2026-01-22T14:57:00Z" w16du:dateUtc="2026-01-22T20:57:00Z">
        <w:r w:rsidR="00034C2B">
          <w:delText>24</w:delText>
        </w:r>
      </w:del>
      <w:ins w:id="433" w:author="Laura Hoogland" w:date="2026-01-22T14:57:00Z" w16du:dateUtc="2026-01-22T20:57:00Z">
        <w:r w:rsidR="00C07830">
          <w:t>12</w:t>
        </w:r>
      </w:ins>
      <w:r w:rsidR="00C07830">
        <w:t xml:space="preserve"> </w:t>
      </w:r>
      <w:r w:rsidR="00034C2B">
        <w:t>months</w:t>
      </w:r>
      <w:r w:rsidR="00571C41" w:rsidRPr="3DE58236">
        <w:rPr>
          <w:b/>
          <w:sz w:val="24"/>
          <w:szCs w:val="24"/>
        </w:rPr>
        <w:t>]</w:t>
      </w:r>
      <w:r>
        <w:t xml:space="preserve"> of the date </w:t>
      </w:r>
      <w:r w:rsidR="00D60341">
        <w:t>Your</w:t>
      </w:r>
      <w:r>
        <w:t xml:space="preserve"> coverage for this benefit begins.</w:t>
      </w:r>
      <w:r w:rsidR="00571C41" w:rsidRPr="3DE58236">
        <w:rPr>
          <w:b/>
          <w:sz w:val="24"/>
          <w:szCs w:val="24"/>
        </w:rPr>
        <w:t>]</w:t>
      </w:r>
      <w:r w:rsidDel="008A5911">
        <w:t xml:space="preserve"> </w:t>
      </w:r>
    </w:p>
    <w:p w14:paraId="5A98C084" w14:textId="40624781" w:rsidR="00DB6691" w:rsidRPr="00DB6691" w:rsidRDefault="00DB6691" w:rsidP="005D5B33">
      <w:pPr>
        <w:pStyle w:val="2Text"/>
        <w:rPr>
          <w:ins w:id="434" w:author="Laura Hoogland" w:date="2026-01-22T14:57:00Z" w16du:dateUtc="2026-01-22T20:57:00Z"/>
        </w:rPr>
        <w:sectPr w:rsidR="00DB6691" w:rsidRPr="00DB6691" w:rsidSect="00671431">
          <w:headerReference w:type="default" r:id="rId46"/>
          <w:footerReference w:type="default" r:id="rId47"/>
          <w:pgSz w:w="12240" w:h="15840" w:code="1"/>
          <w:pgMar w:top="1440" w:right="1627" w:bottom="1800" w:left="1627" w:header="720" w:footer="720" w:gutter="0"/>
          <w:cols w:space="720"/>
        </w:sectPr>
      </w:pPr>
      <w:ins w:id="435" w:author="Laura Hoogland" w:date="2026-01-22T14:57:00Z" w16du:dateUtc="2026-01-22T20:57:00Z">
        <w:r w:rsidRPr="00DB6691">
          <w:t xml:space="preserve">A pre-existing condition does not include a condition admitted in </w:t>
        </w:r>
        <w:r w:rsidR="00FF3018">
          <w:t>Y</w:t>
        </w:r>
        <w:r w:rsidRPr="00DB6691">
          <w:t>our application for insurance which was not excluded by a signed waiver rider and attached to this Group Insurance Certificate.</w:t>
        </w:r>
        <w:commentRangeEnd w:id="424"/>
        <w:r w:rsidR="005A594E" w:rsidRPr="00DB6691">
          <w:rPr>
            <w:rStyle w:val="CommentReference"/>
            <w:sz w:val="20"/>
            <w:szCs w:val="20"/>
          </w:rPr>
          <w:commentReference w:id="424"/>
        </w:r>
        <w:commentRangeEnd w:id="425"/>
        <w:r w:rsidR="004B1694" w:rsidRPr="00DB6691">
          <w:rPr>
            <w:rStyle w:val="CommentReference"/>
            <w:sz w:val="20"/>
            <w:szCs w:val="20"/>
          </w:rPr>
          <w:commentReference w:id="425"/>
        </w:r>
      </w:ins>
    </w:p>
    <w:p w14:paraId="01C18220" w14:textId="676B15CF" w:rsidR="00E1349A" w:rsidRDefault="00310971" w:rsidP="00E1349A">
      <w:pPr>
        <w:pStyle w:val="TitleD"/>
      </w:pPr>
      <w:r w:rsidRPr="00310971">
        <w:rPr>
          <w:rFonts w:ascii="Arial" w:hAnsi="Arial" w:cs="Arial"/>
          <w:color w:val="FF0000"/>
          <w:sz w:val="24"/>
          <w:szCs w:val="24"/>
          <w:vertAlign w:val="superscript"/>
        </w:rPr>
        <w:lastRenderedPageBreak/>
        <w:t>CV1</w:t>
      </w:r>
      <w:r w:rsidR="00571C41" w:rsidRPr="003459AD">
        <w:rPr>
          <w:rFonts w:ascii="Arial" w:hAnsi="Arial" w:cs="Arial"/>
        </w:rPr>
        <w:t>[</w:t>
      </w:r>
      <w:r w:rsidR="00E1349A">
        <w:t>Long Term</w:t>
      </w:r>
      <w:r w:rsidR="00571C41" w:rsidRPr="003459AD">
        <w:rPr>
          <w:rFonts w:ascii="Arial" w:hAnsi="Arial" w:cs="Arial"/>
          <w:szCs w:val="36"/>
        </w:rPr>
        <w:t>]</w:t>
      </w:r>
      <w:r w:rsidR="00E1349A">
        <w:t xml:space="preserve"> Disability Coverage</w:t>
      </w:r>
    </w:p>
    <w:p w14:paraId="14963C37" w14:textId="77777777" w:rsidR="00B35FF8" w:rsidRDefault="00B35FF8" w:rsidP="00B35FF8">
      <w:pPr>
        <w:pStyle w:val="SubtitleD"/>
      </w:pPr>
      <w:bookmarkStart w:id="436" w:name="LTD_Critical_Illness"/>
      <w:bookmarkEnd w:id="436"/>
      <w:r>
        <w:t>CRITICAL ILLNESS BENEFIT</w:t>
      </w:r>
    </w:p>
    <w:p w14:paraId="238F0A3C" w14:textId="4C8F0DD3" w:rsidR="00B35FF8" w:rsidRDefault="00B35FF8" w:rsidP="00B35FF8">
      <w:pPr>
        <w:pStyle w:val="SubtitleD"/>
      </w:pPr>
      <w:r>
        <w:t xml:space="preserve">What Benefits Will be Provided If You Have a </w:t>
      </w:r>
      <w:r w:rsidR="003D405D">
        <w:t xml:space="preserve">Covered </w:t>
      </w:r>
      <w:r>
        <w:t>Critical Illness?</w:t>
      </w:r>
    </w:p>
    <w:p w14:paraId="691C4FDD" w14:textId="6D1C69BA" w:rsidR="00B35FF8" w:rsidRDefault="00B35FF8" w:rsidP="00B35FF8">
      <w:pPr>
        <w:pStyle w:val="2Text"/>
      </w:pPr>
      <w:r>
        <w:t xml:space="preserve">Prudential will pay a </w:t>
      </w:r>
      <w:r w:rsidR="003D405D">
        <w:t>C</w:t>
      </w:r>
      <w:r>
        <w:t xml:space="preserve">ritical </w:t>
      </w:r>
      <w:r w:rsidR="003D405D">
        <w:t>I</w:t>
      </w:r>
      <w:r>
        <w:t xml:space="preserve">llness </w:t>
      </w:r>
      <w:r w:rsidR="003D405D">
        <w:t>B</w:t>
      </w:r>
      <w:r>
        <w:t xml:space="preserve">enefit to </w:t>
      </w:r>
      <w:r w:rsidR="00831858">
        <w:t>You</w:t>
      </w:r>
      <w:r>
        <w:t xml:space="preserve"> when </w:t>
      </w:r>
      <w:r w:rsidR="003B254A">
        <w:t>We</w:t>
      </w:r>
      <w:r>
        <w:t xml:space="preserve"> determine that</w:t>
      </w:r>
      <w:r w:rsidR="00974605">
        <w:t xml:space="preserve"> </w:t>
      </w:r>
      <w:r w:rsidR="00974605" w:rsidRPr="009E47FB">
        <w:rPr>
          <w:b/>
          <w:color w:val="FF0000"/>
          <w:sz w:val="24"/>
          <w:vertAlign w:val="superscript"/>
        </w:rPr>
        <w:t>1</w:t>
      </w:r>
      <w:r w:rsidR="00571C41" w:rsidRPr="00571C41">
        <w:rPr>
          <w:b/>
          <w:bCs/>
          <w:sz w:val="24"/>
        </w:rPr>
        <w:t>[</w:t>
      </w:r>
      <w:r>
        <w:t xml:space="preserve">, due to the same </w:t>
      </w:r>
      <w:r w:rsidR="00482FCA">
        <w:t>S</w:t>
      </w:r>
      <w:r>
        <w:t xml:space="preserve">ickness or </w:t>
      </w:r>
      <w:r w:rsidR="00482FCA">
        <w:t>I</w:t>
      </w:r>
      <w:r>
        <w:t xml:space="preserve">njury that caused </w:t>
      </w:r>
      <w:r w:rsidR="00D60341">
        <w:t>Your</w:t>
      </w:r>
      <w:r w:rsidR="00FF5545">
        <w:t xml:space="preserve"> </w:t>
      </w:r>
      <w:r w:rsidR="005F731E">
        <w:t>D</w:t>
      </w:r>
      <w:r>
        <w:t>isability</w:t>
      </w:r>
      <w:r w:rsidR="00571C41" w:rsidRPr="00571C41">
        <w:rPr>
          <w:b/>
          <w:bCs/>
          <w:sz w:val="24"/>
        </w:rPr>
        <w:t>]</w:t>
      </w:r>
      <w:r>
        <w:t>:</w:t>
      </w:r>
    </w:p>
    <w:p w14:paraId="2BA34D73" w14:textId="450FBBA0" w:rsidR="00B35FF8" w:rsidRDefault="00831858" w:rsidP="00B35FF8">
      <w:pPr>
        <w:pStyle w:val="BulletD"/>
      </w:pPr>
      <w:r>
        <w:t>You</w:t>
      </w:r>
      <w:r w:rsidR="00B35FF8">
        <w:t xml:space="preserve"> have a </w:t>
      </w:r>
      <w:r w:rsidR="0042023A" w:rsidRPr="00B37216">
        <w:t>Covered Critical Illness</w:t>
      </w:r>
      <w:r w:rsidR="00B35FF8">
        <w:t>; and</w:t>
      </w:r>
    </w:p>
    <w:p w14:paraId="528961D4" w14:textId="015182CF" w:rsidR="00B35FF8" w:rsidRDefault="00831858" w:rsidP="00B35FF8">
      <w:pPr>
        <w:pStyle w:val="BulletD"/>
      </w:pPr>
      <w:r>
        <w:t>You</w:t>
      </w:r>
      <w:r w:rsidR="00B35FF8">
        <w:t xml:space="preserve"> are under the </w:t>
      </w:r>
      <w:r w:rsidR="00BB45C7" w:rsidRPr="00B37216">
        <w:t>Regular Care</w:t>
      </w:r>
      <w:r w:rsidR="00B35FF8" w:rsidRPr="00237A12">
        <w:t xml:space="preserve"> of a </w:t>
      </w:r>
      <w:r w:rsidR="00BB45C7" w:rsidRPr="00B37216">
        <w:t>Doctor</w:t>
      </w:r>
      <w:r w:rsidR="00B35FF8">
        <w:t>.</w:t>
      </w:r>
    </w:p>
    <w:p w14:paraId="33675898" w14:textId="77777777" w:rsidR="00B35FF8" w:rsidRDefault="00B35FF8" w:rsidP="00B35FF8">
      <w:pPr>
        <w:pStyle w:val="2Text"/>
        <w:rPr>
          <w:del w:id="437" w:author="Laura Hoogland" w:date="2026-01-22T14:57:00Z" w16du:dateUtc="2026-01-22T20:57:00Z"/>
        </w:rPr>
      </w:pPr>
      <w:del w:id="438" w:author="Laura Hoogland" w:date="2026-01-22T14:57:00Z" w16du:dateUtc="2026-01-22T20:57:00Z">
        <w:r>
          <w:delText xml:space="preserve">We may require </w:delText>
        </w:r>
        <w:r w:rsidR="00831858">
          <w:delText>You</w:delText>
        </w:r>
        <w:r>
          <w:delText xml:space="preserve"> to be examined by </w:delText>
        </w:r>
        <w:r w:rsidR="008D521F">
          <w:delText>Doctor</w:delText>
        </w:r>
        <w:r>
          <w:delText xml:space="preserve">s or other medical practitioners of </w:delText>
        </w:r>
        <w:r w:rsidR="003B254A">
          <w:delText>Our</w:delText>
        </w:r>
        <w:r>
          <w:delText xml:space="preserve"> choice. Prudential will pay for these examinations. We can require examinations as often as it is reasonable to do so. We may also require </w:delText>
        </w:r>
        <w:r w:rsidR="00831858">
          <w:delText>You</w:delText>
        </w:r>
        <w:r>
          <w:delText xml:space="preserve"> to be interviewed by an authorized Prudential Representative. Refusal to be examined or interviewed may result in denial or termination of </w:delText>
        </w:r>
        <w:r w:rsidR="00D60341">
          <w:delText>Your</w:delText>
        </w:r>
        <w:r>
          <w:delText xml:space="preserve"> claim.</w:delText>
        </w:r>
      </w:del>
    </w:p>
    <w:p w14:paraId="08F5EB56" w14:textId="77777777" w:rsidR="00D36C6C" w:rsidRPr="00524ED2" w:rsidRDefault="00D36C6C" w:rsidP="00D36C6C">
      <w:pPr>
        <w:pStyle w:val="2Text"/>
      </w:pPr>
      <w:r w:rsidRPr="00524ED2">
        <w:rPr>
          <w:b/>
          <w:i/>
        </w:rPr>
        <w:t>Regular Care</w:t>
      </w:r>
      <w:r w:rsidRPr="00524ED2">
        <w:t xml:space="preserve"> means:</w:t>
      </w:r>
    </w:p>
    <w:p w14:paraId="5D51EC6D" w14:textId="77777777" w:rsidR="00D36C6C" w:rsidRPr="00524ED2" w:rsidRDefault="00D36C6C" w:rsidP="00D36C6C">
      <w:pPr>
        <w:pStyle w:val="BulletD"/>
      </w:pPr>
      <w:r w:rsidRPr="00524ED2">
        <w:t>You personally visit a Doctor</w:t>
      </w:r>
      <w:r w:rsidRPr="00940655">
        <w:t xml:space="preserve"> </w:t>
      </w:r>
      <w:r w:rsidRPr="00524ED2">
        <w:t xml:space="preserve">as frequently as is medically required, according to generally accepted medical standards, to effectively manage and treat </w:t>
      </w:r>
      <w:r>
        <w:t>Your</w:t>
      </w:r>
      <w:r w:rsidRPr="00524ED2">
        <w:t xml:space="preserve"> </w:t>
      </w:r>
      <w:r w:rsidRPr="00B37216">
        <w:t xml:space="preserve">Covered </w:t>
      </w:r>
      <w:r w:rsidRPr="00524ED2">
        <w:t>Critical Illness; and</w:t>
      </w:r>
    </w:p>
    <w:p w14:paraId="2AE7F58E" w14:textId="77777777" w:rsidR="00D36C6C" w:rsidRPr="00524ED2" w:rsidRDefault="00D36C6C" w:rsidP="00D36C6C">
      <w:pPr>
        <w:pStyle w:val="BulletD"/>
      </w:pPr>
      <w:r w:rsidRPr="00524ED2">
        <w:t xml:space="preserve">You are receiving the most appropriate treatment and care, which conforms with generally accepted medical standards, for </w:t>
      </w:r>
      <w:r>
        <w:t>Your</w:t>
      </w:r>
      <w:r w:rsidRPr="00524ED2">
        <w:t xml:space="preserve"> </w:t>
      </w:r>
      <w:r w:rsidRPr="00B37216">
        <w:t xml:space="preserve">Covered </w:t>
      </w:r>
      <w:r w:rsidRPr="00524ED2">
        <w:t>Critical Illness by a Doctor</w:t>
      </w:r>
      <w:r w:rsidRPr="00AA6207">
        <w:t xml:space="preserve"> </w:t>
      </w:r>
      <w:r w:rsidRPr="00524ED2">
        <w:t xml:space="preserve">whose specialty or experience is the most appropriate for </w:t>
      </w:r>
      <w:r>
        <w:t>Your</w:t>
      </w:r>
      <w:r w:rsidRPr="00524ED2">
        <w:t xml:space="preserve"> </w:t>
      </w:r>
      <w:r w:rsidRPr="00B37216">
        <w:t xml:space="preserve">Covered </w:t>
      </w:r>
      <w:r w:rsidRPr="00524ED2">
        <w:t>Critical Illness, according to generally accepted medical standards.</w:t>
      </w:r>
    </w:p>
    <w:p w14:paraId="1EBE90F8" w14:textId="77777777" w:rsidR="00B35FF8" w:rsidRDefault="00B35FF8" w:rsidP="00B35FF8">
      <w:pPr>
        <w:pStyle w:val="SubtitleD"/>
        <w:rPr>
          <w:del w:id="439" w:author="Laura Hoogland" w:date="2026-01-22T14:57:00Z" w16du:dateUtc="2026-01-22T20:57:00Z"/>
        </w:rPr>
      </w:pPr>
      <w:del w:id="440" w:author="Laura Hoogland" w:date="2026-01-22T14:57:00Z" w16du:dateUtc="2026-01-22T20:57:00Z">
        <w:r>
          <w:delText xml:space="preserve">How Long Must You Have a </w:delText>
        </w:r>
        <w:r w:rsidR="003C1E94">
          <w:delText xml:space="preserve">Covered </w:delText>
        </w:r>
        <w:r>
          <w:delText xml:space="preserve">Critical Illness Before </w:delText>
        </w:r>
        <w:r w:rsidR="00D60341">
          <w:delText>Your</w:delText>
        </w:r>
        <w:r>
          <w:delText xml:space="preserve"> Benefits Begin?</w:delText>
        </w:r>
      </w:del>
    </w:p>
    <w:p w14:paraId="0FCC3417" w14:textId="77777777" w:rsidR="00B35FF8" w:rsidRDefault="00B35FF8" w:rsidP="00B35FF8">
      <w:pPr>
        <w:pStyle w:val="2Text"/>
        <w:rPr>
          <w:del w:id="441" w:author="Laura Hoogland" w:date="2026-01-22T14:57:00Z" w16du:dateUtc="2026-01-22T20:57:00Z"/>
        </w:rPr>
      </w:pPr>
      <w:del w:id="442" w:author="Laura Hoogland" w:date="2026-01-22T14:57:00Z" w16du:dateUtc="2026-01-22T20:57:00Z">
        <w:r>
          <w:delText xml:space="preserve">You must have a </w:delText>
        </w:r>
        <w:r w:rsidR="00001C12">
          <w:delText>Covered Critical Illness</w:delText>
        </w:r>
        <w:r>
          <w:delText xml:space="preserve"> through </w:delText>
        </w:r>
        <w:r w:rsidR="00D60341">
          <w:delText>Your</w:delText>
        </w:r>
        <w:r>
          <w:delText xml:space="preserve"> </w:delText>
        </w:r>
        <w:r w:rsidR="004F26DC" w:rsidRPr="00B37216">
          <w:rPr>
            <w:bCs/>
            <w:iCs/>
          </w:rPr>
          <w:delText xml:space="preserve">Critical Illness </w:delText>
        </w:r>
        <w:r w:rsidR="00DB3F54" w:rsidRPr="00B37216">
          <w:rPr>
            <w:bCs/>
            <w:iCs/>
          </w:rPr>
          <w:delText>Elimination Period</w:delText>
        </w:r>
        <w:r>
          <w:delText>.</w:delText>
        </w:r>
      </w:del>
    </w:p>
    <w:p w14:paraId="27F72076" w14:textId="77777777" w:rsidR="00B35FF8" w:rsidRDefault="00D60341" w:rsidP="00B35FF8">
      <w:pPr>
        <w:pStyle w:val="2Text"/>
        <w:rPr>
          <w:del w:id="443" w:author="Laura Hoogland" w:date="2026-01-22T14:57:00Z" w16du:dateUtc="2026-01-22T20:57:00Z"/>
        </w:rPr>
      </w:pPr>
      <w:del w:id="444" w:author="Laura Hoogland" w:date="2026-01-22T14:57:00Z" w16du:dateUtc="2026-01-22T20:57:00Z">
        <w:r>
          <w:delText>Your</w:delText>
        </w:r>
        <w:r w:rsidR="00B35FF8">
          <w:delText xml:space="preserve"> </w:delText>
        </w:r>
        <w:r w:rsidR="004E03EF">
          <w:delText>C</w:delText>
        </w:r>
        <w:r w:rsidR="00B35FF8">
          <w:delText xml:space="preserve">ritical </w:delText>
        </w:r>
        <w:r w:rsidR="004E03EF">
          <w:delText>I</w:delText>
        </w:r>
        <w:r w:rsidR="00B35FF8">
          <w:delText xml:space="preserve">llness </w:delText>
        </w:r>
        <w:r w:rsidR="004E03EF">
          <w:delText>E</w:delText>
        </w:r>
        <w:r w:rsidR="00B35FF8">
          <w:delText xml:space="preserve">limination </w:delText>
        </w:r>
        <w:r w:rsidR="004E03EF">
          <w:delText>P</w:delText>
        </w:r>
        <w:r w:rsidR="00B35FF8">
          <w:delText xml:space="preserve">eriod is </w:delText>
        </w:r>
        <w:r w:rsidR="00CD2A72">
          <w:rPr>
            <w:b/>
            <w:color w:val="FF0000"/>
            <w:sz w:val="24"/>
            <w:vertAlign w:val="superscript"/>
          </w:rPr>
          <w:delText>3</w:delText>
        </w:r>
        <w:r w:rsidR="00896A08">
          <w:rPr>
            <w:b/>
            <w:color w:val="FF0000"/>
            <w:sz w:val="24"/>
            <w:vertAlign w:val="superscript"/>
          </w:rPr>
          <w:delText>b</w:delText>
        </w:r>
        <w:r w:rsidR="00571C41" w:rsidRPr="00571C41">
          <w:rPr>
            <w:b/>
            <w:bCs/>
            <w:sz w:val="24"/>
          </w:rPr>
          <w:delText>[</w:delText>
        </w:r>
        <w:r w:rsidR="00B35FF8">
          <w:delText>0 to 365 days</w:delText>
        </w:r>
        <w:r w:rsidR="00571C41" w:rsidRPr="00571C41">
          <w:rPr>
            <w:b/>
            <w:bCs/>
            <w:sz w:val="24"/>
          </w:rPr>
          <w:delText>]</w:delText>
        </w:r>
        <w:r w:rsidR="00B35FF8">
          <w:delText>.</w:delText>
        </w:r>
      </w:del>
    </w:p>
    <w:p w14:paraId="4EA51AFE" w14:textId="77777777" w:rsidR="00B35FF8" w:rsidRDefault="005518AB" w:rsidP="00B35FF8">
      <w:pPr>
        <w:pStyle w:val="SubtitleD"/>
        <w:rPr>
          <w:del w:id="445" w:author="Laura Hoogland" w:date="2026-01-22T14:57:00Z" w16du:dateUtc="2026-01-22T20:57:00Z"/>
        </w:rPr>
      </w:pPr>
      <w:del w:id="446" w:author="Laura Hoogland" w:date="2026-01-22T14:57:00Z" w16du:dateUtc="2026-01-22T20:57:00Z">
        <w:r w:rsidRPr="005518AB">
          <w:rPr>
            <w:rFonts w:ascii="Arial" w:hAnsi="Arial" w:cs="Arial"/>
            <w:bCs/>
            <w:color w:val="FF0000"/>
            <w:vertAlign w:val="superscript"/>
          </w:rPr>
          <w:delText>5</w:delText>
        </w:r>
        <w:r w:rsidRPr="005518AB">
          <w:rPr>
            <w:rFonts w:ascii="Arial" w:hAnsi="Arial" w:cs="Arial"/>
            <w:bCs/>
          </w:rPr>
          <w:delText>[</w:delText>
        </w:r>
        <w:r w:rsidR="00B35FF8">
          <w:delText xml:space="preserve">Can You Satisfy </w:delText>
        </w:r>
        <w:r w:rsidR="00D60341">
          <w:delText>Your</w:delText>
        </w:r>
        <w:r w:rsidR="00B35FF8">
          <w:delText xml:space="preserve"> Critical Illness </w:delText>
        </w:r>
        <w:r w:rsidR="00DB3F54" w:rsidRPr="00987A39">
          <w:rPr>
            <w:iCs/>
          </w:rPr>
          <w:delText>Elimination Period</w:delText>
        </w:r>
        <w:r w:rsidR="00B35FF8" w:rsidRPr="003704C1">
          <w:delText xml:space="preserve"> </w:delText>
        </w:r>
        <w:r w:rsidR="00B35FF8">
          <w:delText>If You Are Working?</w:delText>
        </w:r>
      </w:del>
    </w:p>
    <w:p w14:paraId="2F097118" w14:textId="77777777" w:rsidR="00B35FF8" w:rsidRDefault="00B35FF8" w:rsidP="00B35FF8">
      <w:pPr>
        <w:pStyle w:val="2Text"/>
        <w:rPr>
          <w:del w:id="447" w:author="Laura Hoogland" w:date="2026-01-22T14:57:00Z" w16du:dateUtc="2026-01-22T20:57:00Z"/>
        </w:rPr>
      </w:pPr>
      <w:del w:id="448" w:author="Laura Hoogland" w:date="2026-01-22T14:57:00Z" w16du:dateUtc="2026-01-22T20:57:00Z">
        <w:r>
          <w:delText xml:space="preserve">Yes, provided </w:delText>
        </w:r>
        <w:r w:rsidR="00831858">
          <w:delText>You</w:delText>
        </w:r>
        <w:r>
          <w:delText xml:space="preserve"> meet the definition of </w:delText>
        </w:r>
        <w:r w:rsidR="00001C12">
          <w:delText>Covered Critical Illness</w:delText>
        </w:r>
        <w:r>
          <w:delText>.</w:delText>
        </w:r>
        <w:r w:rsidR="005518AB" w:rsidRPr="00571C41">
          <w:rPr>
            <w:b/>
            <w:bCs/>
            <w:sz w:val="24"/>
          </w:rPr>
          <w:delText>]</w:delText>
        </w:r>
      </w:del>
    </w:p>
    <w:p w14:paraId="3A30A30A" w14:textId="23360283" w:rsidR="00B35FF8" w:rsidRDefault="00B35FF8" w:rsidP="00B35FF8">
      <w:pPr>
        <w:pStyle w:val="SubtitleD"/>
      </w:pPr>
      <w:r>
        <w:t xml:space="preserve">When Will You Begin to Receive </w:t>
      </w:r>
      <w:r w:rsidR="00F35845">
        <w:t xml:space="preserve">Your </w:t>
      </w:r>
      <w:r>
        <w:t xml:space="preserve">Critical Illness </w:t>
      </w:r>
      <w:r w:rsidR="008D5390">
        <w:t>Benefit</w:t>
      </w:r>
      <w:r>
        <w:t>?</w:t>
      </w:r>
    </w:p>
    <w:p w14:paraId="61D5E37A" w14:textId="77777777" w:rsidR="00EA1778" w:rsidRPr="00791213" w:rsidRDefault="00EA1778" w:rsidP="006E5BC0">
      <w:pPr>
        <w:spacing w:before="100" w:beforeAutospacing="1" w:after="100" w:afterAutospacing="1"/>
        <w:ind w:left="432"/>
        <w:rPr>
          <w:rFonts w:cs="Arial"/>
        </w:rPr>
      </w:pPr>
      <w:r w:rsidRPr="00791213">
        <w:rPr>
          <w:rFonts w:cs="Arial"/>
        </w:rPr>
        <w:t>You are only eligible for the Critical Illness Benefit if Prudential determines that You meet the eligibility requirements at the outset of Your Disability. This benefit is not available based on a change in Your condition during Your Disability.</w:t>
      </w:r>
    </w:p>
    <w:p w14:paraId="6B40ECEC" w14:textId="1467EA13" w:rsidR="00B35FF8" w:rsidRDefault="00B35FF8" w:rsidP="00A62119">
      <w:pPr>
        <w:pStyle w:val="2Text"/>
      </w:pPr>
      <w:r>
        <w:t xml:space="preserve">You will receive </w:t>
      </w:r>
      <w:r w:rsidR="000D6772">
        <w:t xml:space="preserve">a </w:t>
      </w:r>
      <w:r w:rsidR="0043308F">
        <w:t xml:space="preserve">Critical Illness Benefit </w:t>
      </w:r>
      <w:r>
        <w:t xml:space="preserve">when </w:t>
      </w:r>
      <w:r w:rsidR="003B254A">
        <w:t>We</w:t>
      </w:r>
      <w:r>
        <w:t xml:space="preserve"> approve </w:t>
      </w:r>
      <w:r w:rsidR="00D60341">
        <w:t>Your</w:t>
      </w:r>
      <w:r>
        <w:t xml:space="preserve"> claim, provid</w:t>
      </w:r>
      <w:r w:rsidR="008E2627">
        <w:t>ed</w:t>
      </w:r>
      <w:r>
        <w:t>:</w:t>
      </w:r>
      <w:ins w:id="449" w:author="Laura Hoogland" w:date="2026-01-22T14:57:00Z" w16du:dateUtc="2026-01-22T20:57:00Z">
        <w:r w:rsidR="00762DA6" w:rsidRPr="006D79FC">
          <w:rPr>
            <w:b/>
            <w:color w:val="FF0000"/>
            <w:sz w:val="24"/>
            <w:vertAlign w:val="superscript"/>
          </w:rPr>
          <w:t>1</w:t>
        </w:r>
        <w:r w:rsidR="00571C41" w:rsidRPr="00571C41">
          <w:rPr>
            <w:b/>
            <w:bCs/>
            <w:sz w:val="24"/>
          </w:rPr>
          <w:t>[</w:t>
        </w:r>
      </w:ins>
    </w:p>
    <w:p w14:paraId="18447200" w14:textId="77777777" w:rsidR="00B35FF8" w:rsidRDefault="00B35FF8" w:rsidP="00B35FF8">
      <w:pPr>
        <w:pStyle w:val="BulletD"/>
        <w:rPr>
          <w:del w:id="450" w:author="Laura Hoogland" w:date="2026-01-22T14:57:00Z" w16du:dateUtc="2026-01-22T20:57:00Z"/>
        </w:rPr>
      </w:pPr>
      <w:del w:id="451" w:author="Laura Hoogland" w:date="2026-01-22T14:57:00Z" w16du:dateUtc="2026-01-22T20:57:00Z">
        <w:r>
          <w:delText xml:space="preserve">the </w:delText>
        </w:r>
        <w:r w:rsidR="000F2376">
          <w:delText>C</w:delText>
        </w:r>
        <w:r>
          <w:delText xml:space="preserve">ritical </w:delText>
        </w:r>
        <w:r w:rsidR="000F2376">
          <w:delText>I</w:delText>
        </w:r>
        <w:r>
          <w:delText xml:space="preserve">llness </w:delText>
        </w:r>
        <w:r w:rsidR="000F2376">
          <w:delText>E</w:delText>
        </w:r>
        <w:r>
          <w:delText xml:space="preserve">limination </w:delText>
        </w:r>
        <w:r w:rsidR="000F2376">
          <w:delText>P</w:delText>
        </w:r>
        <w:r>
          <w:delText>eriod has been met</w:delText>
        </w:r>
        <w:r w:rsidR="00762DA6">
          <w:delText xml:space="preserve"> </w:delText>
        </w:r>
        <w:r w:rsidR="00762DA6" w:rsidRPr="006D79FC">
          <w:rPr>
            <w:b/>
            <w:color w:val="FF0000"/>
            <w:sz w:val="24"/>
            <w:vertAlign w:val="superscript"/>
          </w:rPr>
          <w:delText>1</w:delText>
        </w:r>
        <w:r w:rsidR="00571C41" w:rsidRPr="00571C41">
          <w:rPr>
            <w:b/>
            <w:bCs/>
            <w:sz w:val="24"/>
          </w:rPr>
          <w:delText>[</w:delText>
        </w:r>
        <w:r w:rsidR="00DB2C95">
          <w:delText>;</w:delText>
        </w:r>
        <w:r>
          <w:delText xml:space="preserve"> </w:delText>
        </w:r>
      </w:del>
    </w:p>
    <w:p w14:paraId="0207E0CD" w14:textId="31179E45" w:rsidR="00DB2C95" w:rsidRDefault="00831858" w:rsidP="00B35FF8">
      <w:pPr>
        <w:pStyle w:val="BulletD"/>
      </w:pPr>
      <w:r>
        <w:t>You</w:t>
      </w:r>
      <w:r w:rsidR="00B35FF8">
        <w:t xml:space="preserve"> are receiving </w:t>
      </w:r>
      <w:r w:rsidR="00310971" w:rsidRPr="00310971">
        <w:rPr>
          <w:rFonts w:cs="Arial"/>
          <w:b/>
          <w:color w:val="FF0000"/>
          <w:sz w:val="24"/>
          <w:szCs w:val="24"/>
          <w:vertAlign w:val="superscript"/>
        </w:rPr>
        <w:t>CV1</w:t>
      </w:r>
      <w:r w:rsidR="00571C41" w:rsidRPr="00571C41">
        <w:rPr>
          <w:b/>
          <w:bCs/>
          <w:sz w:val="24"/>
        </w:rPr>
        <w:t>[</w:t>
      </w:r>
      <w:r w:rsidR="00081686">
        <w:t>l</w:t>
      </w:r>
      <w:r w:rsidR="00B35FF8">
        <w:t xml:space="preserve">ong </w:t>
      </w:r>
      <w:r w:rsidR="00081686">
        <w:t>t</w:t>
      </w:r>
      <w:r w:rsidR="00B35FF8">
        <w:t>erm</w:t>
      </w:r>
      <w:r w:rsidR="00571C41" w:rsidRPr="00571C41">
        <w:rPr>
          <w:b/>
          <w:bCs/>
          <w:sz w:val="24"/>
        </w:rPr>
        <w:t>]</w:t>
      </w:r>
      <w:r w:rsidR="00B35FF8">
        <w:t xml:space="preserve"> </w:t>
      </w:r>
      <w:r w:rsidR="00081686">
        <w:t>d</w:t>
      </w:r>
      <w:r w:rsidR="00B35FF8">
        <w:t xml:space="preserve">isability benefits under the </w:t>
      </w:r>
      <w:r w:rsidR="00985B0E">
        <w:t>Plan</w:t>
      </w:r>
      <w:r w:rsidR="00DB2C95">
        <w:t>; and</w:t>
      </w:r>
    </w:p>
    <w:p w14:paraId="7F813676" w14:textId="6CE03042" w:rsidR="00B35FF8" w:rsidRDefault="00D60341" w:rsidP="00B35FF8">
      <w:pPr>
        <w:pStyle w:val="BulletD"/>
      </w:pPr>
      <w:commentRangeStart w:id="452"/>
      <w:commentRangeStart w:id="453"/>
      <w:r>
        <w:t>Your</w:t>
      </w:r>
      <w:r w:rsidR="0063454F">
        <w:t xml:space="preserve"> </w:t>
      </w:r>
      <w:r w:rsidR="00001C12">
        <w:t xml:space="preserve">Covered Critical Illness </w:t>
      </w:r>
      <w:r w:rsidR="0063454F">
        <w:t>manifested</w:t>
      </w:r>
      <w:r w:rsidR="002C65AA">
        <w:t xml:space="preserve"> within</w:t>
      </w:r>
      <w:r w:rsidR="0063454F">
        <w:t xml:space="preserve"> </w:t>
      </w:r>
      <w:r w:rsidR="00A533A7">
        <w:rPr>
          <w:b/>
          <w:color w:val="FF0000"/>
          <w:sz w:val="24"/>
          <w:vertAlign w:val="superscript"/>
        </w:rPr>
        <w:t>3</w:t>
      </w:r>
      <w:r w:rsidR="005211CC">
        <w:rPr>
          <w:b/>
          <w:color w:val="FF0000"/>
          <w:sz w:val="24"/>
          <w:vertAlign w:val="superscript"/>
        </w:rPr>
        <w:t>c</w:t>
      </w:r>
      <w:r w:rsidR="00A533A7" w:rsidRPr="00571C41">
        <w:rPr>
          <w:b/>
          <w:bCs/>
          <w:sz w:val="24"/>
        </w:rPr>
        <w:t>[</w:t>
      </w:r>
      <w:r w:rsidR="00A533A7">
        <w:t>0 to 365 days</w:t>
      </w:r>
      <w:r w:rsidR="00A533A7" w:rsidRPr="00571C41">
        <w:rPr>
          <w:b/>
          <w:bCs/>
          <w:sz w:val="24"/>
        </w:rPr>
        <w:t>]</w:t>
      </w:r>
      <w:r w:rsidR="002C65AA" w:rsidRPr="00293B84">
        <w:rPr>
          <w:szCs w:val="16"/>
        </w:rPr>
        <w:t xml:space="preserve"> </w:t>
      </w:r>
      <w:r w:rsidR="005267DD" w:rsidRPr="00987A39">
        <w:rPr>
          <w:szCs w:val="16"/>
        </w:rPr>
        <w:t xml:space="preserve">of </w:t>
      </w:r>
      <w:r>
        <w:rPr>
          <w:szCs w:val="16"/>
        </w:rPr>
        <w:t>Your</w:t>
      </w:r>
      <w:r w:rsidR="005267DD" w:rsidRPr="00987A39">
        <w:rPr>
          <w:szCs w:val="16"/>
        </w:rPr>
        <w:t xml:space="preserve"> Disability</w:t>
      </w:r>
      <w:r w:rsidR="00A533A7" w:rsidRPr="00987A39">
        <w:rPr>
          <w:sz w:val="16"/>
          <w:szCs w:val="16"/>
        </w:rPr>
        <w:t>.</w:t>
      </w:r>
      <w:r w:rsidR="00571C41" w:rsidRPr="00571C41">
        <w:rPr>
          <w:b/>
          <w:bCs/>
          <w:sz w:val="24"/>
        </w:rPr>
        <w:t>]</w:t>
      </w:r>
      <w:r w:rsidR="00B35FF8">
        <w:t>.</w:t>
      </w:r>
      <w:commentRangeEnd w:id="452"/>
      <w:r w:rsidR="001B6654">
        <w:rPr>
          <w:rStyle w:val="CommentReference"/>
          <w:sz w:val="20"/>
          <w:szCs w:val="20"/>
        </w:rPr>
        <w:commentReference w:id="452"/>
      </w:r>
      <w:commentRangeEnd w:id="453"/>
      <w:r w:rsidR="003B4F2B">
        <w:rPr>
          <w:rStyle w:val="CommentReference"/>
          <w:sz w:val="20"/>
          <w:szCs w:val="20"/>
        </w:rPr>
        <w:commentReference w:id="453"/>
      </w:r>
    </w:p>
    <w:p w14:paraId="51A5F180" w14:textId="432A7BFB" w:rsidR="00B35FF8" w:rsidRDefault="00B35FF8" w:rsidP="00B35FF8">
      <w:pPr>
        <w:pStyle w:val="2Text"/>
      </w:pPr>
      <w:r>
        <w:t xml:space="preserve">We will send </w:t>
      </w:r>
      <w:r w:rsidR="00831858">
        <w:t>You</w:t>
      </w:r>
      <w:r>
        <w:t xml:space="preserve"> a </w:t>
      </w:r>
      <w:r w:rsidR="002F5A0F">
        <w:t xml:space="preserve">Critical Illness </w:t>
      </w:r>
      <w:r w:rsidR="000C5DE4">
        <w:t>B</w:t>
      </w:r>
      <w:r w:rsidR="008D5390">
        <w:t>enefit</w:t>
      </w:r>
      <w:r w:rsidR="00F164A0" w:rsidRPr="00F164A0">
        <w:t xml:space="preserve"> </w:t>
      </w:r>
      <w:r w:rsidR="000C5DE4">
        <w:t>P</w:t>
      </w:r>
      <w:r w:rsidR="00F164A0">
        <w:t>ayment</w:t>
      </w:r>
      <w:r>
        <w:t xml:space="preserve"> </w:t>
      </w:r>
      <w:r w:rsidR="009176ED" w:rsidRPr="00B37216">
        <w:rPr>
          <w:b/>
          <w:color w:val="FF0000"/>
          <w:sz w:val="24"/>
          <w:vertAlign w:val="superscript"/>
        </w:rPr>
        <w:t>3d</w:t>
      </w:r>
      <w:r w:rsidR="00571C41" w:rsidRPr="00571C41">
        <w:rPr>
          <w:b/>
          <w:bCs/>
          <w:sz w:val="24"/>
        </w:rPr>
        <w:t>[</w:t>
      </w:r>
      <w:r>
        <w:t>each month</w:t>
      </w:r>
      <w:r w:rsidR="00571C41" w:rsidRPr="00571C41">
        <w:rPr>
          <w:b/>
          <w:bCs/>
          <w:sz w:val="24"/>
        </w:rPr>
        <w:t>]</w:t>
      </w:r>
      <w:r>
        <w:t xml:space="preserve"> for any period for which Prudential </w:t>
      </w:r>
      <w:r w:rsidR="00D01DCD">
        <w:t xml:space="preserve">determines </w:t>
      </w:r>
      <w:r w:rsidR="00831858">
        <w:t>You</w:t>
      </w:r>
      <w:r w:rsidR="00D01DCD">
        <w:t xml:space="preserve"> are entitled </w:t>
      </w:r>
      <w:r w:rsidR="00265C31">
        <w:t xml:space="preserve">to </w:t>
      </w:r>
      <w:r w:rsidR="00D01DCD">
        <w:t>receive</w:t>
      </w:r>
      <w:r w:rsidR="002128F2">
        <w:t xml:space="preserve"> such </w:t>
      </w:r>
      <w:r w:rsidR="00D01DCD">
        <w:t>benefit payments</w:t>
      </w:r>
      <w:r>
        <w:t>.</w:t>
      </w:r>
    </w:p>
    <w:p w14:paraId="2809DF0B" w14:textId="4FE31D41" w:rsidR="00B35FF8" w:rsidRDefault="00B35FF8" w:rsidP="00B35FF8">
      <w:pPr>
        <w:pStyle w:val="SubtitleD"/>
      </w:pPr>
      <w:r>
        <w:t xml:space="preserve">How Much </w:t>
      </w:r>
      <w:r w:rsidR="00626EFF">
        <w:t>Critical Illness Benefit Will</w:t>
      </w:r>
      <w:r w:rsidR="00E941AB">
        <w:t xml:space="preserve"> Prudential</w:t>
      </w:r>
      <w:r>
        <w:t xml:space="preserve"> Pay When You Have a </w:t>
      </w:r>
      <w:r w:rsidR="00001C12">
        <w:t xml:space="preserve">Covered </w:t>
      </w:r>
      <w:r>
        <w:t>Critical Illness?</w:t>
      </w:r>
    </w:p>
    <w:p w14:paraId="137E2809" w14:textId="4DB97E94" w:rsidR="00B35FF8" w:rsidRDefault="00762DA6" w:rsidP="00B35FF8">
      <w:pPr>
        <w:pStyle w:val="2Text"/>
      </w:pPr>
      <w:r>
        <w:rPr>
          <w:b/>
          <w:color w:val="FF0000"/>
          <w:sz w:val="24"/>
          <w:vertAlign w:val="superscript"/>
        </w:rPr>
        <w:t>4</w:t>
      </w:r>
      <w:r w:rsidR="00571C41" w:rsidRPr="00571C41">
        <w:rPr>
          <w:b/>
          <w:bCs/>
          <w:sz w:val="24"/>
        </w:rPr>
        <w:t>[</w:t>
      </w:r>
      <w:r w:rsidR="00D60341">
        <w:t>Your</w:t>
      </w:r>
      <w:r w:rsidR="00B35FF8">
        <w:t xml:space="preserve"> </w:t>
      </w:r>
      <w:r w:rsidR="0043308F">
        <w:t>Critical Illness Benefit Payment</w:t>
      </w:r>
      <w:r w:rsidR="00B35FF8">
        <w:t xml:space="preserve"> is equal to</w:t>
      </w:r>
      <w:r w:rsidR="00DB594C">
        <w:t xml:space="preserve"> </w:t>
      </w:r>
      <w:r w:rsidR="00DB594C" w:rsidRPr="00B37216">
        <w:rPr>
          <w:b/>
          <w:color w:val="FF0000"/>
          <w:sz w:val="24"/>
          <w:szCs w:val="24"/>
          <w:vertAlign w:val="superscript"/>
        </w:rPr>
        <w:t>4a</w:t>
      </w:r>
      <w:r w:rsidR="00571C41" w:rsidRPr="00571C41">
        <w:rPr>
          <w:b/>
          <w:bCs/>
          <w:sz w:val="24"/>
        </w:rPr>
        <w:t>[</w:t>
      </w:r>
      <w:r w:rsidR="00B35FF8">
        <w:t xml:space="preserve">5% to </w:t>
      </w:r>
      <w:r w:rsidR="00244202">
        <w:t>6</w:t>
      </w:r>
      <w:r w:rsidR="00B35FF8">
        <w:t>0%</w:t>
      </w:r>
      <w:r w:rsidR="00571C41" w:rsidRPr="00571C41">
        <w:rPr>
          <w:b/>
          <w:bCs/>
          <w:sz w:val="24"/>
        </w:rPr>
        <w:t>]</w:t>
      </w:r>
      <w:r w:rsidR="00B35FF8">
        <w:t xml:space="preserve"> of </w:t>
      </w:r>
      <w:r w:rsidR="00D60341">
        <w:t>Your</w:t>
      </w:r>
      <w:r w:rsidR="00B35FF8">
        <w:t xml:space="preserve"> </w:t>
      </w:r>
      <w:r w:rsidR="00F530FB" w:rsidRPr="00B37216">
        <w:rPr>
          <w:bCs/>
          <w:iCs/>
        </w:rPr>
        <w:t>C</w:t>
      </w:r>
      <w:r w:rsidR="00042AE2" w:rsidRPr="00B37216">
        <w:rPr>
          <w:bCs/>
          <w:iCs/>
        </w:rPr>
        <w:t xml:space="preserve">ritical </w:t>
      </w:r>
      <w:r w:rsidR="009B5EF4" w:rsidRPr="00B37216">
        <w:rPr>
          <w:bCs/>
          <w:iCs/>
        </w:rPr>
        <w:t>I</w:t>
      </w:r>
      <w:r w:rsidR="00042AE2" w:rsidRPr="00B37216">
        <w:rPr>
          <w:bCs/>
          <w:iCs/>
        </w:rPr>
        <w:t xml:space="preserve">llness </w:t>
      </w:r>
      <w:r w:rsidR="00F530FB" w:rsidRPr="00B37216">
        <w:rPr>
          <w:bCs/>
          <w:iCs/>
        </w:rPr>
        <w:t>M</w:t>
      </w:r>
      <w:r w:rsidR="00B35FF8" w:rsidRPr="00B37216">
        <w:rPr>
          <w:bCs/>
          <w:iCs/>
        </w:rPr>
        <w:t xml:space="preserve">onthly </w:t>
      </w:r>
      <w:r w:rsidR="00F530FB" w:rsidRPr="00B37216">
        <w:rPr>
          <w:bCs/>
          <w:iCs/>
        </w:rPr>
        <w:t>E</w:t>
      </w:r>
      <w:r w:rsidR="00B35FF8" w:rsidRPr="00B37216">
        <w:rPr>
          <w:bCs/>
          <w:iCs/>
        </w:rPr>
        <w:t>arnings</w:t>
      </w:r>
      <w:r w:rsidR="00B35FF8">
        <w:t xml:space="preserve">, but not more than </w:t>
      </w:r>
      <w:r w:rsidR="003E1853" w:rsidRPr="00B37216">
        <w:rPr>
          <w:b/>
          <w:bCs/>
          <w:color w:val="FF0000"/>
          <w:sz w:val="24"/>
          <w:szCs w:val="24"/>
          <w:vertAlign w:val="superscript"/>
        </w:rPr>
        <w:t>4b</w:t>
      </w:r>
      <w:r w:rsidR="00571C41" w:rsidRPr="00571C41">
        <w:rPr>
          <w:b/>
          <w:bCs/>
          <w:sz w:val="24"/>
        </w:rPr>
        <w:t>[</w:t>
      </w:r>
      <w:r w:rsidR="00B35FF8">
        <w:t>$50 to $5,000</w:t>
      </w:r>
      <w:r w:rsidR="00571C41" w:rsidRPr="00571C41">
        <w:rPr>
          <w:b/>
          <w:bCs/>
          <w:sz w:val="24"/>
        </w:rPr>
        <w:t>]</w:t>
      </w:r>
      <w:r w:rsidR="00B35FF8">
        <w:t xml:space="preserve">. </w:t>
      </w:r>
      <w:r w:rsidR="00D60341">
        <w:t>Your</w:t>
      </w:r>
      <w:r w:rsidR="00B35FF8">
        <w:t xml:space="preserve"> </w:t>
      </w:r>
      <w:r w:rsidR="0043308F">
        <w:t>Critical Illness Benefit Payment</w:t>
      </w:r>
      <w:r w:rsidR="00B35FF8">
        <w:t xml:space="preserve">, together with </w:t>
      </w:r>
      <w:r w:rsidR="00D60341">
        <w:t>Your</w:t>
      </w:r>
      <w:r w:rsidR="00B35FF8">
        <w:t xml:space="preserve"> </w:t>
      </w:r>
      <w:r w:rsidR="00237A12">
        <w:t>B</w:t>
      </w:r>
      <w:r w:rsidR="008D5390">
        <w:t>enefit</w:t>
      </w:r>
      <w:r w:rsidR="00B35FF8">
        <w:t xml:space="preserve"> </w:t>
      </w:r>
      <w:r w:rsidR="00237A12">
        <w:t>P</w:t>
      </w:r>
      <w:r w:rsidR="00AE6E09">
        <w:t xml:space="preserve">ayment </w:t>
      </w:r>
      <w:r w:rsidR="00B35FF8">
        <w:t xml:space="preserve">and </w:t>
      </w:r>
      <w:r w:rsidR="00D60341">
        <w:t>Your</w:t>
      </w:r>
      <w:r w:rsidR="00B35FF8">
        <w:t xml:space="preserve"> </w:t>
      </w:r>
      <w:r w:rsidR="003655B1">
        <w:t>C</w:t>
      </w:r>
      <w:r w:rsidR="00B35FF8">
        <w:t xml:space="preserve">atastrophic </w:t>
      </w:r>
      <w:r w:rsidR="003655B1">
        <w:t>D</w:t>
      </w:r>
      <w:r w:rsidR="00B35FF8">
        <w:t xml:space="preserve">isability </w:t>
      </w:r>
      <w:r w:rsidR="003655B1">
        <w:t>B</w:t>
      </w:r>
      <w:r w:rsidR="008D5390">
        <w:t>enefit</w:t>
      </w:r>
      <w:r w:rsidR="00AE6E09" w:rsidRPr="00AE6E09">
        <w:t xml:space="preserve"> </w:t>
      </w:r>
      <w:r w:rsidR="00664D59">
        <w:t>P</w:t>
      </w:r>
      <w:r w:rsidR="00AE6E09">
        <w:t>ayment</w:t>
      </w:r>
      <w:r w:rsidR="00B35FF8">
        <w:t xml:space="preserve">, will not exceed </w:t>
      </w:r>
      <w:r w:rsidR="00D60341">
        <w:t>Your</w:t>
      </w:r>
      <w:r w:rsidR="00B35FF8">
        <w:t xml:space="preserve"> </w:t>
      </w:r>
      <w:r w:rsidR="00042AE2">
        <w:t>Critical Illness Monthly Earnings</w:t>
      </w:r>
      <w:r w:rsidR="00B35FF8">
        <w:t xml:space="preserve">. </w:t>
      </w:r>
      <w:r w:rsidR="00D60341">
        <w:t>Your</w:t>
      </w:r>
      <w:r w:rsidR="00B35FF8">
        <w:t xml:space="preserve"> </w:t>
      </w:r>
      <w:r w:rsidR="003655B1">
        <w:t>C</w:t>
      </w:r>
      <w:r w:rsidR="00B35FF8">
        <w:t xml:space="preserve">ritical </w:t>
      </w:r>
      <w:r w:rsidR="003655B1">
        <w:t>I</w:t>
      </w:r>
      <w:r w:rsidR="00B35FF8">
        <w:t xml:space="preserve">llness </w:t>
      </w:r>
      <w:r w:rsidR="003655B1">
        <w:t>B</w:t>
      </w:r>
      <w:r w:rsidR="008D5390">
        <w:t>enefit</w:t>
      </w:r>
      <w:r w:rsidR="00B35FF8">
        <w:t xml:space="preserve"> </w:t>
      </w:r>
      <w:r w:rsidR="00664D59">
        <w:t>P</w:t>
      </w:r>
      <w:r w:rsidR="00AE6E09">
        <w:t xml:space="preserve">ayment </w:t>
      </w:r>
      <w:r w:rsidR="00B35FF8">
        <w:t xml:space="preserve">will not be reduced by any </w:t>
      </w:r>
      <w:r w:rsidR="00CE0FCA">
        <w:t>Deductible Sources of Income</w:t>
      </w:r>
      <w:r w:rsidR="00B35FF8">
        <w:t>.</w:t>
      </w:r>
      <w:r w:rsidR="00355A40" w:rsidRPr="00571C41">
        <w:rPr>
          <w:b/>
          <w:bCs/>
          <w:sz w:val="24"/>
        </w:rPr>
        <w:t>]</w:t>
      </w:r>
    </w:p>
    <w:p w14:paraId="57D1CE42" w14:textId="3D5A1813" w:rsidR="00B35FF8" w:rsidRDefault="00762DA6" w:rsidP="00B35FF8">
      <w:pPr>
        <w:pStyle w:val="2Text"/>
      </w:pPr>
      <w:r>
        <w:rPr>
          <w:b/>
          <w:color w:val="FF0000"/>
          <w:sz w:val="24"/>
          <w:vertAlign w:val="superscript"/>
        </w:rPr>
        <w:lastRenderedPageBreak/>
        <w:t>5</w:t>
      </w:r>
      <w:r w:rsidR="00571C41" w:rsidRPr="00571C41">
        <w:rPr>
          <w:b/>
          <w:bCs/>
          <w:sz w:val="24"/>
        </w:rPr>
        <w:t>[</w:t>
      </w:r>
      <w:r w:rsidR="00B35FF8">
        <w:t xml:space="preserve">If </w:t>
      </w:r>
      <w:r w:rsidR="00831858">
        <w:t>You</w:t>
      </w:r>
      <w:r w:rsidR="00B35FF8">
        <w:t xml:space="preserve"> have a </w:t>
      </w:r>
      <w:r w:rsidR="003643FA">
        <w:t xml:space="preserve">Covered Critical Illness </w:t>
      </w:r>
      <w:r w:rsidR="00B35FF8">
        <w:t xml:space="preserve">while </w:t>
      </w:r>
      <w:r w:rsidR="00831858">
        <w:t>You</w:t>
      </w:r>
      <w:r w:rsidR="00B35FF8">
        <w:t xml:space="preserve"> are on a covered layoff or </w:t>
      </w:r>
      <w:r w:rsidR="009E48D9">
        <w:t>L</w:t>
      </w:r>
      <w:r w:rsidR="00B35FF8">
        <w:t xml:space="preserve">eave </w:t>
      </w:r>
      <w:r w:rsidR="009E48D9">
        <w:t>o</w:t>
      </w:r>
      <w:r w:rsidR="00B35FF8">
        <w:t xml:space="preserve">f </w:t>
      </w:r>
      <w:r w:rsidR="009E48D9">
        <w:t>A</w:t>
      </w:r>
      <w:r w:rsidR="00B35FF8">
        <w:t xml:space="preserve">bsence, </w:t>
      </w:r>
      <w:r w:rsidR="003B254A">
        <w:t>We</w:t>
      </w:r>
      <w:r w:rsidR="00B35FF8">
        <w:t xml:space="preserve"> will use </w:t>
      </w:r>
      <w:r w:rsidR="00D60341">
        <w:t>Your</w:t>
      </w:r>
      <w:r w:rsidR="00B35FF8">
        <w:t xml:space="preserve"> </w:t>
      </w:r>
      <w:r w:rsidR="003E707E">
        <w:t>C</w:t>
      </w:r>
      <w:r w:rsidR="00042AE2">
        <w:t xml:space="preserve">ritical </w:t>
      </w:r>
      <w:r w:rsidR="003E707E">
        <w:t>I</w:t>
      </w:r>
      <w:r w:rsidR="00042AE2">
        <w:t xml:space="preserve">llness </w:t>
      </w:r>
      <w:r w:rsidR="003E707E">
        <w:t>M</w:t>
      </w:r>
      <w:r w:rsidR="00B35FF8">
        <w:t xml:space="preserve">onthly </w:t>
      </w:r>
      <w:r w:rsidR="003E707E">
        <w:t>E</w:t>
      </w:r>
      <w:r w:rsidR="00B35FF8">
        <w:t xml:space="preserve">arnings from </w:t>
      </w:r>
      <w:r w:rsidR="00AA422B" w:rsidRPr="002E41CC">
        <w:rPr>
          <w:b/>
          <w:bCs/>
          <w:color w:val="FF0000"/>
          <w:sz w:val="24"/>
          <w:szCs w:val="24"/>
          <w:vertAlign w:val="superscript"/>
        </w:rPr>
        <w:t>CV2</w:t>
      </w:r>
      <w:r w:rsidR="00571C41" w:rsidRPr="00571C41">
        <w:rPr>
          <w:b/>
          <w:bCs/>
          <w:sz w:val="24"/>
        </w:rPr>
        <w:t>[</w:t>
      </w:r>
      <w:r w:rsidR="00D60341">
        <w:t>Your</w:t>
      </w:r>
      <w:r w:rsidR="00B35FF8">
        <w:t xml:space="preserve"> Employer</w:t>
      </w:r>
      <w:r w:rsidR="00571C41" w:rsidRPr="00571C41">
        <w:rPr>
          <w:b/>
          <w:bCs/>
          <w:sz w:val="24"/>
        </w:rPr>
        <w:t>]</w:t>
      </w:r>
      <w:r w:rsidR="00B35FF8">
        <w:t xml:space="preserve"> in effect just prior to the date </w:t>
      </w:r>
      <w:r w:rsidR="00D60341">
        <w:t>Your</w:t>
      </w:r>
      <w:r w:rsidR="00B35FF8">
        <w:t xml:space="preserve"> absence begins.</w:t>
      </w:r>
      <w:r w:rsidR="00571C41" w:rsidRPr="00571C41">
        <w:rPr>
          <w:b/>
          <w:bCs/>
          <w:sz w:val="24"/>
        </w:rPr>
        <w:t>]</w:t>
      </w:r>
    </w:p>
    <w:p w14:paraId="4E959B5E" w14:textId="6A741C9C" w:rsidR="00B35FF8" w:rsidRDefault="00B35FF8" w:rsidP="00B35FF8">
      <w:pPr>
        <w:pStyle w:val="Subtitle1"/>
        <w:numPr>
          <w:ilvl w:val="12"/>
          <w:numId w:val="0"/>
        </w:numPr>
        <w:tabs>
          <w:tab w:val="clear" w:pos="432"/>
        </w:tabs>
        <w:rPr>
          <w:rFonts w:ascii="Book Antiqua" w:hAnsi="Book Antiqua"/>
        </w:rPr>
      </w:pPr>
      <w:r>
        <w:rPr>
          <w:rFonts w:ascii="Book Antiqua" w:hAnsi="Book Antiqua"/>
        </w:rPr>
        <w:t xml:space="preserve">How Long Will Prudential Continue to Send You Critical Illness </w:t>
      </w:r>
      <w:r w:rsidR="008D5390">
        <w:rPr>
          <w:rFonts w:ascii="Book Antiqua" w:hAnsi="Book Antiqua"/>
        </w:rPr>
        <w:t>Benefit</w:t>
      </w:r>
      <w:r w:rsidR="00AE6E09">
        <w:rPr>
          <w:rFonts w:ascii="Book Antiqua" w:hAnsi="Book Antiqua"/>
        </w:rPr>
        <w:t xml:space="preserve"> </w:t>
      </w:r>
      <w:r w:rsidR="000F6B0C">
        <w:rPr>
          <w:rFonts w:ascii="Book Antiqua" w:hAnsi="Book Antiqua"/>
        </w:rPr>
        <w:t>Payment</w:t>
      </w:r>
      <w:r>
        <w:rPr>
          <w:rFonts w:ascii="Book Antiqua" w:hAnsi="Book Antiqua"/>
        </w:rPr>
        <w:t>s?</w:t>
      </w:r>
    </w:p>
    <w:p w14:paraId="297BAB3C" w14:textId="5B451220" w:rsidR="00B35FF8" w:rsidRDefault="00B35FF8" w:rsidP="00B35FF8">
      <w:pPr>
        <w:pStyle w:val="2Text"/>
      </w:pPr>
      <w:r>
        <w:t xml:space="preserve">Prudential will send </w:t>
      </w:r>
      <w:r w:rsidR="00831858">
        <w:t>You</w:t>
      </w:r>
      <w:r>
        <w:t xml:space="preserve"> a </w:t>
      </w:r>
      <w:r w:rsidR="0043308F">
        <w:t>Critical Illness Benefit Payment</w:t>
      </w:r>
      <w:r w:rsidR="000F6B0C">
        <w:t xml:space="preserve"> </w:t>
      </w:r>
      <w:r>
        <w:t xml:space="preserve">each month up to the </w:t>
      </w:r>
      <w:r w:rsidR="003E707E" w:rsidRPr="00B37216">
        <w:rPr>
          <w:bCs/>
          <w:iCs/>
        </w:rPr>
        <w:t>M</w:t>
      </w:r>
      <w:r w:rsidRPr="00B37216">
        <w:rPr>
          <w:bCs/>
          <w:iCs/>
        </w:rPr>
        <w:t xml:space="preserve">aximum </w:t>
      </w:r>
      <w:r w:rsidR="003E707E" w:rsidRPr="00B37216">
        <w:rPr>
          <w:bCs/>
          <w:iCs/>
        </w:rPr>
        <w:t>P</w:t>
      </w:r>
      <w:r w:rsidRPr="00B37216">
        <w:rPr>
          <w:bCs/>
          <w:iCs/>
        </w:rPr>
        <w:t xml:space="preserve">eriod of </w:t>
      </w:r>
      <w:r w:rsidR="003E707E" w:rsidRPr="00B37216">
        <w:rPr>
          <w:bCs/>
          <w:iCs/>
        </w:rPr>
        <w:t>C</w:t>
      </w:r>
      <w:r w:rsidRPr="00B37216">
        <w:rPr>
          <w:bCs/>
          <w:iCs/>
        </w:rPr>
        <w:t xml:space="preserve">ritical </w:t>
      </w:r>
      <w:r w:rsidR="003E707E" w:rsidRPr="00B37216">
        <w:rPr>
          <w:bCs/>
          <w:iCs/>
        </w:rPr>
        <w:t>I</w:t>
      </w:r>
      <w:r w:rsidRPr="00B37216">
        <w:rPr>
          <w:bCs/>
          <w:iCs/>
        </w:rPr>
        <w:t xml:space="preserve">llness </w:t>
      </w:r>
      <w:r w:rsidR="003E707E" w:rsidRPr="00B37216">
        <w:rPr>
          <w:bCs/>
          <w:iCs/>
        </w:rPr>
        <w:t>B</w:t>
      </w:r>
      <w:r w:rsidR="008D5390" w:rsidRPr="00B37216">
        <w:rPr>
          <w:bCs/>
          <w:iCs/>
        </w:rPr>
        <w:t>enefit</w:t>
      </w:r>
      <w:r w:rsidR="000F6B0C" w:rsidRPr="00B37216">
        <w:rPr>
          <w:bCs/>
          <w:iCs/>
        </w:rPr>
        <w:t xml:space="preserve"> </w:t>
      </w:r>
      <w:r w:rsidR="003E707E" w:rsidRPr="00B37216">
        <w:rPr>
          <w:bCs/>
          <w:iCs/>
        </w:rPr>
        <w:t>P</w:t>
      </w:r>
      <w:r w:rsidR="000F6B0C" w:rsidRPr="00B37216">
        <w:rPr>
          <w:bCs/>
          <w:iCs/>
        </w:rPr>
        <w:t>ayment</w:t>
      </w:r>
      <w:r>
        <w:t>.</w:t>
      </w:r>
      <w:r w:rsidR="003E707E">
        <w:t xml:space="preserve"> </w:t>
      </w:r>
      <w:r w:rsidR="00D60341">
        <w:t>Your</w:t>
      </w:r>
      <w:r>
        <w:t xml:space="preserve"> </w:t>
      </w:r>
      <w:r w:rsidR="00643BD3">
        <w:t>M</w:t>
      </w:r>
      <w:r>
        <w:t xml:space="preserve">aximum </w:t>
      </w:r>
      <w:r w:rsidR="00643BD3">
        <w:t>P</w:t>
      </w:r>
      <w:r>
        <w:t xml:space="preserve">eriod of </w:t>
      </w:r>
      <w:r w:rsidR="00643BD3">
        <w:t>C</w:t>
      </w:r>
      <w:r>
        <w:t xml:space="preserve">ritical </w:t>
      </w:r>
      <w:r w:rsidR="00643BD3">
        <w:t>I</w:t>
      </w:r>
      <w:r>
        <w:t xml:space="preserve">llness </w:t>
      </w:r>
      <w:r w:rsidR="00643BD3">
        <w:t>B</w:t>
      </w:r>
      <w:r w:rsidR="008D5390">
        <w:t>enefit</w:t>
      </w:r>
      <w:r>
        <w:t xml:space="preserve"> </w:t>
      </w:r>
      <w:r w:rsidR="00643BD3">
        <w:t>P</w:t>
      </w:r>
      <w:r w:rsidR="000F6B0C">
        <w:t xml:space="preserve">ayment </w:t>
      </w:r>
      <w:r>
        <w:t xml:space="preserve">is </w:t>
      </w:r>
      <w:r w:rsidR="00762DA6">
        <w:rPr>
          <w:b/>
          <w:color w:val="FF0000"/>
          <w:sz w:val="24"/>
          <w:vertAlign w:val="superscript"/>
        </w:rPr>
        <w:t>6</w:t>
      </w:r>
      <w:r w:rsidR="00571C41" w:rsidRPr="00571C41">
        <w:rPr>
          <w:b/>
          <w:bCs/>
          <w:sz w:val="24"/>
        </w:rPr>
        <w:t>[</w:t>
      </w:r>
      <w:r>
        <w:t>6 months to lifetime.</w:t>
      </w:r>
      <w:r w:rsidR="00571C41" w:rsidRPr="00571C41">
        <w:rPr>
          <w:b/>
          <w:bCs/>
          <w:sz w:val="24"/>
        </w:rPr>
        <w:t>]</w:t>
      </w:r>
    </w:p>
    <w:p w14:paraId="733BE96F" w14:textId="66B6EDE1" w:rsidR="00A34FA3" w:rsidRDefault="002A47F8" w:rsidP="00B35FF8">
      <w:pPr>
        <w:pStyle w:val="2Text"/>
      </w:pPr>
      <w:r w:rsidRPr="00987A39">
        <w:rPr>
          <w:b/>
          <w:bCs/>
          <w:color w:val="FF0000"/>
          <w:sz w:val="24"/>
          <w:szCs w:val="24"/>
          <w:vertAlign w:val="superscript"/>
        </w:rPr>
        <w:t>7</w:t>
      </w:r>
      <w:r w:rsidR="00571C41" w:rsidRPr="00571C41">
        <w:rPr>
          <w:b/>
          <w:bCs/>
          <w:sz w:val="24"/>
        </w:rPr>
        <w:t>[</w:t>
      </w:r>
      <w:commentRangeStart w:id="455"/>
      <w:commentRangeStart w:id="456"/>
      <w:commentRangeStart w:id="457"/>
      <w:commentRangeStart w:id="458"/>
      <w:r w:rsidRPr="00AE4F76">
        <w:rPr>
          <w:rFonts w:cs="Arial"/>
        </w:rPr>
        <w:t xml:space="preserve">We will stop sending </w:t>
      </w:r>
      <w:r w:rsidR="00831858">
        <w:rPr>
          <w:rFonts w:cs="Arial"/>
        </w:rPr>
        <w:t>You</w:t>
      </w:r>
      <w:r w:rsidRPr="00AE4F76">
        <w:rPr>
          <w:rFonts w:cs="Arial"/>
        </w:rPr>
        <w:t xml:space="preserve"> </w:t>
      </w:r>
      <w:r w:rsidR="00AC0D6F">
        <w:rPr>
          <w:rFonts w:cs="Arial"/>
        </w:rPr>
        <w:t>Critical Illness B</w:t>
      </w:r>
      <w:r w:rsidRPr="00AE4F76">
        <w:rPr>
          <w:rFonts w:cs="Arial"/>
        </w:rPr>
        <w:t xml:space="preserve">enefit </w:t>
      </w:r>
      <w:r w:rsidR="00AC0D6F">
        <w:rPr>
          <w:rFonts w:cs="Arial"/>
        </w:rPr>
        <w:t>P</w:t>
      </w:r>
      <w:r w:rsidRPr="00AE4F76">
        <w:rPr>
          <w:rFonts w:cs="Arial"/>
        </w:rPr>
        <w:t xml:space="preserve">ayments </w:t>
      </w:r>
      <w:r w:rsidR="00CD2DAB">
        <w:rPr>
          <w:rFonts w:cs="Arial"/>
        </w:rPr>
        <w:t xml:space="preserve">if </w:t>
      </w:r>
      <w:r w:rsidR="00EB2794">
        <w:rPr>
          <w:rFonts w:cs="Arial"/>
        </w:rPr>
        <w:t>You</w:t>
      </w:r>
      <w:r w:rsidR="00CD2DAB">
        <w:rPr>
          <w:rFonts w:cs="Arial"/>
        </w:rPr>
        <w:t xml:space="preserve"> are convicted </w:t>
      </w:r>
      <w:r w:rsidRPr="00AE4F76">
        <w:rPr>
          <w:rFonts w:cs="Arial"/>
        </w:rPr>
        <w:t>for a</w:t>
      </w:r>
      <w:r w:rsidRPr="00AE4F76">
        <w:t xml:space="preserve"> commission of or attempt to commit </w:t>
      </w:r>
      <w:del w:id="459" w:author="Laura Hoogland" w:date="2026-01-22T14:57:00Z" w16du:dateUtc="2026-01-22T20:57:00Z">
        <w:r w:rsidRPr="00AE4F76">
          <w:delText xml:space="preserve">an assault or </w:delText>
        </w:r>
      </w:del>
      <w:r w:rsidRPr="00AE4F76">
        <w:t>a felony</w:t>
      </w:r>
      <w:del w:id="460" w:author="Laura Hoogland" w:date="2026-01-22T14:57:00Z" w16du:dateUtc="2026-01-22T20:57:00Z">
        <w:r>
          <w:delText>.</w:delText>
        </w:r>
        <w:r w:rsidR="00571C41" w:rsidRPr="00571C41">
          <w:rPr>
            <w:b/>
            <w:bCs/>
            <w:sz w:val="24"/>
          </w:rPr>
          <w:delText>]</w:delText>
        </w:r>
      </w:del>
      <w:ins w:id="461" w:author="Laura Hoogland" w:date="2026-01-22T14:57:00Z" w16du:dateUtc="2026-01-22T20:57:00Z">
        <w:r>
          <w:t>.</w:t>
        </w:r>
        <w:commentRangeEnd w:id="455"/>
        <w:r w:rsidR="00AD4AB4" w:rsidRPr="00571C41">
          <w:rPr>
            <w:rStyle w:val="CommentReference"/>
            <w:b/>
            <w:bCs/>
            <w:sz w:val="24"/>
            <w:szCs w:val="20"/>
          </w:rPr>
          <w:commentReference w:id="455"/>
        </w:r>
        <w:commentRangeEnd w:id="456"/>
        <w:r w:rsidR="00274439" w:rsidRPr="00571C41">
          <w:rPr>
            <w:rStyle w:val="CommentReference"/>
            <w:b/>
            <w:bCs/>
            <w:sz w:val="24"/>
            <w:szCs w:val="20"/>
          </w:rPr>
          <w:commentReference w:id="456"/>
        </w:r>
        <w:commentRangeEnd w:id="457"/>
        <w:r w:rsidR="00AC4C5B" w:rsidRPr="00571C41">
          <w:rPr>
            <w:rStyle w:val="CommentReference"/>
            <w:b/>
            <w:bCs/>
            <w:sz w:val="24"/>
            <w:szCs w:val="20"/>
          </w:rPr>
          <w:commentReference w:id="457"/>
        </w:r>
        <w:commentRangeEnd w:id="458"/>
        <w:r w:rsidR="004C585A" w:rsidRPr="00571C41">
          <w:rPr>
            <w:rStyle w:val="CommentReference"/>
            <w:b/>
            <w:bCs/>
            <w:sz w:val="24"/>
            <w:szCs w:val="20"/>
          </w:rPr>
          <w:commentReference w:id="458"/>
        </w:r>
        <w:r w:rsidR="00571C41" w:rsidRPr="00571C41">
          <w:rPr>
            <w:b/>
            <w:bCs/>
            <w:sz w:val="24"/>
          </w:rPr>
          <w:t>]</w:t>
        </w:r>
      </w:ins>
    </w:p>
    <w:p w14:paraId="137D1D87" w14:textId="30544AF4" w:rsidR="00B35FF8" w:rsidRDefault="00762DA6" w:rsidP="00B35FF8">
      <w:pPr>
        <w:pStyle w:val="2Text"/>
      </w:pPr>
      <w:r>
        <w:rPr>
          <w:b/>
          <w:color w:val="FF0000"/>
          <w:sz w:val="24"/>
          <w:vertAlign w:val="superscript"/>
        </w:rPr>
        <w:t>7</w:t>
      </w:r>
      <w:r w:rsidR="00571C41" w:rsidRPr="00571C41">
        <w:rPr>
          <w:b/>
          <w:bCs/>
          <w:sz w:val="24"/>
        </w:rPr>
        <w:t>[</w:t>
      </w:r>
      <w:r w:rsidR="00B35FF8">
        <w:t xml:space="preserve">We will stop sending </w:t>
      </w:r>
      <w:r w:rsidR="00831858">
        <w:t>You</w:t>
      </w:r>
      <w:r w:rsidR="00B35FF8">
        <w:t xml:space="preserve"> </w:t>
      </w:r>
      <w:r w:rsidR="00EC2CBC">
        <w:t>Critical Illness B</w:t>
      </w:r>
      <w:r w:rsidR="008D5390">
        <w:t>enefit</w:t>
      </w:r>
      <w:r w:rsidR="000F6B0C" w:rsidRPr="000F6B0C">
        <w:t xml:space="preserve"> </w:t>
      </w:r>
      <w:r w:rsidR="00EC2CBC">
        <w:t>P</w:t>
      </w:r>
      <w:r w:rsidR="000F6B0C">
        <w:t>ayment</w:t>
      </w:r>
      <w:r w:rsidR="00B35FF8">
        <w:t xml:space="preserve">s while </w:t>
      </w:r>
      <w:r w:rsidR="00831858">
        <w:t>You</w:t>
      </w:r>
      <w:r w:rsidR="00B35FF8">
        <w:t xml:space="preserve"> are outside the United States, territories and possessions of the United States, or Canada. This applies whether or not </w:t>
      </w:r>
      <w:r w:rsidR="00831858">
        <w:t>You</w:t>
      </w:r>
      <w:r w:rsidR="00B35FF8">
        <w:t xml:space="preserve"> were outside such area when </w:t>
      </w:r>
      <w:r w:rsidR="00D60341">
        <w:t>Your</w:t>
      </w:r>
      <w:r w:rsidR="00B35FF8">
        <w:t xml:space="preserve"> critical illness began.</w:t>
      </w:r>
      <w:r w:rsidR="00571C41" w:rsidRPr="00571C41">
        <w:rPr>
          <w:b/>
          <w:bCs/>
          <w:sz w:val="24"/>
        </w:rPr>
        <w:t>]</w:t>
      </w:r>
    </w:p>
    <w:p w14:paraId="005A0AE3" w14:textId="75D154D4" w:rsidR="00B35FF8" w:rsidRDefault="00B35FF8" w:rsidP="00B35FF8">
      <w:pPr>
        <w:pStyle w:val="2Text"/>
      </w:pPr>
      <w:r>
        <w:t xml:space="preserve">We will stop sending </w:t>
      </w:r>
      <w:r w:rsidR="00831858">
        <w:t>You</w:t>
      </w:r>
      <w:r>
        <w:t xml:space="preserve"> </w:t>
      </w:r>
      <w:r w:rsidR="003643FA">
        <w:t>Critical Illness</w:t>
      </w:r>
      <w:r w:rsidR="00D74C34">
        <w:t xml:space="preserve"> </w:t>
      </w:r>
      <w:r w:rsidR="003643FA">
        <w:t>B</w:t>
      </w:r>
      <w:r w:rsidR="008D5390">
        <w:t>enefit</w:t>
      </w:r>
      <w:r w:rsidR="00C40663" w:rsidRPr="00C40663">
        <w:t xml:space="preserve"> </w:t>
      </w:r>
      <w:r w:rsidR="003643FA">
        <w:t xml:space="preserve">Payments </w:t>
      </w:r>
      <w:r>
        <w:t xml:space="preserve">and </w:t>
      </w:r>
      <w:r w:rsidR="00D60341">
        <w:t>Your</w:t>
      </w:r>
      <w:r>
        <w:t xml:space="preserve"> claim will end on the earliest of the following:</w:t>
      </w:r>
      <w:r w:rsidR="0012771F" w:rsidRPr="0012771F">
        <w:rPr>
          <w:b/>
          <w:color w:val="FF0000"/>
          <w:sz w:val="24"/>
          <w:vertAlign w:val="superscript"/>
        </w:rPr>
        <w:t xml:space="preserve"> </w:t>
      </w:r>
      <w:r w:rsidR="0012771F">
        <w:rPr>
          <w:b/>
          <w:color w:val="FF0000"/>
          <w:sz w:val="24"/>
          <w:vertAlign w:val="superscript"/>
        </w:rPr>
        <w:t>8</w:t>
      </w:r>
      <w:r w:rsidR="0012771F" w:rsidRPr="00571C41">
        <w:rPr>
          <w:b/>
          <w:bCs/>
          <w:sz w:val="24"/>
        </w:rPr>
        <w:t>[</w:t>
      </w:r>
    </w:p>
    <w:p w14:paraId="0259D33B" w14:textId="1097D6AE" w:rsidR="00B35FF8" w:rsidRDefault="00B35FF8" w:rsidP="00B37216">
      <w:pPr>
        <w:pStyle w:val="BulletD"/>
      </w:pPr>
      <w:r>
        <w:t xml:space="preserve">The end of the </w:t>
      </w:r>
      <w:r w:rsidR="00643BD3">
        <w:t>M</w:t>
      </w:r>
      <w:r>
        <w:t xml:space="preserve">aximum </w:t>
      </w:r>
      <w:r w:rsidR="00643BD3">
        <w:t>P</w:t>
      </w:r>
      <w:r>
        <w:t xml:space="preserve">eriod of </w:t>
      </w:r>
      <w:r w:rsidR="00643BD3">
        <w:t>C</w:t>
      </w:r>
      <w:r>
        <w:t xml:space="preserve">ritical </w:t>
      </w:r>
      <w:r w:rsidR="00643BD3">
        <w:t>I</w:t>
      </w:r>
      <w:r>
        <w:t xml:space="preserve">llness </w:t>
      </w:r>
      <w:r w:rsidR="00643BD3">
        <w:t>B</w:t>
      </w:r>
      <w:r w:rsidR="008D5390">
        <w:t>enefit</w:t>
      </w:r>
      <w:r w:rsidR="009327A4" w:rsidRPr="009327A4">
        <w:t xml:space="preserve"> </w:t>
      </w:r>
      <w:r w:rsidR="00643BD3">
        <w:t>P</w:t>
      </w:r>
      <w:r w:rsidR="009327A4">
        <w:t>ayment</w:t>
      </w:r>
      <w:r>
        <w:t>.</w:t>
      </w:r>
    </w:p>
    <w:p w14:paraId="2E289C12" w14:textId="041842A4" w:rsidR="00B35FF8" w:rsidRDefault="00B35FF8" w:rsidP="00B37216">
      <w:pPr>
        <w:pStyle w:val="BulletD"/>
      </w:pPr>
      <w:r>
        <w:t xml:space="preserve">The date </w:t>
      </w:r>
      <w:r w:rsidR="00831858">
        <w:t>You</w:t>
      </w:r>
      <w:r>
        <w:t xml:space="preserve"> are no longer have a </w:t>
      </w:r>
      <w:r w:rsidR="00D74C34">
        <w:t xml:space="preserve">Covered Critical Illness </w:t>
      </w:r>
      <w:r>
        <w:t xml:space="preserve">under the terms of the </w:t>
      </w:r>
      <w:r w:rsidR="00985B0E">
        <w:t>Plan</w:t>
      </w:r>
      <w:r>
        <w:t>.</w:t>
      </w:r>
    </w:p>
    <w:p w14:paraId="300D109B" w14:textId="61AF0ECA" w:rsidR="00B35FF8" w:rsidRDefault="00B35FF8" w:rsidP="00B37216">
      <w:pPr>
        <w:pStyle w:val="BulletD"/>
      </w:pPr>
      <w:r>
        <w:t xml:space="preserve">The date </w:t>
      </w:r>
      <w:r w:rsidR="00831858">
        <w:t>You</w:t>
      </w:r>
      <w:r>
        <w:t xml:space="preserve"> fail to submit </w:t>
      </w:r>
      <w:r w:rsidR="00DE3198">
        <w:rPr>
          <w:bCs/>
        </w:rPr>
        <w:t>satisfactory</w:t>
      </w:r>
      <w:r w:rsidR="00DE3198" w:rsidRPr="0021243B">
        <w:rPr>
          <w:bCs/>
        </w:rPr>
        <w:t xml:space="preserve"> </w:t>
      </w:r>
      <w:r>
        <w:t xml:space="preserve">proof of </w:t>
      </w:r>
      <w:r w:rsidR="00F150AC">
        <w:t xml:space="preserve">a </w:t>
      </w:r>
      <w:r>
        <w:t>continu</w:t>
      </w:r>
      <w:r w:rsidR="00F150AC">
        <w:t>ed</w:t>
      </w:r>
      <w:r>
        <w:t xml:space="preserve"> </w:t>
      </w:r>
      <w:r w:rsidR="00D74C34">
        <w:t xml:space="preserve">Covered Critical Illness </w:t>
      </w:r>
      <w:r>
        <w:t>satisfactory to Prudential.</w:t>
      </w:r>
    </w:p>
    <w:p w14:paraId="5C8FFB84" w14:textId="77777777" w:rsidR="001F29C3" w:rsidRDefault="001F29C3" w:rsidP="001F29C3">
      <w:pPr>
        <w:pStyle w:val="BulletD"/>
      </w:pPr>
      <w:r>
        <w:t>The date You refuse to be examined by Doctors, other medical practitioners or vocational experts of Our choice.</w:t>
      </w:r>
    </w:p>
    <w:p w14:paraId="614D87EB" w14:textId="1865E5B9" w:rsidR="001F29C3" w:rsidRDefault="001F29C3" w:rsidP="001F29C3">
      <w:pPr>
        <w:pStyle w:val="BulletD"/>
      </w:pPr>
      <w:r>
        <w:t>The date You refuse to be interviewed by an authorized Prudential representative.</w:t>
      </w:r>
    </w:p>
    <w:p w14:paraId="55495D37" w14:textId="3305A804" w:rsidR="00664D59" w:rsidRDefault="00664D59" w:rsidP="00664D59">
      <w:pPr>
        <w:pStyle w:val="BulletD"/>
      </w:pPr>
      <w:r w:rsidRPr="00B37216">
        <w:t>The date You are able to return to work in any capacity.</w:t>
      </w:r>
    </w:p>
    <w:p w14:paraId="2FF209F1" w14:textId="09E20B16" w:rsidR="00B35FF8" w:rsidRDefault="00B35FF8" w:rsidP="00B37216">
      <w:pPr>
        <w:pStyle w:val="BulletD"/>
      </w:pPr>
      <w:r>
        <w:t xml:space="preserve">The date </w:t>
      </w:r>
      <w:r w:rsidR="00831858">
        <w:t>You</w:t>
      </w:r>
      <w:r>
        <w:t xml:space="preserve"> attain age </w:t>
      </w:r>
      <w:r w:rsidR="00DA72F8" w:rsidRPr="00B37216">
        <w:rPr>
          <w:b/>
          <w:bCs/>
          <w:color w:val="FF0000"/>
          <w:sz w:val="24"/>
          <w:szCs w:val="24"/>
          <w:vertAlign w:val="superscript"/>
        </w:rPr>
        <w:t>8a</w:t>
      </w:r>
      <w:r w:rsidR="00571C41" w:rsidRPr="001935DA">
        <w:rPr>
          <w:b/>
          <w:sz w:val="24"/>
          <w:szCs w:val="24"/>
        </w:rPr>
        <w:t>[</w:t>
      </w:r>
      <w:r w:rsidR="001F7160">
        <w:t>55</w:t>
      </w:r>
      <w:r w:rsidR="00084E8F">
        <w:t xml:space="preserve"> </w:t>
      </w:r>
      <w:r>
        <w:t>-</w:t>
      </w:r>
      <w:r w:rsidR="00084E8F">
        <w:t xml:space="preserve"> </w:t>
      </w:r>
      <w:r w:rsidR="001F7160">
        <w:t>100</w:t>
      </w:r>
      <w:r w:rsidR="00571C41" w:rsidRPr="00571C41">
        <w:rPr>
          <w:b/>
          <w:bCs/>
          <w:sz w:val="24"/>
        </w:rPr>
        <w:t>]</w:t>
      </w:r>
      <w:r>
        <w:t>.</w:t>
      </w:r>
    </w:p>
    <w:p w14:paraId="7BE011C8" w14:textId="6E0A4DBF" w:rsidR="00B35FF8" w:rsidRDefault="00B35FF8" w:rsidP="00B37216">
      <w:pPr>
        <w:pStyle w:val="BulletD"/>
      </w:pPr>
      <w:r>
        <w:t xml:space="preserve">The date </w:t>
      </w:r>
      <w:r w:rsidR="00831858">
        <w:t>You</w:t>
      </w:r>
      <w:r>
        <w:t xml:space="preserve"> die.</w:t>
      </w:r>
    </w:p>
    <w:p w14:paraId="68D8EF93" w14:textId="3C89013E" w:rsidR="00B35FF8" w:rsidRDefault="00B35FF8" w:rsidP="00B37216">
      <w:pPr>
        <w:pStyle w:val="BulletD"/>
      </w:pPr>
      <w:r>
        <w:t xml:space="preserve">The date </w:t>
      </w:r>
      <w:r w:rsidR="00831858">
        <w:t>You</w:t>
      </w:r>
      <w:r>
        <w:t xml:space="preserve"> are no longer receiving </w:t>
      </w:r>
      <w:r w:rsidR="00310971" w:rsidRPr="00310971">
        <w:rPr>
          <w:rFonts w:cs="Arial"/>
          <w:b/>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benefits under the </w:t>
      </w:r>
      <w:r w:rsidR="00985B0E">
        <w:t>Plan</w:t>
      </w:r>
      <w:r>
        <w:t>.</w:t>
      </w:r>
      <w:r w:rsidR="00571C41" w:rsidRPr="00571C41">
        <w:rPr>
          <w:b/>
          <w:bCs/>
          <w:sz w:val="24"/>
        </w:rPr>
        <w:t>]</w:t>
      </w:r>
    </w:p>
    <w:p w14:paraId="7F8F8DC1" w14:textId="7C1D7F0D" w:rsidR="006701B7" w:rsidRPr="009A07E0" w:rsidRDefault="006701B7" w:rsidP="0093028E">
      <w:pPr>
        <w:pStyle w:val="Indent2"/>
        <w:tabs>
          <w:tab w:val="clear" w:pos="864"/>
        </w:tabs>
        <w:ind w:left="432" w:firstLine="0"/>
      </w:pPr>
      <w:r>
        <w:rPr>
          <w:b/>
          <w:bCs/>
          <w:color w:val="FF0000"/>
          <w:sz w:val="24"/>
          <w:szCs w:val="24"/>
          <w:vertAlign w:val="superscript"/>
        </w:rPr>
        <w:t>8b</w:t>
      </w:r>
      <w:r w:rsidR="00571C41" w:rsidRPr="001935DA">
        <w:rPr>
          <w:b/>
          <w:sz w:val="24"/>
          <w:szCs w:val="24"/>
        </w:rPr>
        <w:t>[</w:t>
      </w:r>
      <w:r>
        <w:t>If there is an overpayment due to Prudential</w:t>
      </w:r>
      <w:r w:rsidR="005F62D3" w:rsidRPr="005F62D3">
        <w:t xml:space="preserve"> </w:t>
      </w:r>
      <w:r w:rsidR="005F62D3">
        <w:t>for any</w:t>
      </w:r>
      <w:r w:rsidR="004219EF">
        <w:t xml:space="preserve"> Prudential</w:t>
      </w:r>
      <w:r w:rsidR="005F62D3">
        <w:t xml:space="preserve"> claim</w:t>
      </w:r>
      <w:r>
        <w:t xml:space="preserve">, Prudential may apply </w:t>
      </w:r>
      <w:r w:rsidR="00D60341">
        <w:t>Your</w:t>
      </w:r>
      <w:r>
        <w:t xml:space="preserve"> </w:t>
      </w:r>
      <w:r w:rsidR="0043308F">
        <w:t>Critical Illness Benefit Payment</w:t>
      </w:r>
      <w:r>
        <w:t xml:space="preserve"> toward any outstanding overpayment.</w:t>
      </w:r>
      <w:r w:rsidR="00571C41" w:rsidRPr="00571C41">
        <w:rPr>
          <w:b/>
          <w:bCs/>
          <w:sz w:val="24"/>
        </w:rPr>
        <w:t>]</w:t>
      </w:r>
    </w:p>
    <w:p w14:paraId="4B41C46A" w14:textId="18A368D6" w:rsidR="00B35FF8" w:rsidRDefault="00762DA6" w:rsidP="00B35FF8">
      <w:pPr>
        <w:pStyle w:val="SubtitleD"/>
      </w:pPr>
      <w:r w:rsidRPr="009E47FB">
        <w:rPr>
          <w:rFonts w:ascii="Arial" w:hAnsi="Arial"/>
          <w:color w:val="FF0000"/>
          <w:vertAlign w:val="superscript"/>
        </w:rPr>
        <w:t>9</w:t>
      </w:r>
      <w:r w:rsidR="00571C41" w:rsidRPr="001935DA">
        <w:rPr>
          <w:rFonts w:ascii="Arial" w:hAnsi="Arial"/>
        </w:rPr>
        <w:t>[</w:t>
      </w:r>
      <w:r w:rsidR="00B35FF8">
        <w:t xml:space="preserve">What </w:t>
      </w:r>
      <w:r w:rsidR="000D6772">
        <w:t xml:space="preserve">Covered </w:t>
      </w:r>
      <w:r w:rsidR="00B35FF8">
        <w:t xml:space="preserve">Critical Illnesses Have a Limited Pay Period Under </w:t>
      </w:r>
      <w:r w:rsidR="00D60341">
        <w:t>Your</w:t>
      </w:r>
      <w:r w:rsidR="00B35FF8">
        <w:t xml:space="preserve"> Plan?</w:t>
      </w:r>
    </w:p>
    <w:p w14:paraId="134427C9" w14:textId="5B335FC8" w:rsidR="00B35FF8" w:rsidRDefault="00481994" w:rsidP="00B35FF8">
      <w:pPr>
        <w:pStyle w:val="2Text"/>
      </w:pPr>
      <w:r>
        <w:t xml:space="preserve">Covered Critical Illness </w:t>
      </w:r>
      <w:r w:rsidR="00B35FF8">
        <w:t xml:space="preserve">which, as determined by Prudential, is due to </w:t>
      </w:r>
      <w:r w:rsidR="0042023A" w:rsidRPr="00987A39">
        <w:t>Heart Attack</w:t>
      </w:r>
      <w:r w:rsidR="00B35FF8">
        <w:t xml:space="preserve"> has a limited pay period during </w:t>
      </w:r>
      <w:r w:rsidR="00D60341">
        <w:t>Your</w:t>
      </w:r>
      <w:r w:rsidR="00B35FF8">
        <w:t xml:space="preserve"> lifetime.</w:t>
      </w:r>
    </w:p>
    <w:p w14:paraId="618C429E" w14:textId="32E23812" w:rsidR="00B35FF8" w:rsidRDefault="00B35FF8" w:rsidP="00B35FF8">
      <w:pPr>
        <w:pStyle w:val="2Text"/>
      </w:pPr>
      <w:r>
        <w:t xml:space="preserve">The limited pay period for </w:t>
      </w:r>
      <w:r w:rsidR="0042023A" w:rsidRPr="00987A39">
        <w:t>Heart Attack</w:t>
      </w:r>
      <w:r>
        <w:t xml:space="preserve"> is</w:t>
      </w:r>
      <w:r w:rsidR="009103E6">
        <w:t xml:space="preserve"> </w:t>
      </w:r>
      <w:r w:rsidR="009103E6" w:rsidRPr="00B37216">
        <w:rPr>
          <w:b/>
          <w:color w:val="FF0000"/>
          <w:sz w:val="24"/>
          <w:szCs w:val="24"/>
          <w:vertAlign w:val="superscript"/>
        </w:rPr>
        <w:t>9a</w:t>
      </w:r>
      <w:r w:rsidR="00571C41" w:rsidRPr="00571C41">
        <w:rPr>
          <w:b/>
          <w:bCs/>
          <w:sz w:val="24"/>
        </w:rPr>
        <w:t>[</w:t>
      </w:r>
      <w:r>
        <w:t>2 to 36 months</w:t>
      </w:r>
      <w:r w:rsidR="00571C41" w:rsidRPr="00571C41">
        <w:rPr>
          <w:b/>
          <w:bCs/>
          <w:sz w:val="24"/>
        </w:rPr>
        <w:t>]</w:t>
      </w:r>
      <w:r>
        <w:t xml:space="preserve"> during </w:t>
      </w:r>
      <w:r w:rsidR="00D60341">
        <w:t>Your</w:t>
      </w:r>
      <w:r>
        <w:t xml:space="preserve"> lifetime.</w:t>
      </w:r>
      <w:r w:rsidR="00571C41" w:rsidRPr="00571C41">
        <w:rPr>
          <w:b/>
          <w:bCs/>
          <w:sz w:val="24"/>
        </w:rPr>
        <w:t>]</w:t>
      </w:r>
    </w:p>
    <w:p w14:paraId="254ED0E5" w14:textId="77777777" w:rsidR="00B35FF8" w:rsidRDefault="00B35FF8" w:rsidP="00B35FF8">
      <w:pPr>
        <w:pStyle w:val="SubtitleD"/>
      </w:pPr>
      <w:r>
        <w:lastRenderedPageBreak/>
        <w:t>When Is This Critical Illness Benefit Not Payable?</w:t>
      </w:r>
    </w:p>
    <w:p w14:paraId="2E5F4694" w14:textId="7AAACF7F" w:rsidR="00B35FF8" w:rsidRDefault="00762DA6" w:rsidP="00EC4501">
      <w:pPr>
        <w:pStyle w:val="2Text"/>
      </w:pPr>
      <w:r>
        <w:rPr>
          <w:b/>
          <w:color w:val="FF0000"/>
          <w:sz w:val="24"/>
          <w:vertAlign w:val="superscript"/>
        </w:rPr>
        <w:t>5</w:t>
      </w:r>
      <w:r w:rsidR="00571C41" w:rsidRPr="00571C41">
        <w:rPr>
          <w:b/>
          <w:bCs/>
          <w:sz w:val="24"/>
        </w:rPr>
        <w:t>[</w:t>
      </w:r>
      <w:r w:rsidR="00B35FF8">
        <w:t xml:space="preserve">This benefit is not payable for more than one period of </w:t>
      </w:r>
      <w:r w:rsidR="00481994">
        <w:t>Covered Critical Illness</w:t>
      </w:r>
      <w:r w:rsidR="00B35FF8">
        <w:t xml:space="preserve"> during </w:t>
      </w:r>
      <w:r w:rsidR="00D60341">
        <w:t>Your</w:t>
      </w:r>
      <w:r w:rsidR="00B35FF8">
        <w:t xml:space="preserve"> lifetime, regardless of the number of times </w:t>
      </w:r>
      <w:r w:rsidR="00831858">
        <w:t>You</w:t>
      </w:r>
      <w:r w:rsidR="00B35FF8">
        <w:t xml:space="preserve"> have a </w:t>
      </w:r>
      <w:r w:rsidR="00481994">
        <w:t>Covered Critical Illness</w:t>
      </w:r>
      <w:r w:rsidR="00B35FF8">
        <w:t>.</w:t>
      </w:r>
      <w:r w:rsidR="00571C41" w:rsidRPr="00571C41">
        <w:rPr>
          <w:b/>
          <w:bCs/>
          <w:sz w:val="24"/>
        </w:rPr>
        <w:t>]</w:t>
      </w:r>
    </w:p>
    <w:p w14:paraId="75BC0172" w14:textId="35E9172B" w:rsidR="00B35FF8" w:rsidRDefault="00762DA6" w:rsidP="00EC4501">
      <w:pPr>
        <w:pStyle w:val="2Text"/>
      </w:pPr>
      <w:r w:rsidRPr="006D79FC">
        <w:rPr>
          <w:b/>
          <w:color w:val="FF0000"/>
          <w:sz w:val="24"/>
          <w:vertAlign w:val="superscript"/>
        </w:rPr>
        <w:t>1</w:t>
      </w:r>
      <w:r>
        <w:rPr>
          <w:b/>
          <w:color w:val="FF0000"/>
          <w:sz w:val="24"/>
          <w:vertAlign w:val="superscript"/>
        </w:rPr>
        <w:t>0</w:t>
      </w:r>
      <w:r w:rsidR="00824780">
        <w:rPr>
          <w:b/>
          <w:color w:val="FF0000"/>
          <w:sz w:val="24"/>
          <w:vertAlign w:val="superscript"/>
        </w:rPr>
        <w:t>b</w:t>
      </w:r>
      <w:r w:rsidR="00571C41" w:rsidRPr="00571C41">
        <w:rPr>
          <w:b/>
          <w:bCs/>
          <w:sz w:val="24"/>
        </w:rPr>
        <w:t>[</w:t>
      </w:r>
      <w:r w:rsidR="00B35FF8">
        <w:t xml:space="preserve">This benefit is not payable for a </w:t>
      </w:r>
      <w:r w:rsidR="00481994">
        <w:t xml:space="preserve">Covered Critical Illness </w:t>
      </w:r>
      <w:r w:rsidR="00B35FF8">
        <w:t xml:space="preserve">caused by, contributed to by, or resulting from </w:t>
      </w:r>
      <w:r w:rsidR="00D60341">
        <w:t>Your</w:t>
      </w:r>
      <w:r w:rsidR="00B35FF8">
        <w:t xml:space="preserve"> </w:t>
      </w:r>
      <w:r w:rsidR="009B6CDB">
        <w:t>P</w:t>
      </w:r>
      <w:r w:rsidR="00B35FF8">
        <w:t>re-</w:t>
      </w:r>
      <w:r w:rsidR="00FD2438">
        <w:t>E</w:t>
      </w:r>
      <w:r w:rsidR="00B35FF8">
        <w:t xml:space="preserve">xisting </w:t>
      </w:r>
      <w:r w:rsidR="009B6CDB">
        <w:t>C</w:t>
      </w:r>
      <w:r w:rsidR="00B35FF8">
        <w:t>ondition.</w:t>
      </w:r>
      <w:r w:rsidR="000C4B37" w:rsidRPr="00571C41">
        <w:rPr>
          <w:b/>
          <w:bCs/>
          <w:sz w:val="24"/>
        </w:rPr>
        <w:t>]</w:t>
      </w:r>
    </w:p>
    <w:p w14:paraId="412F7619" w14:textId="69CA1DD4" w:rsidR="00B35FF8" w:rsidRDefault="000C4B37" w:rsidP="00EC4501">
      <w:pPr>
        <w:pStyle w:val="2Text"/>
      </w:pPr>
      <w:r w:rsidRPr="006D79FC">
        <w:rPr>
          <w:b/>
          <w:color w:val="FF0000"/>
          <w:sz w:val="24"/>
          <w:vertAlign w:val="superscript"/>
        </w:rPr>
        <w:t>1</w:t>
      </w:r>
      <w:r>
        <w:rPr>
          <w:b/>
          <w:color w:val="FF0000"/>
          <w:sz w:val="24"/>
          <w:vertAlign w:val="superscript"/>
        </w:rPr>
        <w:t>0</w:t>
      </w:r>
      <w:r w:rsidR="00824780">
        <w:rPr>
          <w:b/>
          <w:color w:val="FF0000"/>
          <w:sz w:val="24"/>
          <w:vertAlign w:val="superscript"/>
        </w:rPr>
        <w:t>b</w:t>
      </w:r>
      <w:r w:rsidRPr="00571C41">
        <w:rPr>
          <w:b/>
          <w:bCs/>
          <w:sz w:val="24"/>
        </w:rPr>
        <w:t>[</w:t>
      </w:r>
      <w:r w:rsidR="00B35FF8">
        <w:t xml:space="preserve">This benefit is not payable for a </w:t>
      </w:r>
      <w:r w:rsidR="00481994">
        <w:t xml:space="preserve">Covered Critical Illness </w:t>
      </w:r>
      <w:r w:rsidR="00B35FF8">
        <w:t xml:space="preserve">due to a </w:t>
      </w:r>
      <w:r w:rsidR="004F4453">
        <w:t>P</w:t>
      </w:r>
      <w:r w:rsidR="00B35FF8">
        <w:t>re-</w:t>
      </w:r>
      <w:r w:rsidR="006B01F2">
        <w:t>E</w:t>
      </w:r>
      <w:r w:rsidR="00B35FF8">
        <w:t xml:space="preserve">xisting </w:t>
      </w:r>
      <w:r w:rsidR="004F4453">
        <w:t>C</w:t>
      </w:r>
      <w:r w:rsidR="00B35FF8">
        <w:t>ondition.</w:t>
      </w:r>
      <w:r w:rsidR="00571C41" w:rsidRPr="00571C41">
        <w:rPr>
          <w:b/>
          <w:bCs/>
          <w:sz w:val="24"/>
        </w:rPr>
        <w:t>]</w:t>
      </w:r>
    </w:p>
    <w:p w14:paraId="0A8036AD" w14:textId="12D0C3AE" w:rsidR="00B35FF8" w:rsidRDefault="00762DA6" w:rsidP="00EC4501">
      <w:pPr>
        <w:pStyle w:val="2Text"/>
      </w:pPr>
      <w:r>
        <w:rPr>
          <w:b/>
          <w:color w:val="FF0000"/>
          <w:sz w:val="24"/>
          <w:vertAlign w:val="superscript"/>
        </w:rPr>
        <w:t>5</w:t>
      </w:r>
      <w:r w:rsidR="00571C41" w:rsidRPr="00571C41">
        <w:rPr>
          <w:b/>
          <w:bCs/>
          <w:sz w:val="24"/>
        </w:rPr>
        <w:t>[</w:t>
      </w:r>
      <w:r w:rsidR="00B35FF8">
        <w:t xml:space="preserve">This benefit is not payable for </w:t>
      </w:r>
      <w:r w:rsidR="00D60341">
        <w:t>Your</w:t>
      </w:r>
      <w:r w:rsidR="00B35FF8">
        <w:t xml:space="preserve"> </w:t>
      </w:r>
      <w:r w:rsidR="00481994">
        <w:t xml:space="preserve">Covered Critical Illness </w:t>
      </w:r>
      <w:r w:rsidR="00B35FF8">
        <w:t xml:space="preserve">which begins after </w:t>
      </w:r>
      <w:r w:rsidR="00831858">
        <w:t>You</w:t>
      </w:r>
      <w:r w:rsidR="00B35FF8">
        <w:t xml:space="preserve"> begin receiving </w:t>
      </w:r>
      <w:r w:rsidR="00310971" w:rsidRPr="00310971">
        <w:rPr>
          <w:rFonts w:cs="Arial"/>
          <w:b/>
          <w:color w:val="FF0000"/>
          <w:sz w:val="24"/>
          <w:szCs w:val="24"/>
          <w:vertAlign w:val="superscript"/>
        </w:rPr>
        <w:t>CV1</w:t>
      </w:r>
      <w:r w:rsidR="00571C41" w:rsidRPr="00571C41">
        <w:rPr>
          <w:b/>
          <w:bCs/>
          <w:sz w:val="24"/>
        </w:rPr>
        <w:t>[</w:t>
      </w:r>
      <w:r w:rsidR="00B35FF8">
        <w:t>long term</w:t>
      </w:r>
      <w:r w:rsidR="00571C41" w:rsidRPr="00571C41">
        <w:rPr>
          <w:b/>
          <w:bCs/>
          <w:sz w:val="24"/>
        </w:rPr>
        <w:t>]</w:t>
      </w:r>
      <w:r w:rsidR="00B35FF8">
        <w:t xml:space="preserve"> disability benefits under the </w:t>
      </w:r>
      <w:r w:rsidR="00985B0E">
        <w:t>Plan</w:t>
      </w:r>
      <w:del w:id="462" w:author="Laura Hoogland" w:date="2026-01-22T14:57:00Z" w16du:dateUtc="2026-01-22T20:57:00Z">
        <w:r w:rsidR="00B35FF8">
          <w:delText xml:space="preserve">, unless </w:delText>
        </w:r>
        <w:r w:rsidR="00D60341">
          <w:delText>Your</w:delText>
        </w:r>
        <w:r w:rsidR="00B35FF8">
          <w:delText xml:space="preserve"> </w:delText>
        </w:r>
        <w:r w:rsidR="00481994">
          <w:delText xml:space="preserve">Covered Critical Illness </w:delText>
        </w:r>
        <w:r w:rsidR="00B35FF8">
          <w:delText xml:space="preserve">begins within </w:delText>
        </w:r>
        <w:r w:rsidR="00F104E2">
          <w:rPr>
            <w:rFonts w:cs="Arial"/>
            <w:b/>
            <w:color w:val="FF0000"/>
            <w:sz w:val="24"/>
            <w:szCs w:val="24"/>
            <w:vertAlign w:val="superscript"/>
          </w:rPr>
          <w:delText>9a</w:delText>
        </w:r>
        <w:r w:rsidR="00F104E2" w:rsidRPr="00571C41">
          <w:rPr>
            <w:b/>
            <w:bCs/>
            <w:sz w:val="24"/>
          </w:rPr>
          <w:delText>[</w:delText>
        </w:r>
        <w:r w:rsidR="00B35FF8">
          <w:delText>2</w:delText>
        </w:r>
        <w:r w:rsidR="00727BC6">
          <w:delText xml:space="preserve"> – 36 months</w:delText>
        </w:r>
        <w:r w:rsidR="00571C41" w:rsidRPr="00571C41">
          <w:rPr>
            <w:b/>
            <w:bCs/>
            <w:sz w:val="24"/>
          </w:rPr>
          <w:delText>]</w:delText>
        </w:r>
        <w:r w:rsidR="00B35FF8">
          <w:delText xml:space="preserve"> of the date </w:delText>
        </w:r>
        <w:r w:rsidR="00831858">
          <w:delText>You</w:delText>
        </w:r>
        <w:r w:rsidR="00B35FF8">
          <w:delText xml:space="preserve"> meet the </w:delText>
        </w:r>
        <w:r w:rsidR="00100A57" w:rsidRPr="00987A39">
          <w:delText>Critical Illness E</w:delText>
        </w:r>
        <w:r w:rsidR="00DB3F54" w:rsidRPr="00987A39">
          <w:delText>limination Period</w:delText>
        </w:r>
      </w:del>
      <w:r w:rsidR="00571C41" w:rsidRPr="00571C41">
        <w:rPr>
          <w:b/>
          <w:bCs/>
          <w:sz w:val="24"/>
        </w:rPr>
        <w:t>]</w:t>
      </w:r>
    </w:p>
    <w:p w14:paraId="3CD354E5" w14:textId="711AE9F6" w:rsidR="003B00C7" w:rsidRDefault="00762DA6" w:rsidP="00EC4501">
      <w:pPr>
        <w:pStyle w:val="2Text"/>
      </w:pPr>
      <w:r>
        <w:rPr>
          <w:b/>
          <w:color w:val="FF0000"/>
          <w:sz w:val="24"/>
          <w:vertAlign w:val="superscript"/>
        </w:rPr>
        <w:t>5</w:t>
      </w:r>
      <w:r w:rsidR="00571C41" w:rsidRPr="00571C41">
        <w:rPr>
          <w:b/>
          <w:bCs/>
          <w:sz w:val="24"/>
        </w:rPr>
        <w:t>[</w:t>
      </w:r>
      <w:r w:rsidR="00B35FF8">
        <w:t xml:space="preserve">This benefit is not payable for a </w:t>
      </w:r>
      <w:r w:rsidR="00481994">
        <w:t xml:space="preserve">Covered Critical Illness </w:t>
      </w:r>
      <w:r w:rsidR="00B35FF8">
        <w:t xml:space="preserve">which begins after the date </w:t>
      </w:r>
      <w:r w:rsidR="00831858">
        <w:t>You</w:t>
      </w:r>
      <w:r w:rsidR="00B35FF8">
        <w:t xml:space="preserve"> attain age </w:t>
      </w:r>
      <w:r w:rsidR="00D46449" w:rsidRPr="00B37216">
        <w:rPr>
          <w:b/>
          <w:bCs/>
          <w:color w:val="FF0000"/>
          <w:sz w:val="24"/>
          <w:szCs w:val="24"/>
          <w:vertAlign w:val="superscript"/>
        </w:rPr>
        <w:t>8a</w:t>
      </w:r>
      <w:r w:rsidR="00D46449" w:rsidRPr="001935DA">
        <w:rPr>
          <w:b/>
          <w:sz w:val="24"/>
          <w:szCs w:val="24"/>
        </w:rPr>
        <w:t>[</w:t>
      </w:r>
      <w:r w:rsidR="00E42BB7">
        <w:t>55</w:t>
      </w:r>
      <w:r w:rsidR="00D46449">
        <w:t xml:space="preserve"> - </w:t>
      </w:r>
      <w:r w:rsidR="00E42BB7">
        <w:t>100</w:t>
      </w:r>
      <w:r w:rsidR="00D46449" w:rsidRPr="00571C41">
        <w:rPr>
          <w:b/>
          <w:bCs/>
          <w:sz w:val="24"/>
        </w:rPr>
        <w:t>]</w:t>
      </w:r>
      <w:r w:rsidR="00B35FF8">
        <w:t>.</w:t>
      </w:r>
    </w:p>
    <w:p w14:paraId="764B7DFD" w14:textId="0CCFFD76" w:rsidR="00706580" w:rsidRPr="00DE2ACD" w:rsidRDefault="007D0CE5" w:rsidP="00B55FE0">
      <w:pPr>
        <w:pStyle w:val="2Text"/>
        <w:rPr>
          <w:rFonts w:cs="Arial"/>
        </w:rPr>
      </w:pPr>
      <w:r w:rsidRPr="002B3A19">
        <w:rPr>
          <w:rFonts w:cs="Arial"/>
          <w:b/>
          <w:color w:val="FF0000"/>
          <w:sz w:val="24"/>
          <w:szCs w:val="24"/>
          <w:vertAlign w:val="superscript"/>
        </w:rPr>
        <w:t>10b</w:t>
      </w:r>
      <w:r w:rsidR="004113A7" w:rsidRPr="00571C41">
        <w:rPr>
          <w:b/>
          <w:bCs/>
          <w:sz w:val="24"/>
        </w:rPr>
        <w:t>[</w:t>
      </w:r>
      <w:r w:rsidR="00706580" w:rsidRPr="00791213">
        <w:rPr>
          <w:rFonts w:cs="Arial"/>
        </w:rPr>
        <w:t>This benefit is not payable if You refuse to be examined by Doctors, other medical practitioners or vocational experts of Our choice, or if You refuse to be interviewed by an authorized Prudential representative</w:t>
      </w:r>
      <w:r w:rsidR="00706580" w:rsidRPr="002B3A19">
        <w:rPr>
          <w:rFonts w:cs="Arial"/>
        </w:rPr>
        <w:t>.</w:t>
      </w:r>
      <w:r w:rsidR="004113A7" w:rsidRPr="00571C41">
        <w:rPr>
          <w:b/>
          <w:bCs/>
          <w:sz w:val="24"/>
        </w:rPr>
        <w:t>]</w:t>
      </w:r>
    </w:p>
    <w:p w14:paraId="492D41F4" w14:textId="30C02EF6" w:rsidR="00706580" w:rsidRPr="00DE2ACD" w:rsidRDefault="007D0CE5" w:rsidP="00B55FE0">
      <w:pPr>
        <w:pStyle w:val="2Text"/>
        <w:rPr>
          <w:rFonts w:cs="Arial"/>
        </w:rPr>
      </w:pPr>
      <w:r w:rsidRPr="002B3A19">
        <w:rPr>
          <w:rFonts w:cs="Arial"/>
          <w:b/>
          <w:color w:val="FF0000"/>
          <w:sz w:val="24"/>
          <w:szCs w:val="24"/>
          <w:vertAlign w:val="superscript"/>
        </w:rPr>
        <w:t>10b</w:t>
      </w:r>
      <w:r w:rsidR="004113A7" w:rsidRPr="00571C41">
        <w:rPr>
          <w:b/>
          <w:bCs/>
          <w:sz w:val="24"/>
        </w:rPr>
        <w:t>[</w:t>
      </w:r>
      <w:r w:rsidR="00706580" w:rsidRPr="00791213">
        <w:rPr>
          <w:rFonts w:cs="Arial"/>
        </w:rPr>
        <w:t>This benefit is not payable if You fail to submit proof of Covered Critical Illness satisfactory to Prudential</w:t>
      </w:r>
      <w:r w:rsidR="00706580" w:rsidRPr="002B3A19">
        <w:rPr>
          <w:rFonts w:cs="Arial"/>
        </w:rPr>
        <w:t>.</w:t>
      </w:r>
      <w:r w:rsidR="004113A7" w:rsidRPr="00571C41">
        <w:rPr>
          <w:b/>
          <w:bCs/>
          <w:sz w:val="24"/>
        </w:rPr>
        <w:t>]</w:t>
      </w:r>
    </w:p>
    <w:p w14:paraId="6421A0CE" w14:textId="0753619E" w:rsidR="004113A7" w:rsidRPr="00DA6A2A" w:rsidRDefault="007D0CE5" w:rsidP="00B55FE0">
      <w:pPr>
        <w:pStyle w:val="2Text"/>
        <w:rPr>
          <w:rFonts w:cs="Arial"/>
          <w:b/>
        </w:rPr>
      </w:pPr>
      <w:r w:rsidRPr="002B3A19">
        <w:rPr>
          <w:rFonts w:cs="Arial"/>
          <w:b/>
          <w:color w:val="FF0000"/>
          <w:sz w:val="24"/>
          <w:szCs w:val="24"/>
          <w:vertAlign w:val="superscript"/>
        </w:rPr>
        <w:t>10b</w:t>
      </w:r>
      <w:r w:rsidR="003B00C7" w:rsidRPr="00DF4601">
        <w:rPr>
          <w:rFonts w:cs="Arial"/>
          <w:b/>
          <w:sz w:val="24"/>
          <w:szCs w:val="24"/>
        </w:rPr>
        <w:t>[</w:t>
      </w:r>
      <w:r w:rsidR="003B00C7" w:rsidRPr="00791213">
        <w:rPr>
          <w:rFonts w:cs="Arial"/>
        </w:rPr>
        <w:t>This benefit is not payable for a Covered Critical Illness while You are outside the United States, territories and possessions of the United States, or Canada. This applies whether or not You were outside such area when Your Covered Critical Illness began</w:t>
      </w:r>
      <w:r w:rsidR="003B00C7" w:rsidRPr="002A276E">
        <w:rPr>
          <w:rFonts w:cs="Arial"/>
        </w:rPr>
        <w:t>.</w:t>
      </w:r>
      <w:r w:rsidR="003B00C7" w:rsidRPr="00152822">
        <w:rPr>
          <w:rFonts w:cs="Arial"/>
          <w:b/>
        </w:rPr>
        <w:t>]</w:t>
      </w:r>
    </w:p>
    <w:p w14:paraId="518F1011" w14:textId="6DEFB61C" w:rsidR="00B35FF8" w:rsidRPr="002A276E" w:rsidRDefault="007D0CE5" w:rsidP="00B55FE0">
      <w:pPr>
        <w:pStyle w:val="2Text"/>
      </w:pPr>
      <w:r w:rsidRPr="002B3A19">
        <w:rPr>
          <w:b/>
          <w:color w:val="FF0000"/>
          <w:sz w:val="24"/>
          <w:szCs w:val="24"/>
          <w:vertAlign w:val="superscript"/>
        </w:rPr>
        <w:t>10b</w:t>
      </w:r>
      <w:r w:rsidR="004113A7" w:rsidRPr="00571C41">
        <w:rPr>
          <w:b/>
          <w:bCs/>
          <w:sz w:val="24"/>
        </w:rPr>
        <w:t>[</w:t>
      </w:r>
      <w:commentRangeStart w:id="463"/>
      <w:commentRangeStart w:id="464"/>
      <w:r w:rsidR="004113A7" w:rsidRPr="00791213">
        <w:t>This benefit is not payable for a Covered Critical Illness while You are incarcerated as a result of a conviction. This applies whether or not You were incarcerated as a result of a conviction when Your Covered Critical Illness began</w:t>
      </w:r>
      <w:del w:id="465" w:author="Laura Hoogland" w:date="2026-01-22T14:57:00Z" w16du:dateUtc="2026-01-22T20:57:00Z">
        <w:r w:rsidR="004113A7" w:rsidRPr="00152822">
          <w:rPr>
            <w:rFonts w:cs="Arial"/>
          </w:rPr>
          <w:delText>.</w:delText>
        </w:r>
        <w:r w:rsidR="00571C41" w:rsidRPr="00152822">
          <w:rPr>
            <w:rFonts w:cs="Arial"/>
            <w:b/>
          </w:rPr>
          <w:delText>]</w:delText>
        </w:r>
      </w:del>
      <w:ins w:id="466" w:author="Laura Hoogland" w:date="2026-01-22T14:57:00Z" w16du:dateUtc="2026-01-22T20:57:00Z">
        <w:r w:rsidR="004113A7" w:rsidRPr="00152822">
          <w:t>.</w:t>
        </w:r>
        <w:commentRangeEnd w:id="463"/>
        <w:r w:rsidR="00DA5277" w:rsidRPr="00152822">
          <w:rPr>
            <w:rStyle w:val="CommentReference"/>
            <w:b/>
            <w:sz w:val="20"/>
            <w:szCs w:val="20"/>
          </w:rPr>
          <w:commentReference w:id="463"/>
        </w:r>
        <w:commentRangeEnd w:id="464"/>
        <w:r w:rsidR="00274439" w:rsidRPr="00152822">
          <w:rPr>
            <w:rStyle w:val="CommentReference"/>
            <w:b/>
            <w:sz w:val="20"/>
            <w:szCs w:val="20"/>
          </w:rPr>
          <w:commentReference w:id="464"/>
        </w:r>
        <w:r w:rsidR="00571C41" w:rsidRPr="00152822">
          <w:rPr>
            <w:b/>
          </w:rPr>
          <w:t>]</w:t>
        </w:r>
      </w:ins>
    </w:p>
    <w:p w14:paraId="13E402C0" w14:textId="12A2E865" w:rsidR="00B35FF8" w:rsidRDefault="00762DA6" w:rsidP="00B35FF8">
      <w:pPr>
        <w:pStyle w:val="SubtitleD"/>
      </w:pPr>
      <w:commentRangeStart w:id="467"/>
      <w:commentRangeStart w:id="468"/>
      <w:r w:rsidRPr="009E47FB">
        <w:rPr>
          <w:rFonts w:ascii="Arial" w:hAnsi="Arial"/>
          <w:color w:val="FF0000"/>
          <w:vertAlign w:val="superscript"/>
        </w:rPr>
        <w:t>10</w:t>
      </w:r>
      <w:r w:rsidR="00571C41" w:rsidRPr="001935DA">
        <w:rPr>
          <w:rFonts w:ascii="Arial" w:hAnsi="Arial"/>
        </w:rPr>
        <w:t>[</w:t>
      </w:r>
      <w:r w:rsidR="00B35FF8">
        <w:t>What Is a Pre-Existing Condition?</w:t>
      </w:r>
    </w:p>
    <w:p w14:paraId="4262969E" w14:textId="0D85998B" w:rsidR="00B35FF8" w:rsidRDefault="00B35FF8" w:rsidP="00B35FF8">
      <w:pPr>
        <w:pStyle w:val="2Text"/>
      </w:pPr>
      <w:r>
        <w:t xml:space="preserve">You have a </w:t>
      </w:r>
      <w:r w:rsidR="008254E8">
        <w:t>Pre-Existing</w:t>
      </w:r>
      <w:r w:rsidR="00B64CA7">
        <w:t xml:space="preserve"> Condition </w:t>
      </w:r>
      <w:r>
        <w:t>if both 1. and 2. are true:</w:t>
      </w:r>
    </w:p>
    <w:p w14:paraId="02BB580B" w14:textId="125D246C" w:rsidR="00B35FF8" w:rsidRDefault="00B35FF8" w:rsidP="00EC4501">
      <w:pPr>
        <w:pStyle w:val="Indent2"/>
        <w:ind w:left="1296" w:hanging="864"/>
      </w:pPr>
      <w:r>
        <w:t>1.</w:t>
      </w:r>
      <w:r w:rsidR="00AA1D08" w:rsidDel="00AA1D08">
        <w:t xml:space="preserve"> </w:t>
      </w:r>
      <w:del w:id="469" w:author="Laura Hoogland" w:date="2026-01-22T14:57:00Z" w16du:dateUtc="2026-01-22T20:57:00Z">
        <w:r>
          <w:tab/>
          <w:delText>(a)</w:delText>
        </w:r>
        <w:r>
          <w:tab/>
        </w:r>
      </w:del>
      <w:r>
        <w:t xml:space="preserve">You received medical treatment, consultation, care or services including diagnostic measures, or took prescribed drugs or medicines, or followed treatment recommendation in the </w:t>
      </w:r>
      <w:r w:rsidR="00183818" w:rsidRPr="00987A39">
        <w:rPr>
          <w:b/>
          <w:bCs/>
          <w:color w:val="FF0000"/>
          <w:sz w:val="24"/>
          <w:szCs w:val="24"/>
          <w:vertAlign w:val="superscript"/>
        </w:rPr>
        <w:t>10a</w:t>
      </w:r>
      <w:r w:rsidR="00571C41" w:rsidRPr="00571C41">
        <w:rPr>
          <w:b/>
          <w:bCs/>
          <w:sz w:val="24"/>
        </w:rPr>
        <w:t>[</w:t>
      </w:r>
      <w:r>
        <w:t xml:space="preserve">5 days to </w:t>
      </w:r>
      <w:del w:id="470" w:author="Laura Hoogland" w:date="2026-01-22T14:57:00Z" w16du:dateUtc="2026-01-22T20:57:00Z">
        <w:r w:rsidR="00383ADD">
          <w:delText>2</w:delText>
        </w:r>
        <w:r w:rsidR="00F33252">
          <w:delText>4</w:delText>
        </w:r>
      </w:del>
      <w:ins w:id="471" w:author="Laura Hoogland" w:date="2026-01-22T14:57:00Z" w16du:dateUtc="2026-01-22T20:57:00Z">
        <w:r w:rsidR="00AA1D08">
          <w:t>12</w:t>
        </w:r>
      </w:ins>
      <w:r w:rsidR="00AA1D08">
        <w:t xml:space="preserve"> </w:t>
      </w:r>
      <w:r>
        <w:t>months</w:t>
      </w:r>
      <w:r w:rsidR="00571C41" w:rsidRPr="00571C41">
        <w:rPr>
          <w:b/>
          <w:bCs/>
          <w:sz w:val="24"/>
        </w:rPr>
        <w:t>]</w:t>
      </w:r>
      <w:r>
        <w:t xml:space="preserve"> just prior to the date </w:t>
      </w:r>
      <w:r w:rsidR="00D60341">
        <w:t>Your</w:t>
      </w:r>
      <w:r>
        <w:t xml:space="preserve"> coverage for this benefit began or the date an increase in </w:t>
      </w:r>
      <w:r w:rsidR="00F01F0A">
        <w:t>Critical Illness Benefit</w:t>
      </w:r>
      <w:r>
        <w:t>s would otherwise be available; or</w:t>
      </w:r>
    </w:p>
    <w:p w14:paraId="1A4AF224" w14:textId="77777777" w:rsidR="00B35FF8" w:rsidRDefault="00B35FF8" w:rsidP="00B35FF8">
      <w:pPr>
        <w:pStyle w:val="Indent3"/>
        <w:rPr>
          <w:del w:id="472" w:author="Laura Hoogland" w:date="2026-01-22T14:57:00Z" w16du:dateUtc="2026-01-22T20:57:00Z"/>
        </w:rPr>
      </w:pPr>
      <w:del w:id="473" w:author="Laura Hoogland" w:date="2026-01-22T14:57:00Z" w16du:dateUtc="2026-01-22T20:57:00Z">
        <w:r>
          <w:delText>(b)</w:delText>
        </w:r>
        <w:r>
          <w:tab/>
        </w:r>
        <w:r w:rsidR="00831858">
          <w:delText>You</w:delText>
        </w:r>
        <w:r>
          <w:delText xml:space="preserve"> had </w:delText>
        </w:r>
        <w:r w:rsidR="009D638F">
          <w:delText xml:space="preserve">manifestations or </w:delText>
        </w:r>
        <w:r>
          <w:delText xml:space="preserve">symptoms </w:delText>
        </w:r>
        <w:r w:rsidR="001D5B1E">
          <w:delText>for which</w:delText>
        </w:r>
        <w:r>
          <w:delText xml:space="preserve"> an ordinarily prudent person </w:delText>
        </w:r>
        <w:r w:rsidR="001D5B1E">
          <w:delText xml:space="preserve">would have consulted a health care provider in </w:delText>
        </w:r>
        <w:r>
          <w:delText xml:space="preserve">the </w:delText>
        </w:r>
        <w:r w:rsidR="00183818" w:rsidRPr="00417B1C">
          <w:rPr>
            <w:b/>
            <w:bCs/>
            <w:color w:val="FF0000"/>
            <w:sz w:val="24"/>
            <w:szCs w:val="24"/>
            <w:vertAlign w:val="superscript"/>
          </w:rPr>
          <w:delText>10a</w:delText>
        </w:r>
        <w:r w:rsidR="00571C41" w:rsidRPr="00571C41">
          <w:rPr>
            <w:b/>
            <w:bCs/>
            <w:sz w:val="24"/>
          </w:rPr>
          <w:delText>[</w:delText>
        </w:r>
        <w:r>
          <w:delText xml:space="preserve">5 days to </w:delText>
        </w:r>
        <w:r w:rsidR="00383ADD">
          <w:delText>2</w:delText>
        </w:r>
        <w:r w:rsidR="00F33252">
          <w:delText>4</w:delText>
        </w:r>
        <w:r>
          <w:delText xml:space="preserve"> months</w:delText>
        </w:r>
        <w:r w:rsidR="00571C41" w:rsidRPr="00571C41">
          <w:rPr>
            <w:b/>
            <w:bCs/>
            <w:sz w:val="24"/>
          </w:rPr>
          <w:delText>]</w:delText>
        </w:r>
        <w:r>
          <w:delText xml:space="preserve"> just prior to the date </w:delText>
        </w:r>
        <w:r w:rsidR="00D60341">
          <w:delText>Your</w:delText>
        </w:r>
        <w:r>
          <w:delText xml:space="preserve"> coverage for this benefit began or the date an increase in </w:delText>
        </w:r>
        <w:r w:rsidR="00F01F0A">
          <w:delText>Critical Illness Benefit</w:delText>
        </w:r>
        <w:r>
          <w:delText>s would otherwise be available.</w:delText>
        </w:r>
      </w:del>
    </w:p>
    <w:p w14:paraId="29407AD0" w14:textId="48381DAD" w:rsidR="00B35FF8" w:rsidRDefault="00B35FF8" w:rsidP="00B35FF8">
      <w:pPr>
        <w:pStyle w:val="Indent2"/>
        <w:rPr>
          <w:b/>
          <w:bCs/>
          <w:sz w:val="24"/>
        </w:rPr>
      </w:pPr>
      <w:r>
        <w:t>2.</w:t>
      </w:r>
      <w:r>
        <w:tab/>
      </w:r>
      <w:r w:rsidR="00D60341">
        <w:t>Your</w:t>
      </w:r>
      <w:r>
        <w:t xml:space="preserve"> </w:t>
      </w:r>
      <w:r w:rsidR="00481994">
        <w:t xml:space="preserve">Covered Critical Illness </w:t>
      </w:r>
      <w:r>
        <w:t xml:space="preserve">begins within </w:t>
      </w:r>
      <w:r w:rsidR="00183818" w:rsidRPr="00417B1C">
        <w:rPr>
          <w:b/>
          <w:bCs/>
          <w:color w:val="FF0000"/>
          <w:sz w:val="24"/>
          <w:szCs w:val="24"/>
          <w:vertAlign w:val="superscript"/>
        </w:rPr>
        <w:t>10a</w:t>
      </w:r>
      <w:r w:rsidR="00571C41" w:rsidRPr="00571C41">
        <w:rPr>
          <w:b/>
          <w:bCs/>
          <w:sz w:val="24"/>
        </w:rPr>
        <w:t>[</w:t>
      </w:r>
      <w:r>
        <w:t xml:space="preserve">5 days to </w:t>
      </w:r>
      <w:del w:id="474" w:author="Laura Hoogland" w:date="2026-01-22T14:57:00Z" w16du:dateUtc="2026-01-22T20:57:00Z">
        <w:r w:rsidR="00383ADD">
          <w:delText>2</w:delText>
        </w:r>
        <w:r w:rsidR="00F33252">
          <w:delText>4</w:delText>
        </w:r>
      </w:del>
      <w:ins w:id="475" w:author="Laura Hoogland" w:date="2026-01-22T14:57:00Z" w16du:dateUtc="2026-01-22T20:57:00Z">
        <w:r w:rsidR="00AA1D08">
          <w:t>12</w:t>
        </w:r>
      </w:ins>
      <w:r w:rsidR="00AA1D08">
        <w:t xml:space="preserve"> </w:t>
      </w:r>
      <w:r>
        <w:t>months</w:t>
      </w:r>
      <w:r w:rsidR="00571C41" w:rsidRPr="00571C41">
        <w:rPr>
          <w:b/>
          <w:bCs/>
          <w:sz w:val="24"/>
        </w:rPr>
        <w:t>]</w:t>
      </w:r>
      <w:r>
        <w:t xml:space="preserve"> of the date </w:t>
      </w:r>
      <w:r w:rsidR="00D60341">
        <w:t>Your</w:t>
      </w:r>
      <w:r>
        <w:t xml:space="preserve"> coverage for this benefit begins.</w:t>
      </w:r>
      <w:r w:rsidR="00571C41" w:rsidRPr="00571C41">
        <w:rPr>
          <w:b/>
          <w:bCs/>
          <w:sz w:val="24"/>
        </w:rPr>
        <w:t>]</w:t>
      </w:r>
    </w:p>
    <w:p w14:paraId="0E02BF7B" w14:textId="158D2F38" w:rsidR="002C2C01" w:rsidRDefault="002C2C01" w:rsidP="00EC4501">
      <w:pPr>
        <w:pStyle w:val="2Text"/>
        <w:rPr>
          <w:ins w:id="476" w:author="Laura Hoogland" w:date="2026-01-22T14:57:00Z" w16du:dateUtc="2026-01-22T20:57:00Z"/>
        </w:rPr>
      </w:pPr>
      <w:ins w:id="477" w:author="Laura Hoogland" w:date="2026-01-22T14:57:00Z" w16du:dateUtc="2026-01-22T20:57:00Z">
        <w:r>
          <w:t>A pre-existing condition does not include a condition admitted in Your application for insurance which was not excluded by a signed waiver rider and attached to this Group Insurance Certificate.</w:t>
        </w:r>
        <w:commentRangeEnd w:id="467"/>
        <w:r w:rsidR="005A594E">
          <w:rPr>
            <w:rStyle w:val="CommentReference"/>
            <w:sz w:val="20"/>
            <w:szCs w:val="20"/>
          </w:rPr>
          <w:commentReference w:id="467"/>
        </w:r>
        <w:commentRangeEnd w:id="468"/>
        <w:r w:rsidR="004B1694">
          <w:rPr>
            <w:rStyle w:val="CommentReference"/>
            <w:sz w:val="20"/>
            <w:szCs w:val="20"/>
          </w:rPr>
          <w:commentReference w:id="468"/>
        </w:r>
      </w:ins>
    </w:p>
    <w:p w14:paraId="0C40048C" w14:textId="06D9FD2A" w:rsidR="00B35FF8" w:rsidRDefault="00762DA6" w:rsidP="00B35FF8">
      <w:pPr>
        <w:pStyle w:val="SubtitleD"/>
      </w:pPr>
      <w:r w:rsidRPr="009E47FB">
        <w:rPr>
          <w:rFonts w:ascii="Arial" w:hAnsi="Arial"/>
          <w:color w:val="FF0000"/>
          <w:vertAlign w:val="superscript"/>
        </w:rPr>
        <w:lastRenderedPageBreak/>
        <w:t>11</w:t>
      </w:r>
      <w:r w:rsidR="00571C41" w:rsidRPr="00F07166">
        <w:rPr>
          <w:rFonts w:ascii="Arial" w:hAnsi="Arial" w:cs="Arial"/>
        </w:rPr>
        <w:t>[</w:t>
      </w:r>
      <w:r w:rsidR="00B35FF8">
        <w:t xml:space="preserve">How Does a Pre-Existing Condition Affect an Increase in </w:t>
      </w:r>
      <w:r w:rsidR="00D60341">
        <w:t>Your</w:t>
      </w:r>
      <w:r w:rsidR="00B35FF8">
        <w:t xml:space="preserve"> Critical Illness Benefits?</w:t>
      </w:r>
    </w:p>
    <w:p w14:paraId="0A2A1275" w14:textId="706BF21B" w:rsidR="00B35FF8" w:rsidRDefault="00B35FF8" w:rsidP="00B35FF8">
      <w:pPr>
        <w:pStyle w:val="2Text"/>
      </w:pPr>
      <w:r>
        <w:t xml:space="preserve">If there is an increase in </w:t>
      </w:r>
      <w:r w:rsidR="00D60341">
        <w:t>Your</w:t>
      </w:r>
      <w:r>
        <w:t xml:space="preserve"> </w:t>
      </w:r>
      <w:r w:rsidR="00F01F0A">
        <w:t>Critical Illness Benefit</w:t>
      </w:r>
      <w:r>
        <w:t xml:space="preserve">s due to an amendment of the </w:t>
      </w:r>
      <w:r w:rsidR="00985B0E">
        <w:t>Plan</w:t>
      </w:r>
      <w:r>
        <w:t xml:space="preserve">; or </w:t>
      </w:r>
      <w:r w:rsidR="00D60341">
        <w:t>Your</w:t>
      </w:r>
      <w:r>
        <w:t xml:space="preserve"> enrollment in another</w:t>
      </w:r>
      <w:r w:rsidR="00B26632">
        <w:t xml:space="preserve"> Plan </w:t>
      </w:r>
      <w:r>
        <w:t xml:space="preserve">option, a benefit limit will apply if </w:t>
      </w:r>
      <w:r w:rsidR="00D60341">
        <w:t>Your</w:t>
      </w:r>
      <w:r>
        <w:t xml:space="preserve"> </w:t>
      </w:r>
      <w:r w:rsidR="00481994">
        <w:t xml:space="preserve">Covered Critical Illness </w:t>
      </w:r>
      <w:r>
        <w:t xml:space="preserve">is due to a </w:t>
      </w:r>
      <w:r w:rsidR="008254E8">
        <w:t>Pre-Existing</w:t>
      </w:r>
      <w:r>
        <w:t xml:space="preserve"> </w:t>
      </w:r>
      <w:r w:rsidR="00DD48A5">
        <w:t>C</w:t>
      </w:r>
      <w:r>
        <w:t>ondition.</w:t>
      </w:r>
    </w:p>
    <w:p w14:paraId="5198ABE8" w14:textId="2BD76472" w:rsidR="00B35FF8" w:rsidRDefault="00B35FF8" w:rsidP="00B35FF8">
      <w:pPr>
        <w:pStyle w:val="2Text"/>
      </w:pPr>
      <w:r>
        <w:t xml:space="preserve">You will be limited to the </w:t>
      </w:r>
      <w:r w:rsidR="00F01F0A">
        <w:t>Critical Illness Benefit</w:t>
      </w:r>
      <w:r>
        <w:t xml:space="preserve">s </w:t>
      </w:r>
      <w:r w:rsidR="00831858">
        <w:t>You</w:t>
      </w:r>
      <w:r>
        <w:t xml:space="preserve"> had on the day before the increase if </w:t>
      </w:r>
      <w:r w:rsidR="00D60341">
        <w:t>Your</w:t>
      </w:r>
      <w:r>
        <w:t xml:space="preserve"> </w:t>
      </w:r>
      <w:r w:rsidR="00481994">
        <w:t xml:space="preserve">Covered Critical Illness </w:t>
      </w:r>
      <w:r>
        <w:t xml:space="preserve">begins during the </w:t>
      </w:r>
      <w:commentRangeStart w:id="478"/>
      <w:commentRangeStart w:id="479"/>
      <w:r w:rsidR="00183818" w:rsidRPr="00417B1C">
        <w:rPr>
          <w:b/>
          <w:bCs/>
          <w:color w:val="FF0000"/>
          <w:sz w:val="24"/>
          <w:szCs w:val="24"/>
          <w:vertAlign w:val="superscript"/>
        </w:rPr>
        <w:t>10a</w:t>
      </w:r>
      <w:r w:rsidR="00571C41" w:rsidRPr="00571C41">
        <w:rPr>
          <w:b/>
          <w:bCs/>
          <w:sz w:val="24"/>
        </w:rPr>
        <w:t>[</w:t>
      </w:r>
      <w:r>
        <w:t xml:space="preserve">5 day to </w:t>
      </w:r>
      <w:del w:id="480" w:author="Laura Hoogland" w:date="2026-01-22T14:57:00Z" w16du:dateUtc="2026-01-22T20:57:00Z">
        <w:r w:rsidR="00383ADD">
          <w:delText>2</w:delText>
        </w:r>
        <w:r w:rsidR="00F33252">
          <w:delText>4</w:delText>
        </w:r>
      </w:del>
      <w:ins w:id="481" w:author="Laura Hoogland" w:date="2026-01-22T14:57:00Z" w16du:dateUtc="2026-01-22T20:57:00Z">
        <w:r w:rsidR="002C2C01">
          <w:t>12</w:t>
        </w:r>
      </w:ins>
      <w:r w:rsidR="002C2C01">
        <w:t xml:space="preserve"> </w:t>
      </w:r>
      <w:r>
        <w:t>month</w:t>
      </w:r>
      <w:r w:rsidR="00477B19">
        <w:t>s</w:t>
      </w:r>
      <w:r w:rsidR="00571C41" w:rsidRPr="00571C41">
        <w:rPr>
          <w:b/>
          <w:bCs/>
          <w:sz w:val="24"/>
        </w:rPr>
        <w:t>]</w:t>
      </w:r>
      <w:r>
        <w:t xml:space="preserve"> </w:t>
      </w:r>
      <w:commentRangeEnd w:id="478"/>
      <w:r w:rsidR="005A594E">
        <w:rPr>
          <w:rStyle w:val="CommentReference"/>
          <w:sz w:val="20"/>
          <w:szCs w:val="20"/>
        </w:rPr>
        <w:commentReference w:id="478"/>
      </w:r>
      <w:commentRangeEnd w:id="479"/>
      <w:r w:rsidR="00D619F9">
        <w:rPr>
          <w:rStyle w:val="CommentReference"/>
          <w:sz w:val="20"/>
          <w:szCs w:val="20"/>
        </w:rPr>
        <w:commentReference w:id="479"/>
      </w:r>
      <w:r>
        <w:t xml:space="preserve">period starting with the date the increase in </w:t>
      </w:r>
      <w:r w:rsidR="00F01F0A">
        <w:t>Critical Illness Benefit</w:t>
      </w:r>
      <w:r>
        <w:t>s would have been effective.</w:t>
      </w:r>
      <w:r w:rsidR="00571C41" w:rsidRPr="00571C41">
        <w:rPr>
          <w:b/>
          <w:bCs/>
          <w:sz w:val="24"/>
        </w:rPr>
        <w:t>]</w:t>
      </w:r>
    </w:p>
    <w:p w14:paraId="0D36A377" w14:textId="77777777" w:rsidR="00B35FF8" w:rsidRDefault="00B35FF8" w:rsidP="00B35FF8">
      <w:pPr>
        <w:pStyle w:val="SubtitleD"/>
      </w:pPr>
      <w:r>
        <w:t>How Do You File a Critical Illness Claim?</w:t>
      </w:r>
    </w:p>
    <w:p w14:paraId="45FB0818" w14:textId="6C59944D" w:rsidR="00E1349A" w:rsidRDefault="00B35FF8" w:rsidP="00E82C1D">
      <w:pPr>
        <w:pStyle w:val="2Text"/>
      </w:pPr>
      <w:r>
        <w:t xml:space="preserve">The </w:t>
      </w:r>
      <w:r w:rsidR="00762DA6">
        <w:t xml:space="preserve">claim rules that apply to </w:t>
      </w:r>
      <w:r w:rsidR="00D60341">
        <w:t>Your</w:t>
      </w:r>
      <w:r w:rsidR="00762DA6">
        <w:t xml:space="preserve"> </w:t>
      </w:r>
      <w:r w:rsidR="00310971" w:rsidRPr="00310971">
        <w:rPr>
          <w:rFonts w:cs="Arial"/>
          <w:b/>
          <w:color w:val="FF0000"/>
          <w:sz w:val="24"/>
          <w:szCs w:val="24"/>
          <w:vertAlign w:val="superscript"/>
        </w:rPr>
        <w:t>CV1</w:t>
      </w:r>
      <w:r w:rsidR="00B73626">
        <w:rPr>
          <w:rFonts w:cs="Arial"/>
          <w:b/>
          <w:color w:val="FF0000"/>
          <w:sz w:val="24"/>
          <w:szCs w:val="24"/>
          <w:vertAlign w:val="superscript"/>
        </w:rPr>
        <w:t>,</w:t>
      </w:r>
      <w:r w:rsidR="008A2787">
        <w:rPr>
          <w:rFonts w:cs="Arial"/>
          <w:b/>
          <w:color w:val="FF0000"/>
          <w:sz w:val="24"/>
          <w:szCs w:val="24"/>
          <w:vertAlign w:val="superscript"/>
        </w:rPr>
        <w:t>12</w:t>
      </w:r>
      <w:r w:rsidR="00571C41" w:rsidRPr="00571C41">
        <w:rPr>
          <w:b/>
          <w:bCs/>
          <w:sz w:val="24"/>
        </w:rPr>
        <w:t>[</w:t>
      </w:r>
      <w:r w:rsidR="00907B1F">
        <w:t>s</w:t>
      </w:r>
      <w:r>
        <w:t>hort</w:t>
      </w:r>
      <w:r w:rsidR="004B7887">
        <w:t xml:space="preserve"> t</w:t>
      </w:r>
      <w:r>
        <w:t xml:space="preserve">erm and </w:t>
      </w:r>
      <w:r w:rsidR="004B7887">
        <w:t>l</w:t>
      </w:r>
      <w:r>
        <w:t xml:space="preserve">ong </w:t>
      </w:r>
      <w:r w:rsidR="004B7887">
        <w:t>t</w:t>
      </w:r>
      <w:r>
        <w:t>erm</w:t>
      </w:r>
      <w:r w:rsidR="00571C41" w:rsidRPr="00571C41">
        <w:rPr>
          <w:b/>
          <w:bCs/>
          <w:sz w:val="24"/>
        </w:rPr>
        <w:t>]</w:t>
      </w:r>
      <w:r>
        <w:t xml:space="preserve"> </w:t>
      </w:r>
      <w:r w:rsidR="004B7887">
        <w:t>d</w:t>
      </w:r>
      <w:r>
        <w:t>isability coverage</w:t>
      </w:r>
      <w:r w:rsidR="00571C41" w:rsidRPr="00571C41">
        <w:rPr>
          <w:b/>
          <w:bCs/>
          <w:sz w:val="24"/>
        </w:rPr>
        <w:t>[</w:t>
      </w:r>
      <w:r>
        <w:t>s</w:t>
      </w:r>
      <w:r w:rsidR="00571C41" w:rsidRPr="00571C41">
        <w:rPr>
          <w:b/>
          <w:bCs/>
          <w:sz w:val="24"/>
        </w:rPr>
        <w:t>]</w:t>
      </w:r>
      <w:r>
        <w:t xml:space="preserve"> also apply to this </w:t>
      </w:r>
      <w:r w:rsidR="00F01F0A">
        <w:t>Critical Illness Benefit</w:t>
      </w:r>
      <w:r>
        <w:t xml:space="preserve">. See the Claim Information </w:t>
      </w:r>
      <w:r w:rsidR="00185A2C">
        <w:t xml:space="preserve">section </w:t>
      </w:r>
      <w:r>
        <w:t>for details.</w:t>
      </w:r>
    </w:p>
    <w:p w14:paraId="3B17106C" w14:textId="77777777" w:rsidR="00E86CE6" w:rsidRDefault="00040609" w:rsidP="007C1F1E">
      <w:pPr>
        <w:pStyle w:val="2Text"/>
        <w:rPr>
          <w:rStyle w:val="Strong"/>
          <w:sz w:val="24"/>
          <w:szCs w:val="24"/>
        </w:rPr>
        <w:sectPr w:rsidR="00E86CE6" w:rsidSect="00671431">
          <w:headerReference w:type="default" r:id="rId48"/>
          <w:footerReference w:type="default" r:id="rId49"/>
          <w:pgSz w:w="12240" w:h="15840" w:code="1"/>
          <w:pgMar w:top="1440" w:right="1627" w:bottom="1800" w:left="1627" w:header="720" w:footer="720" w:gutter="0"/>
          <w:cols w:space="720"/>
        </w:sectPr>
      </w:pPr>
      <w:r w:rsidRPr="006D79FC">
        <w:rPr>
          <w:b/>
          <w:color w:val="FF0000"/>
          <w:sz w:val="24"/>
          <w:vertAlign w:val="superscript"/>
        </w:rPr>
        <w:t>1</w:t>
      </w:r>
      <w:r>
        <w:rPr>
          <w:b/>
          <w:color w:val="FF0000"/>
          <w:sz w:val="24"/>
          <w:vertAlign w:val="superscript"/>
        </w:rPr>
        <w:t>0b</w:t>
      </w:r>
      <w:r w:rsidR="005D73BB" w:rsidRPr="007C1F1E">
        <w:rPr>
          <w:rStyle w:val="Strong"/>
          <w:sz w:val="24"/>
          <w:szCs w:val="24"/>
        </w:rPr>
        <w:t>[</w:t>
      </w:r>
      <w:r w:rsidR="005D73BB">
        <w:t xml:space="preserve">If there is an overpayment due to Prudential for any Prudential claim, Prudential may apply Your Critical Illness Benefit </w:t>
      </w:r>
      <w:r w:rsidR="004E2CEA">
        <w:t xml:space="preserve">Payment </w:t>
      </w:r>
      <w:r w:rsidR="005D73BB">
        <w:t>toward any outstanding overpayment.</w:t>
      </w:r>
      <w:r w:rsidR="005D73BB" w:rsidRPr="007C1F1E">
        <w:rPr>
          <w:rStyle w:val="Strong"/>
          <w:sz w:val="24"/>
          <w:szCs w:val="24"/>
        </w:rPr>
        <w:t>]</w:t>
      </w:r>
    </w:p>
    <w:p w14:paraId="049F31CB" w14:textId="3BEAC73D" w:rsidR="00E1349A" w:rsidRDefault="00E1349A" w:rsidP="007C1F1E">
      <w:pPr>
        <w:pStyle w:val="2Text"/>
        <w:sectPr w:rsidR="00E1349A" w:rsidSect="00E86CE6">
          <w:headerReference w:type="default" r:id="rId50"/>
          <w:footerReference w:type="default" r:id="rId51"/>
          <w:type w:val="continuous"/>
          <w:pgSz w:w="12240" w:h="15840" w:code="1"/>
          <w:pgMar w:top="1440" w:right="1627" w:bottom="1800" w:left="1627" w:header="720" w:footer="720" w:gutter="0"/>
          <w:cols w:space="720"/>
        </w:sectPr>
      </w:pPr>
    </w:p>
    <w:p w14:paraId="34AA1C24" w14:textId="4E7228F4" w:rsidR="00E1349A" w:rsidRDefault="00310971" w:rsidP="00E1349A">
      <w:pPr>
        <w:pStyle w:val="TitleD"/>
      </w:pPr>
      <w:r w:rsidRPr="00310971">
        <w:rPr>
          <w:rFonts w:ascii="Arial" w:hAnsi="Arial" w:cs="Arial"/>
          <w:color w:val="FF0000"/>
          <w:sz w:val="24"/>
          <w:szCs w:val="24"/>
          <w:vertAlign w:val="superscript"/>
        </w:rPr>
        <w:lastRenderedPageBreak/>
        <w:t>CV1</w:t>
      </w:r>
      <w:r w:rsidR="00571C41" w:rsidRPr="00F07166">
        <w:rPr>
          <w:rFonts w:ascii="Arial" w:hAnsi="Arial" w:cs="Arial"/>
        </w:rPr>
        <w:t>[</w:t>
      </w:r>
      <w:r w:rsidR="00E1349A">
        <w:t>Long Term</w:t>
      </w:r>
      <w:r w:rsidR="00571C41" w:rsidRPr="00F07166">
        <w:rPr>
          <w:rFonts w:ascii="Arial" w:hAnsi="Arial" w:cs="Arial"/>
          <w:szCs w:val="36"/>
        </w:rPr>
        <w:t>]</w:t>
      </w:r>
      <w:r w:rsidR="00E1349A">
        <w:t xml:space="preserve"> Disability Coverage</w:t>
      </w:r>
    </w:p>
    <w:p w14:paraId="054FB4C8" w14:textId="77777777" w:rsidR="00C57985" w:rsidRDefault="00C57985" w:rsidP="00C57985">
      <w:pPr>
        <w:pStyle w:val="SubtitleD"/>
      </w:pPr>
      <w:bookmarkStart w:id="488" w:name="LTD_Critical_Illness_2"/>
      <w:bookmarkEnd w:id="488"/>
      <w:r>
        <w:t>CRITICAL ILLNESS BENEFIT</w:t>
      </w:r>
    </w:p>
    <w:p w14:paraId="5E63A3E9" w14:textId="77777777" w:rsidR="00C57985" w:rsidRDefault="00C57985" w:rsidP="00C57985">
      <w:pPr>
        <w:pStyle w:val="SubtitleD"/>
      </w:pPr>
      <w:r>
        <w:t>What Benefits Will be Provided If You Have a Critical Illness?</w:t>
      </w:r>
    </w:p>
    <w:p w14:paraId="731B934C" w14:textId="353C2C0E" w:rsidR="00C57985" w:rsidRDefault="00C57985" w:rsidP="00C57985">
      <w:pPr>
        <w:pStyle w:val="2Text"/>
      </w:pPr>
      <w:r>
        <w:t xml:space="preserve">Prudential will pay a </w:t>
      </w:r>
      <w:r w:rsidR="004E3D9D">
        <w:t>C</w:t>
      </w:r>
      <w:r>
        <w:t xml:space="preserve">ritical </w:t>
      </w:r>
      <w:r w:rsidR="004E3D9D">
        <w:t>I</w:t>
      </w:r>
      <w:r>
        <w:t xml:space="preserve">llness </w:t>
      </w:r>
      <w:r w:rsidR="004E3D9D">
        <w:t>B</w:t>
      </w:r>
      <w:r>
        <w:t xml:space="preserve">enefit to </w:t>
      </w:r>
      <w:r w:rsidR="00831858">
        <w:t>You</w:t>
      </w:r>
      <w:r>
        <w:t xml:space="preserve"> when </w:t>
      </w:r>
      <w:r w:rsidR="003B254A">
        <w:t>We</w:t>
      </w:r>
      <w:r>
        <w:t xml:space="preserve"> determine that</w:t>
      </w:r>
      <w:r w:rsidRPr="009E47FB">
        <w:rPr>
          <w:b/>
          <w:color w:val="FF0000"/>
          <w:sz w:val="24"/>
          <w:vertAlign w:val="superscript"/>
        </w:rPr>
        <w:t>1</w:t>
      </w:r>
      <w:r w:rsidR="00571C41" w:rsidRPr="00571C41">
        <w:rPr>
          <w:b/>
          <w:bCs/>
          <w:sz w:val="24"/>
        </w:rPr>
        <w:t>[</w:t>
      </w:r>
      <w:r>
        <w:t xml:space="preserve">, due to the same </w:t>
      </w:r>
      <w:r w:rsidR="00482FCA">
        <w:t>Sickness</w:t>
      </w:r>
      <w:r>
        <w:t xml:space="preserve"> or </w:t>
      </w:r>
      <w:r w:rsidR="008E098C">
        <w:t>Injury</w:t>
      </w:r>
      <w:r>
        <w:t xml:space="preserve"> that caused </w:t>
      </w:r>
      <w:r w:rsidR="00D60341">
        <w:t>Your</w:t>
      </w:r>
      <w:r w:rsidR="00FF5545">
        <w:t xml:space="preserve"> </w:t>
      </w:r>
      <w:r w:rsidR="00CD3937">
        <w:t>D</w:t>
      </w:r>
      <w:r>
        <w:t>isability</w:t>
      </w:r>
      <w:r w:rsidR="00571C41" w:rsidRPr="00571C41">
        <w:rPr>
          <w:b/>
          <w:bCs/>
          <w:sz w:val="24"/>
        </w:rPr>
        <w:t>]</w:t>
      </w:r>
      <w:r>
        <w:t>:</w:t>
      </w:r>
    </w:p>
    <w:p w14:paraId="187C724B" w14:textId="4F79A334" w:rsidR="00C57985" w:rsidRPr="00D57DDC" w:rsidRDefault="00831858" w:rsidP="00C57985">
      <w:pPr>
        <w:pStyle w:val="BulletD"/>
      </w:pPr>
      <w:r>
        <w:t>You</w:t>
      </w:r>
      <w:r w:rsidR="00C57985">
        <w:t xml:space="preserve"> have a </w:t>
      </w:r>
      <w:r w:rsidR="00100A57" w:rsidRPr="00B37216">
        <w:t>C</w:t>
      </w:r>
      <w:r w:rsidR="00C57985" w:rsidRPr="00B37216">
        <w:t xml:space="preserve">overed </w:t>
      </w:r>
      <w:r w:rsidR="00100A57" w:rsidRPr="00B37216">
        <w:t>C</w:t>
      </w:r>
      <w:r w:rsidR="00C57985" w:rsidRPr="00B37216">
        <w:t xml:space="preserve">ritical </w:t>
      </w:r>
      <w:r w:rsidR="00100A57" w:rsidRPr="00B37216">
        <w:t>I</w:t>
      </w:r>
      <w:r w:rsidR="00C57985" w:rsidRPr="00B37216">
        <w:t>llness</w:t>
      </w:r>
      <w:r w:rsidR="00C57985" w:rsidRPr="00D57DDC">
        <w:t>; and</w:t>
      </w:r>
    </w:p>
    <w:p w14:paraId="53B64640" w14:textId="54EB22DE" w:rsidR="00C57985" w:rsidRDefault="00831858" w:rsidP="00C57985">
      <w:pPr>
        <w:pStyle w:val="BulletD"/>
      </w:pPr>
      <w:r w:rsidRPr="00D57DDC">
        <w:t>You</w:t>
      </w:r>
      <w:r w:rsidR="00C57985" w:rsidRPr="00D57DDC">
        <w:t xml:space="preserve"> are under the </w:t>
      </w:r>
      <w:r w:rsidR="00BB45C7" w:rsidRPr="00B37216">
        <w:t>Regular Care</w:t>
      </w:r>
      <w:r w:rsidR="00C57985" w:rsidRPr="00D57DDC">
        <w:t xml:space="preserve"> of a </w:t>
      </w:r>
      <w:r w:rsidR="00BB45C7" w:rsidRPr="00B37216">
        <w:t>Doctor</w:t>
      </w:r>
      <w:r w:rsidR="00C57985">
        <w:t>.</w:t>
      </w:r>
    </w:p>
    <w:p w14:paraId="013520CA" w14:textId="77777777" w:rsidR="00C57985" w:rsidRDefault="00C57985" w:rsidP="00C57985">
      <w:pPr>
        <w:pStyle w:val="2Text"/>
        <w:rPr>
          <w:del w:id="489" w:author="Laura Hoogland" w:date="2026-01-22T14:57:00Z" w16du:dateUtc="2026-01-22T20:57:00Z"/>
        </w:rPr>
      </w:pPr>
      <w:del w:id="490" w:author="Laura Hoogland" w:date="2026-01-22T14:57:00Z" w16du:dateUtc="2026-01-22T20:57:00Z">
        <w:r>
          <w:delText xml:space="preserve">We may require </w:delText>
        </w:r>
        <w:r w:rsidR="00831858">
          <w:delText>You</w:delText>
        </w:r>
        <w:r>
          <w:delText xml:space="preserve"> to be examined by </w:delText>
        </w:r>
        <w:r w:rsidR="008D521F">
          <w:delText>Doctor</w:delText>
        </w:r>
        <w:r>
          <w:delText xml:space="preserve">s or other medical practitioners of </w:delText>
        </w:r>
        <w:r w:rsidR="003B254A">
          <w:delText>Our</w:delText>
        </w:r>
        <w:r>
          <w:delText xml:space="preserve"> choice. Prudential will pay for these examinations. We can require examinations as often as it is reasonable to do so. We may also require </w:delText>
        </w:r>
        <w:r w:rsidR="00831858">
          <w:delText>You</w:delText>
        </w:r>
        <w:r>
          <w:delText xml:space="preserve"> to be interviewed by an authorized Prudential Representative. Refusal to be examined or interviewed may result in denial or termination of </w:delText>
        </w:r>
        <w:r w:rsidR="00D60341">
          <w:delText>Your</w:delText>
        </w:r>
        <w:r>
          <w:delText xml:space="preserve"> claim.</w:delText>
        </w:r>
      </w:del>
    </w:p>
    <w:p w14:paraId="1CCF1F4A" w14:textId="77777777" w:rsidR="00D03125" w:rsidRPr="00524ED2" w:rsidRDefault="00D03125" w:rsidP="00D03125">
      <w:pPr>
        <w:pStyle w:val="2Text"/>
      </w:pPr>
      <w:r w:rsidRPr="00524ED2">
        <w:rPr>
          <w:b/>
          <w:i/>
        </w:rPr>
        <w:t>Regular Care</w:t>
      </w:r>
      <w:r w:rsidRPr="00524ED2">
        <w:t xml:space="preserve"> means:</w:t>
      </w:r>
    </w:p>
    <w:p w14:paraId="50F0215D" w14:textId="77777777" w:rsidR="00D03125" w:rsidRPr="00524ED2" w:rsidRDefault="00D03125" w:rsidP="00D03125">
      <w:pPr>
        <w:pStyle w:val="BulletD"/>
      </w:pPr>
      <w:r w:rsidRPr="00524ED2">
        <w:t>You personally visit a Doctor</w:t>
      </w:r>
      <w:r w:rsidRPr="00940655">
        <w:t xml:space="preserve"> </w:t>
      </w:r>
      <w:r w:rsidRPr="00524ED2">
        <w:t xml:space="preserve">as frequently as is medically required, according to generally accepted medical standards, to effectively manage and treat </w:t>
      </w:r>
      <w:r>
        <w:t>Your</w:t>
      </w:r>
      <w:r w:rsidRPr="00524ED2">
        <w:t xml:space="preserve"> </w:t>
      </w:r>
      <w:r w:rsidRPr="00B37216">
        <w:t xml:space="preserve">Covered </w:t>
      </w:r>
      <w:r w:rsidRPr="00524ED2">
        <w:t>Critical Illness; and</w:t>
      </w:r>
    </w:p>
    <w:p w14:paraId="273CD191" w14:textId="77777777" w:rsidR="00D03125" w:rsidRPr="00524ED2" w:rsidRDefault="00D03125" w:rsidP="00D03125">
      <w:pPr>
        <w:pStyle w:val="BulletD"/>
      </w:pPr>
      <w:r w:rsidRPr="00524ED2">
        <w:t xml:space="preserve">You are receiving the most appropriate treatment and care, which conforms with generally accepted medical standards, for </w:t>
      </w:r>
      <w:r>
        <w:t>Your</w:t>
      </w:r>
      <w:r w:rsidRPr="00524ED2">
        <w:t xml:space="preserve"> </w:t>
      </w:r>
      <w:r w:rsidRPr="00B37216">
        <w:t xml:space="preserve">Covered </w:t>
      </w:r>
      <w:r w:rsidRPr="00524ED2">
        <w:t>Critical Illness by a Doctor</w:t>
      </w:r>
      <w:r w:rsidRPr="00AA6207">
        <w:t xml:space="preserve"> </w:t>
      </w:r>
      <w:r w:rsidRPr="00524ED2">
        <w:t xml:space="preserve">whose specialty or experience is the most appropriate for </w:t>
      </w:r>
      <w:r>
        <w:t>Your</w:t>
      </w:r>
      <w:r w:rsidRPr="00524ED2">
        <w:t xml:space="preserve"> </w:t>
      </w:r>
      <w:r w:rsidRPr="00B37216">
        <w:t xml:space="preserve">Covered </w:t>
      </w:r>
      <w:r w:rsidRPr="00524ED2">
        <w:t>Critical Illness, according to generally accepted medical standards.</w:t>
      </w:r>
    </w:p>
    <w:p w14:paraId="3A65F899" w14:textId="6E37A1C6" w:rsidR="00C57985" w:rsidRDefault="00C57985" w:rsidP="00C57985">
      <w:pPr>
        <w:pStyle w:val="2Text"/>
      </w:pPr>
      <w:r>
        <w:t>When Prudential receives</w:t>
      </w:r>
      <w:r w:rsidR="00DE3198" w:rsidRPr="00DE3198">
        <w:rPr>
          <w:bCs/>
        </w:rPr>
        <w:t xml:space="preserve"> </w:t>
      </w:r>
      <w:r w:rsidR="00DE3198">
        <w:rPr>
          <w:bCs/>
        </w:rPr>
        <w:t>satisfactory</w:t>
      </w:r>
      <w:r>
        <w:t xml:space="preserve"> proof that </w:t>
      </w:r>
      <w:r w:rsidR="00831858">
        <w:t>You</w:t>
      </w:r>
      <w:r>
        <w:t xml:space="preserve"> have a </w:t>
      </w:r>
      <w:r w:rsidR="00D57DDC">
        <w:t>Covered Critical Illness</w:t>
      </w:r>
      <w:del w:id="491" w:author="Laura Hoogland" w:date="2026-01-22T14:57:00Z" w16du:dateUtc="2026-01-22T20:57:00Z">
        <w:r w:rsidR="00D57DDC">
          <w:delText xml:space="preserve"> </w:delText>
        </w:r>
        <w:r>
          <w:delText xml:space="preserve">through the </w:delText>
        </w:r>
        <w:r w:rsidR="004F26DC" w:rsidRPr="00B37216">
          <w:rPr>
            <w:bCs/>
            <w:iCs/>
          </w:rPr>
          <w:delText xml:space="preserve">Critical Illness </w:delText>
        </w:r>
        <w:r w:rsidR="00DB3F54" w:rsidRPr="00B37216">
          <w:rPr>
            <w:bCs/>
            <w:iCs/>
          </w:rPr>
          <w:delText>Elimination Period</w:delText>
        </w:r>
      </w:del>
      <w:commentRangeStart w:id="492"/>
      <w:commentRangeStart w:id="493"/>
      <w:commentRangeEnd w:id="492"/>
      <w:r w:rsidR="004E574F" w:rsidDel="004E574F">
        <w:rPr>
          <w:rStyle w:val="CommentReference"/>
          <w:b/>
          <w:i/>
          <w:sz w:val="20"/>
          <w:szCs w:val="20"/>
        </w:rPr>
        <w:commentReference w:id="492"/>
      </w:r>
      <w:commentRangeEnd w:id="493"/>
      <w:r>
        <w:rPr>
          <w:rStyle w:val="CommentReference"/>
          <w:b/>
          <w:i/>
          <w:sz w:val="20"/>
          <w:szCs w:val="20"/>
        </w:rPr>
        <w:commentReference w:id="493"/>
      </w:r>
      <w:r>
        <w:rPr>
          <w:b/>
          <w:i/>
        </w:rPr>
        <w:t>,</w:t>
      </w:r>
      <w:r>
        <w:t xml:space="preserve"> </w:t>
      </w:r>
      <w:r w:rsidR="003B254A">
        <w:t>We</w:t>
      </w:r>
      <w:r>
        <w:t xml:space="preserve"> will pay </w:t>
      </w:r>
      <w:r w:rsidR="00831858">
        <w:t>You</w:t>
      </w:r>
      <w:r>
        <w:t xml:space="preserve"> a </w:t>
      </w:r>
      <w:r w:rsidR="00727BC6">
        <w:t>Critical Illness Benefit</w:t>
      </w:r>
      <w:r>
        <w:t xml:space="preserve"> equal to </w:t>
      </w:r>
      <w:r w:rsidR="00221513" w:rsidRPr="00987A39">
        <w:rPr>
          <w:b/>
          <w:bCs/>
          <w:color w:val="FF0000"/>
          <w:sz w:val="24"/>
          <w:szCs w:val="24"/>
          <w:vertAlign w:val="superscript"/>
        </w:rPr>
        <w:t>1a</w:t>
      </w:r>
      <w:r w:rsidR="00571C41" w:rsidRPr="3FAB00E4">
        <w:rPr>
          <w:b/>
          <w:sz w:val="24"/>
          <w:szCs w:val="24"/>
        </w:rPr>
        <w:t>[</w:t>
      </w:r>
      <w:r>
        <w:t>1 to 24</w:t>
      </w:r>
      <w:r w:rsidR="00571C41" w:rsidRPr="3FAB00E4">
        <w:rPr>
          <w:b/>
          <w:sz w:val="24"/>
          <w:szCs w:val="24"/>
        </w:rPr>
        <w:t>]</w:t>
      </w:r>
      <w:r>
        <w:t xml:space="preserve"> times </w:t>
      </w:r>
      <w:r w:rsidR="00D60341">
        <w:t>Your</w:t>
      </w:r>
      <w:r>
        <w:t xml:space="preserve"> </w:t>
      </w:r>
      <w:r w:rsidR="00631144">
        <w:t>G</w:t>
      </w:r>
      <w:r>
        <w:t xml:space="preserve">ross </w:t>
      </w:r>
      <w:r w:rsidR="00631144">
        <w:t>D</w:t>
      </w:r>
      <w:r>
        <w:t xml:space="preserve">isability </w:t>
      </w:r>
      <w:r w:rsidR="00631144">
        <w:t>B</w:t>
      </w:r>
      <w:r w:rsidR="008D5390">
        <w:t>enefit</w:t>
      </w:r>
      <w:r w:rsidR="009327A4" w:rsidRPr="009327A4">
        <w:t xml:space="preserve"> </w:t>
      </w:r>
      <w:r w:rsidR="00631144">
        <w:t>P</w:t>
      </w:r>
      <w:r w:rsidR="009327A4">
        <w:t>ayment</w:t>
      </w:r>
      <w:r>
        <w:t xml:space="preserve">, but not more than </w:t>
      </w:r>
      <w:r w:rsidR="00C428BA" w:rsidRPr="00417B1C">
        <w:rPr>
          <w:b/>
          <w:bCs/>
          <w:color w:val="FF0000"/>
          <w:sz w:val="24"/>
          <w:szCs w:val="24"/>
          <w:vertAlign w:val="superscript"/>
        </w:rPr>
        <w:t>1</w:t>
      </w:r>
      <w:r w:rsidR="00C428BA">
        <w:rPr>
          <w:b/>
          <w:bCs/>
          <w:color w:val="FF0000"/>
          <w:sz w:val="24"/>
          <w:szCs w:val="24"/>
          <w:vertAlign w:val="superscript"/>
        </w:rPr>
        <w:t>b</w:t>
      </w:r>
      <w:r w:rsidR="00571C41" w:rsidRPr="3FAB00E4">
        <w:rPr>
          <w:b/>
          <w:sz w:val="24"/>
          <w:szCs w:val="24"/>
        </w:rPr>
        <w:t>[</w:t>
      </w:r>
      <w:r>
        <w:t>$1,000 to $250,000</w:t>
      </w:r>
      <w:r w:rsidR="00571C41" w:rsidRPr="3FAB00E4">
        <w:rPr>
          <w:b/>
          <w:sz w:val="24"/>
          <w:szCs w:val="24"/>
        </w:rPr>
        <w:t>]</w:t>
      </w:r>
      <w:r>
        <w:t>.</w:t>
      </w:r>
    </w:p>
    <w:p w14:paraId="67461234" w14:textId="77777777" w:rsidR="00C57985" w:rsidRDefault="001364E8" w:rsidP="00C57985">
      <w:pPr>
        <w:pStyle w:val="2Text"/>
        <w:rPr>
          <w:del w:id="495" w:author="Laura Hoogland" w:date="2026-01-22T14:57:00Z" w16du:dateUtc="2026-01-22T20:57:00Z"/>
        </w:rPr>
      </w:pPr>
      <w:del w:id="496" w:author="Laura Hoogland" w:date="2026-01-22T14:57:00Z" w16du:dateUtc="2026-01-22T20:57:00Z">
        <w:r>
          <w:rPr>
            <w:b/>
            <w:bCs/>
            <w:color w:val="FF0000"/>
            <w:sz w:val="24"/>
            <w:szCs w:val="24"/>
            <w:vertAlign w:val="superscript"/>
          </w:rPr>
          <w:delText>1e</w:delText>
        </w:r>
        <w:r w:rsidRPr="001935DA">
          <w:rPr>
            <w:b/>
            <w:sz w:val="24"/>
            <w:szCs w:val="24"/>
          </w:rPr>
          <w:delText>[</w:delText>
        </w:r>
        <w:r w:rsidR="00D60341">
          <w:delText>Your</w:delText>
        </w:r>
        <w:r w:rsidR="00C57985">
          <w:delText xml:space="preserve"> </w:delText>
        </w:r>
        <w:r w:rsidR="004E03EF">
          <w:delText>C</w:delText>
        </w:r>
        <w:r w:rsidR="00C57985">
          <w:delText xml:space="preserve">ritical </w:delText>
        </w:r>
        <w:r w:rsidR="004E03EF">
          <w:delText>I</w:delText>
        </w:r>
        <w:r w:rsidR="00C57985">
          <w:delText xml:space="preserve">llness </w:delText>
        </w:r>
        <w:r w:rsidR="004E03EF">
          <w:delText>E</w:delText>
        </w:r>
        <w:r w:rsidR="00C57985">
          <w:delText xml:space="preserve">limination </w:delText>
        </w:r>
        <w:r w:rsidR="004E03EF">
          <w:delText>P</w:delText>
        </w:r>
        <w:r w:rsidR="00C57985">
          <w:delText xml:space="preserve">eriod is </w:delText>
        </w:r>
        <w:r w:rsidR="00E3225D">
          <w:rPr>
            <w:b/>
            <w:color w:val="FF0000"/>
            <w:sz w:val="24"/>
            <w:vertAlign w:val="superscript"/>
          </w:rPr>
          <w:delText>1c</w:delText>
        </w:r>
        <w:r w:rsidR="00571C41" w:rsidRPr="00571C41">
          <w:rPr>
            <w:b/>
            <w:bCs/>
            <w:sz w:val="24"/>
          </w:rPr>
          <w:delText>[</w:delText>
        </w:r>
        <w:r w:rsidR="00C57985">
          <w:delText>0 to 365 days</w:delText>
        </w:r>
        <w:r w:rsidR="00571C41" w:rsidRPr="00571C41">
          <w:rPr>
            <w:b/>
            <w:bCs/>
            <w:sz w:val="24"/>
          </w:rPr>
          <w:delText>]</w:delText>
        </w:r>
        <w:r w:rsidR="00C57985">
          <w:delText>.</w:delText>
        </w:r>
        <w:r w:rsidRPr="00571C41">
          <w:rPr>
            <w:b/>
            <w:bCs/>
            <w:sz w:val="24"/>
          </w:rPr>
          <w:delText>]</w:delText>
        </w:r>
      </w:del>
    </w:p>
    <w:p w14:paraId="57FB6DF7" w14:textId="73EA5279" w:rsidR="00450356" w:rsidRDefault="00D43C8E" w:rsidP="000221DE">
      <w:pPr>
        <w:pStyle w:val="Indent2"/>
        <w:tabs>
          <w:tab w:val="clear" w:pos="864"/>
        </w:tabs>
        <w:ind w:left="432" w:firstLine="0"/>
        <w:rPr>
          <w:b/>
          <w:sz w:val="24"/>
        </w:rPr>
      </w:pPr>
      <w:r>
        <w:rPr>
          <w:b/>
          <w:bCs/>
          <w:color w:val="FF0000"/>
          <w:sz w:val="24"/>
          <w:szCs w:val="24"/>
          <w:vertAlign w:val="superscript"/>
        </w:rPr>
        <w:t>1d</w:t>
      </w:r>
      <w:r w:rsidR="00571C41" w:rsidRPr="001935DA">
        <w:rPr>
          <w:b/>
          <w:sz w:val="24"/>
          <w:szCs w:val="24"/>
        </w:rPr>
        <w:t>[</w:t>
      </w:r>
      <w:r w:rsidR="00450356">
        <w:t>If there is an overpayment due to Prudential</w:t>
      </w:r>
      <w:r w:rsidR="005F62D3" w:rsidRPr="005F62D3">
        <w:t xml:space="preserve"> </w:t>
      </w:r>
      <w:r w:rsidR="005F62D3">
        <w:t xml:space="preserve">for any </w:t>
      </w:r>
      <w:r w:rsidR="009656B7">
        <w:t xml:space="preserve">Prudential </w:t>
      </w:r>
      <w:r w:rsidR="005F62D3">
        <w:t>claim</w:t>
      </w:r>
      <w:r w:rsidR="00450356">
        <w:t xml:space="preserve">, Prudential may apply </w:t>
      </w:r>
      <w:r w:rsidR="00D60341">
        <w:t>Your</w:t>
      </w:r>
      <w:r w:rsidR="00450356">
        <w:t xml:space="preserve"> </w:t>
      </w:r>
      <w:r w:rsidR="0043308F">
        <w:t>Critical Illness Benefit Payment</w:t>
      </w:r>
      <w:r w:rsidR="00450356">
        <w:t xml:space="preserve"> toward any outstanding overpayment.</w:t>
      </w:r>
      <w:r w:rsidR="00571C41" w:rsidRPr="00571C41">
        <w:rPr>
          <w:b/>
          <w:bCs/>
          <w:sz w:val="24"/>
        </w:rPr>
        <w:t>]</w:t>
      </w:r>
    </w:p>
    <w:p w14:paraId="06354237" w14:textId="77777777" w:rsidR="00C57985" w:rsidRDefault="00FC0C14" w:rsidP="00C57985">
      <w:pPr>
        <w:pStyle w:val="SubtitleD"/>
        <w:rPr>
          <w:del w:id="497" w:author="Laura Hoogland" w:date="2026-01-22T14:57:00Z" w16du:dateUtc="2026-01-22T20:57:00Z"/>
        </w:rPr>
      </w:pPr>
      <w:del w:id="498" w:author="Laura Hoogland" w:date="2026-01-22T14:57:00Z" w16du:dateUtc="2026-01-22T20:57:00Z">
        <w:r w:rsidRPr="00FC0C14">
          <w:rPr>
            <w:rFonts w:ascii="Arial" w:hAnsi="Arial" w:cs="Arial"/>
            <w:color w:val="FF0000"/>
            <w:szCs w:val="24"/>
            <w:vertAlign w:val="superscript"/>
          </w:rPr>
          <w:delText>4</w:delText>
        </w:r>
        <w:r w:rsidRPr="00FC0C14">
          <w:rPr>
            <w:rFonts w:ascii="Arial" w:hAnsi="Arial" w:cs="Arial"/>
            <w:szCs w:val="24"/>
          </w:rPr>
          <w:delText>[</w:delText>
        </w:r>
        <w:r w:rsidR="00C57985">
          <w:delText xml:space="preserve">Can You Satisfy </w:delText>
        </w:r>
        <w:r w:rsidR="00D60341">
          <w:delText>Your</w:delText>
        </w:r>
        <w:r w:rsidR="00C57985">
          <w:delText xml:space="preserve"> Critical Illness </w:delText>
        </w:r>
        <w:r w:rsidR="00DB3F54" w:rsidRPr="00987A39">
          <w:delText>Elimination Period</w:delText>
        </w:r>
        <w:r w:rsidR="00C57985">
          <w:delText xml:space="preserve"> If You Are Working?</w:delText>
        </w:r>
      </w:del>
    </w:p>
    <w:p w14:paraId="4439EBFB" w14:textId="77777777" w:rsidR="00C57985" w:rsidRDefault="00C57985" w:rsidP="00C57985">
      <w:pPr>
        <w:pStyle w:val="2Text"/>
        <w:rPr>
          <w:del w:id="499" w:author="Laura Hoogland" w:date="2026-01-22T14:57:00Z" w16du:dateUtc="2026-01-22T20:57:00Z"/>
        </w:rPr>
      </w:pPr>
      <w:del w:id="500" w:author="Laura Hoogland" w:date="2026-01-22T14:57:00Z" w16du:dateUtc="2026-01-22T20:57:00Z">
        <w:r>
          <w:delText xml:space="preserve">Yes, provided </w:delText>
        </w:r>
        <w:r w:rsidR="00831858">
          <w:delText>You</w:delText>
        </w:r>
        <w:r>
          <w:delText xml:space="preserve"> meet the definition of </w:delText>
        </w:r>
        <w:r w:rsidR="00AF6010">
          <w:delText>a</w:delText>
        </w:r>
        <w:r w:rsidR="00406D5B">
          <w:delText xml:space="preserve"> </w:delText>
        </w:r>
        <w:r w:rsidR="00F47406">
          <w:delText>Covered Critical</w:delText>
        </w:r>
        <w:r w:rsidR="00454B52">
          <w:delText xml:space="preserve"> I</w:delText>
        </w:r>
        <w:r>
          <w:delText>llness</w:delText>
        </w:r>
        <w:r w:rsidR="00C30061">
          <w:delText>.</w:delText>
        </w:r>
        <w:r w:rsidR="00FC0C14" w:rsidRPr="00571C41">
          <w:rPr>
            <w:b/>
            <w:bCs/>
            <w:sz w:val="24"/>
          </w:rPr>
          <w:delText>]</w:delText>
        </w:r>
      </w:del>
    </w:p>
    <w:p w14:paraId="5E7B258D" w14:textId="798FD946" w:rsidR="00C57985" w:rsidRDefault="00C57985" w:rsidP="00C57985">
      <w:pPr>
        <w:pStyle w:val="SubtitleD"/>
      </w:pPr>
      <w:r>
        <w:t xml:space="preserve">When Will You Receive </w:t>
      </w:r>
      <w:r w:rsidR="00D60341">
        <w:t>Your</w:t>
      </w:r>
      <w:r>
        <w:t xml:space="preserve"> Critical Illness </w:t>
      </w:r>
      <w:r w:rsidR="008D5390">
        <w:t>Benefit</w:t>
      </w:r>
      <w:r>
        <w:t>?</w:t>
      </w:r>
    </w:p>
    <w:p w14:paraId="7BAA9E63" w14:textId="0D84CC27" w:rsidR="009C7BBD" w:rsidRDefault="009C7BBD" w:rsidP="00C57985">
      <w:pPr>
        <w:pStyle w:val="2Text"/>
      </w:pPr>
      <w:r>
        <w:t>Y</w:t>
      </w:r>
      <w:r w:rsidRPr="009C7BBD">
        <w:t xml:space="preserve">ou are only eligible for </w:t>
      </w:r>
      <w:r w:rsidR="00DF3ED9">
        <w:t>th</w:t>
      </w:r>
      <w:r w:rsidR="00123AEB">
        <w:t>e</w:t>
      </w:r>
      <w:r w:rsidR="00DF3ED9">
        <w:t xml:space="preserve"> </w:t>
      </w:r>
      <w:r w:rsidRPr="009C7BBD">
        <w:t>Critical Illness Benefit if Prudential determines that You meet the eligibility requirements at the outset of Your Disability. This benefit is not available based on a change in Your condition during Your Disability.</w:t>
      </w:r>
    </w:p>
    <w:p w14:paraId="3E34B02E" w14:textId="746D54A2" w:rsidR="00C57985" w:rsidRDefault="00C57985" w:rsidP="00C57985">
      <w:pPr>
        <w:pStyle w:val="2Text"/>
      </w:pPr>
      <w:r>
        <w:t xml:space="preserve">You will receive </w:t>
      </w:r>
      <w:r w:rsidR="00D60341">
        <w:t>Your</w:t>
      </w:r>
      <w:r>
        <w:t xml:space="preserve"> </w:t>
      </w:r>
      <w:r w:rsidR="00417B80">
        <w:t xml:space="preserve">Critical Illness Benefit </w:t>
      </w:r>
      <w:r>
        <w:t xml:space="preserve">when </w:t>
      </w:r>
      <w:r w:rsidR="003B254A">
        <w:t>We</w:t>
      </w:r>
      <w:r>
        <w:t xml:space="preserve"> approve </w:t>
      </w:r>
      <w:r w:rsidR="00D60341">
        <w:t>Your</w:t>
      </w:r>
      <w:r>
        <w:t xml:space="preserve"> claim, provid</w:t>
      </w:r>
      <w:r w:rsidR="008E2627">
        <w:t>ed</w:t>
      </w:r>
      <w:r>
        <w:t>:</w:t>
      </w:r>
    </w:p>
    <w:p w14:paraId="7D1ED844" w14:textId="77777777" w:rsidR="00C57985" w:rsidRDefault="00C57985" w:rsidP="00C57985">
      <w:pPr>
        <w:pStyle w:val="BulletD"/>
        <w:rPr>
          <w:del w:id="501" w:author="Laura Hoogland" w:date="2026-01-22T14:57:00Z" w16du:dateUtc="2026-01-22T20:57:00Z"/>
        </w:rPr>
      </w:pPr>
      <w:del w:id="502" w:author="Laura Hoogland" w:date="2026-01-22T14:57:00Z" w16du:dateUtc="2026-01-22T20:57:00Z">
        <w:r>
          <w:delText xml:space="preserve">the </w:delText>
        </w:r>
        <w:r w:rsidR="004E03EF">
          <w:delText>C</w:delText>
        </w:r>
        <w:r>
          <w:delText xml:space="preserve">ritical </w:delText>
        </w:r>
        <w:r w:rsidR="004E03EF">
          <w:delText>I</w:delText>
        </w:r>
        <w:r>
          <w:delText xml:space="preserve">llness </w:delText>
        </w:r>
        <w:r w:rsidR="004E03EF">
          <w:delText>E</w:delText>
        </w:r>
        <w:r>
          <w:delText xml:space="preserve">limination </w:delText>
        </w:r>
        <w:r w:rsidR="004E03EF">
          <w:delText>P</w:delText>
        </w:r>
        <w:r>
          <w:delText>eriod has been met</w:delText>
        </w:r>
        <w:r w:rsidRPr="006D79FC">
          <w:rPr>
            <w:b/>
            <w:color w:val="FF0000"/>
            <w:sz w:val="24"/>
            <w:vertAlign w:val="superscript"/>
          </w:rPr>
          <w:delText>1</w:delText>
        </w:r>
        <w:r w:rsidR="00571C41" w:rsidRPr="00571C41">
          <w:rPr>
            <w:b/>
            <w:bCs/>
            <w:sz w:val="24"/>
          </w:rPr>
          <w:delText>[</w:delText>
        </w:r>
        <w:r w:rsidR="00A967C8">
          <w:delText>;</w:delText>
        </w:r>
      </w:del>
    </w:p>
    <w:p w14:paraId="18FC9E1A" w14:textId="01BD9B0D" w:rsidR="000C128C" w:rsidRDefault="00C57985" w:rsidP="00C57985">
      <w:pPr>
        <w:pStyle w:val="BulletD"/>
      </w:pPr>
      <w:commentRangeStart w:id="503"/>
      <w:commentRangeStart w:id="504"/>
      <w:ins w:id="505" w:author="Laura Hoogland" w:date="2026-01-22T14:57:00Z" w16du:dateUtc="2026-01-22T20:57:00Z">
        <w:r w:rsidRPr="00815CA5">
          <w:rPr>
            <w:b/>
            <w:color w:val="FF0000"/>
            <w:vertAlign w:val="superscript"/>
          </w:rPr>
          <w:t>1</w:t>
        </w:r>
        <w:r w:rsidR="00571C41" w:rsidRPr="00571C41">
          <w:rPr>
            <w:b/>
            <w:bCs/>
            <w:sz w:val="24"/>
          </w:rPr>
          <w:t>[</w:t>
        </w:r>
        <w:commentRangeEnd w:id="503"/>
        <w:r w:rsidR="001E2B23">
          <w:rPr>
            <w:rStyle w:val="CommentReference"/>
            <w:sz w:val="20"/>
            <w:szCs w:val="20"/>
          </w:rPr>
          <w:commentReference w:id="503"/>
        </w:r>
        <w:commentRangeEnd w:id="504"/>
        <w:r w:rsidR="00842617">
          <w:rPr>
            <w:rStyle w:val="CommentReference"/>
            <w:sz w:val="20"/>
            <w:szCs w:val="20"/>
          </w:rPr>
          <w:commentReference w:id="504"/>
        </w:r>
      </w:ins>
      <w:r w:rsidR="00831858">
        <w:t>You</w:t>
      </w:r>
      <w:r>
        <w:t xml:space="preserve"> are receiving </w:t>
      </w:r>
      <w:r w:rsidR="00310971" w:rsidRPr="00310971">
        <w:rPr>
          <w:rFonts w:cs="Arial"/>
          <w:b/>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benefits under the </w:t>
      </w:r>
      <w:r w:rsidR="00985B0E">
        <w:t>Plan</w:t>
      </w:r>
      <w:r w:rsidR="00A967C8">
        <w:t>; and</w:t>
      </w:r>
    </w:p>
    <w:p w14:paraId="3BC3561C" w14:textId="5C4A66E3" w:rsidR="00C57985" w:rsidRDefault="00D60341" w:rsidP="00C57985">
      <w:pPr>
        <w:pStyle w:val="BulletD"/>
      </w:pPr>
      <w:commentRangeStart w:id="507"/>
      <w:commentRangeStart w:id="508"/>
      <w:r>
        <w:t>Your</w:t>
      </w:r>
      <w:r w:rsidR="000C128C">
        <w:t xml:space="preserve"> </w:t>
      </w:r>
      <w:r w:rsidR="00D57DDC">
        <w:t xml:space="preserve">Covered Critical Illness </w:t>
      </w:r>
      <w:r w:rsidR="000C128C">
        <w:t xml:space="preserve">manifested within </w:t>
      </w:r>
      <w:r w:rsidR="00004253">
        <w:rPr>
          <w:b/>
          <w:color w:val="FF0000"/>
          <w:sz w:val="24"/>
          <w:vertAlign w:val="superscript"/>
        </w:rPr>
        <w:t>1c</w:t>
      </w:r>
      <w:r w:rsidR="000C128C" w:rsidRPr="00571C41">
        <w:rPr>
          <w:b/>
          <w:bCs/>
          <w:sz w:val="24"/>
        </w:rPr>
        <w:t>[</w:t>
      </w:r>
      <w:r w:rsidR="000C128C">
        <w:t>0 to 365 days</w:t>
      </w:r>
      <w:r w:rsidR="000C128C" w:rsidRPr="00571C41">
        <w:rPr>
          <w:b/>
          <w:bCs/>
          <w:sz w:val="24"/>
        </w:rPr>
        <w:t>]</w:t>
      </w:r>
      <w:r w:rsidR="000C128C" w:rsidRPr="00572DAC">
        <w:rPr>
          <w:szCs w:val="16"/>
        </w:rPr>
        <w:t xml:space="preserve"> </w:t>
      </w:r>
      <w:r w:rsidR="000C128C" w:rsidRPr="00F842CA">
        <w:rPr>
          <w:szCs w:val="16"/>
        </w:rPr>
        <w:t xml:space="preserve">of </w:t>
      </w:r>
      <w:r>
        <w:rPr>
          <w:szCs w:val="16"/>
        </w:rPr>
        <w:t>Your</w:t>
      </w:r>
      <w:r w:rsidR="000C128C" w:rsidRPr="00F842CA">
        <w:rPr>
          <w:szCs w:val="16"/>
        </w:rPr>
        <w:t xml:space="preserve"> Disability</w:t>
      </w:r>
      <w:r w:rsidR="00BD075C">
        <w:rPr>
          <w:szCs w:val="16"/>
        </w:rPr>
        <w:t>.</w:t>
      </w:r>
      <w:r w:rsidR="00571C41" w:rsidRPr="00571C41">
        <w:rPr>
          <w:b/>
          <w:bCs/>
          <w:sz w:val="24"/>
        </w:rPr>
        <w:t>]</w:t>
      </w:r>
      <w:r w:rsidR="00C57985">
        <w:t>.</w:t>
      </w:r>
      <w:commentRangeEnd w:id="507"/>
      <w:r w:rsidR="00E02B83">
        <w:rPr>
          <w:rStyle w:val="CommentReference"/>
          <w:sz w:val="20"/>
          <w:szCs w:val="20"/>
        </w:rPr>
        <w:commentReference w:id="507"/>
      </w:r>
      <w:commentRangeEnd w:id="508"/>
      <w:r w:rsidR="003B4F2B">
        <w:rPr>
          <w:rStyle w:val="CommentReference"/>
          <w:sz w:val="20"/>
          <w:szCs w:val="20"/>
        </w:rPr>
        <w:commentReference w:id="508"/>
      </w:r>
    </w:p>
    <w:p w14:paraId="464E00EC" w14:textId="77777777" w:rsidR="00C57985" w:rsidRDefault="00C57985" w:rsidP="00C57985">
      <w:pPr>
        <w:pStyle w:val="SubtitleD"/>
      </w:pPr>
      <w:r>
        <w:t>When Is This Critical Illness Benefit Not Payable?</w:t>
      </w:r>
    </w:p>
    <w:p w14:paraId="379BD4B7" w14:textId="6F522C6B" w:rsidR="00C57985" w:rsidRDefault="00C57985" w:rsidP="00C57985">
      <w:pPr>
        <w:pStyle w:val="2Text"/>
      </w:pPr>
      <w:r>
        <w:rPr>
          <w:b/>
          <w:color w:val="FF0000"/>
          <w:sz w:val="24"/>
          <w:vertAlign w:val="superscript"/>
        </w:rPr>
        <w:t>4</w:t>
      </w:r>
      <w:r w:rsidR="00571C41" w:rsidRPr="00571C41">
        <w:rPr>
          <w:b/>
          <w:bCs/>
          <w:sz w:val="24"/>
        </w:rPr>
        <w:t>[</w:t>
      </w:r>
      <w:r>
        <w:t xml:space="preserve">This benefit is not payable for more than one </w:t>
      </w:r>
      <w:r w:rsidR="00727BC6">
        <w:t xml:space="preserve">Covered Critical Illness </w:t>
      </w:r>
      <w:r>
        <w:t xml:space="preserve">during </w:t>
      </w:r>
      <w:r w:rsidR="00D60341">
        <w:t>Your</w:t>
      </w:r>
      <w:r>
        <w:t xml:space="preserve"> lifetime, regardless of the number of times </w:t>
      </w:r>
      <w:r w:rsidR="00831858">
        <w:t>You</w:t>
      </w:r>
      <w:r>
        <w:t xml:space="preserve"> have a </w:t>
      </w:r>
      <w:r w:rsidR="00D57DDC">
        <w:t>Covered Critical Illness</w:t>
      </w:r>
      <w:r>
        <w:t>.</w:t>
      </w:r>
      <w:r w:rsidR="00571C41" w:rsidRPr="00571C41">
        <w:rPr>
          <w:b/>
          <w:bCs/>
          <w:sz w:val="24"/>
        </w:rPr>
        <w:t>]</w:t>
      </w:r>
    </w:p>
    <w:p w14:paraId="4CF8740F" w14:textId="650FC130" w:rsidR="00C57985" w:rsidRDefault="00C57985" w:rsidP="00C57985">
      <w:pPr>
        <w:pStyle w:val="2Text"/>
      </w:pPr>
      <w:r>
        <w:rPr>
          <w:b/>
          <w:color w:val="FF0000"/>
          <w:sz w:val="24"/>
          <w:vertAlign w:val="superscript"/>
        </w:rPr>
        <w:lastRenderedPageBreak/>
        <w:t>5</w:t>
      </w:r>
      <w:r w:rsidR="009715D9">
        <w:rPr>
          <w:b/>
          <w:color w:val="FF0000"/>
          <w:sz w:val="24"/>
          <w:vertAlign w:val="superscript"/>
        </w:rPr>
        <w:t>b</w:t>
      </w:r>
      <w:r w:rsidR="00571C41" w:rsidRPr="00571C41">
        <w:rPr>
          <w:b/>
          <w:bCs/>
          <w:sz w:val="24"/>
        </w:rPr>
        <w:t>[</w:t>
      </w:r>
      <w:r>
        <w:t xml:space="preserve">This benefit is not payable for a </w:t>
      </w:r>
      <w:r w:rsidR="00D57DDC">
        <w:t xml:space="preserve">Covered Critical Illness </w:t>
      </w:r>
      <w:r>
        <w:t xml:space="preserve">caused by, contributed to by, or resulting from </w:t>
      </w:r>
      <w:r w:rsidR="00D60341">
        <w:t>Your</w:t>
      </w:r>
      <w:r>
        <w:t xml:space="preserve"> </w:t>
      </w:r>
      <w:r w:rsidR="008254E8">
        <w:t>Pre-Existing</w:t>
      </w:r>
      <w:r>
        <w:t xml:space="preserve"> </w:t>
      </w:r>
      <w:r w:rsidR="00437B79">
        <w:t>C</w:t>
      </w:r>
      <w:r>
        <w:t>ondition.</w:t>
      </w:r>
      <w:r w:rsidR="000C4B37" w:rsidRPr="00571C41">
        <w:rPr>
          <w:b/>
          <w:bCs/>
          <w:sz w:val="24"/>
        </w:rPr>
        <w:t>]</w:t>
      </w:r>
    </w:p>
    <w:p w14:paraId="6192D69E" w14:textId="67B0D57F" w:rsidR="00C57985" w:rsidRDefault="000C4B37" w:rsidP="00C57985">
      <w:pPr>
        <w:pStyle w:val="2Text"/>
      </w:pPr>
      <w:r>
        <w:rPr>
          <w:b/>
          <w:color w:val="FF0000"/>
          <w:sz w:val="24"/>
          <w:vertAlign w:val="superscript"/>
        </w:rPr>
        <w:t>5</w:t>
      </w:r>
      <w:r w:rsidR="009715D9">
        <w:rPr>
          <w:b/>
          <w:color w:val="FF0000"/>
          <w:sz w:val="24"/>
          <w:vertAlign w:val="superscript"/>
        </w:rPr>
        <w:t>b</w:t>
      </w:r>
      <w:r w:rsidRPr="00571C41">
        <w:rPr>
          <w:b/>
          <w:bCs/>
          <w:sz w:val="24"/>
        </w:rPr>
        <w:t>[</w:t>
      </w:r>
      <w:r w:rsidR="00C57985">
        <w:t xml:space="preserve">This benefit is not payable for a </w:t>
      </w:r>
      <w:r w:rsidR="00D57DDC">
        <w:t xml:space="preserve">Covered Critical Illness </w:t>
      </w:r>
      <w:r w:rsidR="00C57985">
        <w:t xml:space="preserve">due to a </w:t>
      </w:r>
      <w:r w:rsidR="008254E8">
        <w:t>Pre-Existing</w:t>
      </w:r>
      <w:r w:rsidR="00C57985">
        <w:t xml:space="preserve"> </w:t>
      </w:r>
      <w:r w:rsidR="00DD48A5">
        <w:t>C</w:t>
      </w:r>
      <w:r w:rsidR="00C57985">
        <w:t>ondition.</w:t>
      </w:r>
      <w:r w:rsidR="00571C41" w:rsidRPr="00571C41">
        <w:rPr>
          <w:b/>
          <w:bCs/>
          <w:sz w:val="24"/>
        </w:rPr>
        <w:t>]</w:t>
      </w:r>
    </w:p>
    <w:p w14:paraId="053DE183" w14:textId="07DD3705" w:rsidR="00C57985" w:rsidRPr="00B37216" w:rsidRDefault="00C57985" w:rsidP="00C57985">
      <w:pPr>
        <w:pStyle w:val="2Text"/>
        <w:rPr>
          <w:strike/>
        </w:rPr>
      </w:pPr>
      <w:r>
        <w:rPr>
          <w:b/>
          <w:color w:val="FF0000"/>
          <w:sz w:val="24"/>
          <w:vertAlign w:val="superscript"/>
        </w:rPr>
        <w:t>4</w:t>
      </w:r>
      <w:r w:rsidR="00571C41" w:rsidRPr="00571C41">
        <w:rPr>
          <w:b/>
          <w:bCs/>
          <w:sz w:val="24"/>
        </w:rPr>
        <w:t>[</w:t>
      </w:r>
      <w:r>
        <w:t xml:space="preserve">This benefit is not payable for </w:t>
      </w:r>
      <w:r w:rsidR="00D60341">
        <w:t>Your</w:t>
      </w:r>
      <w:r>
        <w:t xml:space="preserve"> </w:t>
      </w:r>
      <w:r w:rsidR="00D57DDC">
        <w:t xml:space="preserve">Covered Critical Illness </w:t>
      </w:r>
      <w:r>
        <w:t xml:space="preserve">which begins after </w:t>
      </w:r>
      <w:r w:rsidR="00831858">
        <w:t>You</w:t>
      </w:r>
      <w:r>
        <w:t xml:space="preserve"> begin receiving </w:t>
      </w:r>
      <w:r w:rsidR="00310971" w:rsidRPr="00310971">
        <w:rPr>
          <w:rFonts w:cs="Arial"/>
          <w:b/>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benefits under the </w:t>
      </w:r>
      <w:r w:rsidR="00985B0E">
        <w:t>Plan</w:t>
      </w:r>
      <w:del w:id="510" w:author="Laura Hoogland" w:date="2026-01-22T14:57:00Z" w16du:dateUtc="2026-01-22T20:57:00Z">
        <w:r>
          <w:delText xml:space="preserve">, unless </w:delText>
        </w:r>
        <w:r w:rsidR="00D60341">
          <w:delText>Your</w:delText>
        </w:r>
        <w:r>
          <w:delText xml:space="preserve"> </w:delText>
        </w:r>
        <w:r w:rsidR="00F143AD">
          <w:delText>Cover</w:delText>
        </w:r>
        <w:r w:rsidR="006F3657">
          <w:delText xml:space="preserve">ed Critical Illness </w:delText>
        </w:r>
        <w:r>
          <w:delText xml:space="preserve">begins within </w:delText>
        </w:r>
        <w:r w:rsidR="00DA0170">
          <w:rPr>
            <w:b/>
            <w:color w:val="FF0000"/>
            <w:sz w:val="24"/>
            <w:vertAlign w:val="superscript"/>
          </w:rPr>
          <w:delText>7</w:delText>
        </w:r>
        <w:r w:rsidR="00DA0170" w:rsidRPr="00571C41">
          <w:rPr>
            <w:b/>
            <w:bCs/>
            <w:sz w:val="24"/>
          </w:rPr>
          <w:delText>[</w:delText>
        </w:r>
        <w:r w:rsidR="008051DE">
          <w:delText>2 – 36 months</w:delText>
        </w:r>
        <w:r w:rsidR="008051DE" w:rsidRPr="00571C41">
          <w:rPr>
            <w:b/>
            <w:bCs/>
            <w:sz w:val="24"/>
          </w:rPr>
          <w:delText>]</w:delText>
        </w:r>
        <w:r w:rsidR="008051DE">
          <w:delText xml:space="preserve"> </w:delText>
        </w:r>
        <w:r>
          <w:delText xml:space="preserve">of the date </w:delText>
        </w:r>
        <w:r w:rsidR="00831858">
          <w:delText>You</w:delText>
        </w:r>
        <w:r>
          <w:delText xml:space="preserve"> meet the </w:delText>
        </w:r>
        <w:r w:rsidR="004C0F15" w:rsidRPr="00987A39">
          <w:delText xml:space="preserve">Critical Illness </w:delText>
        </w:r>
        <w:r w:rsidR="004E03EF" w:rsidRPr="009222BA" w:rsidDel="00DB3F54">
          <w:delText xml:space="preserve">Elimination </w:delText>
        </w:r>
        <w:r w:rsidR="00DB3F54" w:rsidRPr="00987A39">
          <w:delText>Period</w:delText>
        </w:r>
      </w:del>
      <w:r w:rsidR="00630500">
        <w:t>.</w:t>
      </w:r>
      <w:r w:rsidR="00571C41" w:rsidRPr="00D57DDC">
        <w:rPr>
          <w:b/>
          <w:sz w:val="24"/>
        </w:rPr>
        <w:t>]</w:t>
      </w:r>
    </w:p>
    <w:p w14:paraId="2991948A" w14:textId="6ED94DD8" w:rsidR="00C57985" w:rsidRDefault="00C57985" w:rsidP="00C57985">
      <w:pPr>
        <w:pStyle w:val="2Text"/>
      </w:pPr>
      <w:r>
        <w:rPr>
          <w:b/>
          <w:color w:val="FF0000"/>
          <w:sz w:val="24"/>
          <w:vertAlign w:val="superscript"/>
        </w:rPr>
        <w:t>4</w:t>
      </w:r>
      <w:r w:rsidR="00571C41" w:rsidRPr="00571C41">
        <w:rPr>
          <w:b/>
          <w:bCs/>
          <w:sz w:val="24"/>
        </w:rPr>
        <w:t>[</w:t>
      </w:r>
      <w:r>
        <w:t xml:space="preserve">This benefit is not payable for a </w:t>
      </w:r>
      <w:r w:rsidR="00CF6864">
        <w:t xml:space="preserve">Covered Critical Illness </w:t>
      </w:r>
      <w:r>
        <w:t xml:space="preserve">which begins after the date </w:t>
      </w:r>
      <w:r w:rsidR="00831858">
        <w:t>You</w:t>
      </w:r>
      <w:r>
        <w:t xml:space="preserve"> attain age </w:t>
      </w:r>
      <w:r w:rsidR="00021ED5">
        <w:rPr>
          <w:b/>
          <w:color w:val="FF0000"/>
          <w:sz w:val="24"/>
          <w:vertAlign w:val="superscript"/>
        </w:rPr>
        <w:t>4a</w:t>
      </w:r>
      <w:r w:rsidR="00021ED5" w:rsidRPr="00571C41">
        <w:rPr>
          <w:b/>
          <w:bCs/>
          <w:sz w:val="24"/>
        </w:rPr>
        <w:t>[</w:t>
      </w:r>
      <w:r w:rsidR="005638AC">
        <w:t>55 - 100</w:t>
      </w:r>
      <w:r w:rsidR="00021ED5" w:rsidRPr="00571C41">
        <w:rPr>
          <w:b/>
          <w:bCs/>
          <w:sz w:val="24"/>
        </w:rPr>
        <w:t>]</w:t>
      </w:r>
      <w:r>
        <w:t>.</w:t>
      </w:r>
      <w:r w:rsidR="00571C41" w:rsidRPr="00571C41">
        <w:rPr>
          <w:b/>
          <w:bCs/>
          <w:sz w:val="24"/>
        </w:rPr>
        <w:t>]</w:t>
      </w:r>
    </w:p>
    <w:p w14:paraId="74EB99D0" w14:textId="04550BD4" w:rsidR="0089581B" w:rsidRPr="007C1F1E" w:rsidRDefault="001C1075" w:rsidP="00C57985">
      <w:pPr>
        <w:pStyle w:val="2Text"/>
        <w:rPr>
          <w:color w:val="FF0000"/>
        </w:rPr>
      </w:pPr>
      <w:r>
        <w:rPr>
          <w:b/>
          <w:color w:val="FF0000"/>
          <w:sz w:val="24"/>
          <w:vertAlign w:val="superscript"/>
        </w:rPr>
        <w:t>4</w:t>
      </w:r>
      <w:r w:rsidRPr="00571C41">
        <w:rPr>
          <w:b/>
          <w:bCs/>
          <w:sz w:val="24"/>
        </w:rPr>
        <w:t>[</w:t>
      </w:r>
      <w:r w:rsidR="0089581B" w:rsidRPr="007C1F1E">
        <w:t>This benefit is not payable if You refuse to be examined by Doctors, other medical practitioners or vocational experts of Our choice, or if You refuse to be interviewed by an authorized Prudential representative.</w:t>
      </w:r>
      <w:r w:rsidRPr="00D57DDC">
        <w:rPr>
          <w:b/>
          <w:sz w:val="24"/>
        </w:rPr>
        <w:t>]</w:t>
      </w:r>
    </w:p>
    <w:p w14:paraId="3D24D2B2" w14:textId="379FBC27" w:rsidR="00D86081" w:rsidRPr="00DA6A2A" w:rsidRDefault="001C1075" w:rsidP="00C57985">
      <w:pPr>
        <w:pStyle w:val="2Text"/>
        <w:rPr>
          <w:color w:val="FF0000"/>
        </w:rPr>
      </w:pPr>
      <w:r>
        <w:rPr>
          <w:b/>
          <w:color w:val="FF0000"/>
          <w:sz w:val="24"/>
          <w:vertAlign w:val="superscript"/>
        </w:rPr>
        <w:t>4</w:t>
      </w:r>
      <w:r w:rsidRPr="00571C41">
        <w:rPr>
          <w:b/>
          <w:bCs/>
          <w:sz w:val="24"/>
        </w:rPr>
        <w:t>[</w:t>
      </w:r>
      <w:r w:rsidR="00D86081" w:rsidRPr="007C1F1E">
        <w:t>This benefit is not payable if You fail to submit proof of Covered Critical Illness satisfactory to Prudential.</w:t>
      </w:r>
      <w:r w:rsidRPr="00D57DDC">
        <w:rPr>
          <w:b/>
          <w:sz w:val="24"/>
        </w:rPr>
        <w:t>]</w:t>
      </w:r>
    </w:p>
    <w:p w14:paraId="1C89BF9F" w14:textId="5B555D5D" w:rsidR="00C57985" w:rsidRDefault="00C57985" w:rsidP="00C57985">
      <w:pPr>
        <w:pStyle w:val="2Text"/>
        <w:rPr>
          <w:b/>
          <w:sz w:val="24"/>
        </w:rPr>
      </w:pPr>
      <w:r>
        <w:rPr>
          <w:b/>
          <w:color w:val="FF0000"/>
          <w:sz w:val="24"/>
          <w:vertAlign w:val="superscript"/>
        </w:rPr>
        <w:t>4</w:t>
      </w:r>
      <w:r w:rsidR="00571C41" w:rsidRPr="00571C41">
        <w:rPr>
          <w:b/>
          <w:bCs/>
          <w:sz w:val="24"/>
        </w:rPr>
        <w:t>[</w:t>
      </w:r>
      <w:r>
        <w:t xml:space="preserve">This benefit is not payable for a </w:t>
      </w:r>
      <w:r w:rsidR="00CF6864">
        <w:t xml:space="preserve">Covered Critical Illness </w:t>
      </w:r>
      <w:r>
        <w:t xml:space="preserve">while </w:t>
      </w:r>
      <w:r w:rsidR="00831858">
        <w:t>You</w:t>
      </w:r>
      <w:r>
        <w:t xml:space="preserve"> are outside the United States, territories and possessions of the United States, or Canada. This applies whether or not </w:t>
      </w:r>
      <w:r w:rsidR="00831858">
        <w:t>You</w:t>
      </w:r>
      <w:r>
        <w:t xml:space="preserve"> were outside such area when </w:t>
      </w:r>
      <w:r w:rsidR="00D60341">
        <w:t>Your</w:t>
      </w:r>
      <w:r>
        <w:t xml:space="preserve"> </w:t>
      </w:r>
      <w:r w:rsidR="00CF6864">
        <w:t xml:space="preserve">Covered Critical Illness </w:t>
      </w:r>
      <w:r>
        <w:t>began.</w:t>
      </w:r>
      <w:r w:rsidR="00571C41" w:rsidRPr="00571C41">
        <w:rPr>
          <w:b/>
          <w:bCs/>
          <w:sz w:val="24"/>
        </w:rPr>
        <w:t>]</w:t>
      </w:r>
    </w:p>
    <w:p w14:paraId="04E4D529" w14:textId="4C9465C0" w:rsidR="005A4DFC" w:rsidRDefault="001C1075" w:rsidP="00C57985">
      <w:pPr>
        <w:pStyle w:val="2Text"/>
      </w:pPr>
      <w:r>
        <w:rPr>
          <w:b/>
          <w:color w:val="FF0000"/>
          <w:sz w:val="24"/>
          <w:vertAlign w:val="superscript"/>
        </w:rPr>
        <w:t>4</w:t>
      </w:r>
      <w:r w:rsidRPr="00571C41">
        <w:rPr>
          <w:b/>
          <w:bCs/>
          <w:sz w:val="24"/>
        </w:rPr>
        <w:t>[</w:t>
      </w:r>
      <w:commentRangeStart w:id="511"/>
      <w:commentRangeStart w:id="512"/>
      <w:r w:rsidR="005A4DFC" w:rsidRPr="005A4DFC">
        <w:t>This benefit is not payable for a Covered Critical Illness while You are incarcerated as a result of a conviction. This applies whether or not You were incarcerated as a result of a conviction when Your Covered Critical Illness began</w:t>
      </w:r>
      <w:del w:id="513" w:author="Laura Hoogland" w:date="2026-01-22T14:57:00Z" w16du:dateUtc="2026-01-22T20:57:00Z">
        <w:r w:rsidR="005A4DFC" w:rsidRPr="005A4DFC">
          <w:delText>.</w:delText>
        </w:r>
        <w:r w:rsidRPr="00571C41">
          <w:rPr>
            <w:b/>
            <w:bCs/>
            <w:sz w:val="24"/>
          </w:rPr>
          <w:delText>]</w:delText>
        </w:r>
      </w:del>
      <w:ins w:id="514" w:author="Laura Hoogland" w:date="2026-01-22T14:57:00Z" w16du:dateUtc="2026-01-22T20:57:00Z">
        <w:r w:rsidR="005A4DFC" w:rsidRPr="005A4DFC">
          <w:t>.</w:t>
        </w:r>
        <w:commentRangeEnd w:id="511"/>
        <w:r w:rsidR="00C30ED5" w:rsidRPr="00571C41">
          <w:rPr>
            <w:rStyle w:val="CommentReference"/>
            <w:b/>
            <w:bCs/>
            <w:sz w:val="24"/>
            <w:szCs w:val="20"/>
          </w:rPr>
          <w:commentReference w:id="511"/>
        </w:r>
        <w:commentRangeEnd w:id="512"/>
        <w:r w:rsidR="00A73C06" w:rsidRPr="00571C41">
          <w:rPr>
            <w:rStyle w:val="CommentReference"/>
            <w:b/>
            <w:bCs/>
            <w:sz w:val="24"/>
            <w:szCs w:val="20"/>
          </w:rPr>
          <w:commentReference w:id="512"/>
        </w:r>
        <w:r w:rsidRPr="00571C41">
          <w:rPr>
            <w:b/>
            <w:bCs/>
            <w:sz w:val="24"/>
          </w:rPr>
          <w:t>]</w:t>
        </w:r>
      </w:ins>
    </w:p>
    <w:p w14:paraId="50988AF1" w14:textId="3687C8D4" w:rsidR="00C57985" w:rsidRDefault="00C57985" w:rsidP="00C57985">
      <w:pPr>
        <w:pStyle w:val="SubtitleD"/>
      </w:pPr>
      <w:commentRangeStart w:id="515"/>
      <w:commentRangeStart w:id="516"/>
      <w:r w:rsidRPr="009E47FB">
        <w:rPr>
          <w:rFonts w:ascii="Arial" w:hAnsi="Arial"/>
          <w:color w:val="FF0000"/>
          <w:vertAlign w:val="superscript"/>
        </w:rPr>
        <w:t>5</w:t>
      </w:r>
      <w:r w:rsidR="00571C41" w:rsidRPr="00DA6A2A">
        <w:rPr>
          <w:rFonts w:ascii="Arial" w:hAnsi="Arial" w:cs="Arial"/>
        </w:rPr>
        <w:t>[</w:t>
      </w:r>
      <w:r>
        <w:t>What Is a Pre-Existing Condition?</w:t>
      </w:r>
    </w:p>
    <w:p w14:paraId="62F88D03" w14:textId="582A66FA" w:rsidR="00C57985" w:rsidRDefault="00C57985" w:rsidP="00C57985">
      <w:pPr>
        <w:pStyle w:val="2Text"/>
      </w:pPr>
      <w:r>
        <w:t xml:space="preserve">You have a </w:t>
      </w:r>
      <w:r w:rsidR="008254E8">
        <w:t>Pre-Existing</w:t>
      </w:r>
      <w:r w:rsidR="00B64CA7">
        <w:t xml:space="preserve"> Condition </w:t>
      </w:r>
      <w:r>
        <w:t>if both 1. and 2. are true:</w:t>
      </w:r>
    </w:p>
    <w:p w14:paraId="30AC7D48" w14:textId="31665D3A" w:rsidR="00C57985" w:rsidRDefault="00C57985" w:rsidP="005F27A9">
      <w:pPr>
        <w:pStyle w:val="Indent2"/>
        <w:ind w:left="1296" w:hanging="864"/>
      </w:pPr>
      <w:r>
        <w:t>1.</w:t>
      </w:r>
      <w:r w:rsidR="002C2C01" w:rsidDel="002C2C01">
        <w:t xml:space="preserve"> </w:t>
      </w:r>
      <w:del w:id="517" w:author="Laura Hoogland" w:date="2026-01-22T14:57:00Z" w16du:dateUtc="2026-01-22T20:57:00Z">
        <w:r>
          <w:tab/>
          <w:delText>(a)</w:delText>
        </w:r>
        <w:r>
          <w:tab/>
        </w:r>
      </w:del>
      <w:r>
        <w:t xml:space="preserve">You received medical treatment, consultation, care or services including diagnostic measures, or took prescribed drugs or medicines, or followed treatment recommendation in the </w:t>
      </w:r>
      <w:r w:rsidR="00876A0B" w:rsidRPr="00987A39">
        <w:rPr>
          <w:b/>
          <w:bCs/>
          <w:color w:val="FF0000"/>
          <w:sz w:val="24"/>
          <w:szCs w:val="24"/>
          <w:vertAlign w:val="superscript"/>
        </w:rPr>
        <w:t>5a</w:t>
      </w:r>
      <w:r w:rsidR="00571C41" w:rsidRPr="00571C41">
        <w:rPr>
          <w:b/>
          <w:bCs/>
          <w:sz w:val="24"/>
        </w:rPr>
        <w:t>[</w:t>
      </w:r>
      <w:r>
        <w:t xml:space="preserve">5 days to </w:t>
      </w:r>
      <w:del w:id="518" w:author="Laura Hoogland" w:date="2026-01-22T14:57:00Z" w16du:dateUtc="2026-01-22T20:57:00Z">
        <w:r w:rsidR="00F776B4">
          <w:delText>24</w:delText>
        </w:r>
      </w:del>
      <w:ins w:id="519" w:author="Laura Hoogland" w:date="2026-01-22T14:57:00Z" w16du:dateUtc="2026-01-22T20:57:00Z">
        <w:r w:rsidR="002C2C01">
          <w:t>12</w:t>
        </w:r>
      </w:ins>
      <w:r w:rsidR="002C2C01">
        <w:t xml:space="preserve"> </w:t>
      </w:r>
      <w:r>
        <w:t>months</w:t>
      </w:r>
      <w:r w:rsidR="00571C41" w:rsidRPr="00571C41">
        <w:rPr>
          <w:b/>
          <w:bCs/>
          <w:sz w:val="24"/>
        </w:rPr>
        <w:t>]</w:t>
      </w:r>
      <w:r>
        <w:t xml:space="preserve"> just prior to the date </w:t>
      </w:r>
      <w:r w:rsidR="00D60341">
        <w:t>Your</w:t>
      </w:r>
      <w:r>
        <w:t xml:space="preserve"> coverage for this benefit began or the date an increase in </w:t>
      </w:r>
      <w:r w:rsidR="00F01F0A">
        <w:t>Critical Illness Benefit</w:t>
      </w:r>
      <w:r>
        <w:t>s would otherwise be available; or</w:t>
      </w:r>
    </w:p>
    <w:p w14:paraId="3F134406" w14:textId="77777777" w:rsidR="00C57985" w:rsidRDefault="00C57985" w:rsidP="00C57985">
      <w:pPr>
        <w:pStyle w:val="Indent3"/>
        <w:rPr>
          <w:del w:id="520" w:author="Laura Hoogland" w:date="2026-01-22T14:57:00Z" w16du:dateUtc="2026-01-22T20:57:00Z"/>
        </w:rPr>
      </w:pPr>
      <w:del w:id="521" w:author="Laura Hoogland" w:date="2026-01-22T14:57:00Z" w16du:dateUtc="2026-01-22T20:57:00Z">
        <w:r>
          <w:delText>(b)</w:delText>
        </w:r>
        <w:r>
          <w:tab/>
        </w:r>
        <w:r w:rsidR="00831858">
          <w:delText>You</w:delText>
        </w:r>
        <w:r>
          <w:delText xml:space="preserve"> had</w:delText>
        </w:r>
        <w:r w:rsidR="009D638F">
          <w:delText xml:space="preserve"> mani</w:delText>
        </w:r>
        <w:r w:rsidR="007953D0">
          <w:delText>festations or</w:delText>
        </w:r>
        <w:r>
          <w:delText xml:space="preserve"> symptoms </w:delText>
        </w:r>
        <w:r w:rsidR="00444FF9">
          <w:delText>for which</w:delText>
        </w:r>
        <w:r w:rsidR="00033BDC">
          <w:delText xml:space="preserve"> an </w:delText>
        </w:r>
        <w:r>
          <w:delText>ordinarily prudent person</w:delText>
        </w:r>
        <w:r w:rsidR="00033BDC">
          <w:delText xml:space="preserve"> </w:delText>
        </w:r>
        <w:r w:rsidR="00E424B5">
          <w:delText>would have consulted a health care provider in</w:delText>
        </w:r>
        <w:r w:rsidR="00AC0C77">
          <w:delText xml:space="preserve"> </w:delText>
        </w:r>
        <w:r>
          <w:delText xml:space="preserve">the </w:delText>
        </w:r>
        <w:r w:rsidR="00EC1ED0" w:rsidRPr="00417B1C">
          <w:rPr>
            <w:b/>
            <w:bCs/>
            <w:color w:val="FF0000"/>
            <w:sz w:val="24"/>
            <w:szCs w:val="24"/>
            <w:vertAlign w:val="superscript"/>
          </w:rPr>
          <w:delText>5a</w:delText>
        </w:r>
        <w:r w:rsidR="00571C41" w:rsidRPr="00571C41">
          <w:rPr>
            <w:b/>
            <w:bCs/>
            <w:sz w:val="24"/>
          </w:rPr>
          <w:delText>[</w:delText>
        </w:r>
        <w:r>
          <w:delText xml:space="preserve">5 days to </w:delText>
        </w:r>
        <w:r w:rsidR="00F776B4">
          <w:delText xml:space="preserve">24 </w:delText>
        </w:r>
        <w:r>
          <w:delText>months</w:delText>
        </w:r>
        <w:r w:rsidR="00571C41" w:rsidRPr="00571C41">
          <w:rPr>
            <w:b/>
            <w:bCs/>
            <w:sz w:val="24"/>
          </w:rPr>
          <w:delText>]</w:delText>
        </w:r>
        <w:r>
          <w:delText xml:space="preserve"> just prior to the date </w:delText>
        </w:r>
        <w:r w:rsidR="00D60341">
          <w:delText>Your</w:delText>
        </w:r>
        <w:r>
          <w:delText xml:space="preserve"> coverage for this benefit began or the date an increase in </w:delText>
        </w:r>
        <w:r w:rsidR="00F01F0A">
          <w:delText>Critical Illness Benefit</w:delText>
        </w:r>
        <w:r>
          <w:delText>s would otherwise be available.</w:delText>
        </w:r>
      </w:del>
    </w:p>
    <w:p w14:paraId="7A02BD52" w14:textId="61257EBB" w:rsidR="00C57985" w:rsidRDefault="00C57985" w:rsidP="00C57985">
      <w:pPr>
        <w:pStyle w:val="Indent2"/>
        <w:rPr>
          <w:b/>
          <w:bCs/>
          <w:sz w:val="24"/>
        </w:rPr>
      </w:pPr>
      <w:r>
        <w:t>2.</w:t>
      </w:r>
      <w:r>
        <w:tab/>
      </w:r>
      <w:r w:rsidR="00D60341">
        <w:t>Your</w:t>
      </w:r>
      <w:r>
        <w:t xml:space="preserve"> </w:t>
      </w:r>
      <w:r w:rsidR="00CF6864">
        <w:t xml:space="preserve">Covered Critical Illness </w:t>
      </w:r>
      <w:r>
        <w:t>begins within</w:t>
      </w:r>
      <w:r w:rsidR="00EC1ED0" w:rsidRPr="00417B1C">
        <w:rPr>
          <w:b/>
          <w:bCs/>
          <w:color w:val="FF0000"/>
          <w:sz w:val="24"/>
          <w:szCs w:val="24"/>
          <w:vertAlign w:val="superscript"/>
        </w:rPr>
        <w:t>5a</w:t>
      </w:r>
      <w:r w:rsidR="00571C41" w:rsidRPr="00571C41">
        <w:rPr>
          <w:b/>
          <w:bCs/>
          <w:sz w:val="24"/>
        </w:rPr>
        <w:t>[</w:t>
      </w:r>
      <w:r>
        <w:t xml:space="preserve">5 days to </w:t>
      </w:r>
      <w:del w:id="522" w:author="Laura Hoogland" w:date="2026-01-22T14:57:00Z" w16du:dateUtc="2026-01-22T20:57:00Z">
        <w:r w:rsidR="00F776B4">
          <w:delText>24</w:delText>
        </w:r>
      </w:del>
      <w:ins w:id="523" w:author="Laura Hoogland" w:date="2026-01-22T14:57:00Z" w16du:dateUtc="2026-01-22T20:57:00Z">
        <w:r w:rsidR="002C2C01">
          <w:t>12</w:t>
        </w:r>
      </w:ins>
      <w:r w:rsidR="002C2C01">
        <w:t xml:space="preserve"> </w:t>
      </w:r>
      <w:r>
        <w:t>months</w:t>
      </w:r>
      <w:r w:rsidR="00571C41" w:rsidRPr="00571C41">
        <w:rPr>
          <w:b/>
          <w:bCs/>
          <w:sz w:val="24"/>
        </w:rPr>
        <w:t>]</w:t>
      </w:r>
      <w:r>
        <w:t xml:space="preserve"> of the date </w:t>
      </w:r>
      <w:r w:rsidR="00D60341">
        <w:t>Your</w:t>
      </w:r>
      <w:r>
        <w:t xml:space="preserve"> coverage for this benefit begins.</w:t>
      </w:r>
      <w:r w:rsidR="00571C41" w:rsidRPr="00571C41">
        <w:rPr>
          <w:b/>
          <w:bCs/>
          <w:sz w:val="24"/>
        </w:rPr>
        <w:t>]</w:t>
      </w:r>
    </w:p>
    <w:p w14:paraId="2F7662AF" w14:textId="7A8F571D" w:rsidR="002C2C01" w:rsidRDefault="000D7D01" w:rsidP="005F27A9">
      <w:pPr>
        <w:pStyle w:val="2Text"/>
        <w:rPr>
          <w:ins w:id="524" w:author="Laura Hoogland" w:date="2026-01-22T14:57:00Z" w16du:dateUtc="2026-01-22T20:57:00Z"/>
        </w:rPr>
      </w:pPr>
      <w:ins w:id="525" w:author="Laura Hoogland" w:date="2026-01-22T14:57:00Z" w16du:dateUtc="2026-01-22T20:57:00Z">
        <w:r>
          <w:t>A pre-existing condition does not include a condition admitted in Your application for insurance which was not excluded by a signed waiver rider and attached to this Group Insurance Certificate.</w:t>
        </w:r>
        <w:commentRangeEnd w:id="515"/>
        <w:r w:rsidR="005A594E">
          <w:rPr>
            <w:rStyle w:val="CommentReference"/>
            <w:sz w:val="20"/>
            <w:szCs w:val="20"/>
          </w:rPr>
          <w:commentReference w:id="515"/>
        </w:r>
        <w:commentRangeEnd w:id="516"/>
        <w:r w:rsidR="00A73C06">
          <w:rPr>
            <w:rStyle w:val="CommentReference"/>
            <w:sz w:val="20"/>
            <w:szCs w:val="20"/>
          </w:rPr>
          <w:commentReference w:id="516"/>
        </w:r>
      </w:ins>
    </w:p>
    <w:p w14:paraId="6E35E5FF" w14:textId="5FC5009E" w:rsidR="00C57985" w:rsidRDefault="00C57985" w:rsidP="00C57985">
      <w:pPr>
        <w:pStyle w:val="SubtitleD"/>
      </w:pPr>
      <w:r w:rsidRPr="009E47FB">
        <w:rPr>
          <w:rFonts w:ascii="Arial" w:hAnsi="Arial"/>
          <w:color w:val="FF0000"/>
          <w:vertAlign w:val="superscript"/>
        </w:rPr>
        <w:t>6</w:t>
      </w:r>
      <w:r w:rsidR="00571C41" w:rsidRPr="00DA6A2A">
        <w:rPr>
          <w:rFonts w:ascii="Arial" w:hAnsi="Arial" w:cs="Arial"/>
        </w:rPr>
        <w:t>[</w:t>
      </w:r>
      <w:r>
        <w:t xml:space="preserve">How Does a </w:t>
      </w:r>
      <w:r w:rsidR="008254E8">
        <w:t>Pre-Existing</w:t>
      </w:r>
      <w:r>
        <w:t xml:space="preserve"> Condition Affect an Increase in </w:t>
      </w:r>
      <w:r w:rsidR="00D60341">
        <w:t>Your</w:t>
      </w:r>
      <w:r>
        <w:t xml:space="preserve"> Critical Illness Benefits?</w:t>
      </w:r>
    </w:p>
    <w:p w14:paraId="016EA7EA" w14:textId="66644276" w:rsidR="00C57985" w:rsidRDefault="00C57985" w:rsidP="00C57985">
      <w:pPr>
        <w:pStyle w:val="2Text"/>
        <w:numPr>
          <w:ilvl w:val="12"/>
          <w:numId w:val="0"/>
        </w:numPr>
        <w:ind w:left="432"/>
      </w:pPr>
      <w:r>
        <w:t xml:space="preserve">If there is an increase in </w:t>
      </w:r>
      <w:r w:rsidR="00D60341">
        <w:t>Your</w:t>
      </w:r>
      <w:r>
        <w:t xml:space="preserve"> </w:t>
      </w:r>
      <w:r w:rsidR="00F01F0A">
        <w:t>Critical Illness Benefit</w:t>
      </w:r>
      <w:r>
        <w:t xml:space="preserve">s due to an amendment of the </w:t>
      </w:r>
      <w:r w:rsidR="00985B0E">
        <w:t>Plan</w:t>
      </w:r>
      <w:r>
        <w:t xml:space="preserve">; or </w:t>
      </w:r>
      <w:r w:rsidR="00D60341">
        <w:t>Your</w:t>
      </w:r>
      <w:r>
        <w:t xml:space="preserve"> enrollment in another</w:t>
      </w:r>
      <w:r w:rsidR="00B26632">
        <w:t xml:space="preserve"> Plan </w:t>
      </w:r>
      <w:r>
        <w:t xml:space="preserve">option, a benefit limit will apply if </w:t>
      </w:r>
      <w:r w:rsidR="00D60341">
        <w:t>Your</w:t>
      </w:r>
      <w:r>
        <w:t xml:space="preserve"> </w:t>
      </w:r>
      <w:r w:rsidR="00CF6864">
        <w:t xml:space="preserve">Covered Critical Illness </w:t>
      </w:r>
      <w:r>
        <w:t xml:space="preserve">is due to a </w:t>
      </w:r>
      <w:r w:rsidR="008254E8">
        <w:t>Pre-Existing</w:t>
      </w:r>
      <w:r>
        <w:t xml:space="preserve"> </w:t>
      </w:r>
      <w:r w:rsidR="009D5D0B">
        <w:t>Condition</w:t>
      </w:r>
      <w:r>
        <w:t>.</w:t>
      </w:r>
    </w:p>
    <w:p w14:paraId="7642D144" w14:textId="767BC2FE" w:rsidR="00C57985" w:rsidRDefault="00C57985" w:rsidP="00C57985">
      <w:pPr>
        <w:pStyle w:val="2Text"/>
        <w:numPr>
          <w:ilvl w:val="12"/>
          <w:numId w:val="0"/>
        </w:numPr>
        <w:ind w:left="432"/>
      </w:pPr>
      <w:r>
        <w:lastRenderedPageBreak/>
        <w:t xml:space="preserve">You will be limited to the </w:t>
      </w:r>
      <w:r w:rsidR="00F01F0A">
        <w:t>Critical Illness Benefit</w:t>
      </w:r>
      <w:r>
        <w:t xml:space="preserve">s </w:t>
      </w:r>
      <w:r w:rsidR="00831858">
        <w:t>You</w:t>
      </w:r>
      <w:r>
        <w:t xml:space="preserve"> had on the day before the increase if </w:t>
      </w:r>
      <w:r w:rsidR="00D60341">
        <w:t>Your</w:t>
      </w:r>
      <w:r>
        <w:t xml:space="preserve"> </w:t>
      </w:r>
      <w:r w:rsidR="00CF6864">
        <w:t xml:space="preserve">Covered Critical Illness </w:t>
      </w:r>
      <w:r>
        <w:t xml:space="preserve">begins during </w:t>
      </w:r>
      <w:commentRangeStart w:id="526"/>
      <w:commentRangeStart w:id="527"/>
      <w:r>
        <w:t xml:space="preserve">the </w:t>
      </w:r>
      <w:r w:rsidR="00AB335B" w:rsidRPr="00417B1C">
        <w:rPr>
          <w:b/>
          <w:bCs/>
          <w:color w:val="FF0000"/>
          <w:sz w:val="24"/>
          <w:szCs w:val="24"/>
          <w:vertAlign w:val="superscript"/>
        </w:rPr>
        <w:t>5a</w:t>
      </w:r>
      <w:r w:rsidR="00571C41" w:rsidRPr="00571C41">
        <w:rPr>
          <w:b/>
          <w:bCs/>
          <w:sz w:val="24"/>
        </w:rPr>
        <w:t>[</w:t>
      </w:r>
      <w:r>
        <w:t xml:space="preserve">5 day to </w:t>
      </w:r>
      <w:del w:id="528" w:author="Laura Hoogland" w:date="2026-01-22T14:57:00Z" w16du:dateUtc="2026-01-22T20:57:00Z">
        <w:r w:rsidR="00383ADD">
          <w:delText>2</w:delText>
        </w:r>
        <w:r w:rsidR="00907B1F">
          <w:delText>4</w:delText>
        </w:r>
      </w:del>
      <w:ins w:id="529" w:author="Laura Hoogland" w:date="2026-01-22T14:57:00Z" w16du:dateUtc="2026-01-22T20:57:00Z">
        <w:r w:rsidR="000D7D01">
          <w:t>12</w:t>
        </w:r>
      </w:ins>
      <w:r w:rsidR="000D7D01">
        <w:t xml:space="preserve"> </w:t>
      </w:r>
      <w:r>
        <w:t>month</w:t>
      </w:r>
      <w:r w:rsidR="00DF5CA2" w:rsidRPr="00571C41">
        <w:rPr>
          <w:b/>
          <w:bCs/>
          <w:sz w:val="24"/>
        </w:rPr>
        <w:t>]</w:t>
      </w:r>
      <w:r>
        <w:t xml:space="preserve"> </w:t>
      </w:r>
      <w:commentRangeEnd w:id="526"/>
      <w:r w:rsidR="005A594E">
        <w:rPr>
          <w:rStyle w:val="CommentReference"/>
          <w:sz w:val="20"/>
          <w:szCs w:val="20"/>
        </w:rPr>
        <w:commentReference w:id="526"/>
      </w:r>
      <w:commentRangeEnd w:id="527"/>
      <w:r w:rsidR="007E34A6">
        <w:rPr>
          <w:rStyle w:val="CommentReference"/>
          <w:sz w:val="20"/>
          <w:szCs w:val="20"/>
        </w:rPr>
        <w:commentReference w:id="527"/>
      </w:r>
      <w:r>
        <w:t xml:space="preserve">period starting with the date the increase in </w:t>
      </w:r>
      <w:r w:rsidR="00F01F0A">
        <w:t>Critical Illness Benefit</w:t>
      </w:r>
      <w:r>
        <w:t>s would have been effective.</w:t>
      </w:r>
      <w:r w:rsidR="00571C41" w:rsidRPr="00571C41">
        <w:rPr>
          <w:b/>
          <w:bCs/>
          <w:sz w:val="24"/>
        </w:rPr>
        <w:t>]</w:t>
      </w:r>
    </w:p>
    <w:p w14:paraId="2B5D3807" w14:textId="77777777" w:rsidR="00C57985" w:rsidRDefault="00C57985" w:rsidP="00C57985">
      <w:pPr>
        <w:pStyle w:val="SubtitleD"/>
      </w:pPr>
      <w:r>
        <w:t>How Do You File a Critical Illness Claim?</w:t>
      </w:r>
    </w:p>
    <w:p w14:paraId="54DD9376" w14:textId="0F721F16" w:rsidR="00C57985" w:rsidRDefault="00C57985" w:rsidP="00C57985">
      <w:pPr>
        <w:pStyle w:val="2Text"/>
      </w:pPr>
      <w:r>
        <w:t xml:space="preserve">The claim rules that apply to </w:t>
      </w:r>
      <w:r w:rsidR="00D60341">
        <w:t>Your</w:t>
      </w:r>
      <w:r>
        <w:t xml:space="preserve"> </w:t>
      </w:r>
      <w:r w:rsidR="00310971" w:rsidRPr="00310971">
        <w:rPr>
          <w:rFonts w:cs="Arial"/>
          <w:b/>
          <w:color w:val="FF0000"/>
          <w:sz w:val="24"/>
          <w:szCs w:val="24"/>
          <w:vertAlign w:val="superscript"/>
        </w:rPr>
        <w:t>CV1</w:t>
      </w:r>
      <w:r w:rsidR="00B73626">
        <w:rPr>
          <w:rFonts w:cs="Arial"/>
          <w:b/>
          <w:color w:val="FF0000"/>
          <w:sz w:val="24"/>
          <w:szCs w:val="24"/>
          <w:vertAlign w:val="superscript"/>
        </w:rPr>
        <w:t>,</w:t>
      </w:r>
      <w:r w:rsidR="00A45B64">
        <w:rPr>
          <w:rFonts w:cs="Arial"/>
          <w:b/>
          <w:color w:val="FF0000"/>
          <w:sz w:val="24"/>
          <w:szCs w:val="24"/>
          <w:vertAlign w:val="superscript"/>
        </w:rPr>
        <w:t>8</w:t>
      </w:r>
      <w:r w:rsidR="00571C41" w:rsidRPr="00571C41">
        <w:rPr>
          <w:b/>
          <w:bCs/>
          <w:sz w:val="24"/>
        </w:rPr>
        <w:t>[</w:t>
      </w:r>
      <w:r w:rsidR="004B7887">
        <w:t>s</w:t>
      </w:r>
      <w:r>
        <w:t xml:space="preserve">hort </w:t>
      </w:r>
      <w:r w:rsidR="004B7887">
        <w:t>t</w:t>
      </w:r>
      <w:r>
        <w:t xml:space="preserve">erm and </w:t>
      </w:r>
      <w:r w:rsidR="004B7887">
        <w:t>l</w:t>
      </w:r>
      <w:r>
        <w:t xml:space="preserve">ong </w:t>
      </w:r>
      <w:r w:rsidR="004B7887">
        <w:t>t</w:t>
      </w:r>
      <w:r>
        <w:t>erm</w:t>
      </w:r>
      <w:r w:rsidR="00571C41" w:rsidRPr="00571C41">
        <w:rPr>
          <w:b/>
          <w:bCs/>
          <w:sz w:val="24"/>
        </w:rPr>
        <w:t>]</w:t>
      </w:r>
      <w:r w:rsidR="00D91C13">
        <w:t xml:space="preserve"> </w:t>
      </w:r>
      <w:r w:rsidR="004B7887">
        <w:t>d</w:t>
      </w:r>
      <w:r w:rsidR="00D91C13">
        <w:t xml:space="preserve">isability coverages </w:t>
      </w:r>
      <w:r>
        <w:t xml:space="preserve">also apply to this </w:t>
      </w:r>
      <w:r w:rsidR="00F01F0A">
        <w:t>Critical Illness Benefit</w:t>
      </w:r>
      <w:r>
        <w:t>. See the Claim Information page for details.</w:t>
      </w:r>
    </w:p>
    <w:p w14:paraId="47A7FF63" w14:textId="77777777" w:rsidR="006A5D9B" w:rsidRDefault="0080564B" w:rsidP="00C57985">
      <w:pPr>
        <w:pStyle w:val="2Text"/>
        <w:rPr>
          <w:b/>
          <w:sz w:val="24"/>
          <w:szCs w:val="24"/>
        </w:rPr>
        <w:sectPr w:rsidR="006A5D9B" w:rsidSect="00671431">
          <w:headerReference w:type="default" r:id="rId52"/>
          <w:footerReference w:type="default" r:id="rId53"/>
          <w:pgSz w:w="12240" w:h="15840" w:code="1"/>
          <w:pgMar w:top="1440" w:right="1627" w:bottom="1800" w:left="1627" w:header="720" w:footer="720" w:gutter="0"/>
          <w:cols w:space="720"/>
        </w:sectPr>
      </w:pPr>
      <w:r w:rsidRPr="00417B1C">
        <w:rPr>
          <w:b/>
          <w:bCs/>
          <w:color w:val="FF0000"/>
          <w:sz w:val="24"/>
          <w:szCs w:val="24"/>
          <w:vertAlign w:val="superscript"/>
        </w:rPr>
        <w:t>5</w:t>
      </w:r>
      <w:r>
        <w:rPr>
          <w:b/>
          <w:bCs/>
          <w:color w:val="FF0000"/>
          <w:sz w:val="24"/>
          <w:szCs w:val="24"/>
          <w:vertAlign w:val="superscript"/>
        </w:rPr>
        <w:t>b</w:t>
      </w:r>
      <w:r w:rsidR="00AB2A04" w:rsidRPr="00DA6A2A">
        <w:rPr>
          <w:b/>
          <w:sz w:val="24"/>
          <w:szCs w:val="24"/>
        </w:rPr>
        <w:t>[</w:t>
      </w:r>
      <w:r w:rsidR="00AB2A04" w:rsidRPr="00AB2A04">
        <w:t>If there is an overpayment due to Prudential for any Prudential claim, Prudential may apply Your Critical Illness Benefit toward any outstanding overpayment.</w:t>
      </w:r>
      <w:r w:rsidR="00AB2A04" w:rsidRPr="00DA6A2A">
        <w:rPr>
          <w:b/>
          <w:sz w:val="24"/>
          <w:szCs w:val="24"/>
        </w:rPr>
        <w:t>]</w:t>
      </w:r>
    </w:p>
    <w:p w14:paraId="74BCA2A0" w14:textId="60EBA2D6" w:rsidR="00923B42" w:rsidRDefault="00923B42" w:rsidP="00C57985">
      <w:pPr>
        <w:pStyle w:val="2Text"/>
      </w:pPr>
    </w:p>
    <w:p w14:paraId="53128261" w14:textId="17D6A9BB" w:rsidR="00E1349A" w:rsidRDefault="00DA6A2A">
      <w:pPr>
        <w:spacing w:after="0"/>
      </w:pPr>
      <w:r>
        <w:br w:type="page"/>
      </w:r>
    </w:p>
    <w:p w14:paraId="295EC35F" w14:textId="446747E2" w:rsidR="00E1349A" w:rsidRDefault="00310971" w:rsidP="00E1349A">
      <w:pPr>
        <w:pStyle w:val="TitleD"/>
      </w:pPr>
      <w:r w:rsidRPr="00310971">
        <w:rPr>
          <w:rFonts w:ascii="Arial" w:hAnsi="Arial" w:cs="Arial"/>
          <w:color w:val="FF0000"/>
          <w:sz w:val="24"/>
          <w:szCs w:val="24"/>
          <w:vertAlign w:val="superscript"/>
        </w:rPr>
        <w:lastRenderedPageBreak/>
        <w:t>CV1</w:t>
      </w:r>
      <w:r w:rsidR="00571C41" w:rsidRPr="00E7646B">
        <w:rPr>
          <w:rFonts w:ascii="Arial" w:hAnsi="Arial" w:cs="Arial"/>
        </w:rPr>
        <w:t>[</w:t>
      </w:r>
      <w:r w:rsidR="00E1349A">
        <w:t>Long Term</w:t>
      </w:r>
      <w:r w:rsidR="00571C41" w:rsidRPr="00E7646B">
        <w:rPr>
          <w:rFonts w:ascii="Arial" w:hAnsi="Arial" w:cs="Arial"/>
          <w:szCs w:val="36"/>
        </w:rPr>
        <w:t>]</w:t>
      </w:r>
      <w:r w:rsidR="00E1349A">
        <w:t xml:space="preserve"> Disability Coverage</w:t>
      </w:r>
    </w:p>
    <w:p w14:paraId="4579BF82" w14:textId="77777777" w:rsidR="00A40703" w:rsidRDefault="00A40703" w:rsidP="00A40703">
      <w:pPr>
        <w:pStyle w:val="SubtitleD"/>
      </w:pPr>
      <w:bookmarkStart w:id="534" w:name="LTD_Other_Benefit_Features"/>
      <w:bookmarkEnd w:id="534"/>
      <w:r>
        <w:t>OTHER BENEFIT FEATURES</w:t>
      </w:r>
    </w:p>
    <w:p w14:paraId="09118F7A" w14:textId="59FA3085" w:rsidR="00A40703" w:rsidRDefault="00A40703" w:rsidP="00A40703">
      <w:pPr>
        <w:pStyle w:val="SubtitleD"/>
      </w:pPr>
      <w:r>
        <w:rPr>
          <w:rFonts w:ascii="Arial" w:hAnsi="Arial"/>
          <w:color w:val="FF0000"/>
          <w:vertAlign w:val="superscript"/>
        </w:rPr>
        <w:t>1</w:t>
      </w:r>
      <w:r w:rsidR="00571C41" w:rsidRPr="001935DA">
        <w:rPr>
          <w:rFonts w:ascii="Arial" w:hAnsi="Arial"/>
        </w:rPr>
        <w:t>[</w:t>
      </w:r>
      <w:r>
        <w:t xml:space="preserve">What Benefits Will be Provided to You or </w:t>
      </w:r>
      <w:r w:rsidR="00D60341">
        <w:t>Your</w:t>
      </w:r>
      <w:r>
        <w:t xml:space="preserve"> Family If You Die or are </w:t>
      </w:r>
      <w:r w:rsidRPr="00CF2554">
        <w:t>Terminally Ill</w:t>
      </w:r>
      <w:r>
        <w:t>?</w:t>
      </w:r>
      <w:r>
        <w:br/>
        <w:t>(Survivor Benefit)</w:t>
      </w:r>
    </w:p>
    <w:p w14:paraId="77F2E46D" w14:textId="0BB19530" w:rsidR="00A40703" w:rsidRDefault="00A40703" w:rsidP="00A40703">
      <w:pPr>
        <w:pStyle w:val="2Text"/>
      </w:pPr>
      <w:r>
        <w:t xml:space="preserve">When Prudential receives </w:t>
      </w:r>
      <w:r w:rsidR="00B07F64">
        <w:rPr>
          <w:bCs/>
        </w:rPr>
        <w:t>satisfactory</w:t>
      </w:r>
      <w:r w:rsidR="00B07F64" w:rsidRPr="0021243B">
        <w:rPr>
          <w:bCs/>
        </w:rPr>
        <w:t xml:space="preserve"> </w:t>
      </w:r>
      <w:r>
        <w:t xml:space="preserve">proof that </w:t>
      </w:r>
      <w:r w:rsidR="00831858">
        <w:t>You</w:t>
      </w:r>
      <w:r>
        <w:t xml:space="preserve"> have died, </w:t>
      </w:r>
      <w:r w:rsidR="003B254A">
        <w:t>We</w:t>
      </w:r>
      <w:r>
        <w:t xml:space="preserve"> will pay </w:t>
      </w:r>
      <w:r w:rsidR="00D60341">
        <w:t>Your</w:t>
      </w:r>
      <w:r w:rsidRPr="00E807CE">
        <w:t xml:space="preserve"> </w:t>
      </w:r>
      <w:r w:rsidR="00724A43" w:rsidRPr="00B37216">
        <w:t>E</w:t>
      </w:r>
      <w:r w:rsidRPr="00B37216">
        <w:t xml:space="preserve">ligible </w:t>
      </w:r>
      <w:r w:rsidR="00724A43" w:rsidRPr="00B37216">
        <w:t>S</w:t>
      </w:r>
      <w:r w:rsidRPr="00B37216">
        <w:t>urvivor</w:t>
      </w:r>
      <w:r w:rsidR="00CE1EDB" w:rsidRPr="00B37216">
        <w:t>(s)</w:t>
      </w:r>
      <w:r w:rsidRPr="00E807CE">
        <w:t xml:space="preserve"> a </w:t>
      </w:r>
      <w:r w:rsidR="00210158">
        <w:t>Survivor Benefit</w:t>
      </w:r>
      <w:r w:rsidRPr="00E807CE">
        <w:t xml:space="preserve"> </w:t>
      </w:r>
      <w:r w:rsidR="007377C4" w:rsidRPr="00E807CE">
        <w:t>in</w:t>
      </w:r>
      <w:r w:rsidR="007377C4">
        <w:t xml:space="preserve"> one sum </w:t>
      </w:r>
      <w:r>
        <w:t>equal to</w:t>
      </w:r>
      <w:r w:rsidR="00014516">
        <w:t xml:space="preserve"> </w:t>
      </w:r>
      <w:r w:rsidR="004A01BB" w:rsidRPr="00987A39">
        <w:rPr>
          <w:b/>
          <w:bCs/>
          <w:color w:val="FF0000"/>
          <w:sz w:val="24"/>
          <w:szCs w:val="24"/>
          <w:vertAlign w:val="superscript"/>
        </w:rPr>
        <w:t>1a</w:t>
      </w:r>
      <w:r w:rsidR="00571C41" w:rsidRPr="00571C41">
        <w:rPr>
          <w:b/>
          <w:bCs/>
          <w:sz w:val="24"/>
        </w:rPr>
        <w:t>[</w:t>
      </w:r>
      <w:r w:rsidR="004455EE" w:rsidRPr="00F81A81">
        <w:rPr>
          <w:b/>
          <w:bCs/>
          <w:color w:val="FF0000"/>
          <w:sz w:val="24"/>
          <w:szCs w:val="24"/>
          <w:vertAlign w:val="superscript"/>
        </w:rPr>
        <w:t>1</w:t>
      </w:r>
      <w:r w:rsidR="004455EE">
        <w:rPr>
          <w:b/>
          <w:bCs/>
          <w:color w:val="FF0000"/>
          <w:sz w:val="24"/>
          <w:szCs w:val="24"/>
          <w:vertAlign w:val="superscript"/>
        </w:rPr>
        <w:t>b</w:t>
      </w:r>
      <w:r w:rsidR="00571C41" w:rsidRPr="00571C41">
        <w:rPr>
          <w:b/>
          <w:bCs/>
          <w:sz w:val="24"/>
        </w:rPr>
        <w:t>[</w:t>
      </w:r>
      <w:r>
        <w:t>3 – 24 months</w:t>
      </w:r>
      <w:r w:rsidR="00571C41" w:rsidRPr="00571C41">
        <w:rPr>
          <w:b/>
          <w:bCs/>
          <w:sz w:val="24"/>
        </w:rPr>
        <w:t>]</w:t>
      </w:r>
      <w:r>
        <w:t xml:space="preserve"> of </w:t>
      </w:r>
      <w:r w:rsidR="00D60341">
        <w:t>Your</w:t>
      </w:r>
      <w:r>
        <w:t xml:space="preserve"> </w:t>
      </w:r>
      <w:r w:rsidR="00267E3C" w:rsidRPr="00987A39">
        <w:rPr>
          <w:b/>
          <w:bCs/>
          <w:color w:val="FF0000"/>
          <w:sz w:val="24"/>
          <w:szCs w:val="24"/>
          <w:vertAlign w:val="superscript"/>
        </w:rPr>
        <w:t>1c</w:t>
      </w:r>
      <w:r w:rsidR="00571C41" w:rsidRPr="00571C41">
        <w:rPr>
          <w:b/>
          <w:bCs/>
          <w:sz w:val="24"/>
        </w:rPr>
        <w:t>[</w:t>
      </w:r>
      <w:r w:rsidR="0049115A">
        <w:t>G</w:t>
      </w:r>
      <w:r>
        <w:t>ross</w:t>
      </w:r>
      <w:r w:rsidR="00571C41" w:rsidRPr="00571C41">
        <w:rPr>
          <w:b/>
          <w:bCs/>
          <w:sz w:val="24"/>
        </w:rPr>
        <w:t>]</w:t>
      </w:r>
      <w:r>
        <w:t xml:space="preserve"> </w:t>
      </w:r>
      <w:r w:rsidR="00FF5545">
        <w:t>Disability</w:t>
      </w:r>
      <w:r>
        <w:t xml:space="preserve"> </w:t>
      </w:r>
      <w:r w:rsidR="0049115A">
        <w:t>B</w:t>
      </w:r>
      <w:r w:rsidR="008D5390">
        <w:t>enefit</w:t>
      </w:r>
      <w:r w:rsidR="006A5419" w:rsidRPr="006A5419">
        <w:t xml:space="preserve"> </w:t>
      </w:r>
      <w:r w:rsidR="0049115A">
        <w:t>P</w:t>
      </w:r>
      <w:r w:rsidR="006A5419">
        <w:t>ayment</w:t>
      </w:r>
      <w:r w:rsidR="00571C41" w:rsidRPr="00571C41">
        <w:rPr>
          <w:b/>
          <w:bCs/>
          <w:sz w:val="24"/>
        </w:rPr>
        <w:t>]</w:t>
      </w:r>
      <w:r>
        <w:t>.</w:t>
      </w:r>
      <w:r w:rsidR="00F354AA">
        <w:t xml:space="preserve"> </w:t>
      </w:r>
      <w:r w:rsidR="00B908B9" w:rsidRPr="00987A39">
        <w:rPr>
          <w:b/>
          <w:bCs/>
          <w:color w:val="FF0000"/>
          <w:sz w:val="24"/>
          <w:szCs w:val="24"/>
          <w:vertAlign w:val="superscript"/>
        </w:rPr>
        <w:t>1d</w:t>
      </w:r>
      <w:r w:rsidR="00571C41" w:rsidRPr="00571C41">
        <w:rPr>
          <w:b/>
          <w:bCs/>
          <w:sz w:val="24"/>
        </w:rPr>
        <w:t>[</w:t>
      </w:r>
      <w:r w:rsidR="00D60341">
        <w:t>Your</w:t>
      </w:r>
      <w:r w:rsidR="00F354AA" w:rsidRPr="006578A6">
        <w:t xml:space="preserve"> </w:t>
      </w:r>
      <w:r w:rsidR="00210158">
        <w:t>Survivor Benefit</w:t>
      </w:r>
      <w:r w:rsidR="00F354AA" w:rsidRPr="006578A6">
        <w:t xml:space="preserve"> </w:t>
      </w:r>
      <w:r w:rsidR="000B6214">
        <w:t xml:space="preserve">payment </w:t>
      </w:r>
      <w:r w:rsidR="00F354AA" w:rsidRPr="006578A6">
        <w:t xml:space="preserve">will not be reduced by any </w:t>
      </w:r>
      <w:r w:rsidR="00167306" w:rsidRPr="00987A39">
        <w:t xml:space="preserve">Deductible Sources </w:t>
      </w:r>
      <w:r w:rsidR="005A0FB7">
        <w:t>of</w:t>
      </w:r>
      <w:r w:rsidR="00167306" w:rsidRPr="00987A39">
        <w:t xml:space="preserve"> Income</w:t>
      </w:r>
      <w:r w:rsidR="00167306" w:rsidRPr="00167306">
        <w:rPr>
          <w:b/>
          <w:i/>
        </w:rPr>
        <w:t xml:space="preserve"> </w:t>
      </w:r>
      <w:r w:rsidR="00F354AA">
        <w:t xml:space="preserve">or </w:t>
      </w:r>
      <w:r w:rsidR="00FB161A">
        <w:t>Disability Earnings</w:t>
      </w:r>
      <w:r w:rsidR="00F354AA">
        <w:t>.</w:t>
      </w:r>
      <w:r w:rsidR="00571C41" w:rsidRPr="00571C41">
        <w:rPr>
          <w:b/>
          <w:bCs/>
          <w:sz w:val="24"/>
        </w:rPr>
        <w:t>]</w:t>
      </w:r>
    </w:p>
    <w:p w14:paraId="7C2FD162" w14:textId="5AD3069E" w:rsidR="00A40703" w:rsidRDefault="00A40703" w:rsidP="00A40703">
      <w:pPr>
        <w:pStyle w:val="2Text"/>
      </w:pPr>
      <w:r>
        <w:t xml:space="preserve">The </w:t>
      </w:r>
      <w:r w:rsidR="00210158">
        <w:t>Survivor Benefit</w:t>
      </w:r>
      <w:r>
        <w:t xml:space="preserve"> will be paid if, on the date of </w:t>
      </w:r>
      <w:r w:rsidR="00D60341">
        <w:t>Your</w:t>
      </w:r>
      <w:r>
        <w:t xml:space="preserve"> death:</w:t>
      </w:r>
    </w:p>
    <w:p w14:paraId="6021B1D8" w14:textId="34BEF2B7" w:rsidR="00A40703" w:rsidRDefault="009C7359" w:rsidP="00A40703">
      <w:pPr>
        <w:pStyle w:val="BulletD"/>
      </w:pPr>
      <w:r>
        <w:t>Y</w:t>
      </w:r>
      <w:r w:rsidR="00A40703">
        <w:t xml:space="preserve">our </w:t>
      </w:r>
      <w:r w:rsidR="00C5537A" w:rsidRPr="00987A39">
        <w:rPr>
          <w:b/>
          <w:bCs/>
          <w:color w:val="FF0000"/>
          <w:sz w:val="24"/>
          <w:szCs w:val="24"/>
          <w:vertAlign w:val="superscript"/>
        </w:rPr>
        <w:t>1e</w:t>
      </w:r>
      <w:r w:rsidR="00571C41" w:rsidRPr="00571C41">
        <w:rPr>
          <w:b/>
          <w:bCs/>
          <w:sz w:val="24"/>
        </w:rPr>
        <w:t>[</w:t>
      </w:r>
      <w:r w:rsidR="00F354AA">
        <w:t>total or partial</w:t>
      </w:r>
      <w:r w:rsidR="00571C41" w:rsidRPr="00571C41">
        <w:rPr>
          <w:b/>
          <w:bCs/>
          <w:sz w:val="24"/>
        </w:rPr>
        <w:t>]</w:t>
      </w:r>
      <w:r w:rsidR="00F064B2">
        <w:t xml:space="preserve"> </w:t>
      </w:r>
      <w:r w:rsidR="00FF5545">
        <w:t>Disability</w:t>
      </w:r>
      <w:r w:rsidR="00A40703">
        <w:t xml:space="preserve"> had continued for</w:t>
      </w:r>
      <w:r w:rsidR="00F064B2">
        <w:t xml:space="preserve"> </w:t>
      </w:r>
      <w:r w:rsidR="00B42C4B" w:rsidRPr="00987A39">
        <w:rPr>
          <w:b/>
          <w:bCs/>
          <w:color w:val="FF0000"/>
          <w:sz w:val="24"/>
          <w:szCs w:val="24"/>
          <w:vertAlign w:val="superscript"/>
        </w:rPr>
        <w:t>1f</w:t>
      </w:r>
      <w:r w:rsidR="00571C41" w:rsidRPr="00571C41">
        <w:rPr>
          <w:b/>
          <w:bCs/>
          <w:sz w:val="24"/>
        </w:rPr>
        <w:t>[</w:t>
      </w:r>
      <w:r w:rsidR="00627ABF">
        <w:t>1</w:t>
      </w:r>
      <w:r w:rsidR="00A40703">
        <w:t xml:space="preserve"> to 365 or more consecutive days</w:t>
      </w:r>
      <w:r w:rsidR="00571C41" w:rsidRPr="00571C41">
        <w:rPr>
          <w:b/>
          <w:bCs/>
          <w:sz w:val="24"/>
        </w:rPr>
        <w:t>]</w:t>
      </w:r>
      <w:r w:rsidR="00A40703">
        <w:t>; and</w:t>
      </w:r>
    </w:p>
    <w:p w14:paraId="3A073F06" w14:textId="238E0B03" w:rsidR="00A40703" w:rsidRDefault="00831858" w:rsidP="00A40703">
      <w:pPr>
        <w:pStyle w:val="BulletD"/>
      </w:pPr>
      <w:r>
        <w:t>You</w:t>
      </w:r>
      <w:r w:rsidR="00A40703">
        <w:t xml:space="preserve"> were receiving or were </w:t>
      </w:r>
      <w:r w:rsidR="002D0DF3">
        <w:t>eligible</w:t>
      </w:r>
      <w:r w:rsidR="00A40703">
        <w:t xml:space="preserve"> to receive </w:t>
      </w:r>
      <w:r w:rsidR="008D5390">
        <w:t>benefit</w:t>
      </w:r>
      <w:r w:rsidR="006A5419" w:rsidRPr="006A5419">
        <w:t xml:space="preserve"> </w:t>
      </w:r>
      <w:r w:rsidR="006A5419">
        <w:t>payment</w:t>
      </w:r>
      <w:r w:rsidR="00A40703">
        <w:t xml:space="preserve">s under the </w:t>
      </w:r>
      <w:r w:rsidR="00985B0E">
        <w:t>Plan</w:t>
      </w:r>
      <w:r w:rsidR="00A40703">
        <w:t>.</w:t>
      </w:r>
    </w:p>
    <w:p w14:paraId="6788B34E" w14:textId="42A9D92E" w:rsidR="00A40703" w:rsidRDefault="007D7130" w:rsidP="00A40703">
      <w:pPr>
        <w:pStyle w:val="2Text"/>
      </w:pPr>
      <w:r>
        <w:rPr>
          <w:b/>
          <w:bCs/>
          <w:color w:val="FF0000"/>
          <w:sz w:val="24"/>
          <w:szCs w:val="24"/>
          <w:vertAlign w:val="superscript"/>
        </w:rPr>
        <w:t>4</w:t>
      </w:r>
      <w:r w:rsidRPr="00571C41">
        <w:rPr>
          <w:b/>
          <w:bCs/>
          <w:sz w:val="24"/>
        </w:rPr>
        <w:t>[</w:t>
      </w:r>
      <w:commentRangeStart w:id="535"/>
      <w:commentRangeStart w:id="536"/>
      <w:r w:rsidR="00A40703">
        <w:t xml:space="preserve">If a benefit is payable to a person who is a minor or not capable of giving a valid release for any </w:t>
      </w:r>
      <w:r w:rsidR="008D5390">
        <w:t>benefit</w:t>
      </w:r>
      <w:r w:rsidR="006A5419" w:rsidRPr="006A5419">
        <w:t xml:space="preserve"> </w:t>
      </w:r>
      <w:r w:rsidR="006A5419">
        <w:t>payment</w:t>
      </w:r>
      <w:r w:rsidR="00A40703">
        <w:t xml:space="preserve"> due, Prudential may</w:t>
      </w:r>
      <w:r w:rsidR="00EB77EA">
        <w:t xml:space="preserve"> </w:t>
      </w:r>
      <w:r w:rsidR="00A40703">
        <w:t xml:space="preserve">pay the amount payable to that person or to any person or </w:t>
      </w:r>
      <w:r w:rsidR="00497988">
        <w:t>i</w:t>
      </w:r>
      <w:r w:rsidR="00381D0B">
        <w:t>nstitution</w:t>
      </w:r>
      <w:r w:rsidR="00A40703">
        <w:t xml:space="preserve"> that appears to Prudential to have assumed the custody and main support of that person. If any amount is so paid, Prudential will not have to pay that amount again.</w:t>
      </w:r>
      <w:commentRangeEnd w:id="535"/>
      <w:r w:rsidR="00224B2D">
        <w:rPr>
          <w:rStyle w:val="CommentReference"/>
          <w:sz w:val="20"/>
          <w:szCs w:val="20"/>
        </w:rPr>
        <w:commentReference w:id="535"/>
      </w:r>
      <w:commentRangeEnd w:id="536"/>
      <w:r w:rsidR="00024864">
        <w:rPr>
          <w:rStyle w:val="CommentReference"/>
          <w:sz w:val="20"/>
          <w:szCs w:val="20"/>
        </w:rPr>
        <w:commentReference w:id="536"/>
      </w:r>
    </w:p>
    <w:p w14:paraId="7A51D8BF" w14:textId="3B53A1C1" w:rsidR="00A40703" w:rsidRDefault="00A40703" w:rsidP="00A40703">
      <w:pPr>
        <w:pStyle w:val="2Text"/>
      </w:pPr>
      <w:r>
        <w:t xml:space="preserve">If </w:t>
      </w:r>
      <w:r w:rsidR="00831858">
        <w:t>You</w:t>
      </w:r>
      <w:r>
        <w:t xml:space="preserve"> have no </w:t>
      </w:r>
      <w:r w:rsidR="00CE1EDB">
        <w:t>E</w:t>
      </w:r>
      <w:r>
        <w:t xml:space="preserve">ligible </w:t>
      </w:r>
      <w:r w:rsidR="00CE1EDB">
        <w:t>S</w:t>
      </w:r>
      <w:r>
        <w:t xml:space="preserve">urvivors, </w:t>
      </w:r>
      <w:r w:rsidR="008D5390">
        <w:t>benefit</w:t>
      </w:r>
      <w:r w:rsidR="0020210A" w:rsidRPr="0020210A">
        <w:t xml:space="preserve"> </w:t>
      </w:r>
      <w:r w:rsidR="0020210A">
        <w:t>payment</w:t>
      </w:r>
      <w:r>
        <w:t xml:space="preserve"> will be made to </w:t>
      </w:r>
      <w:r w:rsidR="00D60341">
        <w:t>Your</w:t>
      </w:r>
      <w:r>
        <w:t xml:space="preserve"> estate.</w:t>
      </w:r>
      <w:r w:rsidR="007D7130" w:rsidRPr="00B37216">
        <w:rPr>
          <w:b/>
          <w:bCs/>
          <w:sz w:val="24"/>
        </w:rPr>
        <w:t>]</w:t>
      </w:r>
    </w:p>
    <w:p w14:paraId="0FCE1A4A" w14:textId="794ECDA6" w:rsidR="00A40703" w:rsidRDefault="00A40703" w:rsidP="00A40703">
      <w:pPr>
        <w:pStyle w:val="2Text"/>
      </w:pPr>
      <w:r>
        <w:t xml:space="preserve">You may elect to receive the </w:t>
      </w:r>
      <w:r w:rsidR="00210158">
        <w:t>Survivor Benefit</w:t>
      </w:r>
      <w:r>
        <w:t xml:space="preserve"> prior to </w:t>
      </w:r>
      <w:r w:rsidR="00D60341">
        <w:t>Your</w:t>
      </w:r>
      <w:r>
        <w:t xml:space="preserve"> death if:</w:t>
      </w:r>
    </w:p>
    <w:p w14:paraId="3B5C39E6" w14:textId="0C93F520" w:rsidR="00A40703" w:rsidRDefault="00831858" w:rsidP="00A40703">
      <w:pPr>
        <w:pStyle w:val="BulletD"/>
      </w:pPr>
      <w:r>
        <w:t>You</w:t>
      </w:r>
      <w:r w:rsidR="00A40703">
        <w:t xml:space="preserve"> are </w:t>
      </w:r>
      <w:r w:rsidR="00A40703" w:rsidRPr="00E807CE">
        <w:t xml:space="preserve">a </w:t>
      </w:r>
      <w:r w:rsidR="00CF2554" w:rsidRPr="00B37216">
        <w:t>T</w:t>
      </w:r>
      <w:r w:rsidR="00A40703" w:rsidRPr="00B37216">
        <w:t xml:space="preserve">erminally </w:t>
      </w:r>
      <w:r w:rsidR="00CF2554" w:rsidRPr="00B37216">
        <w:t>I</w:t>
      </w:r>
      <w:r w:rsidR="00A40703" w:rsidRPr="00B37216">
        <w:t>ll</w:t>
      </w:r>
      <w:r w:rsidR="00A40703" w:rsidRPr="00210A57">
        <w:t xml:space="preserve"> </w:t>
      </w:r>
      <w:r w:rsidR="009540F7" w:rsidRPr="00B37216">
        <w:rPr>
          <w:b/>
          <w:iCs/>
          <w:color w:val="FF0000"/>
          <w:sz w:val="24"/>
          <w:vertAlign w:val="superscript"/>
        </w:rPr>
        <w:t>CV6</w:t>
      </w:r>
      <w:r w:rsidR="00571C41" w:rsidRPr="00E7646B">
        <w:rPr>
          <w:b/>
          <w:sz w:val="24"/>
          <w:szCs w:val="24"/>
        </w:rPr>
        <w:t>[</w:t>
      </w:r>
      <w:r w:rsidR="009B6667" w:rsidRPr="00B37216">
        <w:t>Employee</w:t>
      </w:r>
      <w:r w:rsidR="00571C41" w:rsidRPr="00B37216">
        <w:rPr>
          <w:b/>
          <w:bCs/>
          <w:sz w:val="24"/>
        </w:rPr>
        <w:t>]</w:t>
      </w:r>
      <w:r w:rsidR="00A40703" w:rsidRPr="00E807CE">
        <w:t xml:space="preserve">; </w:t>
      </w:r>
      <w:r w:rsidR="00A40703">
        <w:t>and</w:t>
      </w:r>
    </w:p>
    <w:p w14:paraId="073D875D" w14:textId="3789095F" w:rsidR="00A40703" w:rsidRDefault="00831858" w:rsidP="00A40703">
      <w:pPr>
        <w:pStyle w:val="BulletD"/>
      </w:pPr>
      <w:r>
        <w:t>You</w:t>
      </w:r>
      <w:r w:rsidR="00A40703">
        <w:t xml:space="preserve"> are receiving </w:t>
      </w:r>
      <w:r w:rsidR="00772D91">
        <w:t>M</w:t>
      </w:r>
      <w:r w:rsidR="00A40703">
        <w:t xml:space="preserve">onthly </w:t>
      </w:r>
      <w:r w:rsidR="00772D91">
        <w:t>B</w:t>
      </w:r>
      <w:r w:rsidR="008D5390">
        <w:t>enefit</w:t>
      </w:r>
      <w:r w:rsidR="0020210A" w:rsidRPr="0020210A">
        <w:t xml:space="preserve"> </w:t>
      </w:r>
      <w:r w:rsidR="00772D91">
        <w:t>P</w:t>
      </w:r>
      <w:r w:rsidR="0020210A">
        <w:t>ayment</w:t>
      </w:r>
      <w:r w:rsidR="00772D91">
        <w:t>(</w:t>
      </w:r>
      <w:r w:rsidR="00A40703">
        <w:t>s</w:t>
      </w:r>
      <w:r w:rsidR="00772D91">
        <w:t>)</w:t>
      </w:r>
      <w:r w:rsidR="00A40703">
        <w:t>.</w:t>
      </w:r>
    </w:p>
    <w:p w14:paraId="5F2701D8" w14:textId="72B18C21" w:rsidR="00A40703" w:rsidRDefault="00A40703" w:rsidP="00A40703">
      <w:pPr>
        <w:pStyle w:val="2Text"/>
      </w:pPr>
      <w:r>
        <w:t xml:space="preserve">We will pay </w:t>
      </w:r>
      <w:r w:rsidR="00831858">
        <w:t>You</w:t>
      </w:r>
      <w:r>
        <w:t xml:space="preserve"> the </w:t>
      </w:r>
      <w:r w:rsidR="00210158">
        <w:t>Survivor Benefit</w:t>
      </w:r>
      <w:r>
        <w:t xml:space="preserve"> if:</w:t>
      </w:r>
    </w:p>
    <w:p w14:paraId="74019B0D" w14:textId="407B33EB" w:rsidR="00A40703" w:rsidRDefault="00831858" w:rsidP="00A40703">
      <w:pPr>
        <w:pStyle w:val="BulletD"/>
      </w:pPr>
      <w:r>
        <w:t>You</w:t>
      </w:r>
      <w:r w:rsidR="00584F6C">
        <w:t xml:space="preserve"> </w:t>
      </w:r>
      <w:r w:rsidR="00A40703">
        <w:t>elect this option in writing in a form</w:t>
      </w:r>
      <w:r w:rsidR="00531895">
        <w:t>at</w:t>
      </w:r>
      <w:r w:rsidR="00A40703">
        <w:t xml:space="preserve"> that satisfies Prudential;</w:t>
      </w:r>
    </w:p>
    <w:p w14:paraId="4140FBE7" w14:textId="51839EF4" w:rsidR="00A40703" w:rsidRDefault="00831858" w:rsidP="00A40703">
      <w:pPr>
        <w:pStyle w:val="BulletD"/>
      </w:pPr>
      <w:r>
        <w:t>You</w:t>
      </w:r>
      <w:r w:rsidR="00A40703">
        <w:t xml:space="preserve"> </w:t>
      </w:r>
      <w:r w:rsidR="00584F6C">
        <w:t xml:space="preserve">must </w:t>
      </w:r>
      <w:r w:rsidR="00A40703">
        <w:t xml:space="preserve">provide </w:t>
      </w:r>
      <w:r w:rsidR="00B07F64">
        <w:rPr>
          <w:bCs/>
        </w:rPr>
        <w:t>satisfactory</w:t>
      </w:r>
      <w:r w:rsidR="00B07F64" w:rsidRPr="0021243B">
        <w:rPr>
          <w:bCs/>
        </w:rPr>
        <w:t xml:space="preserve"> </w:t>
      </w:r>
      <w:r w:rsidR="00A40703">
        <w:t xml:space="preserve">proof that </w:t>
      </w:r>
      <w:r>
        <w:t>You</w:t>
      </w:r>
      <w:r w:rsidR="00A40703">
        <w:t xml:space="preserve"> are a </w:t>
      </w:r>
      <w:r w:rsidR="00CF2554" w:rsidRPr="00B37216">
        <w:rPr>
          <w:bCs/>
        </w:rPr>
        <w:t>T</w:t>
      </w:r>
      <w:r w:rsidR="00724A43" w:rsidRPr="00B37216">
        <w:rPr>
          <w:bCs/>
        </w:rPr>
        <w:t>er</w:t>
      </w:r>
      <w:r w:rsidR="00A40703" w:rsidRPr="00B37216">
        <w:rPr>
          <w:bCs/>
        </w:rPr>
        <w:t xml:space="preserve">minally </w:t>
      </w:r>
      <w:r w:rsidR="00CF2554" w:rsidRPr="00B37216">
        <w:rPr>
          <w:bCs/>
        </w:rPr>
        <w:t>I</w:t>
      </w:r>
      <w:r w:rsidR="00A40703" w:rsidRPr="00B37216">
        <w:rPr>
          <w:bCs/>
        </w:rPr>
        <w:t>ll</w:t>
      </w:r>
      <w:r w:rsidR="00A40703" w:rsidRPr="00E807CE">
        <w:rPr>
          <w:bCs/>
        </w:rPr>
        <w:t xml:space="preserve"> </w:t>
      </w:r>
      <w:r w:rsidR="009540F7" w:rsidRPr="00B37216">
        <w:rPr>
          <w:b/>
          <w:bCs/>
          <w:color w:val="FF0000"/>
          <w:sz w:val="24"/>
          <w:vertAlign w:val="superscript"/>
        </w:rPr>
        <w:t>CV6</w:t>
      </w:r>
      <w:r w:rsidR="00571C41" w:rsidRPr="00571C41">
        <w:rPr>
          <w:b/>
          <w:bCs/>
          <w:sz w:val="24"/>
        </w:rPr>
        <w:t>[</w:t>
      </w:r>
      <w:r w:rsidR="0007343F">
        <w:t>E</w:t>
      </w:r>
      <w:r w:rsidR="009B6667">
        <w:t>mployee</w:t>
      </w:r>
      <w:r w:rsidR="00571C41" w:rsidRPr="00571C41">
        <w:rPr>
          <w:b/>
          <w:bCs/>
          <w:sz w:val="24"/>
        </w:rPr>
        <w:t>]</w:t>
      </w:r>
      <w:r w:rsidR="00A40703">
        <w:t xml:space="preserve">, including certification by </w:t>
      </w:r>
      <w:r w:rsidR="00D60341">
        <w:t>Your</w:t>
      </w:r>
      <w:r w:rsidR="00A40703">
        <w:t xml:space="preserve"> </w:t>
      </w:r>
      <w:r w:rsidR="00167306" w:rsidRPr="00987A39">
        <w:t>Doctor</w:t>
      </w:r>
      <w:r w:rsidR="00167306" w:rsidRPr="00167306">
        <w:rPr>
          <w:b/>
          <w:i/>
        </w:rPr>
        <w:t xml:space="preserve"> </w:t>
      </w:r>
      <w:r w:rsidR="00A40703">
        <w:t xml:space="preserve">that </w:t>
      </w:r>
      <w:r w:rsidR="00D60341">
        <w:t>Your</w:t>
      </w:r>
      <w:r w:rsidR="00A40703">
        <w:t xml:space="preserve"> life expectancy is </w:t>
      </w:r>
      <w:r w:rsidR="00051D67" w:rsidRPr="00987A39">
        <w:rPr>
          <w:b/>
          <w:bCs/>
          <w:color w:val="FF0000"/>
          <w:sz w:val="24"/>
          <w:szCs w:val="24"/>
          <w:vertAlign w:val="superscript"/>
        </w:rPr>
        <w:t>1g</w:t>
      </w:r>
      <w:r w:rsidR="00571C41" w:rsidRPr="00571C41">
        <w:rPr>
          <w:b/>
          <w:bCs/>
          <w:sz w:val="24"/>
        </w:rPr>
        <w:t>[</w:t>
      </w:r>
      <w:r w:rsidR="00A40703">
        <w:t>6 – 24 months</w:t>
      </w:r>
      <w:r w:rsidR="00571C41" w:rsidRPr="00571C41">
        <w:rPr>
          <w:b/>
          <w:bCs/>
          <w:sz w:val="24"/>
        </w:rPr>
        <w:t>]</w:t>
      </w:r>
      <w:r w:rsidR="00A40703">
        <w:t xml:space="preserve"> or less;</w:t>
      </w:r>
    </w:p>
    <w:p w14:paraId="4A0ADDB9" w14:textId="38A7454D" w:rsidR="00A40703" w:rsidRDefault="009C7359" w:rsidP="00A40703">
      <w:pPr>
        <w:pStyle w:val="BulletD"/>
      </w:pPr>
      <w:r>
        <w:t>Y</w:t>
      </w:r>
      <w:r w:rsidR="00A40703">
        <w:t xml:space="preserve">our </w:t>
      </w:r>
      <w:r w:rsidR="00310971" w:rsidRPr="00310971">
        <w:rPr>
          <w:rFonts w:cs="Arial"/>
          <w:b/>
          <w:color w:val="FF0000"/>
          <w:sz w:val="24"/>
          <w:szCs w:val="24"/>
          <w:vertAlign w:val="superscript"/>
        </w:rPr>
        <w:t>CV1</w:t>
      </w:r>
      <w:r w:rsidR="00571C41" w:rsidRPr="00571C41">
        <w:rPr>
          <w:b/>
          <w:bCs/>
          <w:sz w:val="24"/>
        </w:rPr>
        <w:t>[</w:t>
      </w:r>
      <w:r w:rsidR="004B7887">
        <w:t>l</w:t>
      </w:r>
      <w:r w:rsidR="00A40703">
        <w:t xml:space="preserve">ong </w:t>
      </w:r>
      <w:r w:rsidR="004B7887">
        <w:t>t</w:t>
      </w:r>
      <w:r w:rsidR="00A40703">
        <w:t>erm</w:t>
      </w:r>
      <w:r w:rsidR="00571C41" w:rsidRPr="00571C41">
        <w:rPr>
          <w:b/>
          <w:bCs/>
          <w:sz w:val="24"/>
        </w:rPr>
        <w:t>]</w:t>
      </w:r>
      <w:r w:rsidR="00A40703">
        <w:t xml:space="preserve"> </w:t>
      </w:r>
      <w:r w:rsidR="004B7887">
        <w:t>d</w:t>
      </w:r>
      <w:r w:rsidR="00A40703">
        <w:t xml:space="preserve">isability </w:t>
      </w:r>
      <w:r w:rsidR="004B7887">
        <w:t>c</w:t>
      </w:r>
      <w:r w:rsidR="00A40703">
        <w:t>overage is not assigned; and</w:t>
      </w:r>
    </w:p>
    <w:p w14:paraId="66364206" w14:textId="0E87EBC6" w:rsidR="00A40703" w:rsidRDefault="00831858" w:rsidP="00A40703">
      <w:pPr>
        <w:pStyle w:val="BulletD"/>
      </w:pPr>
      <w:r>
        <w:t>You</w:t>
      </w:r>
      <w:r w:rsidR="00A40703">
        <w:t xml:space="preserve"> elect this benefit only on a voluntary basis. This means: (a) if </w:t>
      </w:r>
      <w:r>
        <w:t>You</w:t>
      </w:r>
      <w:r w:rsidR="00A40703">
        <w:t xml:space="preserve"> are required by law to use this option to meet the claims of creditors, whether in bankruptcy or otherwise, </w:t>
      </w:r>
      <w:r>
        <w:t>You</w:t>
      </w:r>
      <w:r w:rsidR="00A40703">
        <w:t xml:space="preserve"> are not eligible for this benefit; (b) if </w:t>
      </w:r>
      <w:r>
        <w:t>You</w:t>
      </w:r>
      <w:r w:rsidR="00A40703">
        <w:t xml:space="preserve"> are required by a government agency to use this option in order to apply for, get or keep a government benefit or entitlement, </w:t>
      </w:r>
      <w:r>
        <w:t>You</w:t>
      </w:r>
      <w:r w:rsidR="00A40703">
        <w:t xml:space="preserve"> are not eligible for this benefit.</w:t>
      </w:r>
    </w:p>
    <w:p w14:paraId="53855A64" w14:textId="315ED2EE" w:rsidR="00A40703" w:rsidRDefault="00A40703" w:rsidP="00A40703">
      <w:pPr>
        <w:pStyle w:val="2Text"/>
      </w:pPr>
      <w:r>
        <w:lastRenderedPageBreak/>
        <w:t xml:space="preserve">You may elect this option only once during </w:t>
      </w:r>
      <w:r w:rsidR="00D60341">
        <w:t>Your</w:t>
      </w:r>
      <w:r>
        <w:t xml:space="preserve"> lifetime. If </w:t>
      </w:r>
      <w:r w:rsidR="00831858">
        <w:t>You</w:t>
      </w:r>
      <w:r>
        <w:t xml:space="preserve"> elect to receive this benefit prior to </w:t>
      </w:r>
      <w:r w:rsidR="00D60341">
        <w:t>Your</w:t>
      </w:r>
      <w:r>
        <w:t xml:space="preserve"> death, no </w:t>
      </w:r>
      <w:r w:rsidR="00210158">
        <w:t>Survivor Benefit</w:t>
      </w:r>
      <w:r>
        <w:t xml:space="preserve"> will be paid upon </w:t>
      </w:r>
      <w:r w:rsidR="00D60341">
        <w:t>Your</w:t>
      </w:r>
      <w:r>
        <w:t xml:space="preserve"> death.</w:t>
      </w:r>
    </w:p>
    <w:p w14:paraId="61399EDF" w14:textId="49219048" w:rsidR="00A40703" w:rsidRDefault="005B7E82" w:rsidP="00A40703">
      <w:pPr>
        <w:pStyle w:val="2Text"/>
        <w:rPr>
          <w:b/>
          <w:bCs/>
          <w:sz w:val="24"/>
        </w:rPr>
      </w:pPr>
      <w:r>
        <w:rPr>
          <w:b/>
          <w:bCs/>
          <w:color w:val="FF0000"/>
          <w:sz w:val="24"/>
          <w:szCs w:val="24"/>
          <w:vertAlign w:val="superscript"/>
        </w:rPr>
        <w:t>1h</w:t>
      </w:r>
      <w:r w:rsidR="00571C41" w:rsidRPr="00571C41">
        <w:rPr>
          <w:b/>
          <w:bCs/>
          <w:sz w:val="24"/>
        </w:rPr>
        <w:t>[</w:t>
      </w:r>
      <w:r w:rsidR="007C2B41" w:rsidRPr="004309F8">
        <w:t xml:space="preserve">If </w:t>
      </w:r>
      <w:r w:rsidR="00831858">
        <w:t>You</w:t>
      </w:r>
      <w:r w:rsidR="007C2B41" w:rsidRPr="004309F8">
        <w:t xml:space="preserve"> do not want the </w:t>
      </w:r>
      <w:r w:rsidR="00210158">
        <w:t>Survivor Benefit</w:t>
      </w:r>
      <w:r w:rsidR="007C2B41" w:rsidRPr="004309F8">
        <w:t xml:space="preserve"> in one sum, </w:t>
      </w:r>
      <w:r w:rsidR="00831858">
        <w:t>You</w:t>
      </w:r>
      <w:r w:rsidR="007C2B41" w:rsidRPr="004309F8">
        <w:t xml:space="preserve"> may elect to have </w:t>
      </w:r>
      <w:r w:rsidR="00A24AA0">
        <w:t>the Survivor Benefit</w:t>
      </w:r>
      <w:r w:rsidR="007C2B41" w:rsidRPr="004309F8">
        <w:t xml:space="preserve"> paid in </w:t>
      </w:r>
      <w:r w:rsidR="00C15648" w:rsidRPr="00987A39">
        <w:rPr>
          <w:b/>
          <w:bCs/>
          <w:color w:val="FF0000"/>
          <w:sz w:val="24"/>
          <w:szCs w:val="24"/>
          <w:vertAlign w:val="superscript"/>
        </w:rPr>
        <w:t>1g</w:t>
      </w:r>
      <w:r w:rsidR="00571C41" w:rsidRPr="00571C41">
        <w:rPr>
          <w:b/>
          <w:bCs/>
          <w:sz w:val="24"/>
        </w:rPr>
        <w:t>[</w:t>
      </w:r>
      <w:r w:rsidR="004E5687">
        <w:t>6</w:t>
      </w:r>
      <w:r w:rsidR="007C2B41">
        <w:t xml:space="preserve"> </w:t>
      </w:r>
      <w:r w:rsidR="007C2B41" w:rsidRPr="004309F8">
        <w:t xml:space="preserve">to </w:t>
      </w:r>
      <w:r w:rsidR="00765DE5">
        <w:t>24</w:t>
      </w:r>
      <w:r w:rsidR="007C2B41" w:rsidRPr="004309F8">
        <w:t xml:space="preserve"> equal </w:t>
      </w:r>
      <w:r w:rsidR="00655B60">
        <w:rPr>
          <w:b/>
          <w:bCs/>
          <w:color w:val="FF0000"/>
          <w:sz w:val="24"/>
          <w:szCs w:val="24"/>
          <w:vertAlign w:val="superscript"/>
        </w:rPr>
        <w:t>1i</w:t>
      </w:r>
      <w:r w:rsidR="00571C41" w:rsidRPr="001935DA">
        <w:rPr>
          <w:b/>
          <w:sz w:val="24"/>
          <w:szCs w:val="24"/>
        </w:rPr>
        <w:t>[</w:t>
      </w:r>
      <w:r w:rsidR="00586CD8">
        <w:t>monthly</w:t>
      </w:r>
      <w:r w:rsidR="00571C41" w:rsidRPr="00571C41">
        <w:rPr>
          <w:b/>
          <w:bCs/>
          <w:sz w:val="24"/>
        </w:rPr>
        <w:t>]]</w:t>
      </w:r>
      <w:r w:rsidR="007C2B41" w:rsidRPr="004309F8">
        <w:t xml:space="preserve"> installments. The first </w:t>
      </w:r>
      <w:r w:rsidR="00655B60">
        <w:rPr>
          <w:b/>
          <w:bCs/>
          <w:color w:val="FF0000"/>
          <w:sz w:val="24"/>
          <w:szCs w:val="24"/>
          <w:vertAlign w:val="superscript"/>
        </w:rPr>
        <w:t>1i</w:t>
      </w:r>
      <w:r w:rsidR="00571C41" w:rsidRPr="001935DA">
        <w:rPr>
          <w:b/>
          <w:sz w:val="24"/>
          <w:szCs w:val="24"/>
        </w:rPr>
        <w:t>[</w:t>
      </w:r>
      <w:r w:rsidR="00586CD8">
        <w:t>monthly</w:t>
      </w:r>
      <w:r w:rsidR="00571C41" w:rsidRPr="00571C41">
        <w:rPr>
          <w:b/>
          <w:bCs/>
          <w:sz w:val="24"/>
        </w:rPr>
        <w:t>]</w:t>
      </w:r>
      <w:r w:rsidR="007C2B41" w:rsidRPr="004309F8">
        <w:t xml:space="preserve"> </w:t>
      </w:r>
      <w:r w:rsidR="007C2B41">
        <w:t>benefit</w:t>
      </w:r>
      <w:r w:rsidR="007C2B41" w:rsidRPr="004309F8">
        <w:t xml:space="preserve"> will be due the first of the </w:t>
      </w:r>
      <w:r w:rsidR="00655B60">
        <w:rPr>
          <w:b/>
          <w:bCs/>
          <w:color w:val="FF0000"/>
          <w:sz w:val="24"/>
          <w:szCs w:val="24"/>
          <w:vertAlign w:val="superscript"/>
        </w:rPr>
        <w:t>1i</w:t>
      </w:r>
      <w:r w:rsidR="00571C41" w:rsidRPr="00571C41">
        <w:rPr>
          <w:b/>
          <w:bCs/>
          <w:sz w:val="24"/>
        </w:rPr>
        <w:t>[</w:t>
      </w:r>
      <w:r w:rsidR="00586CD8">
        <w:t>month</w:t>
      </w:r>
      <w:r w:rsidR="00571C41" w:rsidRPr="00571C41">
        <w:rPr>
          <w:b/>
          <w:bCs/>
          <w:sz w:val="24"/>
        </w:rPr>
        <w:t>]</w:t>
      </w:r>
      <w:r w:rsidR="007C2B41" w:rsidRPr="004309F8">
        <w:t xml:space="preserve"> following the </w:t>
      </w:r>
      <w:r w:rsidR="00655B60">
        <w:rPr>
          <w:b/>
          <w:bCs/>
          <w:color w:val="FF0000"/>
          <w:sz w:val="24"/>
          <w:szCs w:val="24"/>
          <w:vertAlign w:val="superscript"/>
        </w:rPr>
        <w:t>1i</w:t>
      </w:r>
      <w:r w:rsidR="00571C41" w:rsidRPr="001935DA">
        <w:rPr>
          <w:b/>
          <w:sz w:val="24"/>
          <w:szCs w:val="24"/>
        </w:rPr>
        <w:t>[</w:t>
      </w:r>
      <w:r w:rsidR="00586CD8">
        <w:t>month</w:t>
      </w:r>
      <w:r w:rsidR="00571C41" w:rsidRPr="00571C41">
        <w:rPr>
          <w:b/>
          <w:bCs/>
          <w:sz w:val="24"/>
        </w:rPr>
        <w:t>]</w:t>
      </w:r>
      <w:r w:rsidR="007C2B41" w:rsidRPr="004309F8">
        <w:t xml:space="preserve"> in which Prudential approves </w:t>
      </w:r>
      <w:r w:rsidR="00D60341">
        <w:t>Your</w:t>
      </w:r>
      <w:r w:rsidR="007C2B41" w:rsidRPr="004309F8">
        <w:t xml:space="preserve"> claim for </w:t>
      </w:r>
      <w:r w:rsidR="00210158">
        <w:t>Survivor Benefit</w:t>
      </w:r>
      <w:r w:rsidR="007C2B41" w:rsidRPr="004309F8">
        <w:t xml:space="preserve">s. The other </w:t>
      </w:r>
      <w:r w:rsidR="008D5390">
        <w:t>benefit</w:t>
      </w:r>
      <w:r w:rsidR="007C2B41" w:rsidRPr="004309F8">
        <w:t>s will be processed on the first day of each subsequent</w:t>
      </w:r>
      <w:r w:rsidR="007C2B41">
        <w:t xml:space="preserve"> </w:t>
      </w:r>
      <w:r w:rsidR="00655B60">
        <w:rPr>
          <w:b/>
          <w:bCs/>
          <w:color w:val="FF0000"/>
          <w:sz w:val="24"/>
          <w:szCs w:val="24"/>
          <w:vertAlign w:val="superscript"/>
        </w:rPr>
        <w:t>1i</w:t>
      </w:r>
      <w:r w:rsidR="00571C41" w:rsidRPr="00571C41">
        <w:rPr>
          <w:b/>
          <w:bCs/>
          <w:sz w:val="24"/>
        </w:rPr>
        <w:t>[</w:t>
      </w:r>
      <w:r w:rsidR="00586CD8">
        <w:t>month</w:t>
      </w:r>
      <w:r w:rsidR="00571C41" w:rsidRPr="00571C41">
        <w:rPr>
          <w:b/>
          <w:bCs/>
          <w:sz w:val="24"/>
        </w:rPr>
        <w:t>]</w:t>
      </w:r>
      <w:r w:rsidR="007C2B41" w:rsidRPr="004309F8">
        <w:t>.</w:t>
      </w:r>
      <w:r w:rsidR="00571C41" w:rsidRPr="00571C41">
        <w:rPr>
          <w:b/>
          <w:bCs/>
          <w:sz w:val="24"/>
        </w:rPr>
        <w:t>]</w:t>
      </w:r>
    </w:p>
    <w:p w14:paraId="47B334D7" w14:textId="6DADB69E" w:rsidR="00CA65D5" w:rsidRPr="00CA65D5" w:rsidRDefault="00D7174D" w:rsidP="00CA65D5">
      <w:pPr>
        <w:pStyle w:val="2Text"/>
        <w:rPr>
          <w:b/>
          <w:bCs/>
          <w:sz w:val="24"/>
        </w:rPr>
      </w:pPr>
      <w:r>
        <w:rPr>
          <w:b/>
          <w:bCs/>
          <w:color w:val="FF0000"/>
          <w:sz w:val="24"/>
          <w:szCs w:val="24"/>
          <w:vertAlign w:val="superscript"/>
        </w:rPr>
        <w:t>4</w:t>
      </w:r>
      <w:r w:rsidR="00CA65D5" w:rsidRPr="00B46BF0">
        <w:rPr>
          <w:b/>
          <w:bCs/>
          <w:sz w:val="24"/>
        </w:rPr>
        <w:t>[</w:t>
      </w:r>
      <w:r w:rsidR="00CA65D5" w:rsidRPr="00B46BF0">
        <w:t>If You elect to receive the Survivor Benefit in installments prior to Your death and die before exhaustion of the installment payments, any remaining Survivor Benefits will be payable to your Eligible Survivor. If you have no Eligible Survivor, the remaining benefits will be paid to your estate.</w:t>
      </w:r>
      <w:r w:rsidR="00CA65D5" w:rsidRPr="00B46BF0">
        <w:rPr>
          <w:b/>
          <w:bCs/>
          <w:sz w:val="24"/>
        </w:rPr>
        <w:t>]</w:t>
      </w:r>
      <w:r w:rsidR="00CA65D5" w:rsidRPr="00A859D2">
        <w:rPr>
          <w:b/>
          <w:bCs/>
          <w:sz w:val="24"/>
        </w:rPr>
        <w:t> </w:t>
      </w:r>
    </w:p>
    <w:p w14:paraId="02573097" w14:textId="1A5FBBF8" w:rsidR="00BD663D" w:rsidRPr="009A07E0" w:rsidRDefault="00B847C9" w:rsidP="00067ED0">
      <w:pPr>
        <w:pStyle w:val="Indent2"/>
        <w:tabs>
          <w:tab w:val="clear" w:pos="864"/>
        </w:tabs>
        <w:ind w:left="432" w:firstLine="0"/>
      </w:pPr>
      <w:r>
        <w:rPr>
          <w:b/>
          <w:bCs/>
          <w:color w:val="FF0000"/>
          <w:sz w:val="24"/>
          <w:szCs w:val="24"/>
          <w:vertAlign w:val="superscript"/>
        </w:rPr>
        <w:t>1</w:t>
      </w:r>
      <w:r w:rsidR="008564E6">
        <w:rPr>
          <w:b/>
          <w:bCs/>
          <w:color w:val="FF0000"/>
          <w:sz w:val="24"/>
          <w:szCs w:val="24"/>
          <w:vertAlign w:val="superscript"/>
        </w:rPr>
        <w:t>j</w:t>
      </w:r>
      <w:r w:rsidR="00571C41" w:rsidRPr="001935DA">
        <w:rPr>
          <w:b/>
          <w:sz w:val="24"/>
          <w:szCs w:val="24"/>
        </w:rPr>
        <w:t>[</w:t>
      </w:r>
      <w:r w:rsidR="00BD663D">
        <w:t>If there is an overpayment due to Prudential</w:t>
      </w:r>
      <w:r w:rsidR="005F62D3" w:rsidRPr="005F62D3">
        <w:t xml:space="preserve"> </w:t>
      </w:r>
      <w:r w:rsidR="005F62D3">
        <w:t xml:space="preserve">for any </w:t>
      </w:r>
      <w:r w:rsidR="009656B7">
        <w:t xml:space="preserve">Prudential </w:t>
      </w:r>
      <w:r w:rsidR="005F62D3">
        <w:t>claim</w:t>
      </w:r>
      <w:r w:rsidR="00BD663D">
        <w:t xml:space="preserve">, Prudential may apply the </w:t>
      </w:r>
      <w:r w:rsidR="00210158">
        <w:t>Survivor Benefit</w:t>
      </w:r>
      <w:r w:rsidR="00BD663D">
        <w:t xml:space="preserve"> payment toward any outstanding overpayment.</w:t>
      </w:r>
      <w:r w:rsidR="00571C41" w:rsidRPr="00571C41">
        <w:rPr>
          <w:b/>
          <w:bCs/>
          <w:sz w:val="24"/>
        </w:rPr>
        <w:t>]</w:t>
      </w:r>
    </w:p>
    <w:p w14:paraId="35D1C1BA" w14:textId="5D7E4E91" w:rsidR="00A40703" w:rsidRDefault="00A40703" w:rsidP="00A40703">
      <w:pPr>
        <w:pStyle w:val="Subtitle1"/>
        <w:numPr>
          <w:ilvl w:val="12"/>
          <w:numId w:val="0"/>
        </w:numPr>
        <w:tabs>
          <w:tab w:val="clear" w:pos="432"/>
        </w:tabs>
        <w:rPr>
          <w:rFonts w:ascii="Book Antiqua" w:hAnsi="Book Antiqua"/>
        </w:rPr>
      </w:pPr>
      <w:r>
        <w:rPr>
          <w:color w:val="FF0000"/>
          <w:vertAlign w:val="superscript"/>
        </w:rPr>
        <w:t>2</w:t>
      </w:r>
      <w:r w:rsidR="00571C41" w:rsidRPr="001935DA">
        <w:t>[</w:t>
      </w:r>
      <w:r>
        <w:rPr>
          <w:rFonts w:ascii="Book Antiqua" w:hAnsi="Book Antiqua"/>
        </w:rPr>
        <w:t>What Insurance Is Available If You End Employment?</w:t>
      </w:r>
      <w:r>
        <w:rPr>
          <w:rFonts w:ascii="Book Antiqua" w:hAnsi="Book Antiqua"/>
        </w:rPr>
        <w:br/>
      </w:r>
      <w:r w:rsidR="008B3721">
        <w:rPr>
          <w:rFonts w:ascii="Book Antiqua" w:hAnsi="Book Antiqua"/>
        </w:rPr>
        <w:t>(</w:t>
      </w:r>
      <w:r>
        <w:rPr>
          <w:rFonts w:ascii="Book Antiqua" w:hAnsi="Book Antiqua"/>
        </w:rPr>
        <w:t>Conversion</w:t>
      </w:r>
      <w:r w:rsidR="008B3721">
        <w:rPr>
          <w:rFonts w:ascii="Book Antiqua" w:hAnsi="Book Antiqua"/>
        </w:rPr>
        <w:t>)</w:t>
      </w:r>
    </w:p>
    <w:p w14:paraId="351BD8A3" w14:textId="54A33E3C" w:rsidR="00A40703" w:rsidRDefault="00A40703" w:rsidP="00A40703">
      <w:pPr>
        <w:pStyle w:val="2Text"/>
      </w:pPr>
      <w:r>
        <w:t xml:space="preserve">If </w:t>
      </w:r>
      <w:r w:rsidR="00831858">
        <w:t>You</w:t>
      </w:r>
      <w:r>
        <w:t xml:space="preserve"> end employment with </w:t>
      </w:r>
      <w:r w:rsidR="00AA422B" w:rsidRPr="002E41CC">
        <w:rPr>
          <w:b/>
          <w:bCs/>
          <w:color w:val="FF0000"/>
          <w:sz w:val="24"/>
          <w:szCs w:val="24"/>
          <w:vertAlign w:val="superscript"/>
        </w:rPr>
        <w:t>CV2</w:t>
      </w:r>
      <w:r w:rsidR="00571C41" w:rsidRPr="001935DA">
        <w:rPr>
          <w:b/>
          <w:sz w:val="24"/>
          <w:szCs w:val="24"/>
        </w:rPr>
        <w:t>[</w:t>
      </w:r>
      <w:r w:rsidR="00D60341">
        <w:t>Your</w:t>
      </w:r>
      <w:r w:rsidR="00AA422B">
        <w:t xml:space="preserve"> Employer</w:t>
      </w:r>
      <w:r w:rsidR="00571C41" w:rsidRPr="723C6FBC">
        <w:rPr>
          <w:b/>
          <w:sz w:val="24"/>
          <w:szCs w:val="24"/>
        </w:rPr>
        <w:t>]</w:t>
      </w:r>
      <w:r>
        <w:t xml:space="preserve">, </w:t>
      </w:r>
      <w:r w:rsidR="00D60341">
        <w:t>Your</w:t>
      </w:r>
      <w:r>
        <w:t xml:space="preserve"> </w:t>
      </w:r>
      <w:r w:rsidR="003325FB">
        <w:t>d</w:t>
      </w:r>
      <w:r w:rsidR="00FF5545">
        <w:t>isability</w:t>
      </w:r>
      <w:r w:rsidR="007E44BB">
        <w:t xml:space="preserve"> </w:t>
      </w:r>
      <w:r>
        <w:t>coverage under the</w:t>
      </w:r>
      <w:r w:rsidR="00B26632">
        <w:t xml:space="preserve"> Plan </w:t>
      </w:r>
      <w:r>
        <w:t xml:space="preserve">will end. You may be eligible to purchase insurance under Prudential’s group conversion policy. To be eligible, </w:t>
      </w:r>
      <w:r w:rsidR="00831858">
        <w:t>You</w:t>
      </w:r>
      <w:r>
        <w:t xml:space="preserve"> must have been </w:t>
      </w:r>
      <w:r w:rsidR="00247B68">
        <w:t>I</w:t>
      </w:r>
      <w:r>
        <w:t xml:space="preserve">nsured under </w:t>
      </w:r>
      <w:r w:rsidR="00AA422B" w:rsidRPr="002E41CC">
        <w:rPr>
          <w:b/>
          <w:bCs/>
          <w:color w:val="FF0000"/>
          <w:sz w:val="24"/>
          <w:szCs w:val="24"/>
          <w:vertAlign w:val="superscript"/>
        </w:rPr>
        <w:t>CV2</w:t>
      </w:r>
      <w:r w:rsidR="00571C41" w:rsidRPr="723C6FBC">
        <w:rPr>
          <w:b/>
          <w:sz w:val="24"/>
          <w:szCs w:val="24"/>
        </w:rPr>
        <w:t>[</w:t>
      </w:r>
      <w:r w:rsidR="00D60341">
        <w:t>Your</w:t>
      </w:r>
      <w:r w:rsidR="00AA422B">
        <w:t xml:space="preserve"> Employer’s</w:t>
      </w:r>
      <w:r w:rsidR="00571C41" w:rsidRPr="723C6FBC">
        <w:rPr>
          <w:b/>
          <w:sz w:val="24"/>
          <w:szCs w:val="24"/>
        </w:rPr>
        <w:t>]</w:t>
      </w:r>
      <w:r>
        <w:t xml:space="preserve"> group</w:t>
      </w:r>
      <w:r w:rsidR="00B26632">
        <w:t xml:space="preserve"> Plan </w:t>
      </w:r>
      <w:r>
        <w:t xml:space="preserve">for at least </w:t>
      </w:r>
      <w:r w:rsidR="00715E53" w:rsidRPr="00987A39">
        <w:rPr>
          <w:b/>
          <w:bCs/>
          <w:color w:val="FF0000"/>
          <w:sz w:val="24"/>
          <w:szCs w:val="24"/>
          <w:vertAlign w:val="superscript"/>
        </w:rPr>
        <w:t>2a</w:t>
      </w:r>
      <w:r w:rsidR="00571C41" w:rsidRPr="723C6FBC">
        <w:rPr>
          <w:b/>
          <w:sz w:val="24"/>
          <w:szCs w:val="24"/>
        </w:rPr>
        <w:t>[</w:t>
      </w:r>
      <w:r w:rsidR="00042EBD">
        <w:t>1</w:t>
      </w:r>
      <w:r w:rsidR="005F788A">
        <w:t xml:space="preserve"> </w:t>
      </w:r>
      <w:r w:rsidR="0067753E">
        <w:t>–</w:t>
      </w:r>
      <w:r w:rsidR="005F788A">
        <w:t xml:space="preserve"> 24</w:t>
      </w:r>
      <w:r>
        <w:t xml:space="preserve"> consecutive months</w:t>
      </w:r>
      <w:r w:rsidR="00571C41" w:rsidRPr="723C6FBC">
        <w:rPr>
          <w:b/>
          <w:sz w:val="24"/>
          <w:szCs w:val="24"/>
        </w:rPr>
        <w:t>]</w:t>
      </w:r>
      <w:r>
        <w:t xml:space="preserve">. We will consider the amount of time </w:t>
      </w:r>
      <w:r w:rsidR="00831858">
        <w:t>You</w:t>
      </w:r>
      <w:r>
        <w:t xml:space="preserve"> were</w:t>
      </w:r>
      <w:r w:rsidR="00247B68">
        <w:t xml:space="preserve"> I</w:t>
      </w:r>
      <w:r>
        <w:t>nsured under the Prudential</w:t>
      </w:r>
      <w:r w:rsidR="00B26632">
        <w:t xml:space="preserve"> Plan </w:t>
      </w:r>
      <w:r>
        <w:t>and the</w:t>
      </w:r>
      <w:r w:rsidR="00B26632">
        <w:t xml:space="preserve"> </w:t>
      </w:r>
      <w:r w:rsidR="00267C48">
        <w:t>p</w:t>
      </w:r>
      <w:r w:rsidR="00B26632">
        <w:t xml:space="preserve">lan </w:t>
      </w:r>
      <w:r>
        <w:t>it replaced, if any.</w:t>
      </w:r>
    </w:p>
    <w:p w14:paraId="4776E11F" w14:textId="77777777" w:rsidR="00A40703" w:rsidRDefault="00A40703" w:rsidP="00A40703">
      <w:pPr>
        <w:pStyle w:val="2Text"/>
      </w:pPr>
      <w:r>
        <w:t>You are not eligible to apply for coverage under Prudential’s group conversion policy if:</w:t>
      </w:r>
    </w:p>
    <w:p w14:paraId="7BB6144D" w14:textId="0B6BFAE0" w:rsidR="00A40703" w:rsidRDefault="00831858" w:rsidP="00067ED0">
      <w:pPr>
        <w:pStyle w:val="BulletD"/>
        <w:tabs>
          <w:tab w:val="clear" w:pos="1296"/>
          <w:tab w:val="clear" w:pos="1728"/>
          <w:tab w:val="clear" w:pos="2160"/>
        </w:tabs>
      </w:pPr>
      <w:r>
        <w:t>You</w:t>
      </w:r>
      <w:r w:rsidR="00A40703">
        <w:t xml:space="preserve"> are or become insured under another group </w:t>
      </w:r>
      <w:r w:rsidR="00310971" w:rsidRPr="00310971">
        <w:rPr>
          <w:rFonts w:cs="Arial"/>
          <w:b/>
          <w:color w:val="FF0000"/>
          <w:sz w:val="24"/>
          <w:szCs w:val="24"/>
          <w:vertAlign w:val="superscript"/>
        </w:rPr>
        <w:t>CV1</w:t>
      </w:r>
      <w:r w:rsidR="00571C41" w:rsidRPr="00571C41">
        <w:rPr>
          <w:b/>
          <w:bCs/>
          <w:sz w:val="24"/>
        </w:rPr>
        <w:t>[</w:t>
      </w:r>
      <w:r w:rsidR="00A40703">
        <w:t>long term</w:t>
      </w:r>
      <w:r w:rsidR="00571C41" w:rsidRPr="00571C41">
        <w:rPr>
          <w:b/>
          <w:bCs/>
          <w:sz w:val="24"/>
        </w:rPr>
        <w:t>]</w:t>
      </w:r>
      <w:r w:rsidR="00A40703">
        <w:t xml:space="preserve"> disability</w:t>
      </w:r>
      <w:r w:rsidR="00B26632">
        <w:t xml:space="preserve"> </w:t>
      </w:r>
      <w:r w:rsidR="00B6200E">
        <w:t>p</w:t>
      </w:r>
      <w:r w:rsidR="00B26632">
        <w:t xml:space="preserve">lan </w:t>
      </w:r>
      <w:r w:rsidR="00A40703">
        <w:t xml:space="preserve">within </w:t>
      </w:r>
      <w:r w:rsidR="00713969" w:rsidRPr="00987A39">
        <w:rPr>
          <w:b/>
          <w:bCs/>
          <w:color w:val="FF0000"/>
          <w:sz w:val="24"/>
          <w:szCs w:val="24"/>
          <w:vertAlign w:val="superscript"/>
        </w:rPr>
        <w:t>2b</w:t>
      </w:r>
      <w:r w:rsidR="00571C41" w:rsidRPr="00571C41">
        <w:rPr>
          <w:b/>
          <w:bCs/>
          <w:sz w:val="24"/>
        </w:rPr>
        <w:t>[</w:t>
      </w:r>
      <w:r w:rsidR="00A40703">
        <w:t>3</w:t>
      </w:r>
      <w:r w:rsidR="00713969">
        <w:t>0 – 120</w:t>
      </w:r>
      <w:r w:rsidR="00A40703">
        <w:t xml:space="preserve"> days</w:t>
      </w:r>
      <w:r w:rsidR="00571C41" w:rsidRPr="00571C41">
        <w:rPr>
          <w:b/>
          <w:bCs/>
          <w:sz w:val="24"/>
        </w:rPr>
        <w:t>]</w:t>
      </w:r>
      <w:r w:rsidR="00A40703">
        <w:t xml:space="preserve"> after </w:t>
      </w:r>
      <w:r w:rsidR="00D60341">
        <w:t>Your</w:t>
      </w:r>
      <w:r w:rsidR="00A40703">
        <w:t xml:space="preserve"> employment ends;</w:t>
      </w:r>
    </w:p>
    <w:p w14:paraId="61DC730D" w14:textId="49412D39" w:rsidR="00A40703" w:rsidRDefault="00831858" w:rsidP="00067ED0">
      <w:pPr>
        <w:pStyle w:val="BulletD"/>
        <w:tabs>
          <w:tab w:val="clear" w:pos="1296"/>
          <w:tab w:val="clear" w:pos="1728"/>
          <w:tab w:val="clear" w:pos="2160"/>
        </w:tabs>
      </w:pPr>
      <w:r>
        <w:t>You</w:t>
      </w:r>
      <w:r w:rsidR="00A40703">
        <w:t xml:space="preserve"> are </w:t>
      </w:r>
      <w:r w:rsidR="00167306" w:rsidRPr="00987A39">
        <w:t>Disabled</w:t>
      </w:r>
      <w:r w:rsidR="00167306" w:rsidRPr="003E450C">
        <w:t xml:space="preserve"> </w:t>
      </w:r>
      <w:r w:rsidR="00A40703">
        <w:t xml:space="preserve">under the terms of the </w:t>
      </w:r>
      <w:r w:rsidR="00985B0E">
        <w:t>Plan</w:t>
      </w:r>
      <w:r w:rsidR="00A40703">
        <w:t>;</w:t>
      </w:r>
    </w:p>
    <w:p w14:paraId="2505B8B0" w14:textId="2D375C78" w:rsidR="00A40703" w:rsidRDefault="00831858" w:rsidP="00067ED0">
      <w:pPr>
        <w:pStyle w:val="BulletD"/>
        <w:tabs>
          <w:tab w:val="clear" w:pos="1296"/>
          <w:tab w:val="clear" w:pos="1728"/>
          <w:tab w:val="clear" w:pos="2160"/>
        </w:tabs>
      </w:pPr>
      <w:r>
        <w:t>You</w:t>
      </w:r>
      <w:r w:rsidR="00A40703">
        <w:t xml:space="preserve"> are age </w:t>
      </w:r>
      <w:r w:rsidR="000D7586" w:rsidRPr="00987A39">
        <w:rPr>
          <w:b/>
          <w:bCs/>
          <w:color w:val="FF0000"/>
          <w:sz w:val="24"/>
          <w:szCs w:val="24"/>
          <w:vertAlign w:val="superscript"/>
        </w:rPr>
        <w:t>2c</w:t>
      </w:r>
      <w:r w:rsidR="00571C41" w:rsidRPr="00571C41">
        <w:rPr>
          <w:b/>
          <w:bCs/>
          <w:sz w:val="24"/>
        </w:rPr>
        <w:t>[</w:t>
      </w:r>
      <w:r w:rsidR="00925A91">
        <w:t>65 - 100</w:t>
      </w:r>
      <w:r w:rsidR="00571C41" w:rsidRPr="00571C41">
        <w:rPr>
          <w:b/>
          <w:bCs/>
          <w:sz w:val="24"/>
        </w:rPr>
        <w:t>]</w:t>
      </w:r>
      <w:r w:rsidR="00A40703">
        <w:t xml:space="preserve"> or more when </w:t>
      </w:r>
      <w:r w:rsidR="00D60341">
        <w:t>Your</w:t>
      </w:r>
      <w:r w:rsidR="00A40703">
        <w:t xml:space="preserve"> employment ends;</w:t>
      </w:r>
    </w:p>
    <w:p w14:paraId="2B2CF013" w14:textId="59F30D21" w:rsidR="00A40703" w:rsidRDefault="009C7359" w:rsidP="00067ED0">
      <w:pPr>
        <w:pStyle w:val="BulletD"/>
        <w:tabs>
          <w:tab w:val="clear" w:pos="1296"/>
          <w:tab w:val="clear" w:pos="1728"/>
          <w:tab w:val="clear" w:pos="2160"/>
        </w:tabs>
      </w:pPr>
      <w:r>
        <w:t>Y</w:t>
      </w:r>
      <w:r w:rsidR="00A40703">
        <w:t xml:space="preserve">our </w:t>
      </w:r>
      <w:r w:rsidR="00D40C3B">
        <w:t>d</w:t>
      </w:r>
      <w:r w:rsidR="00FF5545">
        <w:t>isability</w:t>
      </w:r>
      <w:r w:rsidR="00A426C6">
        <w:t xml:space="preserve"> </w:t>
      </w:r>
      <w:r w:rsidR="00A40703">
        <w:t>coverage under the</w:t>
      </w:r>
      <w:r w:rsidR="00B26632">
        <w:t xml:space="preserve"> Plan </w:t>
      </w:r>
      <w:r w:rsidR="00A40703">
        <w:t>ends for any of the following reasons:</w:t>
      </w:r>
    </w:p>
    <w:p w14:paraId="049F29D3" w14:textId="07A926AC" w:rsidR="00A40703" w:rsidRDefault="00A40703" w:rsidP="00250B5E">
      <w:pPr>
        <w:pStyle w:val="BulletD"/>
        <w:numPr>
          <w:ilvl w:val="0"/>
          <w:numId w:val="32"/>
        </w:numPr>
        <w:ind w:left="1296"/>
      </w:pPr>
      <w:r>
        <w:t>the</w:t>
      </w:r>
      <w:r w:rsidR="00B26632">
        <w:t xml:space="preserve"> Plan </w:t>
      </w:r>
      <w:r>
        <w:t>is canceled;</w:t>
      </w:r>
    </w:p>
    <w:p w14:paraId="61741EB6" w14:textId="0ECC569A" w:rsidR="00A40703" w:rsidRDefault="00A40703" w:rsidP="00250B5E">
      <w:pPr>
        <w:pStyle w:val="BulletD"/>
        <w:numPr>
          <w:ilvl w:val="0"/>
          <w:numId w:val="32"/>
        </w:numPr>
        <w:ind w:left="1296"/>
      </w:pPr>
      <w:r>
        <w:t>the</w:t>
      </w:r>
      <w:r w:rsidR="00B26632">
        <w:t xml:space="preserve"> Plan </w:t>
      </w:r>
      <w:r>
        <w:t xml:space="preserve">is changed to exclude the group of </w:t>
      </w:r>
      <w:r w:rsidR="009540F7" w:rsidRPr="00B37216">
        <w:rPr>
          <w:b/>
          <w:bCs/>
          <w:color w:val="FF0000"/>
          <w:sz w:val="24"/>
          <w:vertAlign w:val="superscript"/>
        </w:rPr>
        <w:t>CV6</w:t>
      </w:r>
      <w:r w:rsidR="00571C41" w:rsidRPr="00571C41">
        <w:rPr>
          <w:b/>
          <w:bCs/>
          <w:sz w:val="24"/>
        </w:rPr>
        <w:t>[</w:t>
      </w:r>
      <w:r w:rsidR="00A96E70">
        <w:t>E</w:t>
      </w:r>
      <w:r w:rsidR="009B6667">
        <w:t>mployees</w:t>
      </w:r>
      <w:r w:rsidR="00571C41" w:rsidRPr="00571C41">
        <w:rPr>
          <w:b/>
          <w:bCs/>
          <w:sz w:val="24"/>
        </w:rPr>
        <w:t>]</w:t>
      </w:r>
      <w:r>
        <w:t xml:space="preserve"> to which </w:t>
      </w:r>
      <w:r w:rsidR="00831858">
        <w:t>You</w:t>
      </w:r>
      <w:r>
        <w:t xml:space="preserve"> belong;</w:t>
      </w:r>
    </w:p>
    <w:p w14:paraId="40F890AF" w14:textId="6A83369E" w:rsidR="00A40703" w:rsidRDefault="00831858" w:rsidP="00250B5E">
      <w:pPr>
        <w:pStyle w:val="BulletD"/>
        <w:numPr>
          <w:ilvl w:val="0"/>
          <w:numId w:val="32"/>
        </w:numPr>
        <w:ind w:left="1296"/>
      </w:pPr>
      <w:r>
        <w:t>You</w:t>
      </w:r>
      <w:r w:rsidR="00A40703">
        <w:t xml:space="preserve"> are no longer in an eligible group;</w:t>
      </w:r>
    </w:p>
    <w:p w14:paraId="76632390" w14:textId="46D34143" w:rsidR="00A40703" w:rsidRDefault="00831858" w:rsidP="00250B5E">
      <w:pPr>
        <w:pStyle w:val="BulletD"/>
        <w:numPr>
          <w:ilvl w:val="0"/>
          <w:numId w:val="32"/>
        </w:numPr>
        <w:ind w:left="1296"/>
      </w:pPr>
      <w:r>
        <w:t>You</w:t>
      </w:r>
      <w:r w:rsidR="00A40703">
        <w:t xml:space="preserve"> retire;</w:t>
      </w:r>
    </w:p>
    <w:p w14:paraId="2597D6ED" w14:textId="317B7677" w:rsidR="00A40703" w:rsidRDefault="00831858" w:rsidP="00250B5E">
      <w:pPr>
        <w:pStyle w:val="BulletD"/>
        <w:numPr>
          <w:ilvl w:val="0"/>
          <w:numId w:val="32"/>
        </w:numPr>
        <w:ind w:left="1296"/>
      </w:pPr>
      <w:r>
        <w:t>You</w:t>
      </w:r>
      <w:r w:rsidR="00A40703">
        <w:t xml:space="preserve"> fail to pay the required premium </w:t>
      </w:r>
      <w:r w:rsidR="005E5D39">
        <w:t xml:space="preserve">contribution </w:t>
      </w:r>
      <w:r w:rsidR="00A40703">
        <w:t xml:space="preserve">under this </w:t>
      </w:r>
      <w:r w:rsidR="00A426C6">
        <w:t>P</w:t>
      </w:r>
      <w:r w:rsidR="00A40703">
        <w:t>lan.</w:t>
      </w:r>
    </w:p>
    <w:p w14:paraId="6BBDCA40" w14:textId="4A9D7DCE" w:rsidR="00A40703" w:rsidRDefault="00A40703" w:rsidP="00A40703">
      <w:pPr>
        <w:pStyle w:val="2Text"/>
      </w:pPr>
      <w:r>
        <w:t>You must apply for insurance under the conversion policy and pay the first premium</w:t>
      </w:r>
      <w:r w:rsidR="00EA1D13" w:rsidRPr="00EA1D13">
        <w:t xml:space="preserve"> </w:t>
      </w:r>
      <w:r w:rsidR="00EA1D13">
        <w:t>contribution</w:t>
      </w:r>
      <w:r>
        <w:t xml:space="preserve"> to Prudential within </w:t>
      </w:r>
      <w:r w:rsidR="00AF47E6" w:rsidRPr="00987A39">
        <w:rPr>
          <w:b/>
          <w:bCs/>
          <w:color w:val="FF0000"/>
          <w:sz w:val="24"/>
          <w:szCs w:val="24"/>
          <w:vertAlign w:val="superscript"/>
        </w:rPr>
        <w:t>2d</w:t>
      </w:r>
      <w:r w:rsidR="00571C41" w:rsidRPr="00571C41">
        <w:rPr>
          <w:b/>
          <w:bCs/>
          <w:sz w:val="24"/>
        </w:rPr>
        <w:t>[</w:t>
      </w:r>
      <w:r w:rsidR="000701B7">
        <w:t>30 – 365 days</w:t>
      </w:r>
      <w:r w:rsidR="00571C41" w:rsidRPr="00571C41">
        <w:rPr>
          <w:b/>
          <w:bCs/>
          <w:sz w:val="24"/>
        </w:rPr>
        <w:t>]</w:t>
      </w:r>
      <w:r w:rsidR="000701B7">
        <w:t xml:space="preserve"> </w:t>
      </w:r>
      <w:r>
        <w:t xml:space="preserve">after the date </w:t>
      </w:r>
      <w:r w:rsidR="00D60341">
        <w:t>Your</w:t>
      </w:r>
      <w:r>
        <w:t xml:space="preserve"> employment ends. </w:t>
      </w:r>
      <w:r w:rsidR="00215E95">
        <w:t xml:space="preserve">Evidence </w:t>
      </w:r>
      <w:r w:rsidR="005A0FB7">
        <w:t>of</w:t>
      </w:r>
      <w:r w:rsidR="00215E95">
        <w:t xml:space="preserve"> Insurability</w:t>
      </w:r>
      <w:r>
        <w:t xml:space="preserve"> will be required for certain higher amounts</w:t>
      </w:r>
      <w:r w:rsidR="00BB489F">
        <w:t xml:space="preserve"> of disability coverage</w:t>
      </w:r>
      <w:r>
        <w:t>.</w:t>
      </w:r>
    </w:p>
    <w:p w14:paraId="0C36891D" w14:textId="714B8CF0" w:rsidR="00A40703" w:rsidRDefault="00A40703" w:rsidP="00A40703">
      <w:pPr>
        <w:pStyle w:val="2Text"/>
      </w:pPr>
      <w:r>
        <w:lastRenderedPageBreak/>
        <w:t xml:space="preserve">Prudential will determine the </w:t>
      </w:r>
      <w:r w:rsidR="006E7E93">
        <w:t>d</w:t>
      </w:r>
      <w:r w:rsidR="00FF5545">
        <w:t>isability</w:t>
      </w:r>
      <w:r w:rsidR="00233B7A">
        <w:t xml:space="preserve"> </w:t>
      </w:r>
      <w:r>
        <w:t xml:space="preserve">coverage </w:t>
      </w:r>
      <w:r w:rsidR="00831858">
        <w:t>You</w:t>
      </w:r>
      <w:r>
        <w:t xml:space="preserve"> will have under the conversion policy. The conversion policy may not be the same coverage </w:t>
      </w:r>
      <w:r w:rsidR="003B254A">
        <w:t>We</w:t>
      </w:r>
      <w:r>
        <w:t xml:space="preserve"> offered </w:t>
      </w:r>
      <w:r w:rsidR="00831858">
        <w:t>You</w:t>
      </w:r>
      <w:r>
        <w:t xml:space="preserve"> under </w:t>
      </w:r>
      <w:r w:rsidR="00AA422B" w:rsidRPr="002E41CC">
        <w:rPr>
          <w:b/>
          <w:bCs/>
          <w:color w:val="FF0000"/>
          <w:sz w:val="24"/>
          <w:szCs w:val="24"/>
          <w:vertAlign w:val="superscript"/>
        </w:rPr>
        <w:t>CV2</w:t>
      </w:r>
      <w:r w:rsidR="00571C41" w:rsidRPr="5F881898">
        <w:rPr>
          <w:b/>
          <w:sz w:val="24"/>
          <w:szCs w:val="24"/>
        </w:rPr>
        <w:t>[</w:t>
      </w:r>
      <w:r w:rsidR="00D60341">
        <w:t>Your</w:t>
      </w:r>
      <w:r w:rsidR="00AA422B">
        <w:t xml:space="preserve"> Employer’s</w:t>
      </w:r>
      <w:r w:rsidR="00571C41" w:rsidRPr="5F881898">
        <w:rPr>
          <w:b/>
          <w:sz w:val="24"/>
          <w:szCs w:val="24"/>
        </w:rPr>
        <w:t>]</w:t>
      </w:r>
      <w:r>
        <w:t xml:space="preserve"> group </w:t>
      </w:r>
      <w:r w:rsidR="00985B0E">
        <w:t>Plan</w:t>
      </w:r>
      <w:r>
        <w:t>. It may be any form of conversion</w:t>
      </w:r>
      <w:r w:rsidR="00B26632">
        <w:t xml:space="preserve"> </w:t>
      </w:r>
      <w:r w:rsidR="009E6375">
        <w:t>p</w:t>
      </w:r>
      <w:r w:rsidR="00B26632">
        <w:t xml:space="preserve">lan </w:t>
      </w:r>
      <w:r>
        <w:t xml:space="preserve">that </w:t>
      </w:r>
      <w:r w:rsidR="003B254A">
        <w:t>We</w:t>
      </w:r>
      <w:r>
        <w:t xml:space="preserve"> then make available. The benefits will comply with any state laws or regulations that may apply.</w:t>
      </w:r>
      <w:r w:rsidR="009F6CE2">
        <w:t xml:space="preserve"> </w:t>
      </w:r>
    </w:p>
    <w:p w14:paraId="17DBC00C" w14:textId="5B505BD4" w:rsidR="00A40703" w:rsidRDefault="00D60341" w:rsidP="00A40703">
      <w:pPr>
        <w:pStyle w:val="2Text"/>
      </w:pPr>
      <w:r>
        <w:t>Your</w:t>
      </w:r>
      <w:r w:rsidR="00A40703">
        <w:t xml:space="preserve"> amount of coverage under the conversion</w:t>
      </w:r>
      <w:r w:rsidR="00B26632">
        <w:t xml:space="preserve"> </w:t>
      </w:r>
      <w:r w:rsidR="00BB489F">
        <w:t>p</w:t>
      </w:r>
      <w:r w:rsidR="00B26632">
        <w:t xml:space="preserve">lan </w:t>
      </w:r>
      <w:r w:rsidR="00A40703">
        <w:t xml:space="preserve">will not be more than </w:t>
      </w:r>
      <w:r>
        <w:t>Your</w:t>
      </w:r>
      <w:r w:rsidR="00A40703">
        <w:t xml:space="preserve"> amount under this</w:t>
      </w:r>
      <w:r w:rsidR="00B26632">
        <w:t xml:space="preserve"> Plan </w:t>
      </w:r>
      <w:r w:rsidR="00A40703">
        <w:t xml:space="preserve">when </w:t>
      </w:r>
      <w:r>
        <w:t>Your</w:t>
      </w:r>
      <w:r w:rsidR="00A40703">
        <w:t xml:space="preserve"> coverage ends. It may be lower than under this </w:t>
      </w:r>
      <w:r w:rsidR="00985B0E">
        <w:t>Plan</w:t>
      </w:r>
      <w:r w:rsidR="00A40703">
        <w:t>.</w:t>
      </w:r>
    </w:p>
    <w:p w14:paraId="158C8DDB" w14:textId="25579336" w:rsidR="00A40703" w:rsidRDefault="00D60341" w:rsidP="00A40703">
      <w:pPr>
        <w:pStyle w:val="2Text"/>
      </w:pPr>
      <w:r>
        <w:t>Your</w:t>
      </w:r>
      <w:r w:rsidR="00A40703">
        <w:t xml:space="preserve"> rates for the conversion</w:t>
      </w:r>
      <w:r w:rsidR="00B26632">
        <w:t xml:space="preserve"> </w:t>
      </w:r>
      <w:r w:rsidR="009E6375">
        <w:t>p</w:t>
      </w:r>
      <w:r w:rsidR="00B26632">
        <w:t xml:space="preserve">lan </w:t>
      </w:r>
      <w:r w:rsidR="00A40703">
        <w:t xml:space="preserve">will be based on Prudential’s rate as it applies to the form and amount of insurance it provides, the premium </w:t>
      </w:r>
      <w:r w:rsidR="00EA1D13">
        <w:t xml:space="preserve">contribution </w:t>
      </w:r>
      <w:r w:rsidR="00A40703">
        <w:t xml:space="preserve">period and </w:t>
      </w:r>
      <w:r>
        <w:t>Your</w:t>
      </w:r>
      <w:r w:rsidR="00A40703">
        <w:t xml:space="preserve"> age at the time of conversion. </w:t>
      </w:r>
      <w:r>
        <w:t>Your</w:t>
      </w:r>
      <w:r w:rsidR="00A40703">
        <w:t xml:space="preserve"> premium</w:t>
      </w:r>
      <w:r w:rsidR="00EA1D13" w:rsidRPr="00EA1D13">
        <w:t xml:space="preserve"> </w:t>
      </w:r>
      <w:r w:rsidR="00EA1D13">
        <w:t>contribution</w:t>
      </w:r>
      <w:r w:rsidR="00A40703">
        <w:t xml:space="preserve">s will not be due less often than quarterly, unless </w:t>
      </w:r>
      <w:r w:rsidR="00831858">
        <w:t>You</w:t>
      </w:r>
      <w:r w:rsidR="00A40703">
        <w:t xml:space="preserve"> agree to another frequency.</w:t>
      </w:r>
      <w:r w:rsidR="00571C41" w:rsidRPr="00571C41">
        <w:rPr>
          <w:b/>
          <w:bCs/>
          <w:sz w:val="24"/>
        </w:rPr>
        <w:t>]</w:t>
      </w:r>
    </w:p>
    <w:p w14:paraId="5760340E" w14:textId="6EC02241" w:rsidR="002B7D4F" w:rsidRDefault="007C36FF" w:rsidP="002B7D4F">
      <w:pPr>
        <w:pStyle w:val="Subtitle1"/>
        <w:numPr>
          <w:ilvl w:val="12"/>
          <w:numId w:val="0"/>
        </w:numPr>
        <w:tabs>
          <w:tab w:val="clear" w:pos="432"/>
        </w:tabs>
        <w:rPr>
          <w:rFonts w:ascii="Book Antiqua" w:hAnsi="Book Antiqua"/>
        </w:rPr>
      </w:pPr>
      <w:r w:rsidRPr="00987A39">
        <w:rPr>
          <w:rFonts w:cs="Arial"/>
          <w:color w:val="FF0000"/>
          <w:vertAlign w:val="superscript"/>
        </w:rPr>
        <w:t>3</w:t>
      </w:r>
      <w:r w:rsidR="00571C41" w:rsidRPr="009621B7">
        <w:rPr>
          <w:rFonts w:cs="Arial"/>
        </w:rPr>
        <w:t>[</w:t>
      </w:r>
      <w:r w:rsidR="00F8326C">
        <w:rPr>
          <w:rFonts w:ascii="Book Antiqua" w:hAnsi="Book Antiqua"/>
        </w:rPr>
        <w:t xml:space="preserve">Continuation of Coverage at </w:t>
      </w:r>
      <w:r w:rsidR="00D60341">
        <w:rPr>
          <w:rFonts w:ascii="Book Antiqua" w:hAnsi="Book Antiqua"/>
        </w:rPr>
        <w:t>Your</w:t>
      </w:r>
      <w:r w:rsidR="00F8326C">
        <w:rPr>
          <w:rFonts w:ascii="Book Antiqua" w:hAnsi="Book Antiqua"/>
        </w:rPr>
        <w:t xml:space="preserve"> Option</w:t>
      </w:r>
    </w:p>
    <w:p w14:paraId="19B718A4" w14:textId="782B9D39" w:rsidR="00873761" w:rsidRDefault="00D60341" w:rsidP="00067ED0">
      <w:pPr>
        <w:pStyle w:val="2Text"/>
      </w:pPr>
      <w:r>
        <w:t>Your</w:t>
      </w:r>
      <w:r w:rsidR="00A150FF">
        <w:t xml:space="preserve"> </w:t>
      </w:r>
      <w:r w:rsidR="00240045">
        <w:t>d</w:t>
      </w:r>
      <w:r w:rsidR="00FF5545">
        <w:t>isability</w:t>
      </w:r>
      <w:r w:rsidR="00873761">
        <w:t xml:space="preserve"> </w:t>
      </w:r>
      <w:r w:rsidR="00265111">
        <w:t>c</w:t>
      </w:r>
      <w:r w:rsidR="00873761">
        <w:t>overage</w:t>
      </w:r>
      <w:r w:rsidR="00D5482F">
        <w:t xml:space="preserve"> under the</w:t>
      </w:r>
      <w:r w:rsidR="00B26632">
        <w:t xml:space="preserve"> Plan </w:t>
      </w:r>
      <w:r w:rsidR="00873761">
        <w:t xml:space="preserve">becomes portable and </w:t>
      </w:r>
      <w:r w:rsidR="00831858">
        <w:t>You</w:t>
      </w:r>
      <w:r w:rsidR="00873761">
        <w:t xml:space="preserve"> may elect to continue</w:t>
      </w:r>
      <w:r w:rsidR="009B0863">
        <w:t xml:space="preserve"> </w:t>
      </w:r>
      <w:r w:rsidR="00D5482F">
        <w:t>c</w:t>
      </w:r>
      <w:r w:rsidR="00873761">
        <w:t xml:space="preserve">overage for </w:t>
      </w:r>
      <w:r w:rsidR="00831858">
        <w:t>You</w:t>
      </w:r>
      <w:r w:rsidR="00873761">
        <w:t xml:space="preserve"> if all of these conditions are met:</w:t>
      </w:r>
    </w:p>
    <w:p w14:paraId="0CB807B5" w14:textId="2EE3B13F" w:rsidR="00873761" w:rsidRDefault="00467DAE" w:rsidP="00B37216">
      <w:pPr>
        <w:pStyle w:val="BulletD"/>
      </w:pPr>
      <w:r>
        <w:t>Disability c</w:t>
      </w:r>
      <w:r w:rsidR="00873761">
        <w:t xml:space="preserve">overage for </w:t>
      </w:r>
      <w:r w:rsidR="00831858">
        <w:t>You</w:t>
      </w:r>
      <w:r w:rsidR="00873761">
        <w:t xml:space="preserve"> under the Group</w:t>
      </w:r>
      <w:r w:rsidR="00375932" w:rsidDel="001C00F3">
        <w:t xml:space="preserve"> </w:t>
      </w:r>
      <w:r w:rsidR="00375932">
        <w:t>Contract</w:t>
      </w:r>
      <w:r w:rsidR="00873761">
        <w:t xml:space="preserve"> would have ended because</w:t>
      </w:r>
      <w:r w:rsidR="00634309">
        <w:t xml:space="preserve"> </w:t>
      </w:r>
      <w:r w:rsidR="00D60341">
        <w:t>Your</w:t>
      </w:r>
      <w:r w:rsidR="00873761">
        <w:t xml:space="preserve"> employment ended for a reason other than gross misconduct.</w:t>
      </w:r>
    </w:p>
    <w:p w14:paraId="0B0C70AA" w14:textId="07CDFDB2" w:rsidR="00873761" w:rsidRDefault="00873761" w:rsidP="00B37216">
      <w:pPr>
        <w:pStyle w:val="BulletD"/>
      </w:pPr>
      <w:r>
        <w:t>You have been continuously insured under the</w:t>
      </w:r>
      <w:r w:rsidR="00A4690D" w:rsidRPr="00A4690D">
        <w:rPr>
          <w:b/>
          <w:color w:val="FF0000"/>
          <w:sz w:val="24"/>
          <w:vertAlign w:val="superscript"/>
        </w:rPr>
        <w:t xml:space="preserve"> </w:t>
      </w:r>
      <w:r w:rsidR="00A4690D" w:rsidRPr="00692172">
        <w:rPr>
          <w:b/>
          <w:color w:val="FF0000"/>
          <w:sz w:val="24"/>
          <w:vertAlign w:val="superscript"/>
        </w:rPr>
        <w:t>CV2</w:t>
      </w:r>
      <w:r w:rsidR="00571C41" w:rsidRPr="00571C41">
        <w:rPr>
          <w:b/>
          <w:bCs/>
          <w:sz w:val="24"/>
        </w:rPr>
        <w:t>[</w:t>
      </w:r>
      <w:r w:rsidR="00A4690D">
        <w:t>the Employer's</w:t>
      </w:r>
      <w:r w:rsidR="00571C41" w:rsidRPr="00571C41">
        <w:rPr>
          <w:b/>
          <w:bCs/>
          <w:sz w:val="24"/>
        </w:rPr>
        <w:t>]</w:t>
      </w:r>
      <w:r>
        <w:t xml:space="preserve"> Group Contract for at least </w:t>
      </w:r>
      <w:r w:rsidR="00AC4F0A" w:rsidRPr="00987A39">
        <w:rPr>
          <w:b/>
          <w:bCs/>
          <w:color w:val="FF0000"/>
          <w:sz w:val="24"/>
          <w:szCs w:val="24"/>
          <w:vertAlign w:val="superscript"/>
        </w:rPr>
        <w:t>3a</w:t>
      </w:r>
      <w:r w:rsidR="00571C41" w:rsidRPr="00571C41">
        <w:rPr>
          <w:b/>
          <w:bCs/>
          <w:sz w:val="24"/>
        </w:rPr>
        <w:t>[</w:t>
      </w:r>
      <w:r>
        <w:t xml:space="preserve">1 day </w:t>
      </w:r>
      <w:r w:rsidR="00187CC4">
        <w:t>–</w:t>
      </w:r>
      <w:r>
        <w:t xml:space="preserve"> </w:t>
      </w:r>
      <w:r w:rsidR="005F6505">
        <w:t>60</w:t>
      </w:r>
      <w:r w:rsidR="00187CC4">
        <w:t xml:space="preserve"> months</w:t>
      </w:r>
      <w:r w:rsidR="00571C41" w:rsidRPr="00571C41">
        <w:rPr>
          <w:b/>
          <w:bCs/>
          <w:sz w:val="24"/>
        </w:rPr>
        <w:t>]</w:t>
      </w:r>
      <w:r>
        <w:t xml:space="preserve"> just before the date </w:t>
      </w:r>
      <w:r w:rsidR="00D60341">
        <w:t>Your</w:t>
      </w:r>
      <w:r>
        <w:t xml:space="preserve"> employment ended or </w:t>
      </w:r>
      <w:r w:rsidR="00D60341">
        <w:t>Your</w:t>
      </w:r>
      <w:r>
        <w:t xml:space="preserve"> work hours were reduced.</w:t>
      </w:r>
    </w:p>
    <w:p w14:paraId="41EA3479" w14:textId="2D036ABB" w:rsidR="008C47E4" w:rsidRDefault="008C47E4" w:rsidP="00B37216">
      <w:pPr>
        <w:pStyle w:val="BulletD"/>
      </w:pPr>
      <w:r w:rsidRPr="00E63C0F">
        <w:t>You must apply for</w:t>
      </w:r>
      <w:r w:rsidR="003513CA" w:rsidRPr="00E63C0F">
        <w:t xml:space="preserve"> </w:t>
      </w:r>
      <w:r w:rsidR="003513CA" w:rsidRPr="00987A39">
        <w:t>disability</w:t>
      </w:r>
      <w:r w:rsidRPr="00E63C0F">
        <w:t xml:space="preserve"> insurance under the </w:t>
      </w:r>
      <w:r w:rsidR="008F6572">
        <w:t>C</w:t>
      </w:r>
      <w:r w:rsidR="00961855" w:rsidRPr="00E63C0F">
        <w:t>ontinuation</w:t>
      </w:r>
      <w:r w:rsidRPr="00E63C0F">
        <w:t xml:space="preserve"> </w:t>
      </w:r>
      <w:r w:rsidR="00764CCB" w:rsidRPr="00987A39">
        <w:t xml:space="preserve">of </w:t>
      </w:r>
      <w:r w:rsidR="008F6572">
        <w:t>C</w:t>
      </w:r>
      <w:r w:rsidR="00764CCB" w:rsidRPr="00987A39">
        <w:t>ove</w:t>
      </w:r>
      <w:r w:rsidR="00E63C0F" w:rsidRPr="00987A39">
        <w:t xml:space="preserve">rage at </w:t>
      </w:r>
      <w:r w:rsidR="00D60341">
        <w:t>Your</w:t>
      </w:r>
      <w:r w:rsidR="00E63C0F" w:rsidRPr="00987A39">
        <w:t xml:space="preserve"> </w:t>
      </w:r>
      <w:r w:rsidR="008F6572">
        <w:t>O</w:t>
      </w:r>
      <w:r w:rsidR="00E63C0F" w:rsidRPr="00987A39">
        <w:t>ption</w:t>
      </w:r>
      <w:r w:rsidRPr="00E63C0F">
        <w:t xml:space="preserve"> and pay the first premium contribution to Prudential within </w:t>
      </w:r>
      <w:r w:rsidRPr="00E63C0F">
        <w:rPr>
          <w:b/>
          <w:color w:val="FF0000"/>
          <w:sz w:val="24"/>
          <w:szCs w:val="24"/>
          <w:vertAlign w:val="superscript"/>
        </w:rPr>
        <w:t>2d</w:t>
      </w:r>
      <w:r w:rsidR="00571C41" w:rsidRPr="00571C41">
        <w:rPr>
          <w:b/>
          <w:bCs/>
          <w:sz w:val="24"/>
        </w:rPr>
        <w:t>[</w:t>
      </w:r>
      <w:r w:rsidRPr="00E63C0F">
        <w:t>30 – 365 days</w:t>
      </w:r>
      <w:r w:rsidR="00571C41" w:rsidRPr="00571C41">
        <w:rPr>
          <w:b/>
          <w:bCs/>
          <w:sz w:val="24"/>
        </w:rPr>
        <w:t>]</w:t>
      </w:r>
      <w:r w:rsidRPr="00E63C0F">
        <w:t xml:space="preserve"> after the date </w:t>
      </w:r>
      <w:r w:rsidR="00D60341">
        <w:t>Your</w:t>
      </w:r>
      <w:r w:rsidRPr="00E63C0F">
        <w:t xml:space="preserve"> employment ends.</w:t>
      </w:r>
    </w:p>
    <w:p w14:paraId="774AEF4A" w14:textId="3B122E4E" w:rsidR="00873761" w:rsidRDefault="00FB4AA5" w:rsidP="00067ED0">
      <w:pPr>
        <w:pStyle w:val="2Text"/>
      </w:pPr>
      <w:r>
        <w:rPr>
          <w:b/>
          <w:color w:val="FF0000"/>
          <w:sz w:val="24"/>
          <w:vertAlign w:val="superscript"/>
        </w:rPr>
        <w:t>3</w:t>
      </w:r>
      <w:r w:rsidR="007915DE">
        <w:rPr>
          <w:b/>
          <w:color w:val="FF0000"/>
          <w:sz w:val="24"/>
          <w:vertAlign w:val="superscript"/>
        </w:rPr>
        <w:t>g</w:t>
      </w:r>
      <w:r w:rsidRPr="00571C41">
        <w:rPr>
          <w:b/>
          <w:bCs/>
          <w:sz w:val="24"/>
        </w:rPr>
        <w:t>[</w:t>
      </w:r>
      <w:r w:rsidR="00D60341">
        <w:t>Your</w:t>
      </w:r>
      <w:r w:rsidR="00873761">
        <w:t xml:space="preserve"> </w:t>
      </w:r>
      <w:r w:rsidR="00AA304C">
        <w:t>d</w:t>
      </w:r>
      <w:r w:rsidR="00FF5545">
        <w:t>isability</w:t>
      </w:r>
      <w:r w:rsidR="004A3411">
        <w:t xml:space="preserve"> benefits</w:t>
      </w:r>
      <w:r w:rsidR="00873761">
        <w:t xml:space="preserve"> and </w:t>
      </w:r>
      <w:r w:rsidR="00801753">
        <w:t>c</w:t>
      </w:r>
      <w:r w:rsidR="00873761">
        <w:t xml:space="preserve">overage that may be continued </w:t>
      </w:r>
      <w:r w:rsidR="00414CC0">
        <w:t>are those</w:t>
      </w:r>
      <w:r w:rsidR="00873761">
        <w:t xml:space="preserve"> which </w:t>
      </w:r>
      <w:r w:rsidR="00831858">
        <w:t>You</w:t>
      </w:r>
      <w:r w:rsidR="00873761">
        <w:t xml:space="preserve"> had on the date </w:t>
      </w:r>
      <w:r w:rsidR="00D60341">
        <w:t>Your</w:t>
      </w:r>
      <w:r w:rsidR="00873761">
        <w:t xml:space="preserve"> employment ended </w:t>
      </w:r>
      <w:r w:rsidR="007915DE">
        <w:rPr>
          <w:b/>
          <w:color w:val="FF0000"/>
          <w:sz w:val="24"/>
          <w:vertAlign w:val="superscript"/>
        </w:rPr>
        <w:t>3h</w:t>
      </w:r>
      <w:r w:rsidR="007915DE" w:rsidRPr="00571C41">
        <w:rPr>
          <w:b/>
          <w:bCs/>
          <w:sz w:val="24"/>
        </w:rPr>
        <w:t>[</w:t>
      </w:r>
      <w:r w:rsidR="00873761">
        <w:t xml:space="preserve">or </w:t>
      </w:r>
      <w:r w:rsidR="00D60341">
        <w:t>Your</w:t>
      </w:r>
      <w:r w:rsidR="00873761">
        <w:t xml:space="preserve"> work hours were reduced</w:t>
      </w:r>
      <w:r w:rsidR="007915DE" w:rsidRPr="00571C41">
        <w:rPr>
          <w:b/>
          <w:bCs/>
          <w:sz w:val="24"/>
        </w:rPr>
        <w:t>]</w:t>
      </w:r>
      <w:r w:rsidR="00873761">
        <w:t>.</w:t>
      </w:r>
      <w:r w:rsidR="007915DE" w:rsidRPr="00571C41">
        <w:rPr>
          <w:b/>
          <w:bCs/>
          <w:sz w:val="24"/>
        </w:rPr>
        <w:t>]</w:t>
      </w:r>
    </w:p>
    <w:p w14:paraId="10CAD94E" w14:textId="610ED578" w:rsidR="00873761" w:rsidRPr="00987A39" w:rsidRDefault="0094297A" w:rsidP="00067ED0">
      <w:pPr>
        <w:pStyle w:val="2Text"/>
        <w:rPr>
          <w:highlight w:val="yellow"/>
        </w:rPr>
      </w:pPr>
      <w:r w:rsidRPr="75356154">
        <w:rPr>
          <w:b/>
          <w:color w:val="FF0000"/>
          <w:sz w:val="24"/>
          <w:szCs w:val="24"/>
          <w:vertAlign w:val="superscript"/>
        </w:rPr>
        <w:t>CV2</w:t>
      </w:r>
      <w:r w:rsidR="00571C41" w:rsidRPr="75356154">
        <w:rPr>
          <w:b/>
          <w:sz w:val="24"/>
          <w:szCs w:val="24"/>
        </w:rPr>
        <w:t>[</w:t>
      </w:r>
      <w:r w:rsidR="00D60341">
        <w:t>Your</w:t>
      </w:r>
      <w:r w:rsidR="00873761" w:rsidRPr="00987A39">
        <w:t xml:space="preserve"> Employer</w:t>
      </w:r>
      <w:r w:rsidR="00571C41" w:rsidRPr="75356154">
        <w:rPr>
          <w:b/>
          <w:sz w:val="24"/>
          <w:szCs w:val="24"/>
        </w:rPr>
        <w:t>]</w:t>
      </w:r>
      <w:r w:rsidR="00873761" w:rsidRPr="00987A39">
        <w:t xml:space="preserve"> will </w:t>
      </w:r>
      <w:r w:rsidR="008A424D">
        <w:t xml:space="preserve">notify </w:t>
      </w:r>
      <w:r w:rsidR="00831858">
        <w:t>You</w:t>
      </w:r>
      <w:r w:rsidR="00873761" w:rsidRPr="00987A39">
        <w:t xml:space="preserve"> </w:t>
      </w:r>
      <w:r w:rsidR="009007EF">
        <w:t xml:space="preserve">in writing </w:t>
      </w:r>
      <w:r w:rsidR="00873761" w:rsidRPr="00987A39">
        <w:t xml:space="preserve">of </w:t>
      </w:r>
      <w:r w:rsidR="00D60341">
        <w:t>Your</w:t>
      </w:r>
      <w:r w:rsidR="00873761" w:rsidRPr="00987A39">
        <w:t xml:space="preserve"> right to continue the </w:t>
      </w:r>
      <w:r w:rsidR="001C00F3">
        <w:t>d</w:t>
      </w:r>
      <w:r w:rsidR="00FF5545">
        <w:t>isability</w:t>
      </w:r>
      <w:r w:rsidR="00DE7593">
        <w:t xml:space="preserve"> </w:t>
      </w:r>
      <w:r w:rsidR="00801753">
        <w:t>c</w:t>
      </w:r>
      <w:r w:rsidR="00873761" w:rsidRPr="00987A39">
        <w:t xml:space="preserve">overage. The notice will state the amount of the payments required for the </w:t>
      </w:r>
      <w:r w:rsidR="004A3411">
        <w:t>continued</w:t>
      </w:r>
      <w:r w:rsidR="00873761" w:rsidRPr="00987A39">
        <w:t xml:space="preserve"> </w:t>
      </w:r>
      <w:r w:rsidR="001C00F3">
        <w:t>d</w:t>
      </w:r>
      <w:r w:rsidR="00FF5545">
        <w:t>isability</w:t>
      </w:r>
      <w:r w:rsidR="00134AD8">
        <w:t xml:space="preserve"> </w:t>
      </w:r>
      <w:r w:rsidR="00802B7A">
        <w:t>c</w:t>
      </w:r>
      <w:r w:rsidR="00873761" w:rsidRPr="00987A39">
        <w:t>overage and the manner in which payments must be made.</w:t>
      </w:r>
    </w:p>
    <w:p w14:paraId="50FF3CB5" w14:textId="2E5964FD" w:rsidR="00873761" w:rsidRPr="00987A39" w:rsidRDefault="00873761" w:rsidP="00067ED0">
      <w:pPr>
        <w:pStyle w:val="2Text"/>
      </w:pPr>
      <w:r w:rsidRPr="00987A39">
        <w:t xml:space="preserve">If </w:t>
      </w:r>
      <w:r w:rsidR="00831858">
        <w:t>You</w:t>
      </w:r>
      <w:r w:rsidRPr="00987A39">
        <w:t xml:space="preserve"> want to continue the</w:t>
      </w:r>
      <w:r w:rsidR="004E6439">
        <w:t xml:space="preserve"> </w:t>
      </w:r>
      <w:r w:rsidR="00714F0E">
        <w:t>d</w:t>
      </w:r>
      <w:r w:rsidR="00FF5545">
        <w:t>isability</w:t>
      </w:r>
      <w:r w:rsidRPr="00987A39">
        <w:t xml:space="preserve"> </w:t>
      </w:r>
      <w:r w:rsidR="00802B7A">
        <w:t>c</w:t>
      </w:r>
      <w:r w:rsidRPr="00987A39">
        <w:t xml:space="preserve">overage, </w:t>
      </w:r>
      <w:r w:rsidR="00D60341">
        <w:t>Your</w:t>
      </w:r>
      <w:r w:rsidRPr="00987A39">
        <w:t xml:space="preserve"> first premium </w:t>
      </w:r>
      <w:r w:rsidR="00EA1D13">
        <w:t xml:space="preserve">contribution </w:t>
      </w:r>
      <w:r w:rsidRPr="00987A39">
        <w:t>payment must be sent to Prudential by the later of:</w:t>
      </w:r>
    </w:p>
    <w:p w14:paraId="6AC8CE82" w14:textId="18541FB6" w:rsidR="00873761" w:rsidRPr="007639DF" w:rsidRDefault="00367A47" w:rsidP="00B37216">
      <w:pPr>
        <w:pStyle w:val="BulletD"/>
      </w:pPr>
      <w:r w:rsidRPr="00987A39">
        <w:rPr>
          <w:b/>
          <w:bCs/>
          <w:color w:val="FF0000"/>
          <w:sz w:val="24"/>
          <w:szCs w:val="24"/>
          <w:vertAlign w:val="superscript"/>
        </w:rPr>
        <w:t>3c</w:t>
      </w:r>
      <w:r w:rsidR="00571C41" w:rsidRPr="001935DA">
        <w:rPr>
          <w:b/>
          <w:sz w:val="24"/>
          <w:szCs w:val="24"/>
        </w:rPr>
        <w:t>[</w:t>
      </w:r>
      <w:r w:rsidR="00873761">
        <w:t>30 – 90</w:t>
      </w:r>
      <w:r w:rsidR="00873761" w:rsidRPr="00B930BE">
        <w:t xml:space="preserve"> day</w:t>
      </w:r>
      <w:r w:rsidR="00873761">
        <w:t>s</w:t>
      </w:r>
      <w:r w:rsidR="00571C41" w:rsidRPr="0AB84356">
        <w:rPr>
          <w:b/>
          <w:sz w:val="24"/>
          <w:szCs w:val="24"/>
        </w:rPr>
        <w:t>]</w:t>
      </w:r>
      <w:r w:rsidR="00873761" w:rsidRPr="00B930BE">
        <w:t xml:space="preserve"> after the</w:t>
      </w:r>
      <w:r w:rsidR="001D432E">
        <w:t xml:space="preserve"> </w:t>
      </w:r>
      <w:r w:rsidR="001C00F3">
        <w:t>d</w:t>
      </w:r>
      <w:r w:rsidR="00FF5545">
        <w:t>isability</w:t>
      </w:r>
      <w:r w:rsidR="00873761" w:rsidRPr="00B930BE">
        <w:t xml:space="preserve"> </w:t>
      </w:r>
      <w:r w:rsidR="000D5367">
        <w:t>c</w:t>
      </w:r>
      <w:r w:rsidR="00873761">
        <w:t>overage</w:t>
      </w:r>
      <w:r w:rsidR="00873761" w:rsidRPr="00B930BE">
        <w:t xml:space="preserve"> would otherwise have ended; </w:t>
      </w:r>
      <w:r w:rsidR="002A322A">
        <w:t>or</w:t>
      </w:r>
    </w:p>
    <w:p w14:paraId="34A73A80" w14:textId="0E63106A" w:rsidR="00873761" w:rsidRDefault="003C693C" w:rsidP="00B37216">
      <w:pPr>
        <w:pStyle w:val="BulletD"/>
      </w:pPr>
      <w:r w:rsidRPr="00987A39">
        <w:rPr>
          <w:b/>
          <w:bCs/>
          <w:color w:val="FF0000"/>
          <w:sz w:val="24"/>
          <w:szCs w:val="24"/>
          <w:vertAlign w:val="superscript"/>
        </w:rPr>
        <w:t>3d</w:t>
      </w:r>
      <w:r w:rsidR="00571C41" w:rsidRPr="001935DA">
        <w:rPr>
          <w:b/>
          <w:sz w:val="24"/>
          <w:szCs w:val="24"/>
        </w:rPr>
        <w:t>[</w:t>
      </w:r>
      <w:r w:rsidR="00873761">
        <w:t>15 – 90</w:t>
      </w:r>
      <w:r w:rsidR="00873761" w:rsidRPr="00B930BE">
        <w:t xml:space="preserve"> day</w:t>
      </w:r>
      <w:r w:rsidR="00873761">
        <w:t>s</w:t>
      </w:r>
      <w:r w:rsidR="00571C41" w:rsidRPr="434F2016">
        <w:rPr>
          <w:b/>
          <w:sz w:val="24"/>
          <w:szCs w:val="24"/>
        </w:rPr>
        <w:t>]</w:t>
      </w:r>
      <w:r w:rsidR="00873761" w:rsidRPr="00B930BE">
        <w:t xml:space="preserve"> after </w:t>
      </w:r>
      <w:r w:rsidR="00831858">
        <w:t>You</w:t>
      </w:r>
      <w:r w:rsidR="00873761" w:rsidRPr="00B930BE">
        <w:t xml:space="preserve"> receive the notice informing </w:t>
      </w:r>
      <w:r w:rsidR="00831858">
        <w:t>You</w:t>
      </w:r>
      <w:r w:rsidR="00873761" w:rsidRPr="00B930BE">
        <w:t xml:space="preserve"> of </w:t>
      </w:r>
      <w:r w:rsidR="00D60341">
        <w:t>Your</w:t>
      </w:r>
      <w:r w:rsidR="00873761" w:rsidRPr="00B930BE">
        <w:t xml:space="preserve"> right to continue. But, in no event may election be made if </w:t>
      </w:r>
      <w:r w:rsidR="00831858">
        <w:t>You</w:t>
      </w:r>
      <w:r w:rsidR="00873761" w:rsidRPr="00B930BE">
        <w:t xml:space="preserve"> do not apply for continuation of </w:t>
      </w:r>
      <w:r w:rsidR="00F16980">
        <w:t xml:space="preserve">the </w:t>
      </w:r>
      <w:r w:rsidR="001C00F3">
        <w:t>d</w:t>
      </w:r>
      <w:r w:rsidR="00FF5545">
        <w:t>isability</w:t>
      </w:r>
      <w:r w:rsidR="00F16980">
        <w:t xml:space="preserve"> </w:t>
      </w:r>
      <w:r w:rsidR="000D5367">
        <w:t>c</w:t>
      </w:r>
      <w:r w:rsidR="00873761">
        <w:t>overage</w:t>
      </w:r>
      <w:r w:rsidR="00873761" w:rsidRPr="00B930BE">
        <w:t xml:space="preserve"> and pay the first payment prior to </w:t>
      </w:r>
      <w:r w:rsidR="0093116F" w:rsidRPr="00987A39">
        <w:rPr>
          <w:b/>
          <w:bCs/>
          <w:color w:val="FF0000"/>
          <w:sz w:val="24"/>
          <w:szCs w:val="24"/>
          <w:vertAlign w:val="superscript"/>
        </w:rPr>
        <w:t>3e</w:t>
      </w:r>
      <w:r w:rsidR="00571C41" w:rsidRPr="001935DA">
        <w:rPr>
          <w:b/>
          <w:sz w:val="24"/>
          <w:szCs w:val="24"/>
        </w:rPr>
        <w:t>[</w:t>
      </w:r>
      <w:r w:rsidR="00873761">
        <w:t>30 – 92</w:t>
      </w:r>
      <w:r w:rsidR="00873761" w:rsidRPr="00B930BE">
        <w:t xml:space="preserve"> day</w:t>
      </w:r>
      <w:r w:rsidR="00873761">
        <w:t>s</w:t>
      </w:r>
      <w:r w:rsidR="00571C41" w:rsidRPr="434F2016">
        <w:rPr>
          <w:b/>
          <w:sz w:val="24"/>
          <w:szCs w:val="24"/>
        </w:rPr>
        <w:t>]</w:t>
      </w:r>
      <w:r w:rsidR="00873761" w:rsidRPr="00B930BE">
        <w:t xml:space="preserve"> after </w:t>
      </w:r>
      <w:r w:rsidR="00831858">
        <w:t>You</w:t>
      </w:r>
      <w:r w:rsidR="00873761" w:rsidRPr="00B930BE">
        <w:t xml:space="preserve"> cease to be covered for the</w:t>
      </w:r>
      <w:r w:rsidR="00BB55B5">
        <w:t xml:space="preserve"> </w:t>
      </w:r>
      <w:r w:rsidR="00AA304C">
        <w:t>d</w:t>
      </w:r>
      <w:r w:rsidR="00FF5545">
        <w:t>isability</w:t>
      </w:r>
      <w:r w:rsidR="00873761" w:rsidRPr="00B930BE">
        <w:t xml:space="preserve"> </w:t>
      </w:r>
      <w:r w:rsidR="00137922">
        <w:t>c</w:t>
      </w:r>
      <w:r w:rsidR="00873761">
        <w:t>overage</w:t>
      </w:r>
      <w:r w:rsidR="00873761" w:rsidRPr="00B930BE">
        <w:t>.</w:t>
      </w:r>
    </w:p>
    <w:p w14:paraId="0E7C2249" w14:textId="2567BD39" w:rsidR="00873761" w:rsidRPr="002D1972" w:rsidRDefault="00873761" w:rsidP="00067ED0">
      <w:pPr>
        <w:pStyle w:val="2Text"/>
      </w:pPr>
      <w:r>
        <w:t xml:space="preserve">If this is done, the </w:t>
      </w:r>
      <w:r w:rsidR="00AA304C">
        <w:t>d</w:t>
      </w:r>
      <w:r w:rsidR="00FF5545">
        <w:t>isability</w:t>
      </w:r>
      <w:r w:rsidR="00690D62">
        <w:t xml:space="preserve"> </w:t>
      </w:r>
      <w:r w:rsidR="00137922">
        <w:t>co</w:t>
      </w:r>
      <w:r>
        <w:t>verage will be continued from the date it would have ended until the first of these occurs:</w:t>
      </w:r>
    </w:p>
    <w:p w14:paraId="4B3BFF92" w14:textId="594BEE46" w:rsidR="00873761" w:rsidRDefault="00874B28" w:rsidP="00B37216">
      <w:pPr>
        <w:pStyle w:val="BulletD"/>
      </w:pPr>
      <w:r>
        <w:rPr>
          <w:b/>
          <w:color w:val="FF0000"/>
          <w:sz w:val="24"/>
          <w:vertAlign w:val="superscript"/>
        </w:rPr>
        <w:t>3h</w:t>
      </w:r>
      <w:r w:rsidRPr="00571C41">
        <w:rPr>
          <w:b/>
          <w:bCs/>
          <w:sz w:val="24"/>
        </w:rPr>
        <w:t>[</w:t>
      </w:r>
      <w:r w:rsidR="00873761" w:rsidRPr="00045770">
        <w:t xml:space="preserve">The date </w:t>
      </w:r>
      <w:r w:rsidR="00043DBF" w:rsidRPr="00987A39">
        <w:rPr>
          <w:b/>
          <w:bCs/>
          <w:color w:val="FF0000"/>
          <w:sz w:val="24"/>
          <w:szCs w:val="24"/>
          <w:vertAlign w:val="superscript"/>
        </w:rPr>
        <w:t>3f</w:t>
      </w:r>
      <w:r w:rsidR="00571C41" w:rsidRPr="001935DA">
        <w:rPr>
          <w:b/>
          <w:sz w:val="24"/>
          <w:szCs w:val="24"/>
        </w:rPr>
        <w:t>[</w:t>
      </w:r>
      <w:r w:rsidR="00873761" w:rsidRPr="00045770">
        <w:t>1 - 60 months</w:t>
      </w:r>
      <w:r w:rsidR="00571C41" w:rsidRPr="00571C41">
        <w:rPr>
          <w:b/>
          <w:bCs/>
          <w:sz w:val="24"/>
        </w:rPr>
        <w:t>]</w:t>
      </w:r>
      <w:r w:rsidR="00873761" w:rsidRPr="00045770">
        <w:t xml:space="preserve"> from the date employment ended or work hours were reduced.</w:t>
      </w:r>
      <w:r w:rsidRPr="00571C41">
        <w:rPr>
          <w:b/>
          <w:bCs/>
          <w:sz w:val="24"/>
        </w:rPr>
        <w:t>]</w:t>
      </w:r>
    </w:p>
    <w:p w14:paraId="57C84E97" w14:textId="26E0E0F7" w:rsidR="00873761" w:rsidRDefault="00873761" w:rsidP="00B37216">
      <w:pPr>
        <w:pStyle w:val="BulletD"/>
      </w:pPr>
      <w:r>
        <w:lastRenderedPageBreak/>
        <w:t xml:space="preserve">You reach age </w:t>
      </w:r>
      <w:r w:rsidR="00345340" w:rsidRPr="00987A39">
        <w:rPr>
          <w:b/>
          <w:bCs/>
          <w:color w:val="FF0000"/>
          <w:sz w:val="24"/>
          <w:szCs w:val="24"/>
          <w:vertAlign w:val="superscript"/>
        </w:rPr>
        <w:t>2c</w:t>
      </w:r>
      <w:r w:rsidR="00571C41" w:rsidRPr="00571C41">
        <w:rPr>
          <w:b/>
          <w:bCs/>
          <w:sz w:val="24"/>
        </w:rPr>
        <w:t>[</w:t>
      </w:r>
      <w:r>
        <w:t>65 - 100</w:t>
      </w:r>
      <w:r w:rsidR="00571C41" w:rsidRPr="00571C41">
        <w:rPr>
          <w:b/>
          <w:bCs/>
          <w:sz w:val="24"/>
        </w:rPr>
        <w:t>]</w:t>
      </w:r>
      <w:r>
        <w:t>.</w:t>
      </w:r>
    </w:p>
    <w:p w14:paraId="3F37FDD7" w14:textId="3C92AF66" w:rsidR="00873761" w:rsidRDefault="00873761" w:rsidP="00B37216">
      <w:pPr>
        <w:pStyle w:val="BulletD"/>
      </w:pPr>
      <w:r>
        <w:t>You</w:t>
      </w:r>
      <w:r w:rsidRPr="00B930BE">
        <w:t xml:space="preserve"> die.</w:t>
      </w:r>
    </w:p>
    <w:p w14:paraId="6211EFA1" w14:textId="7B4DB6C3" w:rsidR="00873761" w:rsidRDefault="00873761" w:rsidP="00B37216">
      <w:pPr>
        <w:pStyle w:val="BulletD"/>
      </w:pPr>
      <w:r>
        <w:t>You fail to make, when due, any payment required for the continued</w:t>
      </w:r>
      <w:r w:rsidR="00D2514D">
        <w:t xml:space="preserve"> </w:t>
      </w:r>
      <w:r w:rsidR="004C4A29">
        <w:t>d</w:t>
      </w:r>
      <w:r w:rsidR="00FF5545">
        <w:t>isability</w:t>
      </w:r>
      <w:r>
        <w:t xml:space="preserve"> </w:t>
      </w:r>
      <w:r w:rsidR="001361D9">
        <w:t>c</w:t>
      </w:r>
      <w:r>
        <w:t>overage.</w:t>
      </w:r>
    </w:p>
    <w:p w14:paraId="3B5CA7AC" w14:textId="4CBBBFCD" w:rsidR="0077046A" w:rsidRDefault="0077046A" w:rsidP="00067ED0">
      <w:pPr>
        <w:pStyle w:val="2Text"/>
      </w:pPr>
      <w:r>
        <w:t xml:space="preserve">You are not eligible </w:t>
      </w:r>
      <w:r w:rsidR="00462627">
        <w:t>to elect to continue</w:t>
      </w:r>
      <w:r w:rsidR="00D2514D">
        <w:t xml:space="preserve"> the </w:t>
      </w:r>
      <w:r w:rsidR="00213EEE">
        <w:t xml:space="preserve">disability </w:t>
      </w:r>
      <w:r w:rsidR="00462627">
        <w:t xml:space="preserve">coverage </w:t>
      </w:r>
      <w:r w:rsidR="00310551">
        <w:t>under the Prudential’s continuation policy if:</w:t>
      </w:r>
    </w:p>
    <w:p w14:paraId="59D76387" w14:textId="4C557634" w:rsidR="008A172F" w:rsidRDefault="008A172F" w:rsidP="00B37216">
      <w:pPr>
        <w:pStyle w:val="BulletD"/>
      </w:pPr>
      <w:r>
        <w:t>You are Disabled under the terms of the Plan;</w:t>
      </w:r>
    </w:p>
    <w:p w14:paraId="510951F2" w14:textId="18832F5A" w:rsidR="0057468C" w:rsidRPr="0057468C" w:rsidRDefault="00FA0F0F" w:rsidP="00B37216">
      <w:pPr>
        <w:pStyle w:val="BulletD"/>
      </w:pPr>
      <w:r>
        <w:t>Y</w:t>
      </w:r>
      <w:r w:rsidR="0057468C" w:rsidRPr="0057468C">
        <w:t xml:space="preserve">ou are or become insured under another group </w:t>
      </w:r>
      <w:r w:rsidR="0057468C" w:rsidRPr="00987A39">
        <w:rPr>
          <w:b/>
          <w:color w:val="FF0000"/>
          <w:sz w:val="24"/>
          <w:szCs w:val="24"/>
          <w:vertAlign w:val="superscript"/>
        </w:rPr>
        <w:t>CV1</w:t>
      </w:r>
      <w:r w:rsidR="00571C41" w:rsidRPr="001935DA">
        <w:rPr>
          <w:b/>
          <w:sz w:val="24"/>
          <w:szCs w:val="24"/>
        </w:rPr>
        <w:t>[</w:t>
      </w:r>
      <w:r w:rsidR="0057468C" w:rsidRPr="0057468C">
        <w:t>long term</w:t>
      </w:r>
      <w:r w:rsidR="00571C41" w:rsidRPr="00571C41">
        <w:rPr>
          <w:b/>
          <w:bCs/>
          <w:sz w:val="24"/>
        </w:rPr>
        <w:t>]</w:t>
      </w:r>
      <w:r w:rsidR="0057468C" w:rsidRPr="0057468C">
        <w:t xml:space="preserve"> disability</w:t>
      </w:r>
      <w:r w:rsidR="00B26632">
        <w:t xml:space="preserve"> </w:t>
      </w:r>
      <w:r w:rsidR="00590DD5">
        <w:t>p</w:t>
      </w:r>
      <w:r w:rsidR="00B26632">
        <w:t xml:space="preserve">lan </w:t>
      </w:r>
      <w:r w:rsidR="0057468C" w:rsidRPr="0057468C">
        <w:t xml:space="preserve">within </w:t>
      </w:r>
      <w:r w:rsidR="00370B66" w:rsidRPr="00987A39">
        <w:rPr>
          <w:b/>
          <w:bCs/>
          <w:color w:val="FF0000"/>
          <w:sz w:val="24"/>
          <w:szCs w:val="24"/>
          <w:vertAlign w:val="superscript"/>
        </w:rPr>
        <w:t>3e</w:t>
      </w:r>
      <w:r w:rsidR="00571C41" w:rsidRPr="00571C41">
        <w:rPr>
          <w:b/>
          <w:bCs/>
          <w:sz w:val="24"/>
        </w:rPr>
        <w:t>[</w:t>
      </w:r>
      <w:r w:rsidR="0057468C" w:rsidRPr="0057468C">
        <w:t>3</w:t>
      </w:r>
      <w:r w:rsidR="0012539C">
        <w:t>0 - 92</w:t>
      </w:r>
      <w:r w:rsidR="0057468C" w:rsidRPr="0057468C">
        <w:t xml:space="preserve"> days</w:t>
      </w:r>
      <w:r w:rsidR="00571C41" w:rsidRPr="00571C41">
        <w:rPr>
          <w:b/>
          <w:bCs/>
          <w:sz w:val="24"/>
        </w:rPr>
        <w:t>]</w:t>
      </w:r>
      <w:r w:rsidR="0057468C" w:rsidRPr="0057468C">
        <w:t xml:space="preserve"> after </w:t>
      </w:r>
      <w:r w:rsidR="00D60341">
        <w:t>Your</w:t>
      </w:r>
      <w:r w:rsidR="0057468C" w:rsidRPr="0057468C">
        <w:t xml:space="preserve"> employment ends;</w:t>
      </w:r>
    </w:p>
    <w:p w14:paraId="394F9E8D" w14:textId="1EAB04FC" w:rsidR="0057468C" w:rsidRPr="0057468C" w:rsidRDefault="00BC1A50" w:rsidP="00B37216">
      <w:pPr>
        <w:pStyle w:val="BulletD"/>
      </w:pPr>
      <w:r>
        <w:t>Y</w:t>
      </w:r>
      <w:r w:rsidR="0057468C" w:rsidRPr="0057468C">
        <w:t xml:space="preserve">ou are </w:t>
      </w:r>
      <w:r>
        <w:t xml:space="preserve">age </w:t>
      </w:r>
      <w:r w:rsidR="00370B66" w:rsidRPr="00987A39">
        <w:rPr>
          <w:b/>
          <w:bCs/>
          <w:color w:val="FF0000"/>
          <w:sz w:val="24"/>
          <w:szCs w:val="24"/>
          <w:vertAlign w:val="superscript"/>
        </w:rPr>
        <w:t>2c</w:t>
      </w:r>
      <w:r w:rsidR="00571C41" w:rsidRPr="00571C41">
        <w:rPr>
          <w:b/>
          <w:bCs/>
          <w:sz w:val="24"/>
        </w:rPr>
        <w:t>[</w:t>
      </w:r>
      <w:r>
        <w:t>65 - 100</w:t>
      </w:r>
      <w:r w:rsidR="00571C41" w:rsidRPr="00571C41">
        <w:rPr>
          <w:b/>
          <w:bCs/>
          <w:sz w:val="24"/>
        </w:rPr>
        <w:t>]</w:t>
      </w:r>
      <w:r w:rsidR="0057468C" w:rsidRPr="0057468C">
        <w:t xml:space="preserve">or more when </w:t>
      </w:r>
      <w:r w:rsidR="00D60341">
        <w:t>Your</w:t>
      </w:r>
      <w:r w:rsidR="0057468C" w:rsidRPr="0057468C">
        <w:t xml:space="preserve"> employment ends;</w:t>
      </w:r>
    </w:p>
    <w:p w14:paraId="3E824962" w14:textId="3C75F5C7" w:rsidR="0057468C" w:rsidRPr="0057468C" w:rsidRDefault="00D60341" w:rsidP="00B37216">
      <w:pPr>
        <w:pStyle w:val="BulletD"/>
      </w:pPr>
      <w:r>
        <w:t>Your</w:t>
      </w:r>
      <w:r w:rsidR="0057468C" w:rsidRPr="0057468C">
        <w:t xml:space="preserve"> </w:t>
      </w:r>
      <w:r w:rsidR="00F00802">
        <w:t>d</w:t>
      </w:r>
      <w:r w:rsidR="00FF5545">
        <w:t>isability</w:t>
      </w:r>
      <w:r w:rsidR="001C6AB3">
        <w:t xml:space="preserve"> </w:t>
      </w:r>
      <w:r w:rsidR="0057468C" w:rsidRPr="0057468C">
        <w:t>coverage under the</w:t>
      </w:r>
      <w:r w:rsidR="00B26632">
        <w:t xml:space="preserve"> Plan </w:t>
      </w:r>
      <w:r w:rsidR="0057468C" w:rsidRPr="0057468C">
        <w:t>ends for any of the following reasons:</w:t>
      </w:r>
    </w:p>
    <w:p w14:paraId="27461D5A" w14:textId="02F8AF02" w:rsidR="0057468C" w:rsidRPr="0057468C" w:rsidRDefault="0057468C" w:rsidP="00250B5E">
      <w:pPr>
        <w:pStyle w:val="Indent1"/>
        <w:numPr>
          <w:ilvl w:val="1"/>
          <w:numId w:val="33"/>
        </w:numPr>
        <w:ind w:left="1296" w:hanging="432"/>
      </w:pPr>
      <w:r w:rsidRPr="0057468C">
        <w:t>the</w:t>
      </w:r>
      <w:r w:rsidR="00B26632">
        <w:t xml:space="preserve"> Plan </w:t>
      </w:r>
      <w:r w:rsidRPr="0057468C">
        <w:t>is canceled;</w:t>
      </w:r>
    </w:p>
    <w:p w14:paraId="47E0DCFD" w14:textId="30375C9B" w:rsidR="0057468C" w:rsidRPr="0057468C" w:rsidRDefault="0057468C" w:rsidP="00250B5E">
      <w:pPr>
        <w:pStyle w:val="Indent1"/>
        <w:numPr>
          <w:ilvl w:val="1"/>
          <w:numId w:val="33"/>
        </w:numPr>
        <w:ind w:left="1296" w:hanging="432"/>
      </w:pPr>
      <w:r w:rsidRPr="0057468C">
        <w:t>the</w:t>
      </w:r>
      <w:r w:rsidR="00B26632">
        <w:t xml:space="preserve"> Plan </w:t>
      </w:r>
      <w:r w:rsidRPr="0057468C">
        <w:t xml:space="preserve">is changed to exclude the group of </w:t>
      </w:r>
      <w:r w:rsidRPr="00987A39">
        <w:rPr>
          <w:b/>
          <w:bCs/>
          <w:color w:val="FF0000"/>
          <w:vertAlign w:val="superscript"/>
        </w:rPr>
        <w:t>CV6</w:t>
      </w:r>
      <w:r w:rsidR="00571C41" w:rsidRPr="00571C41">
        <w:rPr>
          <w:b/>
          <w:bCs/>
          <w:sz w:val="24"/>
        </w:rPr>
        <w:t>[</w:t>
      </w:r>
      <w:r w:rsidR="007C4A94">
        <w:t>E</w:t>
      </w:r>
      <w:r w:rsidRPr="0057468C">
        <w:t>mployees</w:t>
      </w:r>
      <w:r w:rsidR="00571C41" w:rsidRPr="00571C41">
        <w:rPr>
          <w:b/>
          <w:bCs/>
          <w:sz w:val="24"/>
        </w:rPr>
        <w:t>]</w:t>
      </w:r>
      <w:r w:rsidRPr="0057468C">
        <w:t xml:space="preserve"> to which </w:t>
      </w:r>
      <w:r w:rsidR="00831858">
        <w:t>You</w:t>
      </w:r>
      <w:r w:rsidRPr="0057468C">
        <w:t xml:space="preserve"> belong;</w:t>
      </w:r>
    </w:p>
    <w:p w14:paraId="188AA0D7" w14:textId="62BF9CEC" w:rsidR="0057468C" w:rsidRPr="0057468C" w:rsidRDefault="00831858" w:rsidP="00250B5E">
      <w:pPr>
        <w:pStyle w:val="Indent1"/>
        <w:numPr>
          <w:ilvl w:val="1"/>
          <w:numId w:val="33"/>
        </w:numPr>
        <w:ind w:left="1296" w:hanging="432"/>
      </w:pPr>
      <w:r>
        <w:t>You</w:t>
      </w:r>
      <w:r w:rsidR="0057468C" w:rsidRPr="0057468C">
        <w:t xml:space="preserve"> are no longer in an eligible group;</w:t>
      </w:r>
    </w:p>
    <w:p w14:paraId="19492429" w14:textId="0B36D8FC" w:rsidR="0057468C" w:rsidRPr="0057468C" w:rsidRDefault="00831858" w:rsidP="00250B5E">
      <w:pPr>
        <w:pStyle w:val="Indent1"/>
        <w:numPr>
          <w:ilvl w:val="1"/>
          <w:numId w:val="33"/>
        </w:numPr>
        <w:ind w:left="1296" w:hanging="432"/>
      </w:pPr>
      <w:r>
        <w:t>You</w:t>
      </w:r>
      <w:r w:rsidR="0057468C" w:rsidRPr="0057468C">
        <w:t xml:space="preserve"> retire;</w:t>
      </w:r>
    </w:p>
    <w:p w14:paraId="25FCFA62" w14:textId="6EE1FBD9" w:rsidR="0057468C" w:rsidRPr="0057468C" w:rsidRDefault="00831858" w:rsidP="00250B5E">
      <w:pPr>
        <w:pStyle w:val="Indent1"/>
        <w:numPr>
          <w:ilvl w:val="1"/>
          <w:numId w:val="33"/>
        </w:numPr>
        <w:ind w:left="1296" w:hanging="432"/>
      </w:pPr>
      <w:r>
        <w:t>You</w:t>
      </w:r>
      <w:r w:rsidR="0057468C" w:rsidRPr="0057468C">
        <w:t xml:space="preserve"> fail to pay the required premium</w:t>
      </w:r>
      <w:r w:rsidR="00EA1D13" w:rsidRPr="00EA1D13">
        <w:t xml:space="preserve"> </w:t>
      </w:r>
      <w:r w:rsidR="00EA1D13">
        <w:t>contribution</w:t>
      </w:r>
      <w:r w:rsidR="0057468C" w:rsidRPr="0057468C">
        <w:t xml:space="preserve"> under this </w:t>
      </w:r>
      <w:r w:rsidR="00A150FF">
        <w:t>P</w:t>
      </w:r>
      <w:r w:rsidR="0057468C" w:rsidRPr="0057468C">
        <w:t>lan.</w:t>
      </w:r>
    </w:p>
    <w:p w14:paraId="669B71DE" w14:textId="133F562D" w:rsidR="00873761" w:rsidRDefault="00873761" w:rsidP="00067ED0">
      <w:pPr>
        <w:pStyle w:val="2Text"/>
      </w:pPr>
      <w:r>
        <w:t>Whil</w:t>
      </w:r>
      <w:r w:rsidR="00077163">
        <w:t xml:space="preserve">e </w:t>
      </w:r>
      <w:r w:rsidR="00D60341">
        <w:t>Your</w:t>
      </w:r>
      <w:r w:rsidR="00077163">
        <w:t xml:space="preserve"> </w:t>
      </w:r>
      <w:r w:rsidR="00C720D9">
        <w:t>d</w:t>
      </w:r>
      <w:r w:rsidR="00FF5545">
        <w:t>isability</w:t>
      </w:r>
      <w:r w:rsidR="00077163">
        <w:t xml:space="preserve"> </w:t>
      </w:r>
      <w:r w:rsidR="00223AB2">
        <w:t>c</w:t>
      </w:r>
      <w:r>
        <w:t>overage is continued under this part, all other terms of th</w:t>
      </w:r>
      <w:r w:rsidR="006125CC">
        <w:t>is</w:t>
      </w:r>
      <w:r>
        <w:t xml:space="preserve"> Group</w:t>
      </w:r>
      <w:r w:rsidR="003D020B">
        <w:t xml:space="preserve"> Insurance</w:t>
      </w:r>
      <w:r>
        <w:t xml:space="preserve"> </w:t>
      </w:r>
      <w:r w:rsidR="006125CC">
        <w:t xml:space="preserve">Certificate </w:t>
      </w:r>
      <w:r>
        <w:t>apply, except:</w:t>
      </w:r>
    </w:p>
    <w:p w14:paraId="746C3B38" w14:textId="67F61EDA" w:rsidR="00873761" w:rsidRDefault="00D60341" w:rsidP="00B37216">
      <w:pPr>
        <w:pStyle w:val="BulletD"/>
      </w:pPr>
      <w:r>
        <w:t>Your</w:t>
      </w:r>
      <w:r w:rsidR="00873761">
        <w:t xml:space="preserve"> </w:t>
      </w:r>
      <w:r w:rsidR="00D624F2">
        <w:t xml:space="preserve">benefit </w:t>
      </w:r>
      <w:r w:rsidR="00873761">
        <w:t xml:space="preserve">may not be more than </w:t>
      </w:r>
      <w:r>
        <w:t>Your</w:t>
      </w:r>
      <w:r w:rsidR="00D624F2">
        <w:t xml:space="preserve"> benefit </w:t>
      </w:r>
      <w:r w:rsidR="00873761">
        <w:t>under th</w:t>
      </w:r>
      <w:r w:rsidR="00E06593">
        <w:t>i</w:t>
      </w:r>
      <w:r w:rsidR="00961855">
        <w:t>s</w:t>
      </w:r>
      <w:r w:rsidR="00873761">
        <w:t xml:space="preserve"> Group </w:t>
      </w:r>
      <w:r w:rsidR="009D12B5">
        <w:t xml:space="preserve">Insurance </w:t>
      </w:r>
      <w:r w:rsidR="006125CC">
        <w:t>Certificate</w:t>
      </w:r>
      <w:r w:rsidR="00873761">
        <w:t xml:space="preserve"> when the </w:t>
      </w:r>
      <w:r w:rsidR="00C720D9">
        <w:t>d</w:t>
      </w:r>
      <w:r w:rsidR="00FF5545">
        <w:t>isability</w:t>
      </w:r>
      <w:r w:rsidR="00233B7A">
        <w:t xml:space="preserve"> </w:t>
      </w:r>
      <w:r w:rsidR="00C501B3">
        <w:t>c</w:t>
      </w:r>
      <w:r w:rsidR="00873761">
        <w:t>overage would have ended.</w:t>
      </w:r>
    </w:p>
    <w:p w14:paraId="7728D0EC" w14:textId="61314062" w:rsidR="00873761" w:rsidRPr="006A0D0F" w:rsidRDefault="00873761" w:rsidP="00B37216">
      <w:pPr>
        <w:pStyle w:val="BulletD"/>
        <w:rPr>
          <w:rFonts w:cs="Arial"/>
        </w:rPr>
      </w:pPr>
      <w:r w:rsidRPr="006A0D0F">
        <w:rPr>
          <w:rFonts w:cs="Arial"/>
        </w:rPr>
        <w:t xml:space="preserve">You </w:t>
      </w:r>
      <w:r w:rsidRPr="00A852EE">
        <w:t>may</w:t>
      </w:r>
      <w:r w:rsidRPr="006A0D0F">
        <w:rPr>
          <w:rFonts w:cs="Arial"/>
        </w:rPr>
        <w:t xml:space="preserve"> no longer increase </w:t>
      </w:r>
      <w:r w:rsidR="00C501B3">
        <w:rPr>
          <w:rFonts w:cs="Arial"/>
        </w:rPr>
        <w:t>benefit</w:t>
      </w:r>
      <w:r w:rsidRPr="006A0D0F">
        <w:rPr>
          <w:rFonts w:cs="Arial"/>
        </w:rPr>
        <w:t xml:space="preserve"> due to a </w:t>
      </w:r>
      <w:r w:rsidRPr="00026F0B">
        <w:rPr>
          <w:rFonts w:cs="Arial"/>
        </w:rPr>
        <w:t>Life Event</w:t>
      </w:r>
      <w:r w:rsidRPr="006A0D0F">
        <w:rPr>
          <w:rFonts w:cs="Arial"/>
        </w:rPr>
        <w:t>.</w:t>
      </w:r>
    </w:p>
    <w:p w14:paraId="1CB19388" w14:textId="78BB6A90" w:rsidR="00873761" w:rsidRDefault="00D60341" w:rsidP="00B37216">
      <w:pPr>
        <w:pStyle w:val="BulletD"/>
      </w:pPr>
      <w:r>
        <w:t>Your</w:t>
      </w:r>
      <w:r w:rsidR="00873761">
        <w:t xml:space="preserve"> </w:t>
      </w:r>
      <w:r w:rsidR="00C501B3">
        <w:t>benefit amount</w:t>
      </w:r>
      <w:r w:rsidR="00873761">
        <w:t xml:space="preserve"> under the continued </w:t>
      </w:r>
      <w:r w:rsidR="00C501B3">
        <w:t>c</w:t>
      </w:r>
      <w:r w:rsidR="00873761">
        <w:t>overage may not be increased.</w:t>
      </w:r>
    </w:p>
    <w:p w14:paraId="0E68BE80" w14:textId="5E8FBADC" w:rsidR="00AC49C4" w:rsidRDefault="00873761" w:rsidP="00B37216">
      <w:pPr>
        <w:pStyle w:val="BulletD"/>
      </w:pPr>
      <w:r>
        <w:t xml:space="preserve">Once </w:t>
      </w:r>
      <w:r w:rsidR="0004063B">
        <w:t>c</w:t>
      </w:r>
      <w:r>
        <w:t>overage is being continued under this part, no other continuation provisions may apply</w:t>
      </w:r>
      <w:r w:rsidR="00D624F2">
        <w:t>.</w:t>
      </w:r>
    </w:p>
    <w:p w14:paraId="42EFB1F4" w14:textId="2BF83FEA" w:rsidR="00450C4A" w:rsidRDefault="004B1E2E" w:rsidP="00B37216">
      <w:pPr>
        <w:pStyle w:val="BulletD"/>
      </w:pPr>
      <w:r>
        <w:t>T</w:t>
      </w:r>
      <w:r w:rsidR="00AC49C4">
        <w:t xml:space="preserve">he premium </w:t>
      </w:r>
      <w:r w:rsidR="00EA1D13">
        <w:t xml:space="preserve">contribution </w:t>
      </w:r>
      <w:r w:rsidR="00AC49C4">
        <w:t xml:space="preserve">rates charged for </w:t>
      </w:r>
      <w:r w:rsidR="00C720D9">
        <w:t>d</w:t>
      </w:r>
      <w:r w:rsidR="00FF5545">
        <w:t>isability</w:t>
      </w:r>
      <w:r w:rsidR="00EC5DD0">
        <w:t xml:space="preserve"> </w:t>
      </w:r>
      <w:r w:rsidR="006A60FE">
        <w:t>coverage</w:t>
      </w:r>
      <w:r w:rsidR="00450C4A">
        <w:t xml:space="preserve"> </w:t>
      </w:r>
      <w:r w:rsidR="00AC49C4">
        <w:t xml:space="preserve">may not be the same as the premium </w:t>
      </w:r>
      <w:r w:rsidR="00EA1D13">
        <w:t xml:space="preserve">contribution </w:t>
      </w:r>
      <w:r w:rsidR="00AC49C4">
        <w:t xml:space="preserve">rates charged for </w:t>
      </w:r>
      <w:r w:rsidR="00C720D9">
        <w:t>d</w:t>
      </w:r>
      <w:r w:rsidR="00FF5545">
        <w:t>isability</w:t>
      </w:r>
      <w:r w:rsidR="00C35149">
        <w:t xml:space="preserve"> </w:t>
      </w:r>
      <w:r w:rsidR="00E47C19">
        <w:t>coverage</w:t>
      </w:r>
      <w:r w:rsidR="00AC49C4">
        <w:t xml:space="preserve"> under the </w:t>
      </w:r>
      <w:r w:rsidR="004A1980">
        <w:t>Group Contract</w:t>
      </w:r>
      <w:r w:rsidR="00AC49C4">
        <w:t xml:space="preserve">. </w:t>
      </w:r>
      <w:r w:rsidR="00D60341">
        <w:t>Your</w:t>
      </w:r>
      <w:r w:rsidR="00F730C4" w:rsidRPr="005C776D">
        <w:t xml:space="preserve"> </w:t>
      </w:r>
      <w:r w:rsidR="00D03112" w:rsidRPr="00987A39">
        <w:t xml:space="preserve">premium contribution </w:t>
      </w:r>
      <w:r w:rsidR="00F730C4" w:rsidRPr="005C776D">
        <w:t xml:space="preserve">rates for the </w:t>
      </w:r>
      <w:r w:rsidR="00C720D9">
        <w:t>C</w:t>
      </w:r>
      <w:r w:rsidR="008564E6" w:rsidRPr="00987A39">
        <w:t>ontinuation</w:t>
      </w:r>
      <w:r w:rsidR="00D03112" w:rsidRPr="00987A39">
        <w:t xml:space="preserve"> of </w:t>
      </w:r>
      <w:r w:rsidR="00C720D9">
        <w:t>C</w:t>
      </w:r>
      <w:r w:rsidR="00D03112" w:rsidRPr="00987A39">
        <w:t xml:space="preserve">overage at </w:t>
      </w:r>
      <w:r w:rsidR="00D60341">
        <w:t>Your</w:t>
      </w:r>
      <w:r w:rsidR="00D03112" w:rsidRPr="00987A39">
        <w:t xml:space="preserve"> </w:t>
      </w:r>
      <w:r w:rsidR="00C720D9">
        <w:t>O</w:t>
      </w:r>
      <w:r w:rsidR="00D03112" w:rsidRPr="00987A39">
        <w:t>ption section</w:t>
      </w:r>
      <w:r w:rsidR="00F730C4" w:rsidRPr="005C776D">
        <w:t xml:space="preserve"> will be based on Prudential’s rate as it applies to the form and amount of insurance it provides, the premium contribution </w:t>
      </w:r>
      <w:r w:rsidR="00D03112" w:rsidRPr="00987A39">
        <w:t xml:space="preserve">rates </w:t>
      </w:r>
      <w:r w:rsidR="00F730C4" w:rsidRPr="005C776D">
        <w:t xml:space="preserve">period and </w:t>
      </w:r>
      <w:r w:rsidR="00D60341">
        <w:t>Your</w:t>
      </w:r>
      <w:r w:rsidR="00F730C4" w:rsidRPr="005C776D">
        <w:t xml:space="preserve"> age at the time of </w:t>
      </w:r>
      <w:r w:rsidR="00D03112" w:rsidRPr="00987A39">
        <w:t>continuation</w:t>
      </w:r>
      <w:r w:rsidR="00F730C4" w:rsidRPr="005C776D">
        <w:t xml:space="preserve">. </w:t>
      </w:r>
      <w:r w:rsidR="00D60341">
        <w:t>Your</w:t>
      </w:r>
      <w:r w:rsidR="00F730C4" w:rsidRPr="005C776D">
        <w:t xml:space="preserve"> premium contribution</w:t>
      </w:r>
      <w:r w:rsidR="00D03112" w:rsidRPr="00987A39">
        <w:t xml:space="preserve"> rates</w:t>
      </w:r>
      <w:r w:rsidR="00F730C4" w:rsidRPr="005C776D">
        <w:t xml:space="preserve"> will not be due less often than quarterly, unless </w:t>
      </w:r>
      <w:r w:rsidR="00831858">
        <w:t>You</w:t>
      </w:r>
      <w:r w:rsidR="00F730C4" w:rsidRPr="005C776D">
        <w:t xml:space="preserve"> agree to another frequency</w:t>
      </w:r>
      <w:r w:rsidR="005C776D">
        <w:t>.</w:t>
      </w:r>
    </w:p>
    <w:p w14:paraId="2D4F3C94" w14:textId="59AE21AD" w:rsidR="00873761" w:rsidRPr="00987A39" w:rsidRDefault="00AC49C4" w:rsidP="00067ED0">
      <w:pPr>
        <w:pStyle w:val="2Text"/>
        <w:rPr>
          <w:rFonts w:ascii="Calibri" w:hAnsi="Calibri"/>
        </w:rPr>
      </w:pPr>
      <w:r>
        <w:t>The benefits and premium</w:t>
      </w:r>
      <w:r w:rsidR="00EA1D13" w:rsidRPr="00EA1D13">
        <w:t xml:space="preserve"> </w:t>
      </w:r>
      <w:r w:rsidR="00EA1D13">
        <w:t>contribution</w:t>
      </w:r>
      <w:r>
        <w:t xml:space="preserve"> rates of </w:t>
      </w:r>
      <w:r w:rsidR="003B254A">
        <w:t>Our</w:t>
      </w:r>
      <w:r>
        <w:t xml:space="preserve"> </w:t>
      </w:r>
      <w:r w:rsidR="00450C4A">
        <w:t>continued coverage</w:t>
      </w:r>
      <w:r>
        <w:t xml:space="preserve"> are described on </w:t>
      </w:r>
      <w:r w:rsidR="003B254A">
        <w:t>Our</w:t>
      </w:r>
      <w:r>
        <w:t xml:space="preserve"> </w:t>
      </w:r>
      <w:r w:rsidR="00024E6A">
        <w:t xml:space="preserve">continuation </w:t>
      </w:r>
      <w:r>
        <w:t xml:space="preserve">request form. You may contact </w:t>
      </w:r>
      <w:r w:rsidR="009E0386" w:rsidRPr="00692172">
        <w:rPr>
          <w:b/>
          <w:color w:val="FF0000"/>
          <w:sz w:val="24"/>
          <w:vertAlign w:val="superscript"/>
        </w:rPr>
        <w:t>CV2</w:t>
      </w:r>
      <w:r w:rsidR="00571C41" w:rsidRPr="00571C41">
        <w:rPr>
          <w:b/>
          <w:bCs/>
          <w:sz w:val="24"/>
        </w:rPr>
        <w:t>[</w:t>
      </w:r>
      <w:r w:rsidR="00D60341">
        <w:t>Your</w:t>
      </w:r>
      <w:r w:rsidR="009E0386" w:rsidRPr="005F7D44">
        <w:t xml:space="preserve"> Employer</w:t>
      </w:r>
      <w:r w:rsidR="00571C41" w:rsidRPr="00571C41">
        <w:rPr>
          <w:b/>
          <w:bCs/>
          <w:sz w:val="24"/>
        </w:rPr>
        <w:t>]</w:t>
      </w:r>
      <w:r w:rsidR="00024E6A">
        <w:t xml:space="preserve"> </w:t>
      </w:r>
      <w:r>
        <w:t xml:space="preserve">to obtain </w:t>
      </w:r>
      <w:r w:rsidR="00024E6A">
        <w:t>the continuation</w:t>
      </w:r>
      <w:r>
        <w:t xml:space="preserve"> request form.</w:t>
      </w:r>
      <w:r w:rsidR="00571C41" w:rsidRPr="00571C41">
        <w:rPr>
          <w:b/>
          <w:bCs/>
          <w:sz w:val="24"/>
        </w:rPr>
        <w:t>]</w:t>
      </w:r>
    </w:p>
    <w:p w14:paraId="4B99056E" w14:textId="171BBBEC" w:rsidR="00E1349A" w:rsidRDefault="00E1349A" w:rsidP="00873761">
      <w:pPr>
        <w:pStyle w:val="1Text"/>
        <w:sectPr w:rsidR="00E1349A" w:rsidSect="006A5D9B">
          <w:headerReference w:type="default" r:id="rId54"/>
          <w:footerReference w:type="default" r:id="rId55"/>
          <w:type w:val="continuous"/>
          <w:pgSz w:w="12240" w:h="15840" w:code="1"/>
          <w:pgMar w:top="1440" w:right="1627" w:bottom="1800" w:left="1627" w:header="720" w:footer="720" w:gutter="0"/>
          <w:cols w:space="720"/>
        </w:sectPr>
      </w:pPr>
    </w:p>
    <w:p w14:paraId="221E2267" w14:textId="2F415239" w:rsidR="00E1349A" w:rsidRDefault="00310971" w:rsidP="00E1349A">
      <w:pPr>
        <w:pStyle w:val="TitleD"/>
      </w:pPr>
      <w:r w:rsidRPr="00310971">
        <w:rPr>
          <w:rFonts w:ascii="Arial" w:hAnsi="Arial" w:cs="Arial"/>
          <w:color w:val="FF0000"/>
          <w:sz w:val="24"/>
          <w:szCs w:val="24"/>
          <w:vertAlign w:val="superscript"/>
        </w:rPr>
        <w:lastRenderedPageBreak/>
        <w:t>CV1</w:t>
      </w:r>
      <w:r w:rsidR="00571C41" w:rsidRPr="009621B7">
        <w:rPr>
          <w:rFonts w:ascii="Arial" w:hAnsi="Arial" w:cs="Arial"/>
        </w:rPr>
        <w:t>[</w:t>
      </w:r>
      <w:r w:rsidR="00E1349A">
        <w:t>Long Term</w:t>
      </w:r>
      <w:r w:rsidR="00571C41" w:rsidRPr="009621B7">
        <w:rPr>
          <w:rFonts w:ascii="Arial" w:hAnsi="Arial" w:cs="Arial"/>
          <w:szCs w:val="36"/>
        </w:rPr>
        <w:t>]</w:t>
      </w:r>
      <w:r w:rsidR="00E1349A" w:rsidRPr="00AA1DD0">
        <w:rPr>
          <w:szCs w:val="36"/>
        </w:rPr>
        <w:t xml:space="preserve"> </w:t>
      </w:r>
      <w:r w:rsidR="00E1349A">
        <w:t>Disability Coverage</w:t>
      </w:r>
    </w:p>
    <w:p w14:paraId="42150519" w14:textId="77777777" w:rsidR="001B5091" w:rsidRDefault="001B5091" w:rsidP="001B5091">
      <w:pPr>
        <w:pStyle w:val="SubtitleD"/>
      </w:pPr>
      <w:bookmarkStart w:id="541" w:name="LTD_Other_Services"/>
      <w:bookmarkEnd w:id="541"/>
      <w:r>
        <w:t>OTHER SERVICES</w:t>
      </w:r>
    </w:p>
    <w:p w14:paraId="236BE8D5" w14:textId="13067498" w:rsidR="001B5091" w:rsidRDefault="001B5091" w:rsidP="001B5091">
      <w:pPr>
        <w:pStyle w:val="SubtitleD"/>
      </w:pPr>
      <w:r>
        <w:rPr>
          <w:color w:val="FF0000"/>
          <w:vertAlign w:val="superscript"/>
        </w:rPr>
        <w:t>1</w:t>
      </w:r>
      <w:r w:rsidR="00571C41" w:rsidRPr="009621B7">
        <w:rPr>
          <w:rFonts w:ascii="Arial" w:hAnsi="Arial" w:cs="Arial"/>
        </w:rPr>
        <w:t>[</w:t>
      </w:r>
      <w:r>
        <w:t xml:space="preserve">How Can Prudential Help </w:t>
      </w:r>
      <w:r w:rsidR="00AA422B" w:rsidRPr="009621B7">
        <w:rPr>
          <w:rFonts w:ascii="Arial" w:hAnsi="Arial" w:cs="Arial"/>
          <w:color w:val="FF0000"/>
          <w:szCs w:val="24"/>
          <w:vertAlign w:val="superscript"/>
        </w:rPr>
        <w:t>CV2</w:t>
      </w:r>
      <w:r w:rsidR="00571C41" w:rsidRPr="009621B7">
        <w:rPr>
          <w:rFonts w:ascii="Arial" w:hAnsi="Arial" w:cs="Arial"/>
        </w:rPr>
        <w:t>[</w:t>
      </w:r>
      <w:r w:rsidR="00D60341">
        <w:t>Your</w:t>
      </w:r>
      <w:r>
        <w:t xml:space="preserve"> Employer</w:t>
      </w:r>
      <w:r w:rsidR="00571C41" w:rsidRPr="009621B7">
        <w:rPr>
          <w:rFonts w:ascii="Arial" w:hAnsi="Arial" w:cs="Arial"/>
        </w:rPr>
        <w:t>]</w:t>
      </w:r>
      <w:r w:rsidRPr="009621B7">
        <w:rPr>
          <w:rFonts w:ascii="Arial" w:hAnsi="Arial" w:cs="Arial"/>
        </w:rPr>
        <w:t xml:space="preserve"> </w:t>
      </w:r>
      <w:r>
        <w:t>Identify and Provide Worksite Modification?</w:t>
      </w:r>
    </w:p>
    <w:p w14:paraId="07EE1EF5" w14:textId="3A4B1004" w:rsidR="001B5091" w:rsidRDefault="001B5091" w:rsidP="001B5091">
      <w:pPr>
        <w:pStyle w:val="2Text"/>
      </w:pPr>
      <w:r>
        <w:t xml:space="preserve">A worksite modification might be what is needed to allow </w:t>
      </w:r>
      <w:r w:rsidR="00831858">
        <w:t>You</w:t>
      </w:r>
      <w:r>
        <w:t xml:space="preserve"> to perform the </w:t>
      </w:r>
      <w:r w:rsidR="000C4671">
        <w:t>Material and Substantial</w:t>
      </w:r>
      <w:r w:rsidR="001868E9">
        <w:t xml:space="preserve"> Duties</w:t>
      </w:r>
      <w:r>
        <w:t xml:space="preserve"> of </w:t>
      </w:r>
      <w:r w:rsidR="00D60341">
        <w:t>Your</w:t>
      </w:r>
      <w:r>
        <w:t xml:space="preserve"> </w:t>
      </w:r>
      <w:r w:rsidR="00297984" w:rsidRPr="00692172">
        <w:rPr>
          <w:b/>
          <w:color w:val="FF0000"/>
          <w:sz w:val="24"/>
          <w:vertAlign w:val="superscript"/>
        </w:rPr>
        <w:t>CV5</w:t>
      </w:r>
      <w:r w:rsidR="00571C41" w:rsidRPr="00571C41">
        <w:rPr>
          <w:b/>
          <w:bCs/>
          <w:sz w:val="24"/>
        </w:rPr>
        <w:t>[</w:t>
      </w:r>
      <w:r w:rsidR="001868E9">
        <w:t>Regular Occupation</w:t>
      </w:r>
      <w:r w:rsidR="00571C41" w:rsidRPr="00571C41">
        <w:rPr>
          <w:b/>
          <w:bCs/>
          <w:sz w:val="24"/>
        </w:rPr>
        <w:t>]</w:t>
      </w:r>
      <w:r>
        <w:t xml:space="preserve"> with </w:t>
      </w:r>
      <w:r w:rsidR="00CB7646"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t xml:space="preserve">. One of </w:t>
      </w:r>
      <w:r w:rsidR="003B254A">
        <w:t>Our</w:t>
      </w:r>
      <w:r>
        <w:t xml:space="preserve"> designated professionals </w:t>
      </w:r>
      <w:r w:rsidR="0057152C">
        <w:t xml:space="preserve">may </w:t>
      </w:r>
      <w:r>
        <w:t xml:space="preserve">assist </w:t>
      </w:r>
      <w:r w:rsidR="00831858">
        <w:t>You</w:t>
      </w:r>
      <w:r>
        <w:t xml:space="preserve"> and </w:t>
      </w:r>
      <w:r w:rsidR="00CB7646"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t xml:space="preserve"> to identify a modification </w:t>
      </w:r>
      <w:r w:rsidR="003B254A">
        <w:t>We</w:t>
      </w:r>
      <w:r>
        <w:t xml:space="preserve"> agree is likely to help </w:t>
      </w:r>
      <w:r w:rsidR="00831858">
        <w:t>You</w:t>
      </w:r>
      <w:r>
        <w:t xml:space="preserve"> remain at work or return to work. This agreement will be in writing and must be signed by </w:t>
      </w:r>
      <w:r w:rsidR="00831858">
        <w:t>You</w:t>
      </w:r>
      <w:r>
        <w:t xml:space="preserve">, </w:t>
      </w:r>
      <w:r w:rsidR="00CB7646"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t xml:space="preserve"> and Prudential.</w:t>
      </w:r>
    </w:p>
    <w:p w14:paraId="5BFC2037" w14:textId="724538AC" w:rsidR="001B5091" w:rsidRDefault="001B5091" w:rsidP="001B5091">
      <w:pPr>
        <w:pStyle w:val="2Text"/>
      </w:pPr>
      <w:r>
        <w:t xml:space="preserve">When this occurs, Prudential will reimburse </w:t>
      </w:r>
      <w:r w:rsidR="00CB7646"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t xml:space="preserve"> for the cost of the modification up to the greater of:</w:t>
      </w:r>
    </w:p>
    <w:p w14:paraId="591FF23A" w14:textId="5075442C" w:rsidR="001B5091" w:rsidRDefault="000D749A" w:rsidP="001B5091">
      <w:pPr>
        <w:pStyle w:val="BulletD"/>
      </w:pPr>
      <w:r w:rsidRPr="00987A39">
        <w:rPr>
          <w:b/>
          <w:bCs/>
          <w:color w:val="FF0000"/>
          <w:sz w:val="24"/>
          <w:szCs w:val="24"/>
          <w:vertAlign w:val="superscript"/>
        </w:rPr>
        <w:t>1a</w:t>
      </w:r>
      <w:r w:rsidR="00571C41" w:rsidRPr="00571C41">
        <w:rPr>
          <w:b/>
          <w:bCs/>
          <w:sz w:val="24"/>
        </w:rPr>
        <w:t>[</w:t>
      </w:r>
      <w:r w:rsidR="001B5091">
        <w:t>$100 to unlimited</w:t>
      </w:r>
      <w:r w:rsidR="00571C41" w:rsidRPr="00571C41">
        <w:rPr>
          <w:b/>
          <w:bCs/>
          <w:sz w:val="24"/>
        </w:rPr>
        <w:t>]</w:t>
      </w:r>
      <w:r w:rsidR="001B5091">
        <w:t>; or</w:t>
      </w:r>
    </w:p>
    <w:p w14:paraId="300E8F8E" w14:textId="5D4D15A7" w:rsidR="001B5091" w:rsidRDefault="001B5091" w:rsidP="001B5091">
      <w:pPr>
        <w:pStyle w:val="BulletD"/>
      </w:pPr>
      <w:r>
        <w:t xml:space="preserve">the equivalent of </w:t>
      </w:r>
      <w:r w:rsidR="00BE4CE0" w:rsidRPr="00417B1C">
        <w:rPr>
          <w:b/>
          <w:bCs/>
          <w:color w:val="FF0000"/>
          <w:sz w:val="24"/>
          <w:szCs w:val="24"/>
          <w:vertAlign w:val="superscript"/>
        </w:rPr>
        <w:t>1</w:t>
      </w:r>
      <w:r w:rsidR="00861D7D">
        <w:rPr>
          <w:b/>
          <w:bCs/>
          <w:color w:val="FF0000"/>
          <w:sz w:val="24"/>
          <w:szCs w:val="24"/>
          <w:vertAlign w:val="superscript"/>
        </w:rPr>
        <w:t>b</w:t>
      </w:r>
      <w:r w:rsidR="00571C41" w:rsidRPr="00571C41">
        <w:rPr>
          <w:b/>
          <w:bCs/>
          <w:sz w:val="24"/>
        </w:rPr>
        <w:t>[</w:t>
      </w:r>
      <w:r>
        <w:t>1 to unlimited months</w:t>
      </w:r>
      <w:r w:rsidR="00571C41" w:rsidRPr="00571C41">
        <w:rPr>
          <w:b/>
          <w:bCs/>
          <w:sz w:val="24"/>
        </w:rPr>
        <w:t>]</w:t>
      </w:r>
      <w:r>
        <w:t xml:space="preserve"> of </w:t>
      </w:r>
      <w:r w:rsidR="00D60341">
        <w:t>Your</w:t>
      </w:r>
      <w:r>
        <w:t xml:space="preserve"> </w:t>
      </w:r>
      <w:r w:rsidR="00631144">
        <w:t>G</w:t>
      </w:r>
      <w:r>
        <w:t xml:space="preserve">ross </w:t>
      </w:r>
      <w:r w:rsidR="00631144">
        <w:t>D</w:t>
      </w:r>
      <w:r>
        <w:t xml:space="preserve">isability </w:t>
      </w:r>
      <w:r w:rsidR="00631144">
        <w:t>B</w:t>
      </w:r>
      <w:r w:rsidR="008D5390">
        <w:t>enefit</w:t>
      </w:r>
      <w:r w:rsidR="0020210A" w:rsidRPr="0020210A">
        <w:t xml:space="preserve"> </w:t>
      </w:r>
      <w:r w:rsidR="00631144">
        <w:t>P</w:t>
      </w:r>
      <w:r w:rsidR="0020210A">
        <w:t>ayment</w:t>
      </w:r>
      <w:r>
        <w:t>.</w:t>
      </w:r>
    </w:p>
    <w:p w14:paraId="2757EB96" w14:textId="71448D7E" w:rsidR="001B5091" w:rsidRDefault="001B5091" w:rsidP="001B5091">
      <w:pPr>
        <w:pStyle w:val="2Text"/>
      </w:pPr>
      <w:r>
        <w:t xml:space="preserve">This benefit is available to </w:t>
      </w:r>
      <w:r w:rsidR="00831858">
        <w:t>You</w:t>
      </w:r>
      <w:r>
        <w:t xml:space="preserve"> on a one time only basis.</w:t>
      </w:r>
    </w:p>
    <w:p w14:paraId="667F6A78" w14:textId="7D2C09B1" w:rsidR="00204457" w:rsidRPr="009A07E0" w:rsidRDefault="00B148FD" w:rsidP="00287463">
      <w:pPr>
        <w:pStyle w:val="Indent2"/>
        <w:tabs>
          <w:tab w:val="clear" w:pos="864"/>
        </w:tabs>
        <w:ind w:left="432" w:firstLine="0"/>
      </w:pPr>
      <w:r>
        <w:rPr>
          <w:b/>
          <w:bCs/>
          <w:color w:val="FF0000"/>
          <w:sz w:val="24"/>
          <w:szCs w:val="24"/>
          <w:vertAlign w:val="superscript"/>
        </w:rPr>
        <w:t>1c</w:t>
      </w:r>
      <w:r w:rsidR="00571C41" w:rsidRPr="001935DA">
        <w:rPr>
          <w:b/>
          <w:sz w:val="24"/>
          <w:szCs w:val="24"/>
        </w:rPr>
        <w:t>[</w:t>
      </w:r>
      <w:r w:rsidR="00204457">
        <w:t>If there is an overpayment due to Prudential</w:t>
      </w:r>
      <w:r w:rsidR="005F62D3" w:rsidRPr="005F62D3">
        <w:t xml:space="preserve"> </w:t>
      </w:r>
      <w:r w:rsidR="005F62D3">
        <w:t xml:space="preserve">for any </w:t>
      </w:r>
      <w:r w:rsidR="009656B7">
        <w:t xml:space="preserve">Prudential </w:t>
      </w:r>
      <w:r w:rsidR="005F62D3">
        <w:t>claim</w:t>
      </w:r>
      <w:r w:rsidR="00204457">
        <w:t xml:space="preserve">, Prudential may apply the </w:t>
      </w:r>
      <w:r w:rsidR="002F6530">
        <w:t>worksite modification</w:t>
      </w:r>
      <w:r w:rsidR="00204457">
        <w:t xml:space="preserve"> benefit payment toward any outstanding overpayment.</w:t>
      </w:r>
      <w:r w:rsidR="00571C41" w:rsidRPr="00571C41">
        <w:rPr>
          <w:b/>
          <w:bCs/>
          <w:sz w:val="24"/>
        </w:rPr>
        <w:t>]</w:t>
      </w:r>
      <w:r w:rsidR="006175C7" w:rsidRPr="00571C41">
        <w:rPr>
          <w:b/>
          <w:bCs/>
          <w:sz w:val="24"/>
        </w:rPr>
        <w:t>]</w:t>
      </w:r>
    </w:p>
    <w:p w14:paraId="5B6E323A" w14:textId="56C8EEEC" w:rsidR="001B5091" w:rsidRDefault="001B5091" w:rsidP="001B5091">
      <w:pPr>
        <w:pStyle w:val="SubtitleD"/>
      </w:pPr>
      <w:r w:rsidRPr="00B37216">
        <w:rPr>
          <w:rFonts w:ascii="Arial" w:hAnsi="Arial" w:cs="Arial"/>
          <w:color w:val="FF0000"/>
          <w:vertAlign w:val="superscript"/>
        </w:rPr>
        <w:t>1</w:t>
      </w:r>
      <w:r w:rsidR="005A3172" w:rsidRPr="00B37216">
        <w:rPr>
          <w:rFonts w:ascii="Arial" w:hAnsi="Arial" w:cs="Arial"/>
          <w:color w:val="FF0000"/>
          <w:vertAlign w:val="superscript"/>
        </w:rPr>
        <w:t>d</w:t>
      </w:r>
      <w:r w:rsidR="00571C41" w:rsidRPr="009621B7">
        <w:rPr>
          <w:rFonts w:ascii="Arial" w:hAnsi="Arial" w:cs="Arial"/>
        </w:rPr>
        <w:t>[</w:t>
      </w:r>
      <w:r>
        <w:t>How Can Prudential’s Social Security Claimant Assistance Program Help You With Obtaining Social Security Disability Benefits?</w:t>
      </w:r>
    </w:p>
    <w:p w14:paraId="6DA8B55E" w14:textId="0CAA12FC" w:rsidR="001B5091" w:rsidRDefault="001B5091" w:rsidP="001B5091">
      <w:pPr>
        <w:pStyle w:val="2Text"/>
      </w:pPr>
      <w:r>
        <w:t xml:space="preserve">Prudential can arrange for expert advice regarding </w:t>
      </w:r>
      <w:r w:rsidR="00D60341">
        <w:t>Your</w:t>
      </w:r>
      <w:r>
        <w:t xml:space="preserve"> Social Security disability benefits claim and assist </w:t>
      </w:r>
      <w:r w:rsidR="00831858">
        <w:t>You</w:t>
      </w:r>
      <w:r>
        <w:t xml:space="preserve"> with </w:t>
      </w:r>
      <w:r w:rsidR="00D60341">
        <w:t>Your</w:t>
      </w:r>
      <w:r>
        <w:t xml:space="preserve"> application or appeal, if </w:t>
      </w:r>
      <w:r w:rsidR="00831858">
        <w:t>You</w:t>
      </w:r>
      <w:r>
        <w:t xml:space="preserve"> are </w:t>
      </w:r>
      <w:r w:rsidR="00167306" w:rsidRPr="00987A39">
        <w:t>Disabled</w:t>
      </w:r>
      <w:r w:rsidR="00167306" w:rsidRPr="006111F9">
        <w:t xml:space="preserve"> </w:t>
      </w:r>
      <w:r>
        <w:t xml:space="preserve">under the </w:t>
      </w:r>
      <w:r w:rsidR="00985B0E">
        <w:t>Plan</w:t>
      </w:r>
      <w:r>
        <w:t>.</w:t>
      </w:r>
      <w:r w:rsidR="00CB30B4">
        <w:t xml:space="preserve"> </w:t>
      </w:r>
      <w:r w:rsidR="00183258" w:rsidRPr="00987A39">
        <w:rPr>
          <w:b/>
          <w:bCs/>
          <w:color w:val="FF0000"/>
          <w:sz w:val="24"/>
          <w:szCs w:val="24"/>
          <w:vertAlign w:val="superscript"/>
        </w:rPr>
        <w:t>1c</w:t>
      </w:r>
      <w:r w:rsidR="00571C41" w:rsidRPr="00571C41">
        <w:rPr>
          <w:b/>
          <w:bCs/>
          <w:sz w:val="24"/>
        </w:rPr>
        <w:t>[</w:t>
      </w:r>
      <w:r w:rsidR="00932A2B">
        <w:t>Th</w:t>
      </w:r>
      <w:r w:rsidR="00CB30B4">
        <w:t xml:space="preserve">is corresponds </w:t>
      </w:r>
      <w:r w:rsidR="00CA75FB">
        <w:t xml:space="preserve">to the </w:t>
      </w:r>
      <w:r w:rsidR="001B365B">
        <w:t>When Must You Apply for Social Security Benefits</w:t>
      </w:r>
      <w:r w:rsidR="00932A2B">
        <w:t>?</w:t>
      </w:r>
      <w:r w:rsidR="00D064AF">
        <w:t xml:space="preserve"> section.</w:t>
      </w:r>
      <w:r w:rsidR="00571C41" w:rsidRPr="00571C41">
        <w:rPr>
          <w:b/>
          <w:bCs/>
          <w:sz w:val="24"/>
        </w:rPr>
        <w:t>]</w:t>
      </w:r>
    </w:p>
    <w:p w14:paraId="074FD6DD" w14:textId="77777777" w:rsidR="001B5091" w:rsidRDefault="001B5091" w:rsidP="001B5091">
      <w:pPr>
        <w:pStyle w:val="2Text"/>
      </w:pPr>
      <w:r>
        <w:t>Receiving Social Security disability benefits may enable:</w:t>
      </w:r>
    </w:p>
    <w:p w14:paraId="325BE50D" w14:textId="54127425" w:rsidR="001B5091" w:rsidRDefault="00831858" w:rsidP="001B5091">
      <w:pPr>
        <w:pStyle w:val="BulletD"/>
      </w:pPr>
      <w:r>
        <w:t>You</w:t>
      </w:r>
      <w:r w:rsidR="001B5091">
        <w:t xml:space="preserve"> to receive Medicare after 24 months of </w:t>
      </w:r>
      <w:r w:rsidR="00CD2E73">
        <w:t>S</w:t>
      </w:r>
      <w:r w:rsidR="001C0437">
        <w:t xml:space="preserve">ocial </w:t>
      </w:r>
      <w:r w:rsidR="00CD2E73">
        <w:t>S</w:t>
      </w:r>
      <w:r w:rsidR="001C0437">
        <w:t xml:space="preserve">ecurity </w:t>
      </w:r>
      <w:r w:rsidR="001B5091">
        <w:t xml:space="preserve">disability </w:t>
      </w:r>
      <w:r w:rsidR="008D5390">
        <w:t>benefit</w:t>
      </w:r>
      <w:r w:rsidR="0020210A" w:rsidRPr="0020210A">
        <w:t xml:space="preserve"> </w:t>
      </w:r>
      <w:r w:rsidR="0020210A">
        <w:t>payment</w:t>
      </w:r>
      <w:r w:rsidR="001B5091">
        <w:t>s;</w:t>
      </w:r>
    </w:p>
    <w:p w14:paraId="2CA3391A" w14:textId="3116AF5B" w:rsidR="001B5091" w:rsidRDefault="00831858" w:rsidP="001B5091">
      <w:pPr>
        <w:pStyle w:val="BulletD"/>
      </w:pPr>
      <w:r>
        <w:t>You</w:t>
      </w:r>
      <w:r w:rsidR="001B5091">
        <w:t xml:space="preserve"> to protect </w:t>
      </w:r>
      <w:r w:rsidR="00D60341">
        <w:t>Your</w:t>
      </w:r>
      <w:r w:rsidR="001B5091">
        <w:t xml:space="preserve"> retirement benefits; and</w:t>
      </w:r>
    </w:p>
    <w:p w14:paraId="543CB871" w14:textId="4E52160B" w:rsidR="001B5091" w:rsidRDefault="00D60341" w:rsidP="001B5091">
      <w:pPr>
        <w:pStyle w:val="BulletD"/>
      </w:pPr>
      <w:r>
        <w:t>Your</w:t>
      </w:r>
      <w:r w:rsidR="001B5091">
        <w:t xml:space="preserve"> family to be eligible for Social Security benefits.</w:t>
      </w:r>
    </w:p>
    <w:p w14:paraId="6B68F451" w14:textId="52C83DD5" w:rsidR="001B5091" w:rsidRDefault="001B5091" w:rsidP="001B5091">
      <w:pPr>
        <w:pStyle w:val="2Text"/>
      </w:pPr>
      <w:r>
        <w:t xml:space="preserve">We can assist </w:t>
      </w:r>
      <w:r w:rsidR="00831858">
        <w:t>You</w:t>
      </w:r>
      <w:r>
        <w:t xml:space="preserve"> in obtaining Social Security disability benefits by:</w:t>
      </w:r>
    </w:p>
    <w:p w14:paraId="015357A5" w14:textId="66F905E5" w:rsidR="001B5091" w:rsidRDefault="001B5091" w:rsidP="001B5091">
      <w:pPr>
        <w:pStyle w:val="BulletD"/>
      </w:pPr>
      <w:r>
        <w:t xml:space="preserve">helping </w:t>
      </w:r>
      <w:r w:rsidR="00831858">
        <w:t>You</w:t>
      </w:r>
      <w:r>
        <w:t xml:space="preserve"> find appropriate legal representation;</w:t>
      </w:r>
    </w:p>
    <w:p w14:paraId="194E8D29" w14:textId="77777777" w:rsidR="001B5091" w:rsidRDefault="001B5091" w:rsidP="001B5091">
      <w:pPr>
        <w:pStyle w:val="BulletD"/>
      </w:pPr>
      <w:r>
        <w:t>obtaining medical and vocational evidence; and</w:t>
      </w:r>
    </w:p>
    <w:p w14:paraId="76347909" w14:textId="7A640325" w:rsidR="001B5091" w:rsidRDefault="001B5091" w:rsidP="001B5091">
      <w:pPr>
        <w:pStyle w:val="BulletD"/>
      </w:pPr>
      <w:r>
        <w:t>reimbursing pre-approved case management expenses.</w:t>
      </w:r>
      <w:r w:rsidR="00571C41" w:rsidRPr="00571C41">
        <w:rPr>
          <w:b/>
          <w:bCs/>
          <w:sz w:val="24"/>
        </w:rPr>
        <w:t>]</w:t>
      </w:r>
    </w:p>
    <w:p w14:paraId="527C28B8" w14:textId="25B66647" w:rsidR="001B5091" w:rsidRDefault="001B5091" w:rsidP="001B5091">
      <w:pPr>
        <w:pStyle w:val="SubtitleD"/>
      </w:pPr>
      <w:r w:rsidRPr="003E59F9">
        <w:rPr>
          <w:rFonts w:ascii="Arial" w:hAnsi="Arial" w:cs="Arial"/>
          <w:color w:val="FF0000"/>
          <w:vertAlign w:val="superscript"/>
        </w:rPr>
        <w:lastRenderedPageBreak/>
        <w:t>2</w:t>
      </w:r>
      <w:r w:rsidR="00571C41" w:rsidRPr="003E59F9">
        <w:rPr>
          <w:rFonts w:ascii="Arial" w:hAnsi="Arial" w:cs="Arial"/>
        </w:rPr>
        <w:t>[</w:t>
      </w:r>
      <w:r>
        <w:t xml:space="preserve">How Can Prudential Help You </w:t>
      </w:r>
      <w:r w:rsidR="005B68F5">
        <w:t xml:space="preserve">with </w:t>
      </w:r>
      <w:r>
        <w:t>Education Costs?</w:t>
      </w:r>
    </w:p>
    <w:p w14:paraId="7741655B" w14:textId="7C3B4861" w:rsidR="00406ADA" w:rsidRDefault="00406ADA" w:rsidP="00406ADA">
      <w:pPr>
        <w:pStyle w:val="2Text"/>
      </w:pPr>
      <w:r>
        <w:t xml:space="preserve">Prudential will send </w:t>
      </w:r>
      <w:r w:rsidR="00831858">
        <w:t>You</w:t>
      </w:r>
      <w:r>
        <w:t xml:space="preserve"> an </w:t>
      </w:r>
      <w:r w:rsidR="000B05A6">
        <w:t>E</w:t>
      </w:r>
      <w:r>
        <w:t xml:space="preserve">ducation </w:t>
      </w:r>
      <w:r w:rsidR="000B05A6">
        <w:t>B</w:t>
      </w:r>
      <w:r w:rsidR="008D5390">
        <w:t>enefit</w:t>
      </w:r>
      <w:r>
        <w:t xml:space="preserve"> each </w:t>
      </w:r>
      <w:r w:rsidRPr="00215602">
        <w:rPr>
          <w:b/>
          <w:color w:val="FF0000"/>
          <w:sz w:val="24"/>
          <w:szCs w:val="24"/>
          <w:vertAlign w:val="superscript"/>
        </w:rPr>
        <w:t>2a</w:t>
      </w:r>
      <w:r w:rsidR="00571C41" w:rsidRPr="00571C41">
        <w:rPr>
          <w:b/>
          <w:bCs/>
          <w:sz w:val="24"/>
        </w:rPr>
        <w:t>[</w:t>
      </w:r>
      <w:r>
        <w:t>month</w:t>
      </w:r>
      <w:r w:rsidR="00571C41" w:rsidRPr="00571C41">
        <w:rPr>
          <w:b/>
          <w:bCs/>
          <w:sz w:val="24"/>
        </w:rPr>
        <w:t>]</w:t>
      </w:r>
      <w:r>
        <w:t xml:space="preserve"> for </w:t>
      </w:r>
      <w:r w:rsidRPr="00066387">
        <w:t xml:space="preserve">each </w:t>
      </w:r>
      <w:r w:rsidR="00307526" w:rsidRPr="00B37216">
        <w:t>E</w:t>
      </w:r>
      <w:r w:rsidRPr="00B37216">
        <w:t xml:space="preserve">ligible </w:t>
      </w:r>
      <w:r w:rsidR="00307526" w:rsidRPr="00B37216">
        <w:t>S</w:t>
      </w:r>
      <w:r w:rsidRPr="00B37216">
        <w:t>tudent</w:t>
      </w:r>
      <w:r w:rsidRPr="00066387">
        <w:t xml:space="preserve"> up to the </w:t>
      </w:r>
      <w:r w:rsidR="000730C0" w:rsidRPr="00B37216">
        <w:t>M</w:t>
      </w:r>
      <w:r w:rsidRPr="00B37216">
        <w:t xml:space="preserve">aximum </w:t>
      </w:r>
      <w:r w:rsidR="000730C0" w:rsidRPr="00B37216">
        <w:t>N</w:t>
      </w:r>
      <w:r w:rsidRPr="00B37216">
        <w:t xml:space="preserve">umber of </w:t>
      </w:r>
      <w:r w:rsidR="000730C0" w:rsidRPr="00B37216">
        <w:t>E</w:t>
      </w:r>
      <w:r w:rsidRPr="00B37216">
        <w:t xml:space="preserve">ducation </w:t>
      </w:r>
      <w:r w:rsidR="000730C0" w:rsidRPr="00B37216">
        <w:t>B</w:t>
      </w:r>
      <w:r w:rsidR="008D5390" w:rsidRPr="00B37216">
        <w:t>enefit</w:t>
      </w:r>
      <w:r w:rsidRPr="00B37216">
        <w:t>s</w:t>
      </w:r>
      <w:r>
        <w:t xml:space="preserve"> while </w:t>
      </w:r>
      <w:r w:rsidRPr="00215602">
        <w:rPr>
          <w:b/>
          <w:color w:val="FF0000"/>
          <w:sz w:val="24"/>
          <w:szCs w:val="24"/>
          <w:vertAlign w:val="superscript"/>
        </w:rPr>
        <w:t>2b</w:t>
      </w:r>
      <w:r w:rsidR="00571C41" w:rsidRPr="00571C41">
        <w:rPr>
          <w:b/>
          <w:bCs/>
          <w:sz w:val="24"/>
        </w:rPr>
        <w:t>[</w:t>
      </w:r>
      <w:r>
        <w:t>:</w:t>
      </w:r>
    </w:p>
    <w:p w14:paraId="22DA5DB4" w14:textId="0BE5FD69" w:rsidR="00406ADA" w:rsidRDefault="00831858" w:rsidP="00406ADA">
      <w:pPr>
        <w:pStyle w:val="BulletD"/>
      </w:pPr>
      <w:r>
        <w:t>You</w:t>
      </w:r>
      <w:r w:rsidR="00406ADA">
        <w:t xml:space="preserve"> are receiving </w:t>
      </w:r>
      <w:r w:rsidR="00310971" w:rsidRPr="00310971">
        <w:rPr>
          <w:rFonts w:cs="Arial"/>
          <w:b/>
          <w:color w:val="FF0000"/>
          <w:sz w:val="24"/>
          <w:szCs w:val="24"/>
          <w:vertAlign w:val="superscript"/>
        </w:rPr>
        <w:t>CV1</w:t>
      </w:r>
      <w:r w:rsidR="00571C41" w:rsidRPr="00571C41">
        <w:rPr>
          <w:b/>
          <w:bCs/>
          <w:sz w:val="24"/>
        </w:rPr>
        <w:t>[</w:t>
      </w:r>
      <w:r w:rsidR="00406ADA">
        <w:t>long term</w:t>
      </w:r>
      <w:r w:rsidR="00571C41" w:rsidRPr="00571C41">
        <w:rPr>
          <w:b/>
          <w:bCs/>
          <w:sz w:val="24"/>
        </w:rPr>
        <w:t>]</w:t>
      </w:r>
      <w:r w:rsidR="00406ADA">
        <w:t xml:space="preserve"> disability benefits under the </w:t>
      </w:r>
      <w:r w:rsidR="00985B0E">
        <w:t>Plan</w:t>
      </w:r>
      <w:r w:rsidR="00406ADA">
        <w:t>; and</w:t>
      </w:r>
    </w:p>
    <w:p w14:paraId="2E498FCB" w14:textId="6B36EBB8" w:rsidR="00406ADA" w:rsidRDefault="00406ADA" w:rsidP="00406ADA">
      <w:pPr>
        <w:pStyle w:val="BulletD"/>
      </w:pPr>
      <w:r>
        <w:t xml:space="preserve">Prudential has written </w:t>
      </w:r>
      <w:r w:rsidR="00BB5C1F">
        <w:rPr>
          <w:bCs/>
        </w:rPr>
        <w:t>satisfactory</w:t>
      </w:r>
      <w:r w:rsidR="00BB5C1F" w:rsidRPr="0021243B">
        <w:rPr>
          <w:bCs/>
        </w:rPr>
        <w:t xml:space="preserve"> </w:t>
      </w:r>
      <w:r>
        <w:t xml:space="preserve">proof </w:t>
      </w:r>
      <w:r w:rsidR="00366221">
        <w:t xml:space="preserve">to Prudential </w:t>
      </w:r>
      <w:r>
        <w:t xml:space="preserve">of each </w:t>
      </w:r>
      <w:r w:rsidR="00307526">
        <w:t>E</w:t>
      </w:r>
      <w:r>
        <w:t xml:space="preserve">ligible </w:t>
      </w:r>
      <w:r w:rsidR="00307526">
        <w:t>S</w:t>
      </w:r>
      <w:r>
        <w:t xml:space="preserve">tudent’s enrollment </w:t>
      </w:r>
      <w:r w:rsidRPr="00215602">
        <w:rPr>
          <w:b/>
          <w:color w:val="FF0000"/>
          <w:sz w:val="24"/>
          <w:szCs w:val="24"/>
          <w:vertAlign w:val="superscript"/>
        </w:rPr>
        <w:t>2c</w:t>
      </w:r>
      <w:r w:rsidR="00571C41" w:rsidRPr="00571C41">
        <w:rPr>
          <w:b/>
          <w:bCs/>
          <w:sz w:val="24"/>
        </w:rPr>
        <w:t>[</w:t>
      </w:r>
      <w:r>
        <w:t xml:space="preserve">in an </w:t>
      </w:r>
      <w:r w:rsidR="0071331A">
        <w:t>i</w:t>
      </w:r>
      <w:r w:rsidR="00381D0B">
        <w:t>nstitution</w:t>
      </w:r>
      <w:r>
        <w:t xml:space="preserve"> of higher learning</w:t>
      </w:r>
      <w:r w:rsidR="00571C41" w:rsidRPr="00571C41">
        <w:rPr>
          <w:b/>
          <w:bCs/>
          <w:sz w:val="24"/>
        </w:rPr>
        <w:t>]</w:t>
      </w:r>
      <w:r>
        <w:t>.</w:t>
      </w:r>
    </w:p>
    <w:p w14:paraId="3B541C59" w14:textId="6579821B" w:rsidR="00406ADA" w:rsidRDefault="00406ADA" w:rsidP="00406ADA">
      <w:pPr>
        <w:pStyle w:val="2Text"/>
      </w:pPr>
      <w:r>
        <w:t xml:space="preserve">The </w:t>
      </w:r>
      <w:r w:rsidR="000B05A6">
        <w:t>E</w:t>
      </w:r>
      <w:r>
        <w:t xml:space="preserve">ducation </w:t>
      </w:r>
      <w:r w:rsidR="000B05A6">
        <w:t>B</w:t>
      </w:r>
      <w:r w:rsidR="008D5390">
        <w:t>enefit</w:t>
      </w:r>
      <w:r>
        <w:t xml:space="preserve"> for each </w:t>
      </w:r>
      <w:r w:rsidR="00307526">
        <w:t>E</w:t>
      </w:r>
      <w:r>
        <w:t xml:space="preserve">ligible </w:t>
      </w:r>
      <w:r w:rsidR="00307526">
        <w:t>S</w:t>
      </w:r>
      <w:r>
        <w:t xml:space="preserve">tudent is </w:t>
      </w:r>
      <w:r w:rsidRPr="00215602">
        <w:rPr>
          <w:b/>
          <w:color w:val="FF0000"/>
          <w:sz w:val="24"/>
          <w:szCs w:val="24"/>
          <w:vertAlign w:val="superscript"/>
        </w:rPr>
        <w:t>2e</w:t>
      </w:r>
      <w:r w:rsidR="00571C41" w:rsidRPr="00571C41">
        <w:rPr>
          <w:b/>
          <w:bCs/>
          <w:sz w:val="24"/>
        </w:rPr>
        <w:t>[</w:t>
      </w:r>
      <w:r>
        <w:t>$50 to unlimited</w:t>
      </w:r>
      <w:r w:rsidR="00571C41" w:rsidRPr="00571C41">
        <w:rPr>
          <w:b/>
          <w:bCs/>
          <w:sz w:val="24"/>
        </w:rPr>
        <w:t>]</w:t>
      </w:r>
      <w:r>
        <w:t>.</w:t>
      </w:r>
      <w:r w:rsidR="00571C41" w:rsidRPr="00571C41">
        <w:rPr>
          <w:b/>
          <w:bCs/>
          <w:sz w:val="24"/>
        </w:rPr>
        <w:t>]</w:t>
      </w:r>
    </w:p>
    <w:p w14:paraId="1EB66ABB" w14:textId="22532355" w:rsidR="00064377" w:rsidRDefault="00406ADA" w:rsidP="001B5091">
      <w:pPr>
        <w:pStyle w:val="2Text"/>
      </w:pPr>
      <w:r>
        <w:t xml:space="preserve">If </w:t>
      </w:r>
      <w:r w:rsidR="00831858">
        <w:t>You</w:t>
      </w:r>
      <w:r>
        <w:t xml:space="preserve"> become ineligible </w:t>
      </w:r>
      <w:r w:rsidR="00115A38">
        <w:t xml:space="preserve">for </w:t>
      </w:r>
      <w:r w:rsidR="000B05A6">
        <w:t>E</w:t>
      </w:r>
      <w:r w:rsidR="00115A38">
        <w:t xml:space="preserve">ducation </w:t>
      </w:r>
      <w:r w:rsidR="000B05A6">
        <w:t>B</w:t>
      </w:r>
      <w:r w:rsidR="00115A38">
        <w:t xml:space="preserve">enefits </w:t>
      </w:r>
      <w:r>
        <w:t xml:space="preserve">for </w:t>
      </w:r>
      <w:r w:rsidR="00CE3045">
        <w:t>less than a full month,</w:t>
      </w:r>
      <w:r w:rsidR="00A17D6F">
        <w:t xml:space="preserve"> We will send You </w:t>
      </w:r>
      <w:r w:rsidRPr="00215602">
        <w:rPr>
          <w:b/>
          <w:color w:val="FF0000"/>
          <w:sz w:val="24"/>
          <w:szCs w:val="24"/>
          <w:vertAlign w:val="superscript"/>
        </w:rPr>
        <w:t>2</w:t>
      </w:r>
      <w:r w:rsidR="008564E6">
        <w:rPr>
          <w:b/>
          <w:color w:val="FF0000"/>
          <w:sz w:val="24"/>
          <w:szCs w:val="24"/>
          <w:vertAlign w:val="superscript"/>
        </w:rPr>
        <w:t>f</w:t>
      </w:r>
      <w:r w:rsidR="00571C41" w:rsidRPr="00571C41">
        <w:rPr>
          <w:b/>
          <w:bCs/>
          <w:sz w:val="24"/>
        </w:rPr>
        <w:t>[</w:t>
      </w:r>
      <w:r>
        <w:t>1/</w:t>
      </w:r>
      <w:r w:rsidR="0010457E">
        <w:t>3</w:t>
      </w:r>
      <w:r>
        <w:t>0</w:t>
      </w:r>
      <w:r w:rsidRPr="00215602">
        <w:rPr>
          <w:vertAlign w:val="superscript"/>
        </w:rPr>
        <w:t>th</w:t>
      </w:r>
      <w:r>
        <w:t xml:space="preserve"> to 1/</w:t>
      </w:r>
      <w:r w:rsidR="00C53881">
        <w:t>2</w:t>
      </w:r>
      <w:r w:rsidR="00571C41" w:rsidRPr="00571C41">
        <w:rPr>
          <w:b/>
          <w:bCs/>
          <w:sz w:val="24"/>
        </w:rPr>
        <w:t>]</w:t>
      </w:r>
      <w:r>
        <w:t xml:space="preserve"> </w:t>
      </w:r>
      <w:r w:rsidRPr="00796C9A">
        <w:t xml:space="preserve">of </w:t>
      </w:r>
      <w:r w:rsidR="00D60341">
        <w:t>Your</w:t>
      </w:r>
      <w:r>
        <w:t xml:space="preserve"> c</w:t>
      </w:r>
      <w:r w:rsidRPr="00796C9A">
        <w:t>hild</w:t>
      </w:r>
      <w:r>
        <w:t xml:space="preserve">(ren)’s </w:t>
      </w:r>
      <w:r w:rsidR="000B05A6">
        <w:t>E</w:t>
      </w:r>
      <w:r w:rsidRPr="00796C9A">
        <w:t xml:space="preserve">ducation </w:t>
      </w:r>
      <w:r w:rsidR="000B05A6">
        <w:t>B</w:t>
      </w:r>
      <w:r w:rsidR="008D5390">
        <w:t>enefit</w:t>
      </w:r>
      <w:r>
        <w:t>s</w:t>
      </w:r>
      <w:r w:rsidR="006D0A52">
        <w:t>.</w:t>
      </w:r>
    </w:p>
    <w:p w14:paraId="2674B66F" w14:textId="1D54E95B" w:rsidR="001B5091" w:rsidRDefault="000A5EB9" w:rsidP="00C63D9D">
      <w:pPr>
        <w:pStyle w:val="2Text"/>
      </w:pPr>
      <w:r>
        <w:rPr>
          <w:b/>
          <w:bCs/>
          <w:color w:val="FF0000"/>
          <w:sz w:val="24"/>
          <w:szCs w:val="24"/>
          <w:vertAlign w:val="superscript"/>
        </w:rPr>
        <w:t>1c</w:t>
      </w:r>
      <w:r w:rsidR="00571C41" w:rsidRPr="001935DA">
        <w:rPr>
          <w:b/>
          <w:sz w:val="24"/>
          <w:szCs w:val="24"/>
        </w:rPr>
        <w:t>[</w:t>
      </w:r>
      <w:r>
        <w:t>If there is an overpayment due to Prudential</w:t>
      </w:r>
      <w:r w:rsidR="005F62D3" w:rsidRPr="005F62D3">
        <w:t xml:space="preserve"> </w:t>
      </w:r>
      <w:r w:rsidR="005F62D3">
        <w:t xml:space="preserve">for any </w:t>
      </w:r>
      <w:r w:rsidR="009656B7">
        <w:t xml:space="preserve">Prudential </w:t>
      </w:r>
      <w:r w:rsidR="005F62D3">
        <w:t>claim</w:t>
      </w:r>
      <w:r>
        <w:t xml:space="preserve">, Prudential may apply the </w:t>
      </w:r>
      <w:r w:rsidR="003D12CE">
        <w:t>E</w:t>
      </w:r>
      <w:r w:rsidR="005C39D0">
        <w:t xml:space="preserve">ducation </w:t>
      </w:r>
      <w:r w:rsidR="003D12CE">
        <w:t>B</w:t>
      </w:r>
      <w:r>
        <w:t>enefit payment toward any outstanding overpayment.</w:t>
      </w:r>
      <w:r w:rsidR="00571C41" w:rsidRPr="00571C41">
        <w:rPr>
          <w:b/>
          <w:bCs/>
          <w:sz w:val="24"/>
        </w:rPr>
        <w:t>]</w:t>
      </w:r>
      <w:r w:rsidR="006D0A52" w:rsidRPr="00571C41">
        <w:rPr>
          <w:b/>
          <w:bCs/>
          <w:sz w:val="24"/>
        </w:rPr>
        <w:t>]</w:t>
      </w:r>
    </w:p>
    <w:p w14:paraId="28D344A9" w14:textId="5A50BCD9" w:rsidR="001B5091" w:rsidRDefault="001B5091" w:rsidP="001B5091">
      <w:pPr>
        <w:pStyle w:val="SubtitleD"/>
      </w:pPr>
      <w:r w:rsidRPr="00CD226E">
        <w:rPr>
          <w:rFonts w:ascii="Arial" w:hAnsi="Arial" w:cs="Arial"/>
          <w:color w:val="FF0000"/>
          <w:vertAlign w:val="superscript"/>
        </w:rPr>
        <w:t>1</w:t>
      </w:r>
      <w:r w:rsidR="00571C41" w:rsidRPr="00CD226E">
        <w:rPr>
          <w:rFonts w:ascii="Arial" w:hAnsi="Arial" w:cs="Arial"/>
        </w:rPr>
        <w:t>[</w:t>
      </w:r>
      <w:r>
        <w:t xml:space="preserve">How Can Prudential Help You </w:t>
      </w:r>
      <w:r w:rsidR="005B68F5">
        <w:t xml:space="preserve">with </w:t>
      </w:r>
      <w:r>
        <w:t>Continued Health Care Coverage Costs?</w:t>
      </w:r>
    </w:p>
    <w:p w14:paraId="164B3019" w14:textId="6C93812B" w:rsidR="001B5091" w:rsidRDefault="001B5091" w:rsidP="001B5091">
      <w:pPr>
        <w:pStyle w:val="2Text"/>
      </w:pPr>
      <w:r>
        <w:t xml:space="preserve">Prudential will send </w:t>
      </w:r>
      <w:r w:rsidR="00831858">
        <w:t>You</w:t>
      </w:r>
      <w:r>
        <w:t xml:space="preserve"> a </w:t>
      </w:r>
      <w:r w:rsidR="008D5390">
        <w:t>benefit</w:t>
      </w:r>
      <w:r>
        <w:t xml:space="preserve"> </w:t>
      </w:r>
      <w:r w:rsidR="0020210A">
        <w:t xml:space="preserve">payment </w:t>
      </w:r>
      <w:r>
        <w:t xml:space="preserve">each month </w:t>
      </w:r>
      <w:r w:rsidRPr="00066387">
        <w:t xml:space="preserve">for </w:t>
      </w:r>
      <w:r w:rsidR="002E6E58" w:rsidRPr="00B37216">
        <w:t>C</w:t>
      </w:r>
      <w:r w:rsidRPr="00B37216">
        <w:t xml:space="preserve">ontinued </w:t>
      </w:r>
      <w:r w:rsidR="002E6E58" w:rsidRPr="00B37216">
        <w:t>H</w:t>
      </w:r>
      <w:r w:rsidRPr="00B37216">
        <w:t xml:space="preserve">ealth </w:t>
      </w:r>
      <w:r w:rsidR="002E6E58" w:rsidRPr="00B37216">
        <w:t>C</w:t>
      </w:r>
      <w:r w:rsidRPr="00B37216">
        <w:t xml:space="preserve">are </w:t>
      </w:r>
      <w:r w:rsidR="002E6E58" w:rsidRPr="00B37216">
        <w:t>C</w:t>
      </w:r>
      <w:r w:rsidRPr="00B37216">
        <w:t xml:space="preserve">overage </w:t>
      </w:r>
      <w:r w:rsidR="002E6E58" w:rsidRPr="00B37216">
        <w:t>C</w:t>
      </w:r>
      <w:r w:rsidRPr="00B37216">
        <w:t>osts</w:t>
      </w:r>
      <w:r w:rsidRPr="00066387">
        <w:t xml:space="preserve"> up to the </w:t>
      </w:r>
      <w:r w:rsidR="002E6E58" w:rsidRPr="00B37216">
        <w:t>M</w:t>
      </w:r>
      <w:r w:rsidRPr="00B37216">
        <w:t xml:space="preserve">aximum </w:t>
      </w:r>
      <w:r w:rsidR="002E6E58" w:rsidRPr="00B37216">
        <w:t>P</w:t>
      </w:r>
      <w:r w:rsidRPr="00B37216">
        <w:t xml:space="preserve">eriod of </w:t>
      </w:r>
      <w:r w:rsidR="002E6E58" w:rsidRPr="00B37216">
        <w:t>C</w:t>
      </w:r>
      <w:r w:rsidRPr="00B37216">
        <w:t xml:space="preserve">ontinued </w:t>
      </w:r>
      <w:r w:rsidR="002E6E58" w:rsidRPr="00B37216">
        <w:t>H</w:t>
      </w:r>
      <w:r w:rsidRPr="00B37216">
        <w:t xml:space="preserve">ealth </w:t>
      </w:r>
      <w:r w:rsidR="002E6E58" w:rsidRPr="00B37216">
        <w:t>C</w:t>
      </w:r>
      <w:r w:rsidRPr="00B37216">
        <w:t xml:space="preserve">are </w:t>
      </w:r>
      <w:r w:rsidR="002E6E58" w:rsidRPr="00B37216">
        <w:t>B</w:t>
      </w:r>
      <w:r w:rsidR="008D5390" w:rsidRPr="00B37216">
        <w:t>enefit</w:t>
      </w:r>
      <w:r w:rsidR="0020210A" w:rsidRPr="00B37216">
        <w:t xml:space="preserve"> </w:t>
      </w:r>
      <w:r w:rsidR="002E6E58" w:rsidRPr="00B37216">
        <w:t>P</w:t>
      </w:r>
      <w:r w:rsidR="0020210A" w:rsidRPr="00B37216">
        <w:t>ayment</w:t>
      </w:r>
      <w:r w:rsidRPr="00B37216">
        <w:t>s</w:t>
      </w:r>
      <w:r>
        <w:t xml:space="preserve"> while:</w:t>
      </w:r>
    </w:p>
    <w:p w14:paraId="388119A0" w14:textId="728AE714" w:rsidR="001B5091" w:rsidRDefault="00831858" w:rsidP="001B5091">
      <w:pPr>
        <w:pStyle w:val="BulletD"/>
      </w:pPr>
      <w:r>
        <w:t>You</w:t>
      </w:r>
      <w:r w:rsidR="001B5091">
        <w:t xml:space="preserve"> are receiving </w:t>
      </w:r>
      <w:r w:rsidR="00310971" w:rsidRPr="00310971">
        <w:rPr>
          <w:rFonts w:cs="Arial"/>
          <w:b/>
          <w:color w:val="FF0000"/>
          <w:sz w:val="24"/>
          <w:szCs w:val="24"/>
          <w:vertAlign w:val="superscript"/>
        </w:rPr>
        <w:t>CV1</w:t>
      </w:r>
      <w:r w:rsidR="00571C41" w:rsidRPr="00571C41">
        <w:rPr>
          <w:b/>
          <w:bCs/>
          <w:sz w:val="24"/>
        </w:rPr>
        <w:t>[</w:t>
      </w:r>
      <w:r w:rsidR="00081686">
        <w:t>l</w:t>
      </w:r>
      <w:r w:rsidR="001B5091">
        <w:t xml:space="preserve">ong </w:t>
      </w:r>
      <w:r w:rsidR="00081686">
        <w:t>t</w:t>
      </w:r>
      <w:r w:rsidR="001B5091">
        <w:t>erm</w:t>
      </w:r>
      <w:r w:rsidR="00571C41" w:rsidRPr="00571C41">
        <w:rPr>
          <w:b/>
          <w:bCs/>
          <w:sz w:val="24"/>
        </w:rPr>
        <w:t>]</w:t>
      </w:r>
      <w:r w:rsidR="001B5091">
        <w:t xml:space="preserve"> </w:t>
      </w:r>
      <w:r w:rsidR="00081686">
        <w:t>d</w:t>
      </w:r>
      <w:r w:rsidR="001B5091">
        <w:t xml:space="preserve">isability benefits under the </w:t>
      </w:r>
      <w:r w:rsidR="00985B0E">
        <w:t>Plan</w:t>
      </w:r>
      <w:r w:rsidR="001B5091">
        <w:t>;</w:t>
      </w:r>
    </w:p>
    <w:p w14:paraId="4C6016D7" w14:textId="63F603B8" w:rsidR="001B5091" w:rsidRDefault="00831858" w:rsidP="001B5091">
      <w:pPr>
        <w:pStyle w:val="BulletD"/>
      </w:pPr>
      <w:r>
        <w:t>You</w:t>
      </w:r>
      <w:r w:rsidR="001B5091">
        <w:t xml:space="preserve"> are continuing </w:t>
      </w:r>
      <w:r w:rsidR="00D60341">
        <w:t>Your</w:t>
      </w:r>
      <w:r w:rsidR="001B5091">
        <w:t xml:space="preserve"> health care coverage under COBRA or similar state law; and</w:t>
      </w:r>
    </w:p>
    <w:p w14:paraId="3B409787" w14:textId="3F991E6A" w:rsidR="001B5091" w:rsidRDefault="001B5091" w:rsidP="001B5091">
      <w:pPr>
        <w:pStyle w:val="BulletD"/>
      </w:pPr>
      <w:r>
        <w:t>Prudential has written</w:t>
      </w:r>
      <w:r w:rsidR="00892FA1" w:rsidRPr="00892FA1">
        <w:t xml:space="preserve"> </w:t>
      </w:r>
      <w:r w:rsidR="00892FA1">
        <w:t>satisfactory</w:t>
      </w:r>
      <w:r>
        <w:t xml:space="preserve"> proof of the cost to </w:t>
      </w:r>
      <w:r w:rsidR="00831858">
        <w:t>You</w:t>
      </w:r>
      <w:r>
        <w:t xml:space="preserve"> of this coverage.</w:t>
      </w:r>
    </w:p>
    <w:p w14:paraId="62609DFA" w14:textId="3967E6E3" w:rsidR="001B5091" w:rsidRDefault="001B5091" w:rsidP="001B5091">
      <w:pPr>
        <w:pStyle w:val="2Text"/>
      </w:pPr>
      <w:r>
        <w:t xml:space="preserve">The </w:t>
      </w:r>
      <w:r w:rsidR="00CA01D0">
        <w:t>M</w:t>
      </w:r>
      <w:r>
        <w:t xml:space="preserve">aximum </w:t>
      </w:r>
      <w:r w:rsidR="00CA01D0">
        <w:t>P</w:t>
      </w:r>
      <w:r>
        <w:t xml:space="preserve">eriod </w:t>
      </w:r>
      <w:r w:rsidR="005A0FB7">
        <w:t>of</w:t>
      </w:r>
      <w:r>
        <w:t xml:space="preserve"> </w:t>
      </w:r>
      <w:r w:rsidR="00CA01D0">
        <w:t>C</w:t>
      </w:r>
      <w:r>
        <w:t xml:space="preserve">ontinued </w:t>
      </w:r>
      <w:r w:rsidR="00CA01D0">
        <w:t>H</w:t>
      </w:r>
      <w:r>
        <w:t xml:space="preserve">ealth </w:t>
      </w:r>
      <w:r w:rsidR="00CA01D0">
        <w:t>C</w:t>
      </w:r>
      <w:r>
        <w:t xml:space="preserve">are </w:t>
      </w:r>
      <w:r w:rsidR="00CA01D0">
        <w:t>B</w:t>
      </w:r>
      <w:r w:rsidR="008D5390">
        <w:t>enefit</w:t>
      </w:r>
      <w:r w:rsidR="0020210A" w:rsidRPr="0020210A">
        <w:t xml:space="preserve"> </w:t>
      </w:r>
      <w:r w:rsidR="00CA01D0">
        <w:t>P</w:t>
      </w:r>
      <w:r w:rsidR="0020210A">
        <w:t>ayment</w:t>
      </w:r>
      <w:r>
        <w:t xml:space="preserve">s is </w:t>
      </w:r>
      <w:r w:rsidR="00600122" w:rsidRPr="00987A39">
        <w:rPr>
          <w:b/>
          <w:bCs/>
          <w:color w:val="FF0000"/>
          <w:sz w:val="24"/>
          <w:szCs w:val="24"/>
          <w:vertAlign w:val="superscript"/>
        </w:rPr>
        <w:t>2d</w:t>
      </w:r>
      <w:r w:rsidR="00571C41" w:rsidRPr="00571C41">
        <w:rPr>
          <w:b/>
          <w:bCs/>
          <w:sz w:val="24"/>
        </w:rPr>
        <w:t>[</w:t>
      </w:r>
      <w:r>
        <w:t>6 to unlimited months</w:t>
      </w:r>
      <w:r w:rsidR="00CE5415" w:rsidRPr="00571C41">
        <w:rPr>
          <w:b/>
          <w:bCs/>
          <w:sz w:val="24"/>
        </w:rPr>
        <w:t>]</w:t>
      </w:r>
      <w:r>
        <w:t>.</w:t>
      </w:r>
    </w:p>
    <w:p w14:paraId="1FC32B0C" w14:textId="489FD88D" w:rsidR="001B5091" w:rsidRDefault="001B5091" w:rsidP="001B5091">
      <w:pPr>
        <w:pStyle w:val="2Text"/>
      </w:pPr>
      <w:r>
        <w:t xml:space="preserve">Continued </w:t>
      </w:r>
      <w:r w:rsidR="0098730C">
        <w:t>H</w:t>
      </w:r>
      <w:r>
        <w:t xml:space="preserve">ealth </w:t>
      </w:r>
      <w:r w:rsidR="0098730C">
        <w:t>C</w:t>
      </w:r>
      <w:r>
        <w:t xml:space="preserve">are </w:t>
      </w:r>
      <w:r w:rsidR="0098730C">
        <w:t>B</w:t>
      </w:r>
      <w:r w:rsidR="008D5390">
        <w:t>enefit</w:t>
      </w:r>
      <w:r w:rsidR="0020210A" w:rsidRPr="0020210A">
        <w:t xml:space="preserve"> </w:t>
      </w:r>
      <w:r w:rsidR="0098730C">
        <w:t>P</w:t>
      </w:r>
      <w:r w:rsidR="0020210A">
        <w:t>ayment</w:t>
      </w:r>
      <w:r>
        <w:t xml:space="preserve">s will end on the earliest of the following: </w:t>
      </w:r>
    </w:p>
    <w:p w14:paraId="28971E65" w14:textId="33F503B7" w:rsidR="001B5091" w:rsidRDefault="001B5091" w:rsidP="001B5091">
      <w:pPr>
        <w:pStyle w:val="BulletD"/>
      </w:pPr>
      <w:r>
        <w:t xml:space="preserve">the end of the </w:t>
      </w:r>
      <w:r w:rsidR="00A81C0B">
        <w:t>M</w:t>
      </w:r>
      <w:r>
        <w:t xml:space="preserve">aximum </w:t>
      </w:r>
      <w:r w:rsidR="00A81C0B">
        <w:t>P</w:t>
      </w:r>
      <w:r>
        <w:t xml:space="preserve">eriod </w:t>
      </w:r>
      <w:r w:rsidR="005A0FB7">
        <w:t>of</w:t>
      </w:r>
      <w:r>
        <w:t xml:space="preserve"> </w:t>
      </w:r>
      <w:r w:rsidR="00A81C0B">
        <w:t>C</w:t>
      </w:r>
      <w:r>
        <w:t xml:space="preserve">ontinued </w:t>
      </w:r>
      <w:r w:rsidR="00A81C0B">
        <w:t>H</w:t>
      </w:r>
      <w:r>
        <w:t xml:space="preserve">ealth </w:t>
      </w:r>
      <w:r w:rsidR="00A81C0B">
        <w:t>C</w:t>
      </w:r>
      <w:r>
        <w:t xml:space="preserve">are </w:t>
      </w:r>
      <w:r w:rsidR="00A81C0B">
        <w:t>B</w:t>
      </w:r>
      <w:r w:rsidR="008D5390">
        <w:t>enefit</w:t>
      </w:r>
      <w:r w:rsidR="0020210A" w:rsidRPr="0020210A">
        <w:t xml:space="preserve"> </w:t>
      </w:r>
      <w:r w:rsidR="003A3E4A">
        <w:t>P</w:t>
      </w:r>
      <w:r w:rsidR="0020210A">
        <w:t>ayment</w:t>
      </w:r>
      <w:r>
        <w:t>s;</w:t>
      </w:r>
    </w:p>
    <w:p w14:paraId="324FDEC3" w14:textId="7E6F7991" w:rsidR="001B5091" w:rsidRDefault="00283C5E" w:rsidP="001B5091">
      <w:pPr>
        <w:pStyle w:val="BulletD"/>
      </w:pPr>
      <w:r>
        <w:rPr>
          <w:rFonts w:cs="Arial"/>
          <w:b/>
          <w:color w:val="FF0000"/>
          <w:sz w:val="24"/>
          <w:szCs w:val="24"/>
          <w:vertAlign w:val="superscript"/>
        </w:rPr>
        <w:t>3</w:t>
      </w:r>
      <w:r w:rsidRPr="00571C41">
        <w:rPr>
          <w:b/>
          <w:bCs/>
          <w:sz w:val="24"/>
        </w:rPr>
        <w:t>[</w:t>
      </w:r>
      <w:r w:rsidR="001B5091">
        <w:t xml:space="preserve">the date </w:t>
      </w:r>
      <w:r w:rsidR="00831858">
        <w:t>You</w:t>
      </w:r>
      <w:r w:rsidR="001B5091">
        <w:t xml:space="preserve"> return to work </w:t>
      </w:r>
      <w:r w:rsidR="00464D1A">
        <w:t>at any job</w:t>
      </w:r>
      <w:r w:rsidR="001B5091">
        <w:t xml:space="preserve"> and/or become eligible for group health insurance;</w:t>
      </w:r>
    </w:p>
    <w:p w14:paraId="784E5D90" w14:textId="04F47C2B" w:rsidR="001B5091" w:rsidRDefault="001B5091" w:rsidP="001B5091">
      <w:pPr>
        <w:pStyle w:val="BulletD"/>
      </w:pPr>
      <w:r>
        <w:t xml:space="preserve">the date </w:t>
      </w:r>
      <w:r w:rsidR="00831858">
        <w:t>You</w:t>
      </w:r>
      <w:r>
        <w:t xml:space="preserve"> are enrolled in</w:t>
      </w:r>
      <w:r w:rsidR="008A5FA1">
        <w:t xml:space="preserve"> </w:t>
      </w:r>
      <w:del w:id="542" w:author="Laura Hoogland" w:date="2026-01-22T14:57:00Z" w16du:dateUtc="2026-01-22T20:57:00Z">
        <w:r w:rsidR="008A5FA1">
          <w:delText>or</w:delText>
        </w:r>
        <w:r w:rsidR="00472703">
          <w:delText xml:space="preserve"> are</w:delText>
        </w:r>
        <w:r w:rsidR="008A5FA1">
          <w:delText xml:space="preserve"> </w:delText>
        </w:r>
        <w:r>
          <w:delText xml:space="preserve">eligible for </w:delText>
        </w:r>
      </w:del>
      <w:commentRangeStart w:id="543"/>
      <w:commentRangeStart w:id="544"/>
      <w:commentRangeEnd w:id="543"/>
      <w:r w:rsidR="00CF39D1">
        <w:rPr>
          <w:rStyle w:val="CommentReference"/>
          <w:sz w:val="20"/>
          <w:szCs w:val="20"/>
        </w:rPr>
        <w:commentReference w:id="543"/>
      </w:r>
      <w:commentRangeEnd w:id="544"/>
      <w:r w:rsidR="00774247">
        <w:rPr>
          <w:rStyle w:val="CommentReference"/>
          <w:sz w:val="20"/>
          <w:szCs w:val="20"/>
        </w:rPr>
        <w:commentReference w:id="544"/>
      </w:r>
      <w:r>
        <w:t>Medicare;</w:t>
      </w:r>
      <w:r w:rsidR="00283C5E" w:rsidRPr="00571C41">
        <w:rPr>
          <w:b/>
          <w:bCs/>
          <w:sz w:val="24"/>
        </w:rPr>
        <w:t>]</w:t>
      </w:r>
    </w:p>
    <w:p w14:paraId="77888CAC" w14:textId="230F9E9A" w:rsidR="001B5091" w:rsidRDefault="001B5091" w:rsidP="001B5091">
      <w:pPr>
        <w:pStyle w:val="BulletD"/>
      </w:pPr>
      <w:r>
        <w:t xml:space="preserve">the date </w:t>
      </w:r>
      <w:r w:rsidR="00831858">
        <w:t>You</w:t>
      </w:r>
      <w:r>
        <w:t xml:space="preserve"> no longer receive </w:t>
      </w:r>
      <w:r w:rsidR="00310971" w:rsidRPr="00310971">
        <w:rPr>
          <w:rFonts w:cs="Arial"/>
          <w:b/>
          <w:color w:val="FF0000"/>
          <w:sz w:val="24"/>
          <w:szCs w:val="24"/>
          <w:vertAlign w:val="superscript"/>
        </w:rPr>
        <w:t>CV1</w:t>
      </w:r>
      <w:r w:rsidR="00571C41" w:rsidRPr="00571C41">
        <w:rPr>
          <w:b/>
          <w:bCs/>
          <w:sz w:val="24"/>
        </w:rPr>
        <w:t>[</w:t>
      </w:r>
      <w:r w:rsidR="00C51719">
        <w:t>l</w:t>
      </w:r>
      <w:r>
        <w:t xml:space="preserve">ong </w:t>
      </w:r>
      <w:r w:rsidR="00C51719">
        <w:t>t</w:t>
      </w:r>
      <w:r>
        <w:t>erm</w:t>
      </w:r>
      <w:r w:rsidR="00571C41" w:rsidRPr="00571C41">
        <w:rPr>
          <w:b/>
          <w:bCs/>
          <w:sz w:val="24"/>
        </w:rPr>
        <w:t>]</w:t>
      </w:r>
      <w:r>
        <w:t xml:space="preserve"> </w:t>
      </w:r>
      <w:r w:rsidR="00C51719">
        <w:t>d</w:t>
      </w:r>
      <w:r>
        <w:t xml:space="preserve">isability benefits under the </w:t>
      </w:r>
      <w:r w:rsidR="00985B0E">
        <w:t>Plan</w:t>
      </w:r>
      <w:r>
        <w:t xml:space="preserve">; </w:t>
      </w:r>
      <w:r w:rsidR="00D72093">
        <w:t>or</w:t>
      </w:r>
    </w:p>
    <w:p w14:paraId="7CF14A47" w14:textId="57B7A139" w:rsidR="001B5091" w:rsidRDefault="001B5091" w:rsidP="001B5091">
      <w:pPr>
        <w:pStyle w:val="BulletD"/>
      </w:pPr>
      <w:r>
        <w:t xml:space="preserve">the date </w:t>
      </w:r>
      <w:r w:rsidR="00831858">
        <w:t>You</w:t>
      </w:r>
      <w:r>
        <w:t xml:space="preserve"> fail to provide</w:t>
      </w:r>
      <w:r w:rsidR="00DC3963" w:rsidRPr="00DC3963">
        <w:t xml:space="preserve"> </w:t>
      </w:r>
      <w:r w:rsidR="00DC3963">
        <w:t>satisfactory</w:t>
      </w:r>
      <w:r>
        <w:t xml:space="preserve"> proof of COBRA continuation</w:t>
      </w:r>
      <w:r w:rsidR="00BE06CD">
        <w:t xml:space="preserve"> to Prudential</w:t>
      </w:r>
      <w:r>
        <w:t>.</w:t>
      </w:r>
    </w:p>
    <w:p w14:paraId="0B79A282" w14:textId="5030B76E" w:rsidR="001B5091" w:rsidRDefault="001B5091" w:rsidP="001B5091">
      <w:pPr>
        <w:pStyle w:val="2Text"/>
      </w:pPr>
      <w:r>
        <w:t xml:space="preserve">The </w:t>
      </w:r>
      <w:r w:rsidR="00066387">
        <w:t>C</w:t>
      </w:r>
      <w:r>
        <w:t xml:space="preserve">ontinued </w:t>
      </w:r>
      <w:r w:rsidR="00066387">
        <w:t>H</w:t>
      </w:r>
      <w:r>
        <w:t xml:space="preserve">ealth </w:t>
      </w:r>
      <w:r w:rsidR="00066387">
        <w:t>C</w:t>
      </w:r>
      <w:r w:rsidR="00FD6270">
        <w:t xml:space="preserve">are </w:t>
      </w:r>
      <w:r w:rsidR="00066387">
        <w:t>B</w:t>
      </w:r>
      <w:r w:rsidR="00FD6270">
        <w:t>enefit</w:t>
      </w:r>
      <w:r w:rsidR="00FD6270" w:rsidRPr="0020210A">
        <w:t xml:space="preserve"> </w:t>
      </w:r>
      <w:r w:rsidR="00066387">
        <w:t>P</w:t>
      </w:r>
      <w:r w:rsidR="0020210A">
        <w:t>ayment</w:t>
      </w:r>
      <w:r>
        <w:t xml:space="preserve"> is </w:t>
      </w:r>
      <w:r w:rsidR="00B373F3" w:rsidRPr="00987A39">
        <w:rPr>
          <w:b/>
          <w:bCs/>
          <w:color w:val="FF0000"/>
          <w:sz w:val="24"/>
          <w:szCs w:val="24"/>
          <w:vertAlign w:val="superscript"/>
        </w:rPr>
        <w:t>2e</w:t>
      </w:r>
      <w:r w:rsidR="00571C41" w:rsidRPr="00571C41">
        <w:rPr>
          <w:b/>
          <w:bCs/>
          <w:sz w:val="24"/>
        </w:rPr>
        <w:t>[</w:t>
      </w:r>
      <w:r>
        <w:t>$50 to unlimited</w:t>
      </w:r>
      <w:r w:rsidR="00571C41" w:rsidRPr="00571C41">
        <w:rPr>
          <w:b/>
          <w:bCs/>
          <w:sz w:val="24"/>
        </w:rPr>
        <w:t>]</w:t>
      </w:r>
      <w:r>
        <w:t xml:space="preserve">. But </w:t>
      </w:r>
      <w:r w:rsidR="00D60341">
        <w:t>Your</w:t>
      </w:r>
      <w:r w:rsidR="006157DC">
        <w:t xml:space="preserve"> </w:t>
      </w:r>
      <w:r w:rsidR="00FD6270">
        <w:t>Continued H</w:t>
      </w:r>
      <w:r>
        <w:t xml:space="preserve">ealth </w:t>
      </w:r>
      <w:r w:rsidR="00FD6270">
        <w:t>C</w:t>
      </w:r>
      <w:r>
        <w:t xml:space="preserve">are </w:t>
      </w:r>
      <w:r w:rsidR="00FD6270">
        <w:t>B</w:t>
      </w:r>
      <w:r w:rsidR="008D5390">
        <w:t>enefit</w:t>
      </w:r>
      <w:r>
        <w:t xml:space="preserve"> </w:t>
      </w:r>
      <w:r w:rsidR="00FD6270">
        <w:t>P</w:t>
      </w:r>
      <w:r w:rsidR="0020210A">
        <w:t xml:space="preserve">ayment </w:t>
      </w:r>
      <w:r>
        <w:t xml:space="preserve">will not exceed the actual costs to </w:t>
      </w:r>
      <w:r w:rsidR="00831858">
        <w:t>You</w:t>
      </w:r>
      <w:r>
        <w:t xml:space="preserve"> for </w:t>
      </w:r>
      <w:r w:rsidR="00107718">
        <w:t>h</w:t>
      </w:r>
      <w:r>
        <w:t xml:space="preserve">ealth </w:t>
      </w:r>
      <w:r w:rsidR="00107718">
        <w:t>c</w:t>
      </w:r>
      <w:r>
        <w:t xml:space="preserve">are </w:t>
      </w:r>
      <w:r w:rsidR="00107718">
        <w:t>c</w:t>
      </w:r>
      <w:r>
        <w:t>overage.</w:t>
      </w:r>
    </w:p>
    <w:p w14:paraId="7E27F88B" w14:textId="639E13DD" w:rsidR="00555C31" w:rsidRPr="009A07E0" w:rsidRDefault="00555C31" w:rsidP="00C6216C">
      <w:pPr>
        <w:pStyle w:val="Indent2"/>
        <w:tabs>
          <w:tab w:val="clear" w:pos="864"/>
        </w:tabs>
        <w:ind w:left="432" w:firstLine="0"/>
      </w:pPr>
      <w:r>
        <w:rPr>
          <w:b/>
          <w:bCs/>
          <w:color w:val="FF0000"/>
          <w:sz w:val="24"/>
          <w:szCs w:val="24"/>
          <w:vertAlign w:val="superscript"/>
        </w:rPr>
        <w:t>1c</w:t>
      </w:r>
      <w:r w:rsidR="00571C41" w:rsidRPr="001935DA">
        <w:rPr>
          <w:b/>
          <w:sz w:val="24"/>
          <w:szCs w:val="24"/>
        </w:rPr>
        <w:t>[</w:t>
      </w:r>
      <w:r>
        <w:t>If there is an overpayment due to Prudential</w:t>
      </w:r>
      <w:r w:rsidR="005F62D3" w:rsidRPr="005F62D3">
        <w:t xml:space="preserve"> </w:t>
      </w:r>
      <w:r w:rsidR="005F62D3">
        <w:t xml:space="preserve">for any </w:t>
      </w:r>
      <w:r w:rsidR="009656B7">
        <w:t xml:space="preserve">Prudential </w:t>
      </w:r>
      <w:r w:rsidR="005F62D3">
        <w:t>claim</w:t>
      </w:r>
      <w:r>
        <w:t xml:space="preserve">, Prudential may apply the </w:t>
      </w:r>
      <w:r w:rsidR="00F277F0">
        <w:t>C</w:t>
      </w:r>
      <w:r w:rsidR="003808B3">
        <w:t xml:space="preserve">ontinued </w:t>
      </w:r>
      <w:r w:rsidR="00F277F0">
        <w:t>H</w:t>
      </w:r>
      <w:r w:rsidR="003808B3">
        <w:t xml:space="preserve">ealth </w:t>
      </w:r>
      <w:r w:rsidR="00F277F0">
        <w:t>C</w:t>
      </w:r>
      <w:r w:rsidR="003808B3">
        <w:t xml:space="preserve">are </w:t>
      </w:r>
      <w:r w:rsidR="00F277F0">
        <w:t xml:space="preserve">Coverage </w:t>
      </w:r>
      <w:r w:rsidR="00066387">
        <w:t>B</w:t>
      </w:r>
      <w:r w:rsidR="00FD6270">
        <w:t xml:space="preserve">enefit </w:t>
      </w:r>
      <w:r w:rsidR="00066387">
        <w:t>P</w:t>
      </w:r>
      <w:r>
        <w:t>ayment toward any outstanding overpayment.</w:t>
      </w:r>
      <w:r w:rsidR="00571C41" w:rsidRPr="00571C41">
        <w:rPr>
          <w:b/>
          <w:bCs/>
          <w:sz w:val="24"/>
        </w:rPr>
        <w:t>]</w:t>
      </w:r>
      <w:r w:rsidR="00571A19" w:rsidRPr="00571C41">
        <w:rPr>
          <w:b/>
          <w:bCs/>
          <w:sz w:val="24"/>
        </w:rPr>
        <w:t>]</w:t>
      </w:r>
    </w:p>
    <w:p w14:paraId="1299C43A" w14:textId="513E6B56" w:rsidR="00555C31" w:rsidRDefault="00555C31" w:rsidP="00E1349A">
      <w:pPr>
        <w:pStyle w:val="1Text"/>
        <w:sectPr w:rsidR="00555C31" w:rsidSect="00671431">
          <w:headerReference w:type="default" r:id="rId56"/>
          <w:footerReference w:type="default" r:id="rId57"/>
          <w:pgSz w:w="12240" w:h="15840" w:code="1"/>
          <w:pgMar w:top="1440" w:right="1627" w:bottom="1800" w:left="1627" w:header="720" w:footer="720" w:gutter="0"/>
          <w:cols w:space="720"/>
        </w:sectPr>
      </w:pPr>
    </w:p>
    <w:p w14:paraId="3F52822F" w14:textId="7C162681" w:rsidR="00E1349A" w:rsidRDefault="00310971" w:rsidP="00E1349A">
      <w:pPr>
        <w:pStyle w:val="TitleD"/>
      </w:pPr>
      <w:r w:rsidRPr="00310971">
        <w:rPr>
          <w:rFonts w:ascii="Arial" w:hAnsi="Arial" w:cs="Arial"/>
          <w:color w:val="FF0000"/>
          <w:sz w:val="24"/>
          <w:szCs w:val="24"/>
          <w:vertAlign w:val="superscript"/>
        </w:rPr>
        <w:lastRenderedPageBreak/>
        <w:t>CV1</w:t>
      </w:r>
      <w:r w:rsidR="00571C41" w:rsidRPr="00A806E3">
        <w:rPr>
          <w:rFonts w:ascii="Arial" w:hAnsi="Arial" w:cs="Arial"/>
        </w:rPr>
        <w:t>[</w:t>
      </w:r>
      <w:r w:rsidR="00E1349A">
        <w:t>Long Term</w:t>
      </w:r>
      <w:r w:rsidR="00571C41" w:rsidRPr="00A806E3">
        <w:rPr>
          <w:rFonts w:ascii="Arial" w:hAnsi="Arial" w:cs="Arial"/>
          <w:szCs w:val="36"/>
        </w:rPr>
        <w:t>]</w:t>
      </w:r>
      <w:r w:rsidR="00E1349A">
        <w:t xml:space="preserve"> Disability Coverage</w:t>
      </w:r>
    </w:p>
    <w:p w14:paraId="0BF0D84E" w14:textId="77777777" w:rsidR="001B5091" w:rsidRDefault="001B5091" w:rsidP="001B5091">
      <w:pPr>
        <w:pStyle w:val="SubtitleD"/>
      </w:pPr>
      <w:bookmarkStart w:id="549" w:name="LTD_Rehabilitation_Services"/>
      <w:bookmarkEnd w:id="549"/>
      <w:r>
        <w:t>REHABILITATION SERVICES</w:t>
      </w:r>
    </w:p>
    <w:p w14:paraId="0D578352" w14:textId="77777777" w:rsidR="001B5091" w:rsidRDefault="001B5091" w:rsidP="001B5091">
      <w:pPr>
        <w:pStyle w:val="SubtitleD"/>
      </w:pPr>
      <w:r>
        <w:t>How Can Prudential’s Rehabilitation Program Help You Return to Work?</w:t>
      </w:r>
    </w:p>
    <w:p w14:paraId="2125E4F2" w14:textId="308E578C" w:rsidR="001B5091" w:rsidRDefault="0076690A" w:rsidP="001B5091">
      <w:pPr>
        <w:pStyle w:val="2Text"/>
      </w:pPr>
      <w:r>
        <w:rPr>
          <w:b/>
          <w:color w:val="FF0000"/>
          <w:sz w:val="24"/>
          <w:vertAlign w:val="superscript"/>
        </w:rPr>
        <w:t>3b</w:t>
      </w:r>
      <w:r w:rsidR="00C40081" w:rsidRPr="00571C41">
        <w:rPr>
          <w:b/>
          <w:bCs/>
          <w:sz w:val="24"/>
        </w:rPr>
        <w:t>[</w:t>
      </w:r>
      <w:commentRangeStart w:id="550"/>
      <w:commentRangeStart w:id="551"/>
      <w:r w:rsidR="001B5091">
        <w:t>Prudential</w:t>
      </w:r>
      <w:r w:rsidR="00710A48">
        <w:t xml:space="preserve"> </w:t>
      </w:r>
      <w:del w:id="552" w:author="Laura Hoogland" w:date="2026-01-22T14:57:00Z" w16du:dateUtc="2026-01-22T20:57:00Z">
        <w:r w:rsidR="00710A48">
          <w:delText xml:space="preserve">at </w:delText>
        </w:r>
        <w:r w:rsidR="00B5273F">
          <w:delText>its</w:delText>
        </w:r>
        <w:r w:rsidR="00710A48">
          <w:delText xml:space="preserve"> discretion </w:delText>
        </w:r>
      </w:del>
      <w:r w:rsidR="00B5273F">
        <w:t>has</w:t>
      </w:r>
      <w:r w:rsidR="00710A48">
        <w:t xml:space="preserve"> </w:t>
      </w:r>
      <w:r w:rsidR="001B5091">
        <w:t xml:space="preserve">a </w:t>
      </w:r>
      <w:r w:rsidR="00636D21" w:rsidRPr="00B37216">
        <w:rPr>
          <w:bCs/>
          <w:iCs/>
        </w:rPr>
        <w:t>Rehabilitation Program</w:t>
      </w:r>
      <w:r w:rsidR="00636D21">
        <w:rPr>
          <w:b/>
          <w:i/>
        </w:rPr>
        <w:t xml:space="preserve"> </w:t>
      </w:r>
      <w:r w:rsidR="001B5091">
        <w:t>available</w:t>
      </w:r>
      <w:del w:id="553" w:author="Laura Hoogland" w:date="2026-01-22T14:57:00Z" w16du:dateUtc="2026-01-22T20:57:00Z">
        <w:r w:rsidR="001B5091">
          <w:delText>.</w:delText>
        </w:r>
        <w:r w:rsidRPr="00571C41">
          <w:rPr>
            <w:b/>
            <w:bCs/>
            <w:sz w:val="24"/>
          </w:rPr>
          <w:delText>]</w:delText>
        </w:r>
      </w:del>
      <w:ins w:id="554" w:author="Laura Hoogland" w:date="2026-01-22T14:57:00Z" w16du:dateUtc="2026-01-22T20:57:00Z">
        <w:r w:rsidR="001B5091">
          <w:t>.</w:t>
        </w:r>
        <w:commentRangeEnd w:id="550"/>
        <w:r w:rsidR="00E6341D" w:rsidRPr="00571C41">
          <w:rPr>
            <w:rStyle w:val="CommentReference"/>
            <w:b/>
            <w:bCs/>
            <w:sz w:val="24"/>
            <w:szCs w:val="20"/>
          </w:rPr>
          <w:commentReference w:id="550"/>
        </w:r>
        <w:commentRangeEnd w:id="551"/>
        <w:r w:rsidR="00374651" w:rsidRPr="00571C41">
          <w:rPr>
            <w:rStyle w:val="CommentReference"/>
            <w:b/>
            <w:bCs/>
            <w:sz w:val="24"/>
            <w:szCs w:val="20"/>
          </w:rPr>
          <w:commentReference w:id="551"/>
        </w:r>
        <w:r w:rsidRPr="00571C41">
          <w:rPr>
            <w:b/>
            <w:bCs/>
            <w:sz w:val="24"/>
          </w:rPr>
          <w:t>]</w:t>
        </w:r>
      </w:ins>
    </w:p>
    <w:p w14:paraId="0CD19FAC" w14:textId="7DB93B2D" w:rsidR="001B5091" w:rsidRDefault="001B5091" w:rsidP="001B5091">
      <w:pPr>
        <w:pStyle w:val="2Text"/>
      </w:pPr>
      <w:r>
        <w:t xml:space="preserve">As </w:t>
      </w:r>
      <w:r w:rsidR="00D60341">
        <w:t>Your</w:t>
      </w:r>
      <w:r>
        <w:t xml:space="preserve"> file is reviewed, medical and vocational information will be analyzed to determine if </w:t>
      </w:r>
      <w:r w:rsidR="006577AF">
        <w:t>r</w:t>
      </w:r>
      <w:r>
        <w:t xml:space="preserve">ehabilitation </w:t>
      </w:r>
      <w:r w:rsidR="006577AF">
        <w:t>s</w:t>
      </w:r>
      <w:r>
        <w:t xml:space="preserve">ervices might help </w:t>
      </w:r>
      <w:r w:rsidR="00831858">
        <w:t>You</w:t>
      </w:r>
      <w:r>
        <w:t xml:space="preserve"> return to work.</w:t>
      </w:r>
    </w:p>
    <w:p w14:paraId="18FEA534" w14:textId="22BD4018" w:rsidR="001B5091" w:rsidRDefault="001B5091" w:rsidP="001B5091">
      <w:pPr>
        <w:pStyle w:val="2Text"/>
      </w:pPr>
      <w:r>
        <w:t xml:space="preserve">Once the initial review is completed by </w:t>
      </w:r>
      <w:r w:rsidR="003B254A">
        <w:t>Our</w:t>
      </w:r>
      <w:r>
        <w:t xml:space="preserve"> </w:t>
      </w:r>
      <w:r w:rsidR="00636D21">
        <w:t xml:space="preserve">Rehabilitation Program </w:t>
      </w:r>
      <w:r>
        <w:t xml:space="preserve">specialists working along with </w:t>
      </w:r>
      <w:r w:rsidR="00D60341">
        <w:t>Your</w:t>
      </w:r>
      <w:r>
        <w:t xml:space="preserve"> </w:t>
      </w:r>
      <w:r w:rsidR="00F743C4">
        <w:t>D</w:t>
      </w:r>
      <w:r>
        <w:t>octor and other appropriate specialists</w:t>
      </w:r>
      <w:r w:rsidR="005C4D8A">
        <w:t xml:space="preserve"> that Prudential </w:t>
      </w:r>
      <w:r w:rsidR="002839F5">
        <w:t>determines</w:t>
      </w:r>
      <w:r w:rsidR="005C4D8A">
        <w:t xml:space="preserve"> is appropriate</w:t>
      </w:r>
      <w:r>
        <w:t xml:space="preserve">, Prudential may elect to offer </w:t>
      </w:r>
      <w:r w:rsidR="00831858">
        <w:t>You</w:t>
      </w:r>
      <w:r>
        <w:t xml:space="preserve"> and pay for a </w:t>
      </w:r>
      <w:r w:rsidR="00B75504">
        <w:t>Rehabilitation Program</w:t>
      </w:r>
      <w:r>
        <w:t xml:space="preserve">. If the </w:t>
      </w:r>
      <w:r w:rsidR="00636D21">
        <w:t xml:space="preserve">Rehabilitation Program </w:t>
      </w:r>
      <w:r>
        <w:t xml:space="preserve">is not developed by Prudential’s </w:t>
      </w:r>
      <w:r w:rsidR="00636D21">
        <w:t xml:space="preserve">Rehabilitation Program </w:t>
      </w:r>
      <w:r>
        <w:t xml:space="preserve">specialists, </w:t>
      </w:r>
      <w:r w:rsidR="00831858">
        <w:t>You</w:t>
      </w:r>
      <w:r>
        <w:t xml:space="preserve"> must receive written approval from Prudential for the program before it begins.</w:t>
      </w:r>
    </w:p>
    <w:p w14:paraId="247511A4" w14:textId="3E1296D7" w:rsidR="001B5091" w:rsidRDefault="001B5091" w:rsidP="001B5091">
      <w:pPr>
        <w:pStyle w:val="2Text"/>
      </w:pPr>
      <w:r w:rsidRPr="009E47FB">
        <w:rPr>
          <w:b/>
          <w:color w:val="FF0000"/>
          <w:sz w:val="24"/>
          <w:vertAlign w:val="superscript"/>
        </w:rPr>
        <w:t>1</w:t>
      </w:r>
      <w:r w:rsidR="00571C41" w:rsidRPr="00571C41">
        <w:rPr>
          <w:b/>
          <w:bCs/>
          <w:sz w:val="24"/>
        </w:rPr>
        <w:t>[</w:t>
      </w:r>
      <w:r>
        <w:t xml:space="preserve">The </w:t>
      </w:r>
      <w:r w:rsidR="00636D21">
        <w:t xml:space="preserve">Rehabilitation Program </w:t>
      </w:r>
      <w:r>
        <w:t>may include, but is not limited to, the following services:</w:t>
      </w:r>
    </w:p>
    <w:p w14:paraId="58386BC4" w14:textId="11DDA098" w:rsidR="001B5091" w:rsidRDefault="001B5091" w:rsidP="001B5091">
      <w:pPr>
        <w:pStyle w:val="BulletD"/>
      </w:pPr>
      <w:r>
        <w:t xml:space="preserve">coordination with </w:t>
      </w:r>
      <w:r w:rsidR="00CB7646"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t xml:space="preserve"> to assist </w:t>
      </w:r>
      <w:r w:rsidR="00831858">
        <w:t>You</w:t>
      </w:r>
      <w:r>
        <w:t xml:space="preserve"> </w:t>
      </w:r>
      <w:r w:rsidR="00A85CD0">
        <w:t xml:space="preserve">in </w:t>
      </w:r>
      <w:r>
        <w:t>return</w:t>
      </w:r>
      <w:r w:rsidR="00A85CD0">
        <w:t>ing</w:t>
      </w:r>
      <w:r>
        <w:t xml:space="preserve"> to work;</w:t>
      </w:r>
    </w:p>
    <w:p w14:paraId="243E51DB" w14:textId="53F241D7" w:rsidR="001B5091" w:rsidRDefault="001B5091" w:rsidP="001B5091">
      <w:pPr>
        <w:pStyle w:val="BulletD"/>
      </w:pPr>
      <w:r>
        <w:t xml:space="preserve">evaluation of adaptive equipment to allow </w:t>
      </w:r>
      <w:r w:rsidR="00831858">
        <w:t>You</w:t>
      </w:r>
      <w:r>
        <w:t xml:space="preserve"> to work;</w:t>
      </w:r>
    </w:p>
    <w:p w14:paraId="75F6B07E" w14:textId="41AE0BCF" w:rsidR="001B5091" w:rsidRDefault="001B5091" w:rsidP="001B5091">
      <w:pPr>
        <w:pStyle w:val="BulletD"/>
      </w:pPr>
      <w:r>
        <w:t xml:space="preserve">vocational evaluation to determine how </w:t>
      </w:r>
      <w:r w:rsidR="00D60341">
        <w:t>Your</w:t>
      </w:r>
      <w:r>
        <w:t xml:space="preserve"> </w:t>
      </w:r>
      <w:r w:rsidR="00FF5545">
        <w:t>Disability</w:t>
      </w:r>
      <w:r>
        <w:t xml:space="preserve"> may impact </w:t>
      </w:r>
      <w:r w:rsidR="00D60341">
        <w:t>Your</w:t>
      </w:r>
      <w:r>
        <w:t xml:space="preserve"> employment options;</w:t>
      </w:r>
    </w:p>
    <w:p w14:paraId="5D8A99DE" w14:textId="77777777" w:rsidR="001B5091" w:rsidRDefault="001B5091" w:rsidP="001B5091">
      <w:pPr>
        <w:pStyle w:val="BulletD"/>
      </w:pPr>
      <w:r>
        <w:t>job placement services;</w:t>
      </w:r>
    </w:p>
    <w:p w14:paraId="0B6E98DF" w14:textId="77777777" w:rsidR="001B5091" w:rsidRDefault="001B5091" w:rsidP="001B5091">
      <w:pPr>
        <w:pStyle w:val="BulletD"/>
      </w:pPr>
      <w:r>
        <w:t>resume preparation;</w:t>
      </w:r>
    </w:p>
    <w:p w14:paraId="7FE0BB4D" w14:textId="77777777" w:rsidR="001B5091" w:rsidRDefault="001B5091" w:rsidP="001B5091">
      <w:pPr>
        <w:pStyle w:val="BulletD"/>
      </w:pPr>
      <w:r>
        <w:t>job seeking skills training;</w:t>
      </w:r>
    </w:p>
    <w:p w14:paraId="46840C88" w14:textId="77777777" w:rsidR="001B5091" w:rsidRDefault="001B5091" w:rsidP="001B5091">
      <w:pPr>
        <w:pStyle w:val="BulletD"/>
      </w:pPr>
      <w:r>
        <w:t>retraining for a new occupation; or</w:t>
      </w:r>
    </w:p>
    <w:p w14:paraId="66653928" w14:textId="4331280B" w:rsidR="001B5091" w:rsidRDefault="001B5091" w:rsidP="001B5091">
      <w:pPr>
        <w:pStyle w:val="BulletD"/>
      </w:pPr>
      <w:r>
        <w:t xml:space="preserve">assistance with relocation that may be part of an approved </w:t>
      </w:r>
      <w:r w:rsidR="00EE0E99">
        <w:t>Rehabilitation Program</w:t>
      </w:r>
      <w:r>
        <w:t>.</w:t>
      </w:r>
      <w:r w:rsidR="00571C41" w:rsidRPr="00571C41">
        <w:rPr>
          <w:b/>
          <w:bCs/>
          <w:sz w:val="24"/>
        </w:rPr>
        <w:t>]</w:t>
      </w:r>
    </w:p>
    <w:p w14:paraId="5EE38059" w14:textId="2FBA560A" w:rsidR="001B5091" w:rsidRDefault="001B5091" w:rsidP="001B5091">
      <w:pPr>
        <w:pStyle w:val="2Text"/>
      </w:pPr>
      <w:r w:rsidRPr="006F6FBA">
        <w:rPr>
          <w:b/>
          <w:color w:val="FF0000"/>
          <w:sz w:val="24"/>
          <w:vertAlign w:val="superscript"/>
        </w:rPr>
        <w:t>2</w:t>
      </w:r>
      <w:r w:rsidR="00571C41" w:rsidRPr="006F6FBA">
        <w:rPr>
          <w:b/>
          <w:bCs/>
          <w:sz w:val="24"/>
        </w:rPr>
        <w:t>[</w:t>
      </w:r>
      <w:r w:rsidRPr="006F6FBA">
        <w:t xml:space="preserve">If at any time, </w:t>
      </w:r>
      <w:r w:rsidR="00831858" w:rsidRPr="006F6FBA">
        <w:t>You</w:t>
      </w:r>
      <w:r w:rsidRPr="006F6FBA">
        <w:t xml:space="preserve"> decline to take part in or cooperate in a </w:t>
      </w:r>
      <w:r w:rsidR="007604F5" w:rsidRPr="006F6FBA">
        <w:t>R</w:t>
      </w:r>
      <w:r w:rsidRPr="006F6FBA">
        <w:t xml:space="preserve">ehabilitation </w:t>
      </w:r>
      <w:r w:rsidR="007604F5" w:rsidRPr="006F6FBA">
        <w:t>P</w:t>
      </w:r>
      <w:r w:rsidRPr="006F6FBA">
        <w:t xml:space="preserve">rogram that Prudential </w:t>
      </w:r>
      <w:r w:rsidR="002839F5" w:rsidRPr="006F6FBA">
        <w:t>determines</w:t>
      </w:r>
      <w:r w:rsidRPr="006F6FBA">
        <w:t xml:space="preserve"> is appropriate for </w:t>
      </w:r>
      <w:r w:rsidR="00D60341" w:rsidRPr="006F6FBA">
        <w:t>Your</w:t>
      </w:r>
      <w:r w:rsidRPr="006F6FBA">
        <w:t xml:space="preserve"> </w:t>
      </w:r>
      <w:r w:rsidR="00FF5545" w:rsidRPr="006F6FBA">
        <w:t>Disability</w:t>
      </w:r>
      <w:r w:rsidRPr="006F6FBA">
        <w:t xml:space="preserve"> and that has been approved by </w:t>
      </w:r>
      <w:r w:rsidR="00A94DC5" w:rsidRPr="006F6FBA">
        <w:rPr>
          <w:b/>
          <w:color w:val="FF0000"/>
          <w:sz w:val="24"/>
          <w:vertAlign w:val="superscript"/>
        </w:rPr>
        <w:t>2a</w:t>
      </w:r>
      <w:r w:rsidR="00571C41" w:rsidRPr="006F6FBA">
        <w:rPr>
          <w:b/>
          <w:bCs/>
          <w:sz w:val="24"/>
        </w:rPr>
        <w:t>[</w:t>
      </w:r>
      <w:r w:rsidR="00D60341" w:rsidRPr="006F6FBA">
        <w:t>Your</w:t>
      </w:r>
      <w:r w:rsidRPr="006F6FBA">
        <w:t xml:space="preserve"> Doctor</w:t>
      </w:r>
      <w:r w:rsidR="00571C41" w:rsidRPr="006F6FBA">
        <w:rPr>
          <w:b/>
          <w:bCs/>
          <w:sz w:val="24"/>
        </w:rPr>
        <w:t>]</w:t>
      </w:r>
      <w:r w:rsidRPr="006F6FBA">
        <w:t xml:space="preserve">, </w:t>
      </w:r>
      <w:r w:rsidR="003B254A" w:rsidRPr="006F6FBA">
        <w:t>We</w:t>
      </w:r>
      <w:r w:rsidRPr="006F6FBA">
        <w:t xml:space="preserve"> will cease paying </w:t>
      </w:r>
      <w:r w:rsidR="00D60341" w:rsidRPr="006F6FBA">
        <w:t>Your</w:t>
      </w:r>
      <w:r w:rsidRPr="006F6FBA">
        <w:t xml:space="preserve"> </w:t>
      </w:r>
      <w:r w:rsidR="00113D90" w:rsidRPr="006F6FBA">
        <w:t>Monthly Benefit Payment</w:t>
      </w:r>
      <w:r w:rsidRPr="006F6FBA">
        <w:t>.</w:t>
      </w:r>
      <w:r w:rsidR="00571C41" w:rsidRPr="006F6FBA">
        <w:rPr>
          <w:b/>
          <w:bCs/>
          <w:sz w:val="24"/>
        </w:rPr>
        <w:t>]</w:t>
      </w:r>
    </w:p>
    <w:p w14:paraId="0BB1D0D6" w14:textId="41B755A6" w:rsidR="008576E9" w:rsidRDefault="007223BC" w:rsidP="008576E9">
      <w:pPr>
        <w:pStyle w:val="2Text"/>
      </w:pPr>
      <w:r w:rsidRPr="00987A39">
        <w:rPr>
          <w:b/>
          <w:bCs/>
          <w:color w:val="FF0000"/>
          <w:sz w:val="24"/>
          <w:szCs w:val="24"/>
          <w:vertAlign w:val="superscript"/>
        </w:rPr>
        <w:t>2c</w:t>
      </w:r>
      <w:r w:rsidR="00571C41" w:rsidRPr="00571C41">
        <w:rPr>
          <w:b/>
          <w:bCs/>
          <w:sz w:val="24"/>
        </w:rPr>
        <w:t>[</w:t>
      </w:r>
      <w:r w:rsidR="008576E9">
        <w:t xml:space="preserve">Prudential will not pay for a </w:t>
      </w:r>
      <w:r w:rsidR="00636D21">
        <w:t xml:space="preserve">Rehabilitation Program </w:t>
      </w:r>
      <w:r w:rsidR="008576E9">
        <w:t>to the extent coverage for the expenses of that program is:</w:t>
      </w:r>
    </w:p>
    <w:p w14:paraId="3FA557FE" w14:textId="602B8353" w:rsidR="008576E9" w:rsidRDefault="008576E9" w:rsidP="00E57C16">
      <w:pPr>
        <w:pStyle w:val="BulletD"/>
      </w:pPr>
      <w:r>
        <w:t xml:space="preserve">required, or is available at no cost to </w:t>
      </w:r>
      <w:r w:rsidR="00831858">
        <w:t>You</w:t>
      </w:r>
      <w:r>
        <w:t>, under a law or governmental program which provides vocational rehabilitation; or</w:t>
      </w:r>
    </w:p>
    <w:p w14:paraId="452D723B" w14:textId="46FB746B" w:rsidR="008576E9" w:rsidRDefault="008576E9" w:rsidP="00E57C16">
      <w:pPr>
        <w:pStyle w:val="BulletD"/>
      </w:pPr>
      <w:r>
        <w:t>provided by insurance or a health or welfare</w:t>
      </w:r>
      <w:r w:rsidR="00B26632">
        <w:t xml:space="preserve"> </w:t>
      </w:r>
      <w:r w:rsidR="002E07D1">
        <w:t>p</w:t>
      </w:r>
      <w:r w:rsidR="00B26632">
        <w:t xml:space="preserve">lan </w:t>
      </w:r>
      <w:r>
        <w:t>or other group insurance</w:t>
      </w:r>
      <w:r w:rsidR="00B26632">
        <w:t xml:space="preserve"> </w:t>
      </w:r>
      <w:r w:rsidR="002E07D1">
        <w:t>p</w:t>
      </w:r>
      <w:r w:rsidR="00B26632">
        <w:t xml:space="preserve">lan </w:t>
      </w:r>
      <w:r>
        <w:t xml:space="preserve">where </w:t>
      </w:r>
      <w:r w:rsidR="00AE3017" w:rsidRPr="00987A39">
        <w:rPr>
          <w:b/>
          <w:bCs/>
          <w:color w:val="FF0000"/>
          <w:sz w:val="24"/>
          <w:szCs w:val="24"/>
          <w:vertAlign w:val="superscript"/>
        </w:rPr>
        <w:t>CV2</w:t>
      </w:r>
      <w:r w:rsidR="00571C41" w:rsidRPr="00571C41">
        <w:rPr>
          <w:b/>
          <w:bCs/>
          <w:sz w:val="24"/>
        </w:rPr>
        <w:t>[</w:t>
      </w:r>
      <w:r w:rsidR="00D60341">
        <w:t>Your</w:t>
      </w:r>
      <w:r>
        <w:t xml:space="preserve"> </w:t>
      </w:r>
      <w:r w:rsidR="00AE3017">
        <w:t>E</w:t>
      </w:r>
      <w:r>
        <w:t>mployer</w:t>
      </w:r>
      <w:r w:rsidR="00571C41" w:rsidRPr="00571C41">
        <w:rPr>
          <w:b/>
          <w:bCs/>
          <w:sz w:val="24"/>
        </w:rPr>
        <w:t>]</w:t>
      </w:r>
      <w:r>
        <w:t xml:space="preserve"> has paid all or part of the cost or made payroll deductions.</w:t>
      </w:r>
      <w:r w:rsidR="00571C41" w:rsidRPr="00571C41">
        <w:rPr>
          <w:b/>
          <w:bCs/>
          <w:sz w:val="24"/>
        </w:rPr>
        <w:t>]</w:t>
      </w:r>
    </w:p>
    <w:p w14:paraId="3F410010" w14:textId="33C68B98" w:rsidR="001B5091" w:rsidRDefault="001B5091" w:rsidP="001B5091">
      <w:pPr>
        <w:pStyle w:val="SubtitleD"/>
      </w:pPr>
      <w:r w:rsidRPr="009E47FB">
        <w:rPr>
          <w:rFonts w:ascii="Arial" w:hAnsi="Arial"/>
          <w:color w:val="FF0000"/>
          <w:vertAlign w:val="superscript"/>
        </w:rPr>
        <w:lastRenderedPageBreak/>
        <w:t>3</w:t>
      </w:r>
      <w:r w:rsidR="00571C41" w:rsidRPr="001935DA">
        <w:rPr>
          <w:rFonts w:ascii="Arial" w:hAnsi="Arial"/>
        </w:rPr>
        <w:t>[</w:t>
      </w:r>
      <w:r>
        <w:t xml:space="preserve">What Additional Benefits Are Payable When You Participate in a </w:t>
      </w:r>
      <w:r w:rsidR="00636D21">
        <w:t>Rehabilitation Program</w:t>
      </w:r>
      <w:r>
        <w:t>?</w:t>
      </w:r>
    </w:p>
    <w:p w14:paraId="2A1EE4DB" w14:textId="12DB7EF1" w:rsidR="001B5091" w:rsidRDefault="001B5091" w:rsidP="001B5091">
      <w:pPr>
        <w:pStyle w:val="2Text"/>
      </w:pPr>
      <w:r>
        <w:t xml:space="preserve">Prudential will send </w:t>
      </w:r>
      <w:r w:rsidR="00831858">
        <w:t>You</w:t>
      </w:r>
      <w:r>
        <w:t xml:space="preserve"> a </w:t>
      </w:r>
      <w:r w:rsidR="00EE5AA7">
        <w:t>R</w:t>
      </w:r>
      <w:r>
        <w:t xml:space="preserve">ehabilitation </w:t>
      </w:r>
      <w:r w:rsidR="00EE5AA7">
        <w:t>Benefit</w:t>
      </w:r>
      <w:r w:rsidR="00EE5AA7" w:rsidRPr="00BF6E9D">
        <w:t xml:space="preserve"> </w:t>
      </w:r>
      <w:r w:rsidR="000756DD">
        <w:t>p</w:t>
      </w:r>
      <w:r w:rsidR="00BF6E9D">
        <w:t>ayment</w:t>
      </w:r>
      <w:r>
        <w:t xml:space="preserve"> </w:t>
      </w:r>
      <w:r w:rsidR="00DA23F1" w:rsidRPr="009A4529">
        <w:rPr>
          <w:b/>
          <w:color w:val="FF0000"/>
          <w:sz w:val="24"/>
          <w:vertAlign w:val="superscript"/>
        </w:rPr>
        <w:t>2</w:t>
      </w:r>
      <w:r w:rsidR="00DA23F1">
        <w:rPr>
          <w:b/>
          <w:color w:val="FF0000"/>
          <w:sz w:val="24"/>
          <w:vertAlign w:val="superscript"/>
        </w:rPr>
        <w:t>b</w:t>
      </w:r>
      <w:r w:rsidR="00571C41" w:rsidRPr="00571C41">
        <w:rPr>
          <w:b/>
          <w:bCs/>
          <w:sz w:val="24"/>
        </w:rPr>
        <w:t>[</w:t>
      </w:r>
      <w:r>
        <w:t>each month</w:t>
      </w:r>
      <w:r w:rsidR="00571C41" w:rsidRPr="00571C41">
        <w:rPr>
          <w:b/>
          <w:bCs/>
          <w:sz w:val="24"/>
        </w:rPr>
        <w:t>]</w:t>
      </w:r>
      <w:r>
        <w:t xml:space="preserve"> up to the </w:t>
      </w:r>
      <w:r w:rsidR="002D41CA" w:rsidRPr="00B37216">
        <w:rPr>
          <w:bCs/>
          <w:iCs/>
        </w:rPr>
        <w:t>M</w:t>
      </w:r>
      <w:r w:rsidRPr="00B37216">
        <w:rPr>
          <w:bCs/>
          <w:iCs/>
        </w:rPr>
        <w:t xml:space="preserve">aximum </w:t>
      </w:r>
      <w:r w:rsidR="002D41CA" w:rsidRPr="00B37216">
        <w:rPr>
          <w:bCs/>
          <w:iCs/>
        </w:rPr>
        <w:t>P</w:t>
      </w:r>
      <w:r w:rsidRPr="00B37216">
        <w:rPr>
          <w:bCs/>
          <w:iCs/>
        </w:rPr>
        <w:t xml:space="preserve">eriod of </w:t>
      </w:r>
      <w:r w:rsidR="002D41CA" w:rsidRPr="00B37216">
        <w:rPr>
          <w:bCs/>
          <w:iCs/>
        </w:rPr>
        <w:t>R</w:t>
      </w:r>
      <w:r w:rsidRPr="00B37216">
        <w:rPr>
          <w:bCs/>
          <w:iCs/>
        </w:rPr>
        <w:t xml:space="preserve">ehabilitation </w:t>
      </w:r>
      <w:r w:rsidR="002D41CA" w:rsidRPr="00B37216">
        <w:rPr>
          <w:bCs/>
          <w:iCs/>
        </w:rPr>
        <w:t>B</w:t>
      </w:r>
      <w:r w:rsidR="008D5390" w:rsidRPr="00B37216">
        <w:rPr>
          <w:bCs/>
          <w:iCs/>
        </w:rPr>
        <w:t>enefit</w:t>
      </w:r>
      <w:r w:rsidR="00BF6E9D" w:rsidRPr="00B37216">
        <w:rPr>
          <w:bCs/>
          <w:iCs/>
        </w:rPr>
        <w:t xml:space="preserve"> </w:t>
      </w:r>
      <w:r w:rsidR="002D41CA" w:rsidRPr="00B37216">
        <w:rPr>
          <w:bCs/>
          <w:iCs/>
        </w:rPr>
        <w:t>P</w:t>
      </w:r>
      <w:r w:rsidR="00BF6E9D" w:rsidRPr="00B37216">
        <w:rPr>
          <w:bCs/>
          <w:iCs/>
        </w:rPr>
        <w:t>ayment</w:t>
      </w:r>
      <w:r>
        <w:t xml:space="preserve"> while </w:t>
      </w:r>
      <w:r w:rsidR="00831858">
        <w:t>You</w:t>
      </w:r>
      <w:r>
        <w:t xml:space="preserve"> are:</w:t>
      </w:r>
    </w:p>
    <w:p w14:paraId="249AB21A" w14:textId="60B5C07C" w:rsidR="001B5091" w:rsidRDefault="001B5091" w:rsidP="001B5091">
      <w:pPr>
        <w:pStyle w:val="BulletD"/>
      </w:pPr>
      <w:r>
        <w:t xml:space="preserve">receiving </w:t>
      </w:r>
      <w:r w:rsidR="00310971" w:rsidRPr="00310971">
        <w:rPr>
          <w:rFonts w:cs="Arial"/>
          <w:b/>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benefits under the </w:t>
      </w:r>
      <w:r w:rsidR="00985B0E">
        <w:t>Plan</w:t>
      </w:r>
      <w:r>
        <w:t>; and</w:t>
      </w:r>
    </w:p>
    <w:p w14:paraId="1E863CA0" w14:textId="33569722" w:rsidR="001B5091" w:rsidRDefault="001B5091" w:rsidP="001B5091">
      <w:pPr>
        <w:pStyle w:val="BulletD"/>
      </w:pPr>
      <w:r>
        <w:t xml:space="preserve">participating in a </w:t>
      </w:r>
      <w:r w:rsidR="00636D21">
        <w:t xml:space="preserve">Rehabilitation Program </w:t>
      </w:r>
      <w:r>
        <w:t>that has been approved by Prudential.</w:t>
      </w:r>
    </w:p>
    <w:p w14:paraId="33802B88" w14:textId="500B2738" w:rsidR="001B5091" w:rsidRDefault="001B5091" w:rsidP="001B5091">
      <w:pPr>
        <w:pStyle w:val="2Text"/>
      </w:pPr>
      <w:r>
        <w:t xml:space="preserve">The </w:t>
      </w:r>
      <w:r w:rsidR="00EE5AA7">
        <w:t>R</w:t>
      </w:r>
      <w:r>
        <w:t xml:space="preserve">ehabilitation </w:t>
      </w:r>
      <w:r w:rsidR="00EE5AA7">
        <w:t>B</w:t>
      </w:r>
      <w:r w:rsidR="008D5390">
        <w:t>enefit</w:t>
      </w:r>
      <w:r w:rsidR="00BF6E9D" w:rsidRPr="00BF6E9D">
        <w:t xml:space="preserve"> </w:t>
      </w:r>
      <w:r w:rsidR="006D2C90">
        <w:t>P</w:t>
      </w:r>
      <w:r w:rsidR="00BF6E9D">
        <w:t>ayment</w:t>
      </w:r>
      <w:r>
        <w:t xml:space="preserve"> is equal to </w:t>
      </w:r>
      <w:r w:rsidR="00D124DA" w:rsidRPr="00987A39">
        <w:rPr>
          <w:b/>
          <w:bCs/>
          <w:color w:val="FF0000"/>
          <w:sz w:val="24"/>
          <w:szCs w:val="24"/>
          <w:vertAlign w:val="superscript"/>
        </w:rPr>
        <w:t>3d</w:t>
      </w:r>
      <w:r w:rsidR="00571C41" w:rsidRPr="001935DA">
        <w:rPr>
          <w:b/>
          <w:sz w:val="24"/>
          <w:szCs w:val="24"/>
        </w:rPr>
        <w:t>[</w:t>
      </w:r>
      <w:r>
        <w:t>1% to 25%</w:t>
      </w:r>
      <w:r w:rsidR="00571C41" w:rsidRPr="00571C41">
        <w:rPr>
          <w:b/>
          <w:bCs/>
          <w:sz w:val="24"/>
        </w:rPr>
        <w:t>]</w:t>
      </w:r>
      <w:r>
        <w:t xml:space="preserve"> of </w:t>
      </w:r>
      <w:r w:rsidR="00D60341">
        <w:t>Your</w:t>
      </w:r>
      <w:r>
        <w:t xml:space="preserve"> </w:t>
      </w:r>
      <w:r w:rsidR="00DA23F1" w:rsidRPr="009A4529">
        <w:rPr>
          <w:b/>
          <w:color w:val="FF0000"/>
          <w:sz w:val="24"/>
          <w:vertAlign w:val="superscript"/>
        </w:rPr>
        <w:t>2</w:t>
      </w:r>
      <w:r w:rsidR="00DA23F1">
        <w:rPr>
          <w:b/>
          <w:color w:val="FF0000"/>
          <w:sz w:val="24"/>
          <w:vertAlign w:val="superscript"/>
        </w:rPr>
        <w:t>b</w:t>
      </w:r>
      <w:r w:rsidR="00571C41" w:rsidRPr="00571C41">
        <w:rPr>
          <w:b/>
          <w:bCs/>
          <w:sz w:val="24"/>
        </w:rPr>
        <w:t>[</w:t>
      </w:r>
      <w:r w:rsidR="00DC7E8A">
        <w:t>M</w:t>
      </w:r>
      <w:r>
        <w:t>onthly</w:t>
      </w:r>
      <w:r w:rsidR="00571C41" w:rsidRPr="00571C41">
        <w:rPr>
          <w:b/>
          <w:bCs/>
          <w:sz w:val="24"/>
        </w:rPr>
        <w:t>]</w:t>
      </w:r>
      <w:r>
        <w:t xml:space="preserve"> </w:t>
      </w:r>
      <w:r w:rsidR="00DC7E8A">
        <w:t>B</w:t>
      </w:r>
      <w:r w:rsidR="008D5390">
        <w:t>enefit</w:t>
      </w:r>
      <w:r w:rsidR="00BF6E9D" w:rsidRPr="00BF6E9D">
        <w:t xml:space="preserve"> </w:t>
      </w:r>
      <w:r w:rsidR="00DC7E8A">
        <w:t>Payment</w:t>
      </w:r>
      <w:r>
        <w:t xml:space="preserve">. </w:t>
      </w:r>
      <w:r w:rsidR="00AA7188" w:rsidRPr="00987A39">
        <w:rPr>
          <w:b/>
          <w:color w:val="FF0000"/>
          <w:sz w:val="24"/>
          <w:vertAlign w:val="superscript"/>
        </w:rPr>
        <w:t>3a</w:t>
      </w:r>
      <w:r w:rsidR="00571C41" w:rsidRPr="00571C41">
        <w:rPr>
          <w:b/>
          <w:bCs/>
          <w:sz w:val="24"/>
        </w:rPr>
        <w:t>[</w:t>
      </w:r>
      <w:r>
        <w:t xml:space="preserve">But the </w:t>
      </w:r>
      <w:r w:rsidR="00DC7E8A">
        <w:t>R</w:t>
      </w:r>
      <w:r>
        <w:t xml:space="preserve">ehabilitation </w:t>
      </w:r>
      <w:r w:rsidR="00DC7E8A">
        <w:t>B</w:t>
      </w:r>
      <w:r w:rsidR="008D5390">
        <w:t>enefit</w:t>
      </w:r>
      <w:r w:rsidR="00BF6E9D" w:rsidRPr="00BF6E9D">
        <w:t xml:space="preserve"> </w:t>
      </w:r>
      <w:r w:rsidR="00F84908">
        <w:t>p</w:t>
      </w:r>
      <w:r w:rsidR="00BF6E9D">
        <w:t>ayment</w:t>
      </w:r>
      <w:r>
        <w:t xml:space="preserve">, together with </w:t>
      </w:r>
      <w:r w:rsidR="00D60341">
        <w:t>Your</w:t>
      </w:r>
      <w:r>
        <w:t xml:space="preserve"> </w:t>
      </w:r>
      <w:r w:rsidR="00DC7E8A">
        <w:t>M</w:t>
      </w:r>
      <w:r>
        <w:t xml:space="preserve">onthly </w:t>
      </w:r>
      <w:r w:rsidR="00DC7E8A">
        <w:t>B</w:t>
      </w:r>
      <w:r w:rsidR="008D5390">
        <w:t>enefit</w:t>
      </w:r>
      <w:r w:rsidR="00BF6E9D" w:rsidRPr="00BF6E9D">
        <w:t xml:space="preserve"> </w:t>
      </w:r>
      <w:r w:rsidR="00DC7E8A">
        <w:t>P</w:t>
      </w:r>
      <w:r w:rsidR="00BF6E9D">
        <w:t>ayment</w:t>
      </w:r>
      <w:r>
        <w:t xml:space="preserve">, will not exceed the </w:t>
      </w:r>
      <w:r w:rsidR="005977E8">
        <w:t>M</w:t>
      </w:r>
      <w:r>
        <w:t xml:space="preserve">aximum </w:t>
      </w:r>
      <w:r w:rsidR="005977E8">
        <w:t>M</w:t>
      </w:r>
      <w:r>
        <w:t xml:space="preserve">onthly </w:t>
      </w:r>
      <w:r w:rsidR="005977E8">
        <w:t>B</w:t>
      </w:r>
      <w:r>
        <w:t>enefit.</w:t>
      </w:r>
      <w:r w:rsidR="00571C41" w:rsidRPr="00571C41">
        <w:rPr>
          <w:b/>
          <w:bCs/>
          <w:sz w:val="24"/>
        </w:rPr>
        <w:t>]</w:t>
      </w:r>
    </w:p>
    <w:p w14:paraId="566EB877" w14:textId="7D24E2EF" w:rsidR="001B5091" w:rsidRDefault="00D60341" w:rsidP="001B5091">
      <w:pPr>
        <w:pStyle w:val="2Text"/>
      </w:pPr>
      <w:r>
        <w:t>Your</w:t>
      </w:r>
      <w:r w:rsidR="00F4758D">
        <w:t xml:space="preserve"> Maximum Period </w:t>
      </w:r>
      <w:r w:rsidR="005A0FB7">
        <w:t>of</w:t>
      </w:r>
      <w:r w:rsidR="00F4758D">
        <w:t xml:space="preserve"> Rehabilitation Benefit</w:t>
      </w:r>
      <w:r w:rsidR="00F4758D" w:rsidRPr="00BF6E9D">
        <w:t xml:space="preserve"> </w:t>
      </w:r>
      <w:r w:rsidR="00F4758D">
        <w:t xml:space="preserve">Payment is </w:t>
      </w:r>
      <w:r w:rsidR="00F4758D" w:rsidRPr="00E2286E">
        <w:rPr>
          <w:b/>
          <w:bCs/>
          <w:color w:val="FF0000"/>
          <w:sz w:val="24"/>
          <w:szCs w:val="24"/>
          <w:vertAlign w:val="superscript"/>
        </w:rPr>
        <w:t>3c</w:t>
      </w:r>
      <w:r w:rsidR="00571C41" w:rsidRPr="00571C41">
        <w:rPr>
          <w:b/>
          <w:bCs/>
          <w:sz w:val="24"/>
        </w:rPr>
        <w:t>[</w:t>
      </w:r>
      <w:r w:rsidR="00F4758D">
        <w:t>1 to unlimited months</w:t>
      </w:r>
      <w:r w:rsidR="00571C41" w:rsidRPr="00571C41">
        <w:rPr>
          <w:b/>
          <w:bCs/>
          <w:sz w:val="24"/>
        </w:rPr>
        <w:t>]</w:t>
      </w:r>
      <w:r w:rsidR="00F4758D">
        <w:t>.</w:t>
      </w:r>
    </w:p>
    <w:p w14:paraId="6B805953" w14:textId="3E3CABC1" w:rsidR="004B25E0" w:rsidRPr="009A07E0" w:rsidRDefault="00EA6E57" w:rsidP="00E57C16">
      <w:pPr>
        <w:pStyle w:val="Indent2"/>
        <w:tabs>
          <w:tab w:val="clear" w:pos="864"/>
        </w:tabs>
        <w:ind w:left="432" w:firstLine="0"/>
      </w:pPr>
      <w:r>
        <w:rPr>
          <w:b/>
          <w:bCs/>
          <w:color w:val="FF0000"/>
          <w:sz w:val="24"/>
          <w:szCs w:val="24"/>
          <w:vertAlign w:val="superscript"/>
        </w:rPr>
        <w:t>3b</w:t>
      </w:r>
      <w:r w:rsidR="00571C41" w:rsidRPr="001935DA">
        <w:rPr>
          <w:b/>
          <w:sz w:val="24"/>
          <w:szCs w:val="24"/>
        </w:rPr>
        <w:t>[</w:t>
      </w:r>
      <w:r w:rsidR="004B25E0">
        <w:t>If there is an overpayment due to Prudential</w:t>
      </w:r>
      <w:r w:rsidR="005F62D3" w:rsidRPr="005F62D3">
        <w:t xml:space="preserve"> </w:t>
      </w:r>
      <w:r w:rsidR="005F62D3">
        <w:t>for any</w:t>
      </w:r>
      <w:r w:rsidR="009656B7" w:rsidRPr="009656B7">
        <w:t xml:space="preserve"> </w:t>
      </w:r>
      <w:r w:rsidR="009656B7">
        <w:t>Prudential</w:t>
      </w:r>
      <w:r w:rsidR="005F62D3">
        <w:t xml:space="preserve"> claim</w:t>
      </w:r>
      <w:r w:rsidR="004B25E0">
        <w:t xml:space="preserve">, Prudential may apply the </w:t>
      </w:r>
      <w:r w:rsidR="00B3602A">
        <w:t>R</w:t>
      </w:r>
      <w:r>
        <w:t>ehabilitation</w:t>
      </w:r>
      <w:r w:rsidR="004B25E0">
        <w:t xml:space="preserve"> </w:t>
      </w:r>
      <w:r w:rsidR="00B3602A">
        <w:t>B</w:t>
      </w:r>
      <w:r w:rsidR="004B25E0">
        <w:t xml:space="preserve">enefit </w:t>
      </w:r>
      <w:r w:rsidR="006D2C90">
        <w:t>P</w:t>
      </w:r>
      <w:r w:rsidR="004B25E0">
        <w:t>ayment toward any outstanding overpayment.</w:t>
      </w:r>
      <w:r w:rsidR="00571C41" w:rsidRPr="00571C41">
        <w:rPr>
          <w:b/>
          <w:bCs/>
          <w:sz w:val="24"/>
        </w:rPr>
        <w:t>]</w:t>
      </w:r>
      <w:r w:rsidR="00687A3E" w:rsidRPr="00571C41">
        <w:rPr>
          <w:b/>
          <w:bCs/>
          <w:sz w:val="24"/>
        </w:rPr>
        <w:t>]</w:t>
      </w:r>
    </w:p>
    <w:p w14:paraId="2415F20A" w14:textId="63548C22" w:rsidR="001B5091" w:rsidRDefault="000438C3" w:rsidP="001B5091">
      <w:pPr>
        <w:pStyle w:val="SubtitleD"/>
      </w:pPr>
      <w:r>
        <w:rPr>
          <w:rFonts w:ascii="Arial" w:hAnsi="Arial"/>
          <w:color w:val="FF0000"/>
          <w:vertAlign w:val="superscript"/>
        </w:rPr>
        <w:t>8</w:t>
      </w:r>
      <w:r w:rsidR="00571C41" w:rsidRPr="001935DA">
        <w:rPr>
          <w:rFonts w:ascii="Arial" w:hAnsi="Arial"/>
        </w:rPr>
        <w:t>[</w:t>
      </w:r>
      <w:r w:rsidR="0029150A">
        <w:t>What if You Incur Expenses for Family Care?</w:t>
      </w:r>
    </w:p>
    <w:p w14:paraId="44937ED7" w14:textId="45B40588" w:rsidR="00680710" w:rsidRDefault="00680710" w:rsidP="001B5091">
      <w:pPr>
        <w:pStyle w:val="2Text"/>
      </w:pPr>
      <w:r>
        <w:t xml:space="preserve">Prudential has a </w:t>
      </w:r>
      <w:r w:rsidR="004454C1">
        <w:t>Family Care Benefit</w:t>
      </w:r>
      <w:r>
        <w:t xml:space="preserve">. The </w:t>
      </w:r>
      <w:r w:rsidR="002B76B5">
        <w:t>F</w:t>
      </w:r>
      <w:r>
        <w:t xml:space="preserve">amily </w:t>
      </w:r>
      <w:r w:rsidR="002B76B5">
        <w:t>C</w:t>
      </w:r>
      <w:r>
        <w:t xml:space="preserve">are </w:t>
      </w:r>
      <w:r w:rsidR="002B76B5">
        <w:t>B</w:t>
      </w:r>
      <w:r>
        <w:t xml:space="preserve">enefits will pay </w:t>
      </w:r>
      <w:r w:rsidR="00831858">
        <w:t>You</w:t>
      </w:r>
      <w:r w:rsidR="00514AFD">
        <w:t xml:space="preserve"> </w:t>
      </w:r>
      <w:r>
        <w:t xml:space="preserve">a </w:t>
      </w:r>
      <w:r w:rsidR="00727549">
        <w:rPr>
          <w:b/>
          <w:color w:val="FF0000"/>
          <w:sz w:val="24"/>
          <w:vertAlign w:val="superscript"/>
        </w:rPr>
        <w:t>4</w:t>
      </w:r>
      <w:r w:rsidR="001338E4" w:rsidRPr="00D73193">
        <w:rPr>
          <w:b/>
          <w:sz w:val="24"/>
          <w:szCs w:val="24"/>
        </w:rPr>
        <w:t>[</w:t>
      </w:r>
      <w:r w:rsidR="00CB2A9D">
        <w:t>Day Care Benefit</w:t>
      </w:r>
      <w:r w:rsidR="00B82B2C" w:rsidRPr="0068132F">
        <w:rPr>
          <w:b/>
          <w:sz w:val="24"/>
          <w:szCs w:val="24"/>
        </w:rPr>
        <w:t>]</w:t>
      </w:r>
      <w:r w:rsidR="00CB2A9D">
        <w:t xml:space="preserve"> </w:t>
      </w:r>
      <w:r w:rsidR="00606E01" w:rsidRPr="0068132F">
        <w:rPr>
          <w:b/>
          <w:color w:val="FF0000"/>
          <w:sz w:val="24"/>
          <w:szCs w:val="24"/>
          <w:vertAlign w:val="superscript"/>
        </w:rPr>
        <w:t>3b</w:t>
      </w:r>
      <w:r w:rsidR="00B82B2C" w:rsidRPr="0068132F">
        <w:rPr>
          <w:b/>
          <w:sz w:val="24"/>
          <w:szCs w:val="24"/>
        </w:rPr>
        <w:t>[</w:t>
      </w:r>
      <w:r>
        <w:t>and a</w:t>
      </w:r>
      <w:r w:rsidR="00B82B2C" w:rsidRPr="0068132F">
        <w:rPr>
          <w:b/>
          <w:sz w:val="24"/>
          <w:szCs w:val="24"/>
        </w:rPr>
        <w:t>]</w:t>
      </w:r>
      <w:r w:rsidRPr="0068132F">
        <w:rPr>
          <w:sz w:val="24"/>
          <w:szCs w:val="24"/>
        </w:rPr>
        <w:t xml:space="preserve"> </w:t>
      </w:r>
      <w:r w:rsidR="00CC0BAE" w:rsidRPr="00972F5F">
        <w:rPr>
          <w:b/>
          <w:color w:val="FF0000"/>
          <w:sz w:val="24"/>
          <w:szCs w:val="24"/>
          <w:vertAlign w:val="superscript"/>
        </w:rPr>
        <w:t>5</w:t>
      </w:r>
      <w:r w:rsidR="006F578B" w:rsidRPr="0068132F">
        <w:rPr>
          <w:b/>
          <w:sz w:val="24"/>
          <w:szCs w:val="24"/>
        </w:rPr>
        <w:t>[</w:t>
      </w:r>
      <w:r w:rsidR="00B240E9" w:rsidRPr="00987A39">
        <w:rPr>
          <w:b/>
          <w:bCs/>
          <w:color w:val="FF0000"/>
          <w:sz w:val="24"/>
          <w:szCs w:val="24"/>
          <w:vertAlign w:val="superscript"/>
        </w:rPr>
        <w:t>CV7</w:t>
      </w:r>
      <w:r w:rsidR="00571C41" w:rsidRPr="00571C41">
        <w:rPr>
          <w:b/>
          <w:bCs/>
          <w:sz w:val="24"/>
        </w:rPr>
        <w:t>[</w:t>
      </w:r>
      <w:r w:rsidR="006340F3">
        <w:t>Spouse</w:t>
      </w:r>
      <w:r w:rsidR="00571C41" w:rsidRPr="00571C41">
        <w:rPr>
          <w:b/>
          <w:bCs/>
          <w:sz w:val="24"/>
        </w:rPr>
        <w:t>]</w:t>
      </w:r>
      <w:r w:rsidR="00797956">
        <w:t xml:space="preserve"> and </w:t>
      </w:r>
      <w:r w:rsidR="00E33CB3">
        <w:t xml:space="preserve">Elder Care </w:t>
      </w:r>
      <w:r w:rsidR="00037673">
        <w:t>Benefit</w:t>
      </w:r>
      <w:r w:rsidR="00CC6B6A" w:rsidRPr="0068132F">
        <w:rPr>
          <w:b/>
          <w:sz w:val="24"/>
          <w:szCs w:val="24"/>
        </w:rPr>
        <w:t>]</w:t>
      </w:r>
      <w:r w:rsidR="00037673">
        <w:t xml:space="preserve"> </w:t>
      </w:r>
      <w:r w:rsidR="009948D0">
        <w:t xml:space="preserve">for </w:t>
      </w:r>
      <w:r w:rsidR="00D60341">
        <w:t>Your</w:t>
      </w:r>
      <w:r w:rsidR="009948D0">
        <w:t xml:space="preserve"> </w:t>
      </w:r>
      <w:r w:rsidR="001A5893" w:rsidRPr="00B37216">
        <w:t>E</w:t>
      </w:r>
      <w:r w:rsidR="009948D0" w:rsidRPr="00B37216">
        <w:t xml:space="preserve">ligible </w:t>
      </w:r>
      <w:r w:rsidR="001A5893" w:rsidRPr="00B37216">
        <w:t>F</w:t>
      </w:r>
      <w:r w:rsidR="009948D0" w:rsidRPr="00B37216">
        <w:t xml:space="preserve">amily </w:t>
      </w:r>
      <w:r w:rsidR="001A5893" w:rsidRPr="00B37216">
        <w:t>M</w:t>
      </w:r>
      <w:r w:rsidR="009948D0" w:rsidRPr="00B37216">
        <w:t>embers</w:t>
      </w:r>
      <w:r w:rsidR="00DE46FE" w:rsidRPr="00DE46FE">
        <w:t xml:space="preserve"> </w:t>
      </w:r>
      <w:r w:rsidR="00DE46FE">
        <w:t xml:space="preserve">if </w:t>
      </w:r>
      <w:r w:rsidR="00831858">
        <w:t>You</w:t>
      </w:r>
      <w:r w:rsidR="00DE46FE">
        <w:t xml:space="preserve"> demonstrate satisfactory to Prudential that </w:t>
      </w:r>
      <w:r w:rsidR="00831858">
        <w:t>You</w:t>
      </w:r>
      <w:r w:rsidR="00DE46FE">
        <w:t xml:space="preserve"> meet the required conditions</w:t>
      </w:r>
      <w:r w:rsidR="00797956">
        <w:t>.</w:t>
      </w:r>
    </w:p>
    <w:p w14:paraId="03A53D48" w14:textId="0EABFB6E" w:rsidR="001B5091" w:rsidRDefault="003A4504" w:rsidP="001B5091">
      <w:pPr>
        <w:pStyle w:val="2Text"/>
      </w:pPr>
      <w:r>
        <w:rPr>
          <w:b/>
          <w:color w:val="FF0000"/>
          <w:sz w:val="24"/>
          <w:vertAlign w:val="superscript"/>
        </w:rPr>
        <w:t>4</w:t>
      </w:r>
      <w:r w:rsidRPr="00571C41">
        <w:rPr>
          <w:b/>
          <w:bCs/>
          <w:sz w:val="24"/>
        </w:rPr>
        <w:t>[</w:t>
      </w:r>
      <w:r w:rsidR="001B5091">
        <w:t xml:space="preserve">Prudential will send </w:t>
      </w:r>
      <w:r w:rsidR="00831858">
        <w:t>You</w:t>
      </w:r>
      <w:r w:rsidR="001B5091">
        <w:t xml:space="preserve"> a </w:t>
      </w:r>
      <w:r w:rsidR="00037673">
        <w:t>Day Care Benefit</w:t>
      </w:r>
      <w:r w:rsidR="00037673" w:rsidRPr="00F23838">
        <w:t xml:space="preserve"> </w:t>
      </w:r>
      <w:r w:rsidR="00E84038">
        <w:t>P</w:t>
      </w:r>
      <w:r w:rsidR="00F23838">
        <w:t>ayment</w:t>
      </w:r>
      <w:r w:rsidR="001B5091">
        <w:t xml:space="preserve"> </w:t>
      </w:r>
      <w:r w:rsidR="005A4E37" w:rsidRPr="009A4529">
        <w:rPr>
          <w:b/>
          <w:color w:val="FF0000"/>
          <w:sz w:val="24"/>
          <w:vertAlign w:val="superscript"/>
        </w:rPr>
        <w:t>2</w:t>
      </w:r>
      <w:r w:rsidR="005A4E37">
        <w:rPr>
          <w:b/>
          <w:color w:val="FF0000"/>
          <w:sz w:val="24"/>
          <w:vertAlign w:val="superscript"/>
        </w:rPr>
        <w:t>b</w:t>
      </w:r>
      <w:r w:rsidR="00571C41" w:rsidRPr="00571C41">
        <w:rPr>
          <w:b/>
          <w:bCs/>
          <w:sz w:val="24"/>
        </w:rPr>
        <w:t>[</w:t>
      </w:r>
      <w:r w:rsidR="001B5091">
        <w:t>each month</w:t>
      </w:r>
      <w:r w:rsidR="00571C41" w:rsidRPr="00571C41">
        <w:rPr>
          <w:b/>
          <w:bCs/>
          <w:sz w:val="24"/>
        </w:rPr>
        <w:t>]</w:t>
      </w:r>
      <w:r w:rsidR="001B5091">
        <w:t xml:space="preserve"> up to the </w:t>
      </w:r>
      <w:r w:rsidR="0024042F" w:rsidRPr="00B37216">
        <w:rPr>
          <w:bCs/>
          <w:iCs/>
        </w:rPr>
        <w:t>M</w:t>
      </w:r>
      <w:r w:rsidR="001B5091" w:rsidRPr="00B37216">
        <w:rPr>
          <w:bCs/>
          <w:iCs/>
        </w:rPr>
        <w:t xml:space="preserve">aximum </w:t>
      </w:r>
      <w:r w:rsidR="0024042F" w:rsidRPr="00B37216">
        <w:rPr>
          <w:bCs/>
          <w:iCs/>
        </w:rPr>
        <w:t>P</w:t>
      </w:r>
      <w:r w:rsidR="001B5091" w:rsidRPr="00B37216">
        <w:rPr>
          <w:bCs/>
          <w:iCs/>
        </w:rPr>
        <w:t xml:space="preserve">eriod of </w:t>
      </w:r>
      <w:r w:rsidR="0024042F" w:rsidRPr="00B37216">
        <w:rPr>
          <w:bCs/>
          <w:iCs/>
        </w:rPr>
        <w:t>D</w:t>
      </w:r>
      <w:r w:rsidR="001B5091" w:rsidRPr="00B37216">
        <w:rPr>
          <w:bCs/>
          <w:iCs/>
        </w:rPr>
        <w:t xml:space="preserve">ay </w:t>
      </w:r>
      <w:r w:rsidR="0024042F" w:rsidRPr="00B37216">
        <w:rPr>
          <w:bCs/>
          <w:iCs/>
        </w:rPr>
        <w:t>C</w:t>
      </w:r>
      <w:r w:rsidR="001B5091" w:rsidRPr="00B37216">
        <w:rPr>
          <w:bCs/>
          <w:iCs/>
        </w:rPr>
        <w:t xml:space="preserve">are </w:t>
      </w:r>
      <w:r w:rsidR="0024042F" w:rsidRPr="00B37216">
        <w:rPr>
          <w:bCs/>
          <w:iCs/>
        </w:rPr>
        <w:t>B</w:t>
      </w:r>
      <w:r w:rsidR="008D5390" w:rsidRPr="00B37216">
        <w:rPr>
          <w:bCs/>
          <w:iCs/>
        </w:rPr>
        <w:t>enefit</w:t>
      </w:r>
      <w:r w:rsidR="00F23838" w:rsidRPr="00B37216">
        <w:rPr>
          <w:bCs/>
          <w:iCs/>
        </w:rPr>
        <w:t xml:space="preserve"> </w:t>
      </w:r>
      <w:r w:rsidR="0024042F" w:rsidRPr="00B37216">
        <w:rPr>
          <w:bCs/>
          <w:iCs/>
        </w:rPr>
        <w:t>P</w:t>
      </w:r>
      <w:r w:rsidR="00F23838" w:rsidRPr="00B37216">
        <w:rPr>
          <w:bCs/>
          <w:iCs/>
        </w:rPr>
        <w:t>ayment</w:t>
      </w:r>
      <w:r w:rsidR="001B5091">
        <w:t xml:space="preserve"> while </w:t>
      </w:r>
      <w:r w:rsidR="00831858">
        <w:t>You</w:t>
      </w:r>
      <w:r w:rsidR="001B5091">
        <w:t xml:space="preserve"> are:</w:t>
      </w:r>
    </w:p>
    <w:p w14:paraId="3F4FE035" w14:textId="0D3C5286" w:rsidR="001B5091" w:rsidRDefault="001B5091" w:rsidP="001B5091">
      <w:pPr>
        <w:pStyle w:val="BulletD"/>
      </w:pPr>
      <w:r>
        <w:t xml:space="preserve">receiving </w:t>
      </w:r>
      <w:r w:rsidR="00310971" w:rsidRPr="00310971">
        <w:rPr>
          <w:rFonts w:cs="Arial"/>
          <w:b/>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benefits under the </w:t>
      </w:r>
      <w:r w:rsidR="00985B0E">
        <w:t>Plan</w:t>
      </w:r>
      <w:r>
        <w:t>; and</w:t>
      </w:r>
    </w:p>
    <w:p w14:paraId="32E54204" w14:textId="4DB6AA6C" w:rsidR="001B5091" w:rsidRDefault="001B5091" w:rsidP="001B5091">
      <w:pPr>
        <w:pStyle w:val="BulletD"/>
      </w:pPr>
      <w:r>
        <w:t xml:space="preserve">participating in a </w:t>
      </w:r>
      <w:r w:rsidR="00636D21">
        <w:t xml:space="preserve">Rehabilitation Program </w:t>
      </w:r>
      <w:r>
        <w:t>that has been approved by Prudential.</w:t>
      </w:r>
    </w:p>
    <w:p w14:paraId="100006E1" w14:textId="5C7F9987" w:rsidR="001B5091" w:rsidRDefault="001B5091" w:rsidP="001B5091">
      <w:pPr>
        <w:pStyle w:val="2Text"/>
      </w:pPr>
      <w:r>
        <w:t xml:space="preserve">The </w:t>
      </w:r>
      <w:r w:rsidR="00620FD1">
        <w:t xml:space="preserve">Day Care Benefit </w:t>
      </w:r>
      <w:r w:rsidR="0091463B">
        <w:t xml:space="preserve">amount </w:t>
      </w:r>
      <w:r>
        <w:t xml:space="preserve">is equal to </w:t>
      </w:r>
      <w:r w:rsidR="00D60341">
        <w:t>Your</w:t>
      </w:r>
      <w:r>
        <w:t xml:space="preserve"> </w:t>
      </w:r>
      <w:r w:rsidR="007103F7" w:rsidRPr="00B37216">
        <w:rPr>
          <w:bCs/>
          <w:iCs/>
        </w:rPr>
        <w:t>E</w:t>
      </w:r>
      <w:r w:rsidRPr="00B37216">
        <w:rPr>
          <w:bCs/>
          <w:iCs/>
        </w:rPr>
        <w:t xml:space="preserve">ligible </w:t>
      </w:r>
      <w:r w:rsidR="007103F7" w:rsidRPr="00B37216">
        <w:rPr>
          <w:bCs/>
          <w:iCs/>
        </w:rPr>
        <w:t>D</w:t>
      </w:r>
      <w:r w:rsidRPr="00B37216">
        <w:rPr>
          <w:bCs/>
          <w:iCs/>
        </w:rPr>
        <w:t xml:space="preserve">ay </w:t>
      </w:r>
      <w:r w:rsidR="00FF656F" w:rsidRPr="00B37216">
        <w:rPr>
          <w:bCs/>
          <w:iCs/>
        </w:rPr>
        <w:t>C</w:t>
      </w:r>
      <w:r w:rsidRPr="00B37216">
        <w:rPr>
          <w:bCs/>
          <w:iCs/>
        </w:rPr>
        <w:t xml:space="preserve">are </w:t>
      </w:r>
      <w:r w:rsidR="007103F7" w:rsidRPr="00B37216">
        <w:rPr>
          <w:bCs/>
          <w:iCs/>
        </w:rPr>
        <w:t>E</w:t>
      </w:r>
      <w:r w:rsidRPr="00B37216">
        <w:rPr>
          <w:bCs/>
          <w:iCs/>
        </w:rPr>
        <w:t>xpenses</w:t>
      </w:r>
      <w:r>
        <w:t xml:space="preserve"> up to the </w:t>
      </w:r>
      <w:r w:rsidR="00A72DF1">
        <w:t>M</w:t>
      </w:r>
      <w:r>
        <w:t xml:space="preserve">aximum </w:t>
      </w:r>
      <w:r w:rsidR="00A72DF1">
        <w:t>M</w:t>
      </w:r>
      <w:r>
        <w:t xml:space="preserve">onthly </w:t>
      </w:r>
      <w:r w:rsidR="00A72DF1">
        <w:t>D</w:t>
      </w:r>
      <w:r>
        <w:t xml:space="preserve">ay </w:t>
      </w:r>
      <w:r w:rsidR="00A72DF1">
        <w:t>C</w:t>
      </w:r>
      <w:r>
        <w:t xml:space="preserve">are </w:t>
      </w:r>
      <w:r w:rsidR="00A72DF1">
        <w:t>A</w:t>
      </w:r>
      <w:r>
        <w:t>mount.</w:t>
      </w:r>
    </w:p>
    <w:p w14:paraId="4709FE0B" w14:textId="487AD0F8" w:rsidR="001B5091" w:rsidRDefault="00D60341" w:rsidP="001B5091">
      <w:pPr>
        <w:pStyle w:val="2Text"/>
      </w:pPr>
      <w:r>
        <w:t>Your</w:t>
      </w:r>
      <w:r w:rsidR="001B5091">
        <w:t xml:space="preserve"> </w:t>
      </w:r>
      <w:r w:rsidR="00A72DF1">
        <w:t>M</w:t>
      </w:r>
      <w:r w:rsidR="001B5091">
        <w:t xml:space="preserve">aximum </w:t>
      </w:r>
      <w:r w:rsidR="00A72DF1">
        <w:t>M</w:t>
      </w:r>
      <w:r w:rsidR="001B5091">
        <w:t xml:space="preserve">onthly </w:t>
      </w:r>
      <w:r w:rsidR="00A72DF1">
        <w:t>D</w:t>
      </w:r>
      <w:r w:rsidR="001B5091">
        <w:t xml:space="preserve">ay </w:t>
      </w:r>
      <w:r w:rsidR="00A72DF1">
        <w:t>C</w:t>
      </w:r>
      <w:r w:rsidR="001B5091">
        <w:t xml:space="preserve">are </w:t>
      </w:r>
      <w:r w:rsidR="00A72DF1">
        <w:t>A</w:t>
      </w:r>
      <w:r w:rsidR="001B5091">
        <w:t xml:space="preserve">mount is equal to </w:t>
      </w:r>
      <w:r w:rsidR="007C111C">
        <w:rPr>
          <w:b/>
          <w:color w:val="FF0000"/>
          <w:sz w:val="24"/>
          <w:vertAlign w:val="superscript"/>
        </w:rPr>
        <w:t>4</w:t>
      </w:r>
      <w:r w:rsidR="008232AA">
        <w:rPr>
          <w:b/>
          <w:color w:val="FF0000"/>
          <w:sz w:val="24"/>
          <w:vertAlign w:val="superscript"/>
        </w:rPr>
        <w:t>b</w:t>
      </w:r>
      <w:r w:rsidR="00571C41" w:rsidRPr="00571C41">
        <w:rPr>
          <w:b/>
          <w:bCs/>
          <w:sz w:val="24"/>
        </w:rPr>
        <w:t>[</w:t>
      </w:r>
      <w:r w:rsidR="001B5091">
        <w:t>$50 to unlimited</w:t>
      </w:r>
      <w:r w:rsidR="00571C41" w:rsidRPr="00571C41">
        <w:rPr>
          <w:b/>
          <w:bCs/>
          <w:sz w:val="24"/>
        </w:rPr>
        <w:t>]</w:t>
      </w:r>
      <w:r w:rsidR="001B5091">
        <w:t xml:space="preserve"> times the number of </w:t>
      </w:r>
      <w:r w:rsidR="007103F7" w:rsidRPr="00B37216">
        <w:rPr>
          <w:bCs/>
          <w:iCs/>
        </w:rPr>
        <w:t>E</w:t>
      </w:r>
      <w:r w:rsidR="001B5091" w:rsidRPr="00B37216">
        <w:rPr>
          <w:bCs/>
          <w:iCs/>
        </w:rPr>
        <w:t xml:space="preserve">ligible </w:t>
      </w:r>
      <w:r w:rsidR="00A62AF7" w:rsidRPr="00B37216">
        <w:rPr>
          <w:bCs/>
          <w:iCs/>
        </w:rPr>
        <w:t>C</w:t>
      </w:r>
      <w:r w:rsidR="001B5091" w:rsidRPr="00B37216">
        <w:rPr>
          <w:bCs/>
          <w:iCs/>
        </w:rPr>
        <w:t>hildren</w:t>
      </w:r>
      <w:r w:rsidR="001B5091">
        <w:t>.</w:t>
      </w:r>
      <w:r w:rsidR="00992EEC">
        <w:t xml:space="preserve"> </w:t>
      </w:r>
      <w:r w:rsidR="003201AE">
        <w:rPr>
          <w:b/>
          <w:color w:val="FF0000"/>
          <w:sz w:val="24"/>
          <w:vertAlign w:val="superscript"/>
        </w:rPr>
        <w:t>6e</w:t>
      </w:r>
      <w:r w:rsidR="003D1E23" w:rsidRPr="00571C41">
        <w:rPr>
          <w:b/>
          <w:bCs/>
          <w:sz w:val="24"/>
        </w:rPr>
        <w:t>[</w:t>
      </w:r>
      <w:r w:rsidR="00992EEC">
        <w:t>Th</w:t>
      </w:r>
      <w:r w:rsidR="00EE6E78">
        <w:t>e</w:t>
      </w:r>
      <w:r w:rsidR="00E857E5" w:rsidDel="00624DF4">
        <w:t xml:space="preserve"> </w:t>
      </w:r>
      <w:r w:rsidR="00992EEC">
        <w:t>Maximum</w:t>
      </w:r>
      <w:r w:rsidR="0073676C">
        <w:t xml:space="preserve"> Monthly</w:t>
      </w:r>
      <w:r w:rsidR="00992EEC">
        <w:t xml:space="preserve"> </w:t>
      </w:r>
      <w:r w:rsidR="00316DC4">
        <w:t>B</w:t>
      </w:r>
      <w:r w:rsidR="00992EEC">
        <w:t>enefit</w:t>
      </w:r>
      <w:r w:rsidR="00EE6E78">
        <w:t xml:space="preserve"> </w:t>
      </w:r>
      <w:r w:rsidR="008B7062">
        <w:t>does not apply</w:t>
      </w:r>
      <w:r w:rsidR="0025269B">
        <w:t>.</w:t>
      </w:r>
      <w:r w:rsidR="00C177E7" w:rsidRPr="00571C41">
        <w:rPr>
          <w:b/>
          <w:bCs/>
          <w:sz w:val="24"/>
        </w:rPr>
        <w:t>]</w:t>
      </w:r>
    </w:p>
    <w:p w14:paraId="35662BA1" w14:textId="79665DFD" w:rsidR="001B5091" w:rsidRDefault="00D60341" w:rsidP="004F619E">
      <w:pPr>
        <w:pStyle w:val="2Text"/>
      </w:pPr>
      <w:r>
        <w:t>Your</w:t>
      </w:r>
      <w:r w:rsidR="004A11CC">
        <w:t xml:space="preserve"> </w:t>
      </w:r>
      <w:r w:rsidR="009A7650">
        <w:t>M</w:t>
      </w:r>
      <w:r w:rsidR="004A11CC">
        <w:t xml:space="preserve">aximum </w:t>
      </w:r>
      <w:r w:rsidR="009A7650">
        <w:t>P</w:t>
      </w:r>
      <w:r w:rsidR="004A11CC">
        <w:t xml:space="preserve">eriod of </w:t>
      </w:r>
      <w:r w:rsidR="00620FD1">
        <w:t xml:space="preserve">Day Care Benefit </w:t>
      </w:r>
      <w:r w:rsidR="001C2A6A">
        <w:t>P</w:t>
      </w:r>
      <w:r w:rsidR="004A11CC">
        <w:t xml:space="preserve">ayment is </w:t>
      </w:r>
      <w:r w:rsidR="004A11CC">
        <w:rPr>
          <w:b/>
          <w:color w:val="FF0000"/>
          <w:sz w:val="24"/>
          <w:vertAlign w:val="superscript"/>
        </w:rPr>
        <w:t>4</w:t>
      </w:r>
      <w:r w:rsidR="008232AA">
        <w:rPr>
          <w:b/>
          <w:color w:val="FF0000"/>
          <w:sz w:val="24"/>
          <w:vertAlign w:val="superscript"/>
        </w:rPr>
        <w:t>a</w:t>
      </w:r>
      <w:r w:rsidR="00571C41" w:rsidRPr="00571C41">
        <w:rPr>
          <w:b/>
          <w:bCs/>
          <w:sz w:val="24"/>
        </w:rPr>
        <w:t>[</w:t>
      </w:r>
      <w:r w:rsidR="004A11CC">
        <w:t>6 to unlimited months</w:t>
      </w:r>
      <w:r w:rsidR="00571C41" w:rsidRPr="00571C41">
        <w:rPr>
          <w:b/>
          <w:bCs/>
          <w:sz w:val="24"/>
        </w:rPr>
        <w:t>]</w:t>
      </w:r>
      <w:r w:rsidR="004A11CC">
        <w:t>.</w:t>
      </w:r>
      <w:r w:rsidR="00571C41" w:rsidRPr="00401183">
        <w:rPr>
          <w:b/>
          <w:bCs/>
          <w:sz w:val="24"/>
        </w:rPr>
        <w:t>]</w:t>
      </w:r>
    </w:p>
    <w:p w14:paraId="72B0398C" w14:textId="63F83280" w:rsidR="001B5091" w:rsidRDefault="009C59B2" w:rsidP="001B5091">
      <w:pPr>
        <w:pStyle w:val="2Text"/>
      </w:pPr>
      <w:r w:rsidRPr="00987A39">
        <w:rPr>
          <w:b/>
          <w:color w:val="FF0000"/>
          <w:sz w:val="24"/>
          <w:vertAlign w:val="superscript"/>
        </w:rPr>
        <w:t>5</w:t>
      </w:r>
      <w:r w:rsidR="00571C41" w:rsidRPr="00571C41">
        <w:rPr>
          <w:b/>
          <w:bCs/>
          <w:sz w:val="24"/>
        </w:rPr>
        <w:t>[</w:t>
      </w:r>
      <w:r w:rsidR="001B5091">
        <w:t xml:space="preserve">Prudential will send </w:t>
      </w:r>
      <w:r w:rsidR="00831858">
        <w:t>You</w:t>
      </w:r>
      <w:r w:rsidR="001B5091">
        <w:t xml:space="preserve"> a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1B5091">
        <w:t xml:space="preserve"> and </w:t>
      </w:r>
      <w:r w:rsidR="00C82550">
        <w:t>Elder Care Benefit</w:t>
      </w:r>
      <w:r w:rsidR="00C82550" w:rsidRPr="00593506">
        <w:t xml:space="preserve"> </w:t>
      </w:r>
      <w:r w:rsidR="00D2191C">
        <w:t>P</w:t>
      </w:r>
      <w:r w:rsidR="00593506">
        <w:t>ayment</w:t>
      </w:r>
      <w:r w:rsidR="001B5091">
        <w:t xml:space="preserve"> </w:t>
      </w:r>
      <w:r w:rsidR="00B7525E" w:rsidRPr="009A4529">
        <w:rPr>
          <w:b/>
          <w:color w:val="FF0000"/>
          <w:sz w:val="24"/>
          <w:vertAlign w:val="superscript"/>
        </w:rPr>
        <w:t>2</w:t>
      </w:r>
      <w:r w:rsidR="00B7525E">
        <w:rPr>
          <w:b/>
          <w:color w:val="FF0000"/>
          <w:sz w:val="24"/>
          <w:vertAlign w:val="superscript"/>
        </w:rPr>
        <w:t>b</w:t>
      </w:r>
      <w:r w:rsidR="00571C41" w:rsidRPr="00571C41">
        <w:rPr>
          <w:b/>
          <w:bCs/>
          <w:sz w:val="24"/>
        </w:rPr>
        <w:t>[</w:t>
      </w:r>
      <w:r w:rsidR="001B5091">
        <w:t>each month</w:t>
      </w:r>
      <w:r w:rsidR="00571C41" w:rsidRPr="00571C41">
        <w:rPr>
          <w:b/>
          <w:bCs/>
          <w:sz w:val="24"/>
        </w:rPr>
        <w:t>]</w:t>
      </w:r>
      <w:r w:rsidR="001B5091">
        <w:t xml:space="preserve"> up to the </w:t>
      </w:r>
      <w:r w:rsidR="00A000EB" w:rsidRPr="00B37216">
        <w:rPr>
          <w:bCs/>
          <w:iCs/>
        </w:rPr>
        <w:t>M</w:t>
      </w:r>
      <w:r w:rsidR="001B5091" w:rsidRPr="00B37216">
        <w:rPr>
          <w:bCs/>
          <w:iCs/>
        </w:rPr>
        <w:t xml:space="preserve">aximum </w:t>
      </w:r>
      <w:r w:rsidR="00A000EB" w:rsidRPr="00B37216">
        <w:rPr>
          <w:bCs/>
          <w:iCs/>
        </w:rPr>
        <w:t>P</w:t>
      </w:r>
      <w:r w:rsidR="001B5091" w:rsidRPr="00B37216">
        <w:rPr>
          <w:bCs/>
          <w:iCs/>
        </w:rPr>
        <w:t xml:space="preserve">eriod of </w:t>
      </w:r>
      <w:r w:rsidR="000B7FE1" w:rsidRPr="00B37216">
        <w:rPr>
          <w:b/>
          <w:iCs/>
          <w:color w:val="FF0000"/>
          <w:sz w:val="24"/>
          <w:vertAlign w:val="superscript"/>
        </w:rPr>
        <w:t>CV7</w:t>
      </w:r>
      <w:r w:rsidR="00571C41" w:rsidRPr="00B37216">
        <w:rPr>
          <w:b/>
          <w:iCs/>
          <w:sz w:val="24"/>
        </w:rPr>
        <w:t>[</w:t>
      </w:r>
      <w:r w:rsidR="006340F3" w:rsidRPr="00B37216">
        <w:rPr>
          <w:bCs/>
          <w:iCs/>
        </w:rPr>
        <w:t>Spouse</w:t>
      </w:r>
      <w:r w:rsidR="00571C41" w:rsidRPr="00B37216">
        <w:rPr>
          <w:b/>
          <w:iCs/>
          <w:sz w:val="24"/>
        </w:rPr>
        <w:t>]</w:t>
      </w:r>
      <w:r w:rsidR="001B5091" w:rsidRPr="00B37216">
        <w:rPr>
          <w:bCs/>
          <w:iCs/>
        </w:rPr>
        <w:t xml:space="preserve"> and </w:t>
      </w:r>
      <w:r w:rsidR="00A000EB" w:rsidRPr="00B37216">
        <w:rPr>
          <w:bCs/>
          <w:iCs/>
        </w:rPr>
        <w:t>E</w:t>
      </w:r>
      <w:r w:rsidR="001B5091" w:rsidRPr="00B37216">
        <w:rPr>
          <w:bCs/>
          <w:iCs/>
        </w:rPr>
        <w:t xml:space="preserve">lder </w:t>
      </w:r>
      <w:r w:rsidR="00A000EB" w:rsidRPr="00B37216">
        <w:rPr>
          <w:bCs/>
          <w:iCs/>
        </w:rPr>
        <w:t>C</w:t>
      </w:r>
      <w:r w:rsidR="001B5091" w:rsidRPr="00B37216">
        <w:rPr>
          <w:bCs/>
          <w:iCs/>
        </w:rPr>
        <w:t xml:space="preserve">are </w:t>
      </w:r>
      <w:r w:rsidR="00A000EB" w:rsidRPr="00B37216">
        <w:rPr>
          <w:bCs/>
          <w:iCs/>
        </w:rPr>
        <w:t>B</w:t>
      </w:r>
      <w:r w:rsidR="008D5390" w:rsidRPr="00B37216">
        <w:rPr>
          <w:bCs/>
          <w:iCs/>
        </w:rPr>
        <w:t>enefit</w:t>
      </w:r>
      <w:r w:rsidR="00593506" w:rsidRPr="00B37216">
        <w:rPr>
          <w:bCs/>
          <w:iCs/>
        </w:rPr>
        <w:t xml:space="preserve"> </w:t>
      </w:r>
      <w:r w:rsidR="00A000EB" w:rsidRPr="00B37216">
        <w:rPr>
          <w:bCs/>
          <w:iCs/>
        </w:rPr>
        <w:t>P</w:t>
      </w:r>
      <w:r w:rsidR="00593506" w:rsidRPr="00B37216">
        <w:rPr>
          <w:bCs/>
          <w:iCs/>
        </w:rPr>
        <w:t>ayment</w:t>
      </w:r>
      <w:r w:rsidR="001B5091" w:rsidRPr="00066387">
        <w:rPr>
          <w:bCs/>
          <w:iCs/>
        </w:rPr>
        <w:t xml:space="preserve"> </w:t>
      </w:r>
      <w:r w:rsidR="001B5091">
        <w:t xml:space="preserve">while </w:t>
      </w:r>
      <w:r w:rsidR="00831858">
        <w:t>You</w:t>
      </w:r>
      <w:r w:rsidR="001B5091">
        <w:t xml:space="preserve"> are:</w:t>
      </w:r>
    </w:p>
    <w:p w14:paraId="55BDB068" w14:textId="6C1CE9F5" w:rsidR="001B5091" w:rsidRDefault="001B5091" w:rsidP="001B5091">
      <w:pPr>
        <w:pStyle w:val="BulletD"/>
      </w:pPr>
      <w:r>
        <w:t xml:space="preserve">receiving </w:t>
      </w:r>
      <w:r w:rsidR="00310971" w:rsidRPr="00310971">
        <w:rPr>
          <w:rFonts w:cs="Arial"/>
          <w:b/>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benefits under the </w:t>
      </w:r>
      <w:r w:rsidR="00985B0E">
        <w:t>Plan</w:t>
      </w:r>
      <w:r>
        <w:t>; and</w:t>
      </w:r>
    </w:p>
    <w:p w14:paraId="7895C55E" w14:textId="687736AB" w:rsidR="001B5091" w:rsidRDefault="001B5091" w:rsidP="001B5091">
      <w:pPr>
        <w:pStyle w:val="BulletD"/>
      </w:pPr>
      <w:r>
        <w:t xml:space="preserve">participating in a </w:t>
      </w:r>
      <w:r w:rsidR="00636D21">
        <w:t xml:space="preserve">Rehabilitation Program </w:t>
      </w:r>
      <w:r>
        <w:t>that has been approved by Prudential.</w:t>
      </w:r>
      <w:r w:rsidR="00970845" w:rsidRPr="00571C41">
        <w:rPr>
          <w:b/>
          <w:bCs/>
          <w:sz w:val="24"/>
        </w:rPr>
        <w:t>]</w:t>
      </w:r>
    </w:p>
    <w:p w14:paraId="29974105" w14:textId="79221CC1" w:rsidR="001B5091" w:rsidRDefault="001B5091" w:rsidP="001B5091">
      <w:pPr>
        <w:pStyle w:val="2Text"/>
      </w:pPr>
      <w:r>
        <w:t xml:space="preserve">The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and </w:t>
      </w:r>
      <w:r w:rsidR="00C82550">
        <w:t xml:space="preserve">Elder Care Benefit </w:t>
      </w:r>
      <w:r w:rsidR="00C20493">
        <w:t xml:space="preserve">amount </w:t>
      </w:r>
      <w:r>
        <w:t xml:space="preserve">is equal to the amount of </w:t>
      </w:r>
      <w:r w:rsidR="00D60341">
        <w:t>Your</w:t>
      </w:r>
      <w:r>
        <w:t xml:space="preserve"> </w:t>
      </w:r>
      <w:r w:rsidR="00A000EB" w:rsidRPr="00B37216">
        <w:rPr>
          <w:bCs/>
          <w:iCs/>
        </w:rPr>
        <w:t>E</w:t>
      </w:r>
      <w:r w:rsidRPr="00B37216">
        <w:rPr>
          <w:bCs/>
          <w:iCs/>
        </w:rPr>
        <w:t xml:space="preserve">ligible </w:t>
      </w:r>
      <w:r w:rsidR="000B7FE1" w:rsidRPr="00B37216">
        <w:rPr>
          <w:b/>
          <w:bCs/>
          <w:color w:val="FF0000"/>
          <w:sz w:val="24"/>
          <w:vertAlign w:val="superscript"/>
        </w:rPr>
        <w:t>CV7</w:t>
      </w:r>
      <w:r w:rsidR="00571C41" w:rsidRPr="00B37216">
        <w:rPr>
          <w:b/>
          <w:bCs/>
          <w:iCs/>
          <w:sz w:val="24"/>
        </w:rPr>
        <w:t>[</w:t>
      </w:r>
      <w:r w:rsidR="006340F3" w:rsidRPr="00B37216">
        <w:rPr>
          <w:bCs/>
          <w:iCs/>
        </w:rPr>
        <w:t>Spouse</w:t>
      </w:r>
      <w:r w:rsidR="00571C41" w:rsidRPr="00B37216">
        <w:rPr>
          <w:b/>
          <w:bCs/>
          <w:iCs/>
          <w:sz w:val="24"/>
        </w:rPr>
        <w:t>]</w:t>
      </w:r>
      <w:r w:rsidRPr="00B37216">
        <w:rPr>
          <w:b/>
          <w:iCs/>
        </w:rPr>
        <w:t xml:space="preserve"> </w:t>
      </w:r>
      <w:r w:rsidRPr="00B37216">
        <w:rPr>
          <w:bCs/>
          <w:iCs/>
        </w:rPr>
        <w:t xml:space="preserve">and </w:t>
      </w:r>
      <w:r w:rsidR="00A000EB" w:rsidRPr="00B37216">
        <w:rPr>
          <w:bCs/>
          <w:iCs/>
        </w:rPr>
        <w:t>E</w:t>
      </w:r>
      <w:r w:rsidRPr="00B37216">
        <w:rPr>
          <w:bCs/>
          <w:iCs/>
        </w:rPr>
        <w:t xml:space="preserve">lder </w:t>
      </w:r>
      <w:r w:rsidR="00A000EB" w:rsidRPr="00B37216">
        <w:rPr>
          <w:bCs/>
          <w:iCs/>
        </w:rPr>
        <w:t>C</w:t>
      </w:r>
      <w:r w:rsidRPr="00B37216">
        <w:rPr>
          <w:bCs/>
          <w:iCs/>
        </w:rPr>
        <w:t xml:space="preserve">are </w:t>
      </w:r>
      <w:r w:rsidR="00A000EB" w:rsidRPr="00B37216">
        <w:rPr>
          <w:bCs/>
          <w:iCs/>
        </w:rPr>
        <w:t>E</w:t>
      </w:r>
      <w:r w:rsidRPr="00B37216">
        <w:rPr>
          <w:bCs/>
          <w:iCs/>
        </w:rPr>
        <w:t>xpenses</w:t>
      </w:r>
      <w:r>
        <w:t xml:space="preserve"> up to the </w:t>
      </w:r>
      <w:r w:rsidR="00CF34EA">
        <w:t>M</w:t>
      </w:r>
      <w:r>
        <w:t xml:space="preserve">aximum </w:t>
      </w:r>
      <w:r w:rsidR="00CF34EA">
        <w:t>M</w:t>
      </w:r>
      <w:r>
        <w:t xml:space="preserve">onthly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and </w:t>
      </w:r>
      <w:r w:rsidR="00CF34EA">
        <w:t>E</w:t>
      </w:r>
      <w:r>
        <w:t xml:space="preserve">lder </w:t>
      </w:r>
      <w:r w:rsidR="00CF34EA">
        <w:t>C</w:t>
      </w:r>
      <w:r>
        <w:t xml:space="preserve">are </w:t>
      </w:r>
      <w:r w:rsidR="005F3DEC">
        <w:t>a</w:t>
      </w:r>
      <w:r>
        <w:t>mount.</w:t>
      </w:r>
    </w:p>
    <w:p w14:paraId="3EB0D913" w14:textId="2C5321E6" w:rsidR="001B5091" w:rsidRDefault="00D60341" w:rsidP="001B5091">
      <w:pPr>
        <w:pStyle w:val="2Text"/>
      </w:pPr>
      <w:r>
        <w:lastRenderedPageBreak/>
        <w:t>Your</w:t>
      </w:r>
      <w:r w:rsidR="001B5091">
        <w:t xml:space="preserve"> maximum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1B5091">
        <w:t xml:space="preserve"> and </w:t>
      </w:r>
      <w:r w:rsidR="00C82550">
        <w:t xml:space="preserve">Elder Care </w:t>
      </w:r>
      <w:r w:rsidR="001B5091">
        <w:t xml:space="preserve">amount is equal to </w:t>
      </w:r>
      <w:r w:rsidR="00D22516">
        <w:rPr>
          <w:b/>
          <w:color w:val="FF0000"/>
          <w:sz w:val="24"/>
          <w:vertAlign w:val="superscript"/>
        </w:rPr>
        <w:t>4</w:t>
      </w:r>
      <w:r w:rsidR="008232AA">
        <w:rPr>
          <w:b/>
          <w:color w:val="FF0000"/>
          <w:sz w:val="24"/>
          <w:vertAlign w:val="superscript"/>
        </w:rPr>
        <w:t>b</w:t>
      </w:r>
      <w:r w:rsidR="00571C41" w:rsidRPr="00571C41">
        <w:rPr>
          <w:b/>
          <w:bCs/>
          <w:sz w:val="24"/>
        </w:rPr>
        <w:t>[</w:t>
      </w:r>
      <w:r w:rsidR="001B5091">
        <w:t>$50 to unlimited</w:t>
      </w:r>
      <w:r w:rsidR="00571C41" w:rsidRPr="00571C41">
        <w:rPr>
          <w:b/>
          <w:bCs/>
          <w:sz w:val="24"/>
        </w:rPr>
        <w:t>]</w:t>
      </w:r>
      <w:r w:rsidR="001B5091">
        <w:t xml:space="preserve"> times the number of </w:t>
      </w:r>
      <w:r w:rsidR="00127B4B">
        <w:rPr>
          <w:bCs/>
          <w:iCs/>
        </w:rPr>
        <w:t>E</w:t>
      </w:r>
      <w:r w:rsidR="001B5091" w:rsidRPr="00987A39">
        <w:rPr>
          <w:bCs/>
          <w:iCs/>
        </w:rPr>
        <w:t xml:space="preserve">ligible </w:t>
      </w:r>
      <w:r w:rsidR="00127B4B">
        <w:rPr>
          <w:bCs/>
          <w:iCs/>
        </w:rPr>
        <w:t>F</w:t>
      </w:r>
      <w:r w:rsidR="001B5091" w:rsidRPr="00987A39">
        <w:rPr>
          <w:bCs/>
          <w:iCs/>
        </w:rPr>
        <w:t xml:space="preserve">amily </w:t>
      </w:r>
      <w:r w:rsidR="00127B4B">
        <w:rPr>
          <w:bCs/>
          <w:iCs/>
        </w:rPr>
        <w:t>M</w:t>
      </w:r>
      <w:r w:rsidR="001B5091" w:rsidRPr="00987A39">
        <w:rPr>
          <w:bCs/>
          <w:iCs/>
        </w:rPr>
        <w:t>embers</w:t>
      </w:r>
      <w:r w:rsidR="001B5091">
        <w:t>.</w:t>
      </w:r>
      <w:r w:rsidR="00D03B77" w:rsidRPr="00D03B77">
        <w:rPr>
          <w:b/>
          <w:color w:val="FF0000"/>
          <w:sz w:val="24"/>
          <w:vertAlign w:val="superscript"/>
        </w:rPr>
        <w:t xml:space="preserve"> </w:t>
      </w:r>
      <w:r w:rsidR="00D03B77">
        <w:rPr>
          <w:b/>
          <w:color w:val="FF0000"/>
          <w:sz w:val="24"/>
          <w:vertAlign w:val="superscript"/>
        </w:rPr>
        <w:t>6e</w:t>
      </w:r>
      <w:r w:rsidR="00D03B77" w:rsidRPr="00571C41">
        <w:rPr>
          <w:b/>
          <w:bCs/>
          <w:sz w:val="24"/>
        </w:rPr>
        <w:t>[</w:t>
      </w:r>
      <w:r w:rsidR="000E34AA">
        <w:t>The Maximum Monthly Benefit does not apply</w:t>
      </w:r>
      <w:r w:rsidR="001451AF">
        <w:t>.</w:t>
      </w:r>
      <w:r w:rsidR="00D03B77" w:rsidRPr="00571C41">
        <w:rPr>
          <w:b/>
          <w:bCs/>
          <w:sz w:val="24"/>
        </w:rPr>
        <w:t>]</w:t>
      </w:r>
    </w:p>
    <w:p w14:paraId="26CBDA97" w14:textId="58925A0A" w:rsidR="006D58B7" w:rsidRDefault="00D60341" w:rsidP="001F62C2">
      <w:pPr>
        <w:pStyle w:val="2Text"/>
        <w:rPr>
          <w:b/>
          <w:bCs/>
          <w:sz w:val="24"/>
        </w:rPr>
      </w:pPr>
      <w:r>
        <w:t>Your</w:t>
      </w:r>
      <w:r w:rsidR="00975CDA">
        <w:t xml:space="preserve"> maximum period of </w:t>
      </w:r>
      <w:r w:rsidR="00975CDA" w:rsidRPr="00B37216">
        <w:rPr>
          <w:b/>
          <w:bCs/>
          <w:color w:val="FF0000"/>
          <w:sz w:val="24"/>
          <w:vertAlign w:val="superscript"/>
        </w:rPr>
        <w:t>CV7</w:t>
      </w:r>
      <w:r w:rsidR="00571C41" w:rsidRPr="00571C41">
        <w:rPr>
          <w:b/>
          <w:bCs/>
          <w:sz w:val="24"/>
        </w:rPr>
        <w:t>[</w:t>
      </w:r>
      <w:r w:rsidR="00975CDA">
        <w:t>Spouse</w:t>
      </w:r>
      <w:r w:rsidR="00571C41" w:rsidRPr="00571C41">
        <w:rPr>
          <w:b/>
          <w:bCs/>
          <w:sz w:val="24"/>
        </w:rPr>
        <w:t>]</w:t>
      </w:r>
      <w:r w:rsidR="00975CDA">
        <w:t xml:space="preserve"> and </w:t>
      </w:r>
      <w:r w:rsidR="00BA3A4D">
        <w:t>E</w:t>
      </w:r>
      <w:r w:rsidR="00975CDA">
        <w:t xml:space="preserve">lder </w:t>
      </w:r>
      <w:r w:rsidR="00BA3A4D">
        <w:t>C</w:t>
      </w:r>
      <w:r w:rsidR="00975CDA">
        <w:t xml:space="preserve">are </w:t>
      </w:r>
      <w:r w:rsidR="00BA3A4D">
        <w:t>B</w:t>
      </w:r>
      <w:r w:rsidR="00975CDA">
        <w:t>enefit</w:t>
      </w:r>
      <w:r w:rsidR="00975CDA" w:rsidRPr="00593506">
        <w:t xml:space="preserve"> </w:t>
      </w:r>
      <w:r w:rsidR="00BA3A4D">
        <w:t>P</w:t>
      </w:r>
      <w:r w:rsidR="00975CDA">
        <w:t xml:space="preserve">ayment is </w:t>
      </w:r>
      <w:r w:rsidR="00975CDA">
        <w:rPr>
          <w:b/>
          <w:color w:val="FF0000"/>
          <w:sz w:val="24"/>
          <w:vertAlign w:val="superscript"/>
        </w:rPr>
        <w:t>4</w:t>
      </w:r>
      <w:r w:rsidR="008232AA">
        <w:rPr>
          <w:b/>
          <w:color w:val="FF0000"/>
          <w:sz w:val="24"/>
          <w:vertAlign w:val="superscript"/>
        </w:rPr>
        <w:t>a</w:t>
      </w:r>
      <w:r w:rsidR="00571C41" w:rsidRPr="00571C41">
        <w:rPr>
          <w:b/>
          <w:bCs/>
          <w:sz w:val="24"/>
        </w:rPr>
        <w:t>[</w:t>
      </w:r>
      <w:r w:rsidR="00975CDA">
        <w:t>6 to unlimited months</w:t>
      </w:r>
      <w:r w:rsidR="00571C41" w:rsidRPr="00571C41">
        <w:rPr>
          <w:b/>
          <w:bCs/>
          <w:sz w:val="24"/>
        </w:rPr>
        <w:t>]</w:t>
      </w:r>
      <w:r w:rsidR="00975CDA">
        <w:t>.</w:t>
      </w:r>
      <w:r w:rsidR="00627AAC" w:rsidRPr="00571C41">
        <w:rPr>
          <w:b/>
          <w:bCs/>
          <w:sz w:val="24"/>
        </w:rPr>
        <w:t>]</w:t>
      </w:r>
    </w:p>
    <w:p w14:paraId="34EDDA78" w14:textId="5C3B95A2" w:rsidR="001F62C2" w:rsidRDefault="002A5187" w:rsidP="001B5091">
      <w:pPr>
        <w:pStyle w:val="2Text"/>
      </w:pPr>
      <w:r>
        <w:rPr>
          <w:b/>
          <w:bCs/>
          <w:color w:val="FF0000"/>
          <w:sz w:val="24"/>
          <w:szCs w:val="24"/>
          <w:vertAlign w:val="superscript"/>
        </w:rPr>
        <w:t>7</w:t>
      </w:r>
      <w:r w:rsidR="00571C41" w:rsidRPr="001935DA">
        <w:rPr>
          <w:b/>
          <w:sz w:val="24"/>
          <w:szCs w:val="24"/>
        </w:rPr>
        <w:t>[</w:t>
      </w:r>
      <w:r w:rsidR="001F62C2" w:rsidRPr="001F62C2">
        <w:t>If there is an overpayment due to Prudential</w:t>
      </w:r>
      <w:r w:rsidR="005F62D3" w:rsidRPr="005F62D3">
        <w:t xml:space="preserve"> </w:t>
      </w:r>
      <w:r w:rsidR="005F62D3">
        <w:t>for any</w:t>
      </w:r>
      <w:r w:rsidR="009656B7" w:rsidRPr="009656B7">
        <w:t xml:space="preserve"> </w:t>
      </w:r>
      <w:r w:rsidR="009656B7">
        <w:t>Prudential</w:t>
      </w:r>
      <w:r w:rsidR="005F62D3">
        <w:t xml:space="preserve"> claim</w:t>
      </w:r>
      <w:r w:rsidR="001F62C2" w:rsidRPr="001F62C2">
        <w:t xml:space="preserve">, Prudential may apply </w:t>
      </w:r>
      <w:r w:rsidR="00D60341">
        <w:t>Your</w:t>
      </w:r>
      <w:r w:rsidR="001F62C2" w:rsidRPr="001F62C2">
        <w:t xml:space="preserve"> </w:t>
      </w:r>
      <w:r w:rsidR="00D26134">
        <w:t>F</w:t>
      </w:r>
      <w:r w:rsidR="00D26134" w:rsidRPr="001F62C2">
        <w:t xml:space="preserve">amily </w:t>
      </w:r>
      <w:r w:rsidR="00D26134">
        <w:t>C</w:t>
      </w:r>
      <w:r w:rsidR="00D26134" w:rsidRPr="001F62C2">
        <w:t xml:space="preserve">are </w:t>
      </w:r>
      <w:r w:rsidR="00D26134">
        <w:t>B</w:t>
      </w:r>
      <w:r w:rsidR="00D26134" w:rsidRPr="001F62C2">
        <w:t xml:space="preserve">enefit </w:t>
      </w:r>
      <w:r w:rsidR="00D26134">
        <w:t>P</w:t>
      </w:r>
      <w:r w:rsidR="00D26134" w:rsidRPr="001F62C2">
        <w:t xml:space="preserve">ayment </w:t>
      </w:r>
      <w:r w:rsidR="001F62C2" w:rsidRPr="001F62C2">
        <w:t>toward any outstanding overpayment.</w:t>
      </w:r>
      <w:r w:rsidR="00571C41" w:rsidRPr="00571C41">
        <w:rPr>
          <w:b/>
          <w:bCs/>
          <w:sz w:val="24"/>
        </w:rPr>
        <w:t>]</w:t>
      </w:r>
      <w:r w:rsidR="00A13BC8" w:rsidRPr="00A13BC8">
        <w:rPr>
          <w:b/>
          <w:bCs/>
          <w:sz w:val="24"/>
        </w:rPr>
        <w:t xml:space="preserve"> </w:t>
      </w:r>
    </w:p>
    <w:p w14:paraId="597D8BA2" w14:textId="1082AE91" w:rsidR="00232277" w:rsidRDefault="00973005" w:rsidP="00232277">
      <w:pPr>
        <w:pStyle w:val="SubtitleD"/>
      </w:pPr>
      <w:r>
        <w:rPr>
          <w:rFonts w:ascii="Arial" w:hAnsi="Arial"/>
          <w:color w:val="FF0000"/>
          <w:vertAlign w:val="superscript"/>
        </w:rPr>
        <w:t>6</w:t>
      </w:r>
      <w:r w:rsidR="00571C41" w:rsidRPr="001935DA">
        <w:rPr>
          <w:rFonts w:ascii="Arial" w:hAnsi="Arial"/>
        </w:rPr>
        <w:t>[</w:t>
      </w:r>
      <w:r w:rsidR="00232277">
        <w:t>Relocation Expense Benefit</w:t>
      </w:r>
    </w:p>
    <w:p w14:paraId="4062A10A" w14:textId="5677B826" w:rsidR="00232277" w:rsidRDefault="00232277" w:rsidP="00B37216">
      <w:pPr>
        <w:pStyle w:val="2Text"/>
      </w:pPr>
      <w:r>
        <w:t xml:space="preserve">If </w:t>
      </w:r>
      <w:r w:rsidR="00831858">
        <w:t>You</w:t>
      </w:r>
      <w:r>
        <w:t xml:space="preserve"> return to </w:t>
      </w:r>
      <w:r w:rsidR="00EF25B1">
        <w:t>active</w:t>
      </w:r>
      <w:r>
        <w:t xml:space="preserve"> employment, but not with </w:t>
      </w:r>
      <w:r w:rsidRPr="00494B11">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w:t>
      </w:r>
      <w:r w:rsidR="00831858">
        <w:t>You</w:t>
      </w:r>
      <w:r>
        <w:t xml:space="preserve"> may be eligible for a </w:t>
      </w:r>
      <w:r w:rsidRPr="00B37216">
        <w:rPr>
          <w:bCs/>
          <w:iCs/>
        </w:rPr>
        <w:t>Relocation Expense Benefit</w:t>
      </w:r>
      <w:r>
        <w:t xml:space="preserve"> if </w:t>
      </w:r>
      <w:r w:rsidR="00831858">
        <w:t>You</w:t>
      </w:r>
      <w:r>
        <w:t xml:space="preserve"> </w:t>
      </w:r>
      <w:r w:rsidR="00874D3B">
        <w:t xml:space="preserve">demonstrate </w:t>
      </w:r>
      <w:r w:rsidR="00D45536">
        <w:t xml:space="preserve">satisfactory to Prudential that </w:t>
      </w:r>
      <w:r w:rsidR="00831858">
        <w:t>You</w:t>
      </w:r>
      <w:r w:rsidR="00D45536">
        <w:t xml:space="preserve"> </w:t>
      </w:r>
      <w:r>
        <w:t>meet the below conditions</w:t>
      </w:r>
      <w:r w:rsidRPr="00494B11">
        <w:t>:</w:t>
      </w:r>
      <w:r w:rsidR="00A852EE">
        <w:rPr>
          <w:b/>
          <w:color w:val="FF0000"/>
          <w:sz w:val="24"/>
          <w:szCs w:val="24"/>
          <w:vertAlign w:val="superscript"/>
        </w:rPr>
        <w:t xml:space="preserve"> 6a</w:t>
      </w:r>
      <w:r w:rsidR="00A852EE" w:rsidRPr="001935DA">
        <w:rPr>
          <w:b/>
          <w:sz w:val="24"/>
          <w:szCs w:val="24"/>
        </w:rPr>
        <w:t>[</w:t>
      </w:r>
    </w:p>
    <w:p w14:paraId="0E2C0DE2" w14:textId="68267DC3" w:rsidR="00232277" w:rsidRDefault="00831858" w:rsidP="00B37216">
      <w:pPr>
        <w:pStyle w:val="BulletD"/>
      </w:pPr>
      <w:r>
        <w:t>You</w:t>
      </w:r>
      <w:r w:rsidR="00232277" w:rsidRPr="005C6341">
        <w:t xml:space="preserve"> are receiving </w:t>
      </w:r>
      <w:r w:rsidR="00232277" w:rsidRPr="00494B11">
        <w:rPr>
          <w:b/>
          <w:color w:val="FF0000"/>
          <w:sz w:val="24"/>
          <w:vertAlign w:val="superscript"/>
        </w:rPr>
        <w:t>CV</w:t>
      </w:r>
      <w:r w:rsidR="00232277">
        <w:rPr>
          <w:b/>
          <w:color w:val="FF0000"/>
          <w:sz w:val="24"/>
          <w:vertAlign w:val="superscript"/>
        </w:rPr>
        <w:t>1</w:t>
      </w:r>
      <w:r w:rsidR="00571C41" w:rsidRPr="00571C41">
        <w:rPr>
          <w:b/>
          <w:bCs/>
          <w:sz w:val="24"/>
        </w:rPr>
        <w:t>[</w:t>
      </w:r>
      <w:r w:rsidR="00232277" w:rsidRPr="005C6341">
        <w:t>long term</w:t>
      </w:r>
      <w:r w:rsidR="00571C41" w:rsidRPr="00571C41">
        <w:rPr>
          <w:b/>
          <w:bCs/>
          <w:sz w:val="24"/>
        </w:rPr>
        <w:t>]</w:t>
      </w:r>
      <w:r w:rsidR="00232277" w:rsidRPr="005C6341">
        <w:t xml:space="preserve"> disability benefits under the Plan;</w:t>
      </w:r>
      <w:r w:rsidR="009E3C30">
        <w:t xml:space="preserve"> and</w:t>
      </w:r>
    </w:p>
    <w:p w14:paraId="4B1D45B5" w14:textId="7545ECCA" w:rsidR="00232277" w:rsidRPr="006B074E" w:rsidRDefault="00831858" w:rsidP="00B37216">
      <w:pPr>
        <w:pStyle w:val="BulletD"/>
      </w:pPr>
      <w:r>
        <w:t>You</w:t>
      </w:r>
      <w:r w:rsidR="00232277" w:rsidRPr="006B074E">
        <w:t xml:space="preserve"> are </w:t>
      </w:r>
      <w:r w:rsidR="00232277">
        <w:t xml:space="preserve">not able to return to work for </w:t>
      </w:r>
      <w:r w:rsidR="00232277" w:rsidRPr="00494B11">
        <w:rPr>
          <w:b/>
          <w:color w:val="FF0000"/>
          <w:sz w:val="24"/>
          <w:vertAlign w:val="superscript"/>
        </w:rPr>
        <w:t>CV2</w:t>
      </w:r>
      <w:r w:rsidR="00571C41" w:rsidRPr="00571C41">
        <w:rPr>
          <w:b/>
          <w:bCs/>
          <w:sz w:val="24"/>
        </w:rPr>
        <w:t>[</w:t>
      </w:r>
      <w:r w:rsidR="00D60341">
        <w:t>Your</w:t>
      </w:r>
      <w:r w:rsidR="00232277">
        <w:t xml:space="preserve"> Employer</w:t>
      </w:r>
      <w:r w:rsidR="00571C41" w:rsidRPr="00571C41">
        <w:rPr>
          <w:b/>
          <w:bCs/>
          <w:sz w:val="24"/>
        </w:rPr>
        <w:t>]</w:t>
      </w:r>
      <w:r w:rsidR="00232277">
        <w:t xml:space="preserve">, work for another employer or are self-employed within </w:t>
      </w:r>
      <w:r w:rsidR="00730461">
        <w:rPr>
          <w:b/>
          <w:color w:val="FF0000"/>
          <w:sz w:val="24"/>
          <w:szCs w:val="24"/>
          <w:vertAlign w:val="superscript"/>
        </w:rPr>
        <w:t>6</w:t>
      </w:r>
      <w:r w:rsidR="00232277">
        <w:rPr>
          <w:b/>
          <w:color w:val="FF0000"/>
          <w:sz w:val="24"/>
          <w:szCs w:val="24"/>
          <w:vertAlign w:val="superscript"/>
        </w:rPr>
        <w:t>b</w:t>
      </w:r>
      <w:r w:rsidR="00571C41" w:rsidRPr="00571C41">
        <w:rPr>
          <w:b/>
          <w:bCs/>
          <w:sz w:val="24"/>
        </w:rPr>
        <w:t>[</w:t>
      </w:r>
      <w:r w:rsidR="00232277">
        <w:t>50 - 500</w:t>
      </w:r>
      <w:r w:rsidR="00571C41" w:rsidRPr="00571C41">
        <w:rPr>
          <w:b/>
          <w:bCs/>
          <w:sz w:val="24"/>
        </w:rPr>
        <w:t>]</w:t>
      </w:r>
      <w:r w:rsidR="00232277">
        <w:t xml:space="preserve"> mile radius of </w:t>
      </w:r>
      <w:r w:rsidR="00D60341">
        <w:t>Your</w:t>
      </w:r>
      <w:r w:rsidR="00232277">
        <w:t xml:space="preserve"> primary residence</w:t>
      </w:r>
      <w:r w:rsidR="00232277" w:rsidRPr="006B074E">
        <w:t>;</w:t>
      </w:r>
      <w:r w:rsidR="009E3C30">
        <w:t xml:space="preserve"> and</w:t>
      </w:r>
      <w:r w:rsidR="00232277" w:rsidRPr="006B074E">
        <w:t xml:space="preserve"> </w:t>
      </w:r>
    </w:p>
    <w:p w14:paraId="3D0809D8" w14:textId="48ACAB97" w:rsidR="00232277" w:rsidRDefault="00232277" w:rsidP="00B37216">
      <w:pPr>
        <w:pStyle w:val="BulletD"/>
      </w:pPr>
      <w:r>
        <w:t xml:space="preserve">the </w:t>
      </w:r>
      <w:r w:rsidR="00093F28">
        <w:t xml:space="preserve">relocation will enable </w:t>
      </w:r>
      <w:r w:rsidR="00831858">
        <w:t>You</w:t>
      </w:r>
      <w:r w:rsidR="00093F28">
        <w:t xml:space="preserve"> </w:t>
      </w:r>
      <w:r>
        <w:t xml:space="preserve">to return to active employment at another job or on a self-employed basis more than </w:t>
      </w:r>
      <w:r w:rsidR="00F948BC">
        <w:rPr>
          <w:b/>
          <w:color w:val="FF0000"/>
          <w:sz w:val="24"/>
          <w:szCs w:val="24"/>
          <w:vertAlign w:val="superscript"/>
        </w:rPr>
        <w:t>6</w:t>
      </w:r>
      <w:r>
        <w:rPr>
          <w:b/>
          <w:color w:val="FF0000"/>
          <w:sz w:val="24"/>
          <w:szCs w:val="24"/>
          <w:vertAlign w:val="superscript"/>
        </w:rPr>
        <w:t>b</w:t>
      </w:r>
      <w:r w:rsidR="00571C41" w:rsidRPr="001935DA">
        <w:rPr>
          <w:b/>
          <w:sz w:val="24"/>
          <w:szCs w:val="24"/>
        </w:rPr>
        <w:t>[</w:t>
      </w:r>
      <w:r>
        <w:t>50 – 500</w:t>
      </w:r>
      <w:r w:rsidR="00571C41" w:rsidRPr="00571C41">
        <w:rPr>
          <w:b/>
          <w:bCs/>
          <w:sz w:val="24"/>
        </w:rPr>
        <w:t>]</w:t>
      </w:r>
      <w:r>
        <w:t xml:space="preserve"> mile radius of </w:t>
      </w:r>
      <w:r w:rsidR="00D60341">
        <w:t>Your</w:t>
      </w:r>
      <w:r>
        <w:t xml:space="preserve"> primary residence;</w:t>
      </w:r>
      <w:r w:rsidR="009E3C30">
        <w:t xml:space="preserve"> and</w:t>
      </w:r>
    </w:p>
    <w:p w14:paraId="786E7C2E" w14:textId="088ADC1C" w:rsidR="00232277" w:rsidRDefault="00831858" w:rsidP="00B37216">
      <w:pPr>
        <w:pStyle w:val="BulletD"/>
      </w:pPr>
      <w:r>
        <w:t>You</w:t>
      </w:r>
      <w:r w:rsidR="00232277" w:rsidRPr="00C156AF">
        <w:t xml:space="preserve"> have been </w:t>
      </w:r>
      <w:r w:rsidR="00167306" w:rsidRPr="00987A39">
        <w:t>Disabled</w:t>
      </w:r>
      <w:r w:rsidR="00167306" w:rsidRPr="003E450C">
        <w:t xml:space="preserve"> </w:t>
      </w:r>
      <w:r w:rsidR="00232277" w:rsidRPr="00C156AF">
        <w:t xml:space="preserve">for the greater of </w:t>
      </w:r>
      <w:r w:rsidR="00F948BC">
        <w:rPr>
          <w:b/>
          <w:color w:val="FF0000"/>
          <w:sz w:val="24"/>
          <w:szCs w:val="24"/>
          <w:vertAlign w:val="superscript"/>
        </w:rPr>
        <w:t>6</w:t>
      </w:r>
      <w:r w:rsidR="00232277">
        <w:rPr>
          <w:b/>
          <w:color w:val="FF0000"/>
          <w:sz w:val="24"/>
          <w:szCs w:val="24"/>
          <w:vertAlign w:val="superscript"/>
        </w:rPr>
        <w:t>c</w:t>
      </w:r>
      <w:r w:rsidR="00571C41" w:rsidRPr="00571C41">
        <w:rPr>
          <w:b/>
          <w:bCs/>
          <w:sz w:val="24"/>
        </w:rPr>
        <w:t>[</w:t>
      </w:r>
      <w:r w:rsidR="00232277" w:rsidRPr="00C156AF">
        <w:t xml:space="preserve">1 – 365 </w:t>
      </w:r>
      <w:r w:rsidR="00232277">
        <w:t xml:space="preserve">consecutive </w:t>
      </w:r>
      <w:r w:rsidR="00232277" w:rsidRPr="00C156AF">
        <w:t>days</w:t>
      </w:r>
      <w:r w:rsidR="00571C41" w:rsidRPr="00571C41">
        <w:rPr>
          <w:b/>
          <w:bCs/>
          <w:sz w:val="24"/>
        </w:rPr>
        <w:t>]</w:t>
      </w:r>
      <w:r w:rsidR="00232277" w:rsidRPr="00C156AF">
        <w:t xml:space="preserve"> or </w:t>
      </w:r>
      <w:r w:rsidR="00D60341">
        <w:t>Your</w:t>
      </w:r>
      <w:r w:rsidR="00232277" w:rsidRPr="00C156AF">
        <w:t xml:space="preserve"> </w:t>
      </w:r>
      <w:r w:rsidR="00DB3F54" w:rsidRPr="00987A39">
        <w:t>Elimination Period</w:t>
      </w:r>
      <w:r w:rsidR="00232277">
        <w:t xml:space="preserve">; </w:t>
      </w:r>
      <w:r w:rsidR="009E3C30">
        <w:t>and</w:t>
      </w:r>
    </w:p>
    <w:p w14:paraId="419EF350" w14:textId="11F5EC0A" w:rsidR="00232277" w:rsidRPr="00202DB8" w:rsidRDefault="00831858" w:rsidP="00B37216">
      <w:pPr>
        <w:pStyle w:val="BulletD"/>
      </w:pPr>
      <w:r>
        <w:t>You</w:t>
      </w:r>
      <w:r w:rsidR="00232277">
        <w:t xml:space="preserve"> participate in a</w:t>
      </w:r>
      <w:r w:rsidR="00A07370">
        <w:t xml:space="preserve"> Prudential </w:t>
      </w:r>
      <w:r w:rsidR="00232277">
        <w:t xml:space="preserve">approved </w:t>
      </w:r>
      <w:r w:rsidR="00636D21">
        <w:t xml:space="preserve">Rehabilitation Program </w:t>
      </w:r>
      <w:r w:rsidR="00232277">
        <w:t xml:space="preserve">while </w:t>
      </w:r>
      <w:r>
        <w:t>You</w:t>
      </w:r>
      <w:r w:rsidR="00232277">
        <w:t xml:space="preserve"> are </w:t>
      </w:r>
      <w:r w:rsidR="00FF5545">
        <w:t>Disabled</w:t>
      </w:r>
      <w:r w:rsidR="00232277">
        <w:t>; and,</w:t>
      </w:r>
    </w:p>
    <w:p w14:paraId="09E90E9F" w14:textId="18BAF7D0" w:rsidR="00232277" w:rsidRDefault="00232277" w:rsidP="00B37216">
      <w:pPr>
        <w:pStyle w:val="BulletD"/>
      </w:pPr>
      <w:r>
        <w:t xml:space="preserve">the </w:t>
      </w:r>
      <w:r w:rsidR="005019AC" w:rsidRPr="00A852EE">
        <w:t>R</w:t>
      </w:r>
      <w:r w:rsidRPr="00A852EE">
        <w:t>elocation</w:t>
      </w:r>
      <w:r>
        <w:t xml:space="preserve"> </w:t>
      </w:r>
      <w:r w:rsidR="005019AC">
        <w:t>E</w:t>
      </w:r>
      <w:r>
        <w:t>xpenses are approved by Prudential in writing.</w:t>
      </w:r>
      <w:r w:rsidR="00571C41" w:rsidRPr="00571C41">
        <w:rPr>
          <w:b/>
          <w:bCs/>
          <w:sz w:val="24"/>
        </w:rPr>
        <w:t>]</w:t>
      </w:r>
      <w:r>
        <w:t xml:space="preserve"> </w:t>
      </w:r>
    </w:p>
    <w:p w14:paraId="2A9287EF" w14:textId="2FF02F2C" w:rsidR="00232277" w:rsidRDefault="00232277" w:rsidP="00B37216">
      <w:pPr>
        <w:pStyle w:val="2Text"/>
        <w:rPr>
          <w:rFonts w:eastAsia="Calibri" w:cs="Arial"/>
        </w:rPr>
      </w:pPr>
      <w:r w:rsidRPr="00E87A48">
        <w:t>Prudential will not</w:t>
      </w:r>
      <w:r>
        <w:t xml:space="preserve"> reimburse for </w:t>
      </w:r>
      <w:r w:rsidR="005019AC">
        <w:t>R</w:t>
      </w:r>
      <w:r>
        <w:t xml:space="preserve">elocation </w:t>
      </w:r>
      <w:r w:rsidR="005019AC">
        <w:t>E</w:t>
      </w:r>
      <w:r>
        <w:t xml:space="preserve">xpenses if they were incurred for services by </w:t>
      </w:r>
      <w:r w:rsidRPr="00E87A48">
        <w:t xml:space="preserve">any relative including, but not limited to, </w:t>
      </w:r>
      <w:r w:rsidR="00831858">
        <w:t>You</w:t>
      </w:r>
      <w:r w:rsidRPr="00E87A48">
        <w:t xml:space="preserve">, </w:t>
      </w:r>
      <w:r w:rsidR="00D60341">
        <w:t>Your</w:t>
      </w:r>
      <w:r w:rsidRPr="00E87A48">
        <w:t xml:space="preserve"> </w:t>
      </w:r>
      <w:r w:rsidRPr="00494B11">
        <w:rPr>
          <w:b/>
          <w:color w:val="FF0000"/>
          <w:sz w:val="24"/>
          <w:vertAlign w:val="superscript"/>
        </w:rPr>
        <w:t>CV7</w:t>
      </w:r>
      <w:r w:rsidR="00571C41" w:rsidRPr="00571C41">
        <w:rPr>
          <w:b/>
          <w:bCs/>
          <w:sz w:val="24"/>
        </w:rPr>
        <w:t>[</w:t>
      </w:r>
      <w:r w:rsidR="006340F3">
        <w:t>Spouse</w:t>
      </w:r>
      <w:r w:rsidR="00571C41" w:rsidRPr="00571C41">
        <w:rPr>
          <w:b/>
          <w:bCs/>
          <w:sz w:val="24"/>
        </w:rPr>
        <w:t>]</w:t>
      </w:r>
      <w:r w:rsidRPr="00E87A48">
        <w:t xml:space="preserve">, or a child, brother, sister, or parent of </w:t>
      </w:r>
      <w:r w:rsidR="00831858">
        <w:t>You</w:t>
      </w:r>
      <w:r w:rsidRPr="00E87A48">
        <w:t xml:space="preserve"> or </w:t>
      </w:r>
      <w:r w:rsidR="00D60341">
        <w:t>Your</w:t>
      </w:r>
      <w:r w:rsidRPr="00E87A48">
        <w:t xml:space="preserve"> </w:t>
      </w:r>
      <w:r w:rsidRPr="00494B11">
        <w:rPr>
          <w:b/>
          <w:color w:val="FF0000"/>
          <w:sz w:val="24"/>
          <w:vertAlign w:val="superscript"/>
        </w:rPr>
        <w:t>CV7</w:t>
      </w:r>
      <w:r w:rsidR="00571C41" w:rsidRPr="00571C41">
        <w:rPr>
          <w:b/>
          <w:bCs/>
          <w:sz w:val="24"/>
        </w:rPr>
        <w:t>[</w:t>
      </w:r>
      <w:r w:rsidR="006340F3">
        <w:t>Spouse</w:t>
      </w:r>
      <w:r w:rsidR="00571C41" w:rsidRPr="00571C41">
        <w:rPr>
          <w:b/>
          <w:bCs/>
          <w:sz w:val="24"/>
        </w:rPr>
        <w:t>]</w:t>
      </w:r>
      <w:r>
        <w:t xml:space="preserve"> or someone who is living in </w:t>
      </w:r>
      <w:r w:rsidR="00D60341">
        <w:t>Your</w:t>
      </w:r>
      <w:r>
        <w:t xml:space="preserve"> residence.</w:t>
      </w:r>
    </w:p>
    <w:p w14:paraId="5275AC26" w14:textId="2FADB337" w:rsidR="00232277" w:rsidRDefault="00CC57C3" w:rsidP="00B37216">
      <w:pPr>
        <w:pStyle w:val="2Text"/>
      </w:pPr>
      <w:r>
        <w:rPr>
          <w:rFonts w:eastAsia="Calibri" w:cs="Arial"/>
          <w:b/>
          <w:color w:val="FF0000"/>
          <w:sz w:val="24"/>
          <w:vertAlign w:val="superscript"/>
        </w:rPr>
        <w:t>6</w:t>
      </w:r>
      <w:r w:rsidR="00232277" w:rsidRPr="00494B11">
        <w:rPr>
          <w:rFonts w:eastAsia="Calibri" w:cs="Arial"/>
          <w:b/>
          <w:color w:val="FF0000"/>
          <w:sz w:val="24"/>
          <w:vertAlign w:val="superscript"/>
        </w:rPr>
        <w:t>e</w:t>
      </w:r>
      <w:r w:rsidR="00571C41" w:rsidRPr="00571C41">
        <w:rPr>
          <w:rFonts w:eastAsia="Calibri" w:cs="Arial"/>
          <w:b/>
          <w:bCs/>
          <w:sz w:val="24"/>
        </w:rPr>
        <w:t>[</w:t>
      </w:r>
      <w:r w:rsidR="00232277">
        <w:rPr>
          <w:rFonts w:eastAsia="Calibri" w:cs="Arial"/>
        </w:rPr>
        <w:t xml:space="preserve">For </w:t>
      </w:r>
      <w:r w:rsidR="00232277" w:rsidRPr="00B37216">
        <w:t>the</w:t>
      </w:r>
      <w:r w:rsidR="00232277">
        <w:rPr>
          <w:rFonts w:eastAsia="Calibri" w:cs="Arial"/>
        </w:rPr>
        <w:t xml:space="preserve"> purposes of this Relocation Expense Benefit, </w:t>
      </w:r>
      <w:r w:rsidR="003B254A">
        <w:rPr>
          <w:rFonts w:eastAsia="Calibri" w:cs="Arial"/>
        </w:rPr>
        <w:t>We</w:t>
      </w:r>
      <w:r w:rsidR="00232277">
        <w:rPr>
          <w:rFonts w:eastAsia="Calibri" w:cs="Arial"/>
        </w:rPr>
        <w:t xml:space="preserve"> reserve the right to determine whether relocation will enable </w:t>
      </w:r>
      <w:r w:rsidR="00831858">
        <w:rPr>
          <w:rFonts w:eastAsia="Calibri" w:cs="Arial"/>
        </w:rPr>
        <w:t>You</w:t>
      </w:r>
      <w:r w:rsidR="00232277">
        <w:rPr>
          <w:rFonts w:eastAsia="Calibri" w:cs="Arial"/>
        </w:rPr>
        <w:t xml:space="preserve"> to return to active employment or to become self-employed.</w:t>
      </w:r>
      <w:r w:rsidR="00571C41" w:rsidRPr="00571C41">
        <w:rPr>
          <w:rFonts w:eastAsia="Calibri" w:cs="Arial"/>
          <w:b/>
          <w:bCs/>
          <w:sz w:val="24"/>
        </w:rPr>
        <w:t>]</w:t>
      </w:r>
    </w:p>
    <w:p w14:paraId="0759FCDC" w14:textId="06131DAF" w:rsidR="00232277" w:rsidRDefault="00232277" w:rsidP="00B37216">
      <w:pPr>
        <w:pStyle w:val="2Text"/>
      </w:pPr>
      <w:r>
        <w:t xml:space="preserve">The Relocation Expense Benefit is </w:t>
      </w:r>
      <w:r w:rsidR="00F948BC">
        <w:rPr>
          <w:rFonts w:eastAsia="Calibri" w:cs="Arial"/>
          <w:b/>
          <w:color w:val="FF0000"/>
          <w:sz w:val="24"/>
          <w:vertAlign w:val="superscript"/>
        </w:rPr>
        <w:t>6</w:t>
      </w:r>
      <w:r>
        <w:rPr>
          <w:rFonts w:eastAsia="Calibri" w:cs="Arial"/>
          <w:b/>
          <w:color w:val="FF0000"/>
          <w:sz w:val="24"/>
          <w:vertAlign w:val="superscript"/>
        </w:rPr>
        <w:t>f</w:t>
      </w:r>
      <w:r w:rsidR="00571C41" w:rsidRPr="001935DA">
        <w:rPr>
          <w:rFonts w:eastAsia="Calibri" w:cs="Arial"/>
          <w:b/>
          <w:sz w:val="24"/>
        </w:rPr>
        <w:t>[</w:t>
      </w:r>
      <w:r>
        <w:t>an amount equal to the least of:</w:t>
      </w:r>
    </w:p>
    <w:p w14:paraId="2246293D" w14:textId="2C4E705F" w:rsidR="00232277" w:rsidRDefault="00F948BC" w:rsidP="00B37216">
      <w:pPr>
        <w:pStyle w:val="BulletD"/>
      </w:pPr>
      <w:r>
        <w:rPr>
          <w:rFonts w:eastAsia="Calibri" w:cs="Arial"/>
          <w:b/>
          <w:color w:val="FF0000"/>
          <w:sz w:val="24"/>
          <w:vertAlign w:val="superscript"/>
        </w:rPr>
        <w:t>6</w:t>
      </w:r>
      <w:r w:rsidR="00232277">
        <w:rPr>
          <w:rFonts w:eastAsia="Calibri" w:cs="Arial"/>
          <w:b/>
          <w:color w:val="FF0000"/>
          <w:sz w:val="24"/>
          <w:vertAlign w:val="superscript"/>
        </w:rPr>
        <w:t>g</w:t>
      </w:r>
      <w:r w:rsidR="00571C41" w:rsidRPr="00571C41">
        <w:rPr>
          <w:b/>
          <w:bCs/>
          <w:sz w:val="24"/>
        </w:rPr>
        <w:t>[</w:t>
      </w:r>
      <w:r w:rsidR="00232277">
        <w:t>$100 to $20,000</w:t>
      </w:r>
      <w:r w:rsidR="00571C41" w:rsidRPr="00571C41">
        <w:rPr>
          <w:b/>
          <w:bCs/>
          <w:sz w:val="24"/>
        </w:rPr>
        <w:t>]</w:t>
      </w:r>
      <w:r w:rsidR="00232277" w:rsidRPr="000815AD">
        <w:t>;</w:t>
      </w:r>
      <w:r w:rsidR="00232277">
        <w:t xml:space="preserve"> </w:t>
      </w:r>
      <w:r w:rsidR="005B0FF3">
        <w:t>and</w:t>
      </w:r>
    </w:p>
    <w:p w14:paraId="78A8CE2A" w14:textId="73E6558A" w:rsidR="00232277" w:rsidRDefault="00F948BC" w:rsidP="00B37216">
      <w:pPr>
        <w:pStyle w:val="BulletD"/>
      </w:pPr>
      <w:r>
        <w:rPr>
          <w:rFonts w:eastAsia="Calibri" w:cs="Arial"/>
          <w:b/>
          <w:color w:val="FF0000"/>
          <w:sz w:val="24"/>
          <w:vertAlign w:val="superscript"/>
        </w:rPr>
        <w:t>6</w:t>
      </w:r>
      <w:r w:rsidR="00232277">
        <w:rPr>
          <w:rFonts w:eastAsia="Calibri" w:cs="Arial"/>
          <w:b/>
          <w:color w:val="FF0000"/>
          <w:sz w:val="24"/>
          <w:vertAlign w:val="superscript"/>
        </w:rPr>
        <w:t>h</w:t>
      </w:r>
      <w:r w:rsidR="00571C41" w:rsidRPr="001935DA">
        <w:rPr>
          <w:rFonts w:eastAsia="Calibri" w:cs="Arial"/>
          <w:b/>
          <w:sz w:val="24"/>
        </w:rPr>
        <w:t>[</w:t>
      </w:r>
      <w:r w:rsidR="00232277">
        <w:t>1 – 24 months</w:t>
      </w:r>
      <w:r w:rsidR="00571C41" w:rsidRPr="00571C41">
        <w:rPr>
          <w:b/>
          <w:bCs/>
          <w:sz w:val="24"/>
        </w:rPr>
        <w:t>]</w:t>
      </w:r>
      <w:r w:rsidR="00232277">
        <w:t xml:space="preserve"> of </w:t>
      </w:r>
      <w:r w:rsidR="00D60341">
        <w:t>Your</w:t>
      </w:r>
      <w:r w:rsidR="00232277">
        <w:t xml:space="preserve"> </w:t>
      </w:r>
      <w:r w:rsidR="00D81607">
        <w:t>m</w:t>
      </w:r>
      <w:r w:rsidR="00251386">
        <w:t xml:space="preserve">onthly </w:t>
      </w:r>
      <w:r w:rsidR="00D81607">
        <w:t xml:space="preserve">Gross </w:t>
      </w:r>
      <w:r w:rsidR="00251386">
        <w:t>Disability Benefit</w:t>
      </w:r>
      <w:r w:rsidR="00D81607">
        <w:t xml:space="preserve"> Payment</w:t>
      </w:r>
      <w:r w:rsidR="00232277" w:rsidRPr="000815AD">
        <w:t>.</w:t>
      </w:r>
      <w:r w:rsidR="00571C41" w:rsidRPr="00571C41">
        <w:rPr>
          <w:b/>
          <w:bCs/>
          <w:sz w:val="24"/>
        </w:rPr>
        <w:t>]</w:t>
      </w:r>
    </w:p>
    <w:p w14:paraId="7EFA2C9F" w14:textId="1B75954E" w:rsidR="00232277" w:rsidRPr="000815AD" w:rsidRDefault="00F948BC" w:rsidP="00B37216">
      <w:pPr>
        <w:pStyle w:val="2Text"/>
      </w:pPr>
      <w:r>
        <w:rPr>
          <w:rFonts w:eastAsia="Calibri" w:cs="Arial"/>
          <w:b/>
          <w:color w:val="FF0000"/>
          <w:sz w:val="24"/>
          <w:vertAlign w:val="superscript"/>
        </w:rPr>
        <w:t>6</w:t>
      </w:r>
      <w:r w:rsidR="00232277" w:rsidRPr="00494B11">
        <w:rPr>
          <w:rFonts w:eastAsia="Calibri" w:cs="Arial"/>
          <w:b/>
          <w:color w:val="FF0000"/>
          <w:sz w:val="24"/>
          <w:vertAlign w:val="superscript"/>
        </w:rPr>
        <w:t>e</w:t>
      </w:r>
      <w:r w:rsidR="00571C41" w:rsidRPr="00571C41">
        <w:rPr>
          <w:b/>
          <w:bCs/>
          <w:sz w:val="24"/>
        </w:rPr>
        <w:t>[</w:t>
      </w:r>
      <w:r w:rsidR="00232277">
        <w:t xml:space="preserve">The Relocation Expense Benefit is not subject to the Maximum </w:t>
      </w:r>
      <w:r w:rsidR="0013567D">
        <w:t>Monthly</w:t>
      </w:r>
      <w:r w:rsidR="00232277">
        <w:t xml:space="preserve"> Benefit.</w:t>
      </w:r>
      <w:r w:rsidR="00571C41" w:rsidRPr="00571C41">
        <w:rPr>
          <w:b/>
          <w:bCs/>
          <w:sz w:val="24"/>
        </w:rPr>
        <w:t>]</w:t>
      </w:r>
    </w:p>
    <w:p w14:paraId="5E8ECA45" w14:textId="096C6B70" w:rsidR="00232277" w:rsidRDefault="00232277" w:rsidP="00B37216">
      <w:pPr>
        <w:pStyle w:val="2Text"/>
      </w:pPr>
      <w:r>
        <w:t xml:space="preserve">Prudential will make </w:t>
      </w:r>
      <w:r w:rsidR="008D5390">
        <w:t>benefit</w:t>
      </w:r>
      <w:r w:rsidR="00C1779A">
        <w:t xml:space="preserve"> payments</w:t>
      </w:r>
      <w:r>
        <w:t xml:space="preserve"> to </w:t>
      </w:r>
      <w:r w:rsidR="00831858">
        <w:t>You</w:t>
      </w:r>
      <w:r>
        <w:t xml:space="preserve">. </w:t>
      </w:r>
      <w:r w:rsidR="00F948BC">
        <w:rPr>
          <w:rFonts w:eastAsia="Calibri" w:cs="Arial"/>
          <w:b/>
          <w:color w:val="FF0000"/>
          <w:sz w:val="24"/>
          <w:vertAlign w:val="superscript"/>
        </w:rPr>
        <w:t>6</w:t>
      </w:r>
      <w:r w:rsidRPr="00494B11">
        <w:rPr>
          <w:rFonts w:eastAsia="Calibri" w:cs="Arial"/>
          <w:b/>
          <w:color w:val="FF0000"/>
          <w:sz w:val="24"/>
          <w:vertAlign w:val="superscript"/>
        </w:rPr>
        <w:t>e</w:t>
      </w:r>
      <w:r w:rsidR="00571C41" w:rsidRPr="00571C41">
        <w:rPr>
          <w:b/>
          <w:bCs/>
          <w:sz w:val="24"/>
        </w:rPr>
        <w:t>[</w:t>
      </w:r>
      <w:r>
        <w:t xml:space="preserve">But, if the Relocation Expense Benefit is approved by Prudential in writing and </w:t>
      </w:r>
      <w:r w:rsidR="0098124E">
        <w:t xml:space="preserve">the eligible expenses </w:t>
      </w:r>
      <w:r>
        <w:t xml:space="preserve">were paid by an employer on </w:t>
      </w:r>
      <w:r w:rsidR="00D60341">
        <w:t>Your</w:t>
      </w:r>
      <w:r>
        <w:t xml:space="preserve"> behalf, </w:t>
      </w:r>
      <w:r w:rsidR="003B254A">
        <w:t>We</w:t>
      </w:r>
      <w:r>
        <w:t xml:space="preserve"> will pay the Relocation Expense Benefit to that employer.</w:t>
      </w:r>
      <w:r w:rsidR="00571C41" w:rsidRPr="00571C41">
        <w:rPr>
          <w:b/>
          <w:bCs/>
          <w:sz w:val="24"/>
        </w:rPr>
        <w:t>]</w:t>
      </w:r>
    </w:p>
    <w:p w14:paraId="26F2924F" w14:textId="77777777" w:rsidR="00232277" w:rsidRDefault="00232277" w:rsidP="00232277">
      <w:pPr>
        <w:pStyle w:val="NoSpacing"/>
      </w:pPr>
    </w:p>
    <w:p w14:paraId="2A628B02" w14:textId="35406C9E" w:rsidR="00E53549" w:rsidRDefault="00F948BC" w:rsidP="00B37216">
      <w:pPr>
        <w:pStyle w:val="2Text"/>
      </w:pPr>
      <w:r>
        <w:rPr>
          <w:rFonts w:eastAsia="Calibri" w:cs="Arial"/>
          <w:b/>
          <w:color w:val="FF0000"/>
          <w:sz w:val="24"/>
          <w:vertAlign w:val="superscript"/>
        </w:rPr>
        <w:t>6</w:t>
      </w:r>
      <w:r w:rsidR="00232277" w:rsidRPr="00494B11">
        <w:rPr>
          <w:rFonts w:eastAsia="Calibri" w:cs="Arial"/>
          <w:b/>
          <w:color w:val="FF0000"/>
          <w:sz w:val="24"/>
          <w:vertAlign w:val="superscript"/>
        </w:rPr>
        <w:t>e</w:t>
      </w:r>
      <w:r w:rsidR="00571C41" w:rsidRPr="00571C41">
        <w:rPr>
          <w:b/>
          <w:bCs/>
          <w:sz w:val="24"/>
        </w:rPr>
        <w:t>[</w:t>
      </w:r>
      <w:r w:rsidR="00232277">
        <w:t xml:space="preserve">The Relocation Expense Benefit is available to </w:t>
      </w:r>
      <w:r w:rsidR="00EB2794">
        <w:t>You</w:t>
      </w:r>
      <w:r w:rsidR="00232277">
        <w:t xml:space="preserve"> </w:t>
      </w:r>
      <w:r>
        <w:rPr>
          <w:rFonts w:eastAsia="Calibri" w:cs="Arial"/>
          <w:b/>
          <w:color w:val="FF0000"/>
          <w:sz w:val="24"/>
          <w:vertAlign w:val="superscript"/>
        </w:rPr>
        <w:t>6</w:t>
      </w:r>
      <w:r w:rsidR="00232277">
        <w:rPr>
          <w:rFonts w:eastAsia="Calibri" w:cs="Arial"/>
          <w:b/>
          <w:color w:val="FF0000"/>
          <w:sz w:val="24"/>
          <w:vertAlign w:val="superscript"/>
        </w:rPr>
        <w:t>i</w:t>
      </w:r>
      <w:r w:rsidR="00571C41" w:rsidRPr="00571C41">
        <w:rPr>
          <w:b/>
          <w:bCs/>
          <w:sz w:val="24"/>
        </w:rPr>
        <w:t>[</w:t>
      </w:r>
      <w:r w:rsidR="00232277">
        <w:t>once – 3 times</w:t>
      </w:r>
      <w:r w:rsidR="00571C41" w:rsidRPr="00571C41">
        <w:rPr>
          <w:b/>
          <w:bCs/>
          <w:sz w:val="24"/>
        </w:rPr>
        <w:t>]</w:t>
      </w:r>
      <w:r w:rsidR="00232277">
        <w:t xml:space="preserve"> during </w:t>
      </w:r>
      <w:r w:rsidR="00D60341">
        <w:t>Your</w:t>
      </w:r>
      <w:r w:rsidR="00232277">
        <w:t xml:space="preserve"> lifetime.</w:t>
      </w:r>
      <w:r w:rsidR="00571C41" w:rsidRPr="00571C41">
        <w:rPr>
          <w:b/>
          <w:bCs/>
          <w:sz w:val="24"/>
        </w:rPr>
        <w:t>]</w:t>
      </w:r>
      <w:r w:rsidR="00232277">
        <w:t xml:space="preserve"> </w:t>
      </w:r>
    </w:p>
    <w:p w14:paraId="5B91B4FE" w14:textId="30503F95" w:rsidR="00BF4DA9" w:rsidRDefault="00BF4DA9" w:rsidP="00D20A7B">
      <w:pPr>
        <w:pStyle w:val="2Text"/>
        <w:sectPr w:rsidR="00BF4DA9" w:rsidSect="00671431">
          <w:headerReference w:type="default" r:id="rId58"/>
          <w:footerReference w:type="default" r:id="rId59"/>
          <w:pgSz w:w="12240" w:h="15840" w:code="1"/>
          <w:pgMar w:top="1440" w:right="1627" w:bottom="1800" w:left="1627" w:header="720" w:footer="720" w:gutter="0"/>
          <w:cols w:space="720"/>
        </w:sectPr>
      </w:pPr>
      <w:r w:rsidRPr="00987A39">
        <w:rPr>
          <w:b/>
          <w:bCs/>
          <w:color w:val="FF0000"/>
          <w:sz w:val="24"/>
          <w:szCs w:val="24"/>
          <w:vertAlign w:val="superscript"/>
        </w:rPr>
        <w:t>7</w:t>
      </w:r>
      <w:r w:rsidR="00571C41" w:rsidRPr="00571C41">
        <w:rPr>
          <w:b/>
          <w:bCs/>
          <w:sz w:val="24"/>
        </w:rPr>
        <w:t>[</w:t>
      </w:r>
      <w:r w:rsidRPr="00BF4DA9">
        <w:t>If there is an overpayment due to Prudential</w:t>
      </w:r>
      <w:r w:rsidR="005F62D3" w:rsidRPr="005F62D3">
        <w:t xml:space="preserve"> </w:t>
      </w:r>
      <w:r w:rsidR="005F62D3">
        <w:t xml:space="preserve">for any </w:t>
      </w:r>
      <w:r w:rsidR="009656B7">
        <w:t xml:space="preserve">Prudential </w:t>
      </w:r>
      <w:r w:rsidR="005F62D3">
        <w:t>claim</w:t>
      </w:r>
      <w:r w:rsidRPr="00BF4DA9">
        <w:t xml:space="preserve">, Prudential may apply </w:t>
      </w:r>
      <w:r w:rsidR="00D60341">
        <w:t>Your</w:t>
      </w:r>
      <w:r w:rsidRPr="00BF4DA9">
        <w:t xml:space="preserve"> </w:t>
      </w:r>
      <w:r w:rsidR="00F33C82">
        <w:t>R</w:t>
      </w:r>
      <w:r w:rsidR="00FF2D7E">
        <w:t xml:space="preserve">elocation </w:t>
      </w:r>
      <w:r w:rsidR="00F33C82">
        <w:t>E</w:t>
      </w:r>
      <w:r w:rsidR="00FF2D7E">
        <w:t>xpense</w:t>
      </w:r>
      <w:r w:rsidRPr="00BF4DA9">
        <w:t xml:space="preserve"> </w:t>
      </w:r>
      <w:r w:rsidR="00F33C82">
        <w:t>B</w:t>
      </w:r>
      <w:r w:rsidRPr="00BF4DA9">
        <w:t>enefit payment toward any outstanding overpayment.</w:t>
      </w:r>
      <w:r w:rsidR="00571C41" w:rsidRPr="00571C41">
        <w:rPr>
          <w:b/>
          <w:bCs/>
          <w:sz w:val="24"/>
        </w:rPr>
        <w:t>]</w:t>
      </w:r>
      <w:r w:rsidR="005B0FF3" w:rsidRPr="00571C41">
        <w:rPr>
          <w:b/>
          <w:bCs/>
          <w:sz w:val="24"/>
        </w:rPr>
        <w:t>]</w:t>
      </w:r>
    </w:p>
    <w:p w14:paraId="7F182F59" w14:textId="5E7B4B85" w:rsidR="008370F3" w:rsidRPr="00202DB8" w:rsidRDefault="00310971" w:rsidP="008370F3">
      <w:pPr>
        <w:pStyle w:val="TitleD"/>
        <w:rPr>
          <w:bCs/>
        </w:rPr>
      </w:pPr>
      <w:r w:rsidRPr="00310971">
        <w:rPr>
          <w:rFonts w:ascii="Arial" w:hAnsi="Arial" w:cs="Arial"/>
          <w:color w:val="FF0000"/>
          <w:sz w:val="24"/>
          <w:szCs w:val="24"/>
          <w:vertAlign w:val="superscript"/>
        </w:rPr>
        <w:lastRenderedPageBreak/>
        <w:t>CV1</w:t>
      </w:r>
      <w:r w:rsidR="00571C41" w:rsidRPr="003C0043">
        <w:rPr>
          <w:rFonts w:ascii="Arial" w:hAnsi="Arial" w:cs="Arial"/>
        </w:rPr>
        <w:t>[</w:t>
      </w:r>
      <w:r w:rsidR="008370F3">
        <w:rPr>
          <w:bCs/>
        </w:rPr>
        <w:t>Long</w:t>
      </w:r>
      <w:r w:rsidR="008370F3" w:rsidRPr="00202DB8">
        <w:rPr>
          <w:bCs/>
        </w:rPr>
        <w:t xml:space="preserve"> Term</w:t>
      </w:r>
      <w:r w:rsidR="00571C41" w:rsidRPr="003C0043">
        <w:rPr>
          <w:rFonts w:ascii="Arial" w:hAnsi="Arial" w:cs="Arial"/>
          <w:szCs w:val="36"/>
        </w:rPr>
        <w:t>]</w:t>
      </w:r>
      <w:r w:rsidR="008370F3" w:rsidRPr="00202DB8">
        <w:rPr>
          <w:bCs/>
        </w:rPr>
        <w:t xml:space="preserve"> Disability Coverage – </w:t>
      </w:r>
      <w:r w:rsidR="00974674">
        <w:rPr>
          <w:bCs/>
        </w:rPr>
        <w:t xml:space="preserve">Progressive </w:t>
      </w:r>
      <w:bookmarkStart w:id="559" w:name="LTD_Progressive_Illness"/>
      <w:bookmarkEnd w:id="559"/>
      <w:r w:rsidR="00974674">
        <w:rPr>
          <w:bCs/>
        </w:rPr>
        <w:t xml:space="preserve">Illness </w:t>
      </w:r>
      <w:r w:rsidR="00ED0768">
        <w:rPr>
          <w:bCs/>
        </w:rPr>
        <w:t>Rider</w:t>
      </w:r>
    </w:p>
    <w:p w14:paraId="5DDD5BF9" w14:textId="75833AB6" w:rsidR="008370F3" w:rsidRPr="00202DB8" w:rsidRDefault="008370F3" w:rsidP="008370F3">
      <w:pPr>
        <w:pStyle w:val="SubtitleD"/>
      </w:pPr>
      <w:r>
        <w:t xml:space="preserve">PROGRESSIVE ILLNESS </w:t>
      </w:r>
      <w:r w:rsidR="00ED0768">
        <w:t>RIDER</w:t>
      </w:r>
    </w:p>
    <w:p w14:paraId="101E3601" w14:textId="2C3AE8C0" w:rsidR="008370F3" w:rsidRPr="001409AA" w:rsidRDefault="008370F3" w:rsidP="008370F3">
      <w:pPr>
        <w:pStyle w:val="1Text"/>
        <w:rPr>
          <w:rFonts w:ascii="Book Antiqua" w:hAnsi="Book Antiqua"/>
          <w:b/>
          <w:sz w:val="24"/>
          <w:szCs w:val="24"/>
        </w:rPr>
      </w:pPr>
      <w:r w:rsidRPr="001409AA">
        <w:rPr>
          <w:rFonts w:ascii="Book Antiqua" w:hAnsi="Book Antiqua"/>
          <w:b/>
          <w:sz w:val="24"/>
          <w:szCs w:val="24"/>
        </w:rPr>
        <w:t xml:space="preserve">When Are You Covered </w:t>
      </w:r>
      <w:r w:rsidR="009C16DA">
        <w:rPr>
          <w:rFonts w:ascii="Book Antiqua" w:hAnsi="Book Antiqua"/>
          <w:b/>
          <w:sz w:val="24"/>
          <w:szCs w:val="24"/>
        </w:rPr>
        <w:t>Under</w:t>
      </w:r>
      <w:r w:rsidR="009C16DA" w:rsidRPr="001409AA">
        <w:rPr>
          <w:rFonts w:ascii="Book Antiqua" w:hAnsi="Book Antiqua"/>
          <w:b/>
          <w:sz w:val="24"/>
          <w:szCs w:val="24"/>
        </w:rPr>
        <w:t xml:space="preserve"> </w:t>
      </w:r>
      <w:r w:rsidRPr="001409AA">
        <w:rPr>
          <w:rFonts w:ascii="Book Antiqua" w:hAnsi="Book Antiqua"/>
          <w:b/>
          <w:sz w:val="24"/>
          <w:szCs w:val="24"/>
        </w:rPr>
        <w:t>the</w:t>
      </w:r>
      <w:r>
        <w:rPr>
          <w:rFonts w:ascii="Book Antiqua" w:hAnsi="Book Antiqua"/>
          <w:b/>
          <w:sz w:val="24"/>
          <w:szCs w:val="24"/>
        </w:rPr>
        <w:t xml:space="preserve"> Progressive Illness </w:t>
      </w:r>
      <w:r w:rsidR="006B7278">
        <w:rPr>
          <w:rFonts w:ascii="Book Antiqua" w:hAnsi="Book Antiqua"/>
          <w:b/>
          <w:sz w:val="24"/>
          <w:szCs w:val="24"/>
        </w:rPr>
        <w:t>Rider</w:t>
      </w:r>
      <w:r>
        <w:rPr>
          <w:rFonts w:ascii="Book Antiqua" w:hAnsi="Book Antiqua"/>
          <w:b/>
          <w:sz w:val="24"/>
          <w:szCs w:val="24"/>
        </w:rPr>
        <w:t>?</w:t>
      </w:r>
    </w:p>
    <w:p w14:paraId="49213ABF" w14:textId="07195401" w:rsidR="0077663D" w:rsidRDefault="0077663D" w:rsidP="00B37216">
      <w:pPr>
        <w:pStyle w:val="2Text"/>
      </w:pPr>
      <w:r w:rsidRPr="0077663D">
        <w:t xml:space="preserve">The Progressive Illness </w:t>
      </w:r>
      <w:r w:rsidR="00BC3F2D">
        <w:t>R</w:t>
      </w:r>
      <w:r w:rsidRPr="0077663D">
        <w:t xml:space="preserve">ider may change what constitutes </w:t>
      </w:r>
      <w:r w:rsidR="00D60341">
        <w:t>Your</w:t>
      </w:r>
      <w:r w:rsidRPr="0077663D">
        <w:t xml:space="preserve"> Regular Occupation in determining whether You are Disabled and how Monthly Earnings are defined. The Progressive Illness </w:t>
      </w:r>
      <w:r w:rsidR="009B398B">
        <w:t>Ri</w:t>
      </w:r>
      <w:r w:rsidRPr="0077663D">
        <w:t>der is not an additional benefit payment to the Monthly Benefit Payment.</w:t>
      </w:r>
    </w:p>
    <w:p w14:paraId="720A6FF8" w14:textId="1CF3D90D" w:rsidR="008370F3" w:rsidRPr="00202DB8" w:rsidRDefault="008370F3" w:rsidP="00B37216">
      <w:pPr>
        <w:pStyle w:val="2Text"/>
      </w:pPr>
      <w:r w:rsidRPr="00202DB8">
        <w:t xml:space="preserve">The </w:t>
      </w:r>
      <w:r>
        <w:t xml:space="preserve">Progressive Illness </w:t>
      </w:r>
      <w:r w:rsidR="006B7278">
        <w:t>Rider</w:t>
      </w:r>
      <w:r>
        <w:t xml:space="preserve"> applies to </w:t>
      </w:r>
      <w:r w:rsidR="00D60341">
        <w:t>Your</w:t>
      </w:r>
      <w:r>
        <w:t xml:space="preserve"> </w:t>
      </w:r>
      <w:r w:rsidR="00310971" w:rsidRPr="00310971">
        <w:rPr>
          <w:rFonts w:cs="Arial"/>
          <w:b/>
          <w:color w:val="FF0000"/>
          <w:sz w:val="24"/>
          <w:szCs w:val="24"/>
          <w:vertAlign w:val="superscript"/>
        </w:rPr>
        <w:t>CV1</w:t>
      </w:r>
      <w:r w:rsidR="00571C41" w:rsidRPr="00571C41">
        <w:rPr>
          <w:b/>
          <w:bCs/>
          <w:sz w:val="24"/>
        </w:rPr>
        <w:t>[</w:t>
      </w:r>
      <w:r w:rsidR="00081686">
        <w:t>l</w:t>
      </w:r>
      <w:r>
        <w:t>ong</w:t>
      </w:r>
      <w:r w:rsidRPr="00202DB8">
        <w:t xml:space="preserve"> </w:t>
      </w:r>
      <w:r w:rsidR="00081686">
        <w:t>t</w:t>
      </w:r>
      <w:r w:rsidRPr="00202DB8">
        <w:t>erm</w:t>
      </w:r>
      <w:r w:rsidR="00571C41" w:rsidRPr="00571C41">
        <w:rPr>
          <w:b/>
          <w:bCs/>
          <w:sz w:val="24"/>
        </w:rPr>
        <w:t>]</w:t>
      </w:r>
      <w:r w:rsidRPr="00202DB8">
        <w:t xml:space="preserve"> </w:t>
      </w:r>
      <w:r w:rsidR="00081686">
        <w:t>d</w:t>
      </w:r>
      <w:r w:rsidRPr="00202DB8">
        <w:t>isability coverage.</w:t>
      </w:r>
      <w:r>
        <w:t xml:space="preserve"> </w:t>
      </w:r>
      <w:r w:rsidRPr="002F532B">
        <w:rPr>
          <w:b/>
          <w:color w:val="FF0000"/>
          <w:sz w:val="24"/>
          <w:vertAlign w:val="superscript"/>
        </w:rPr>
        <w:t>1</w:t>
      </w:r>
      <w:r w:rsidR="00571C41" w:rsidRPr="00571C41">
        <w:rPr>
          <w:b/>
          <w:bCs/>
          <w:sz w:val="24"/>
        </w:rPr>
        <w:t>[</w:t>
      </w:r>
      <w:r w:rsidRPr="00202DB8">
        <w:t xml:space="preserve">It is available to </w:t>
      </w:r>
      <w:r w:rsidR="00831858">
        <w:t>You</w:t>
      </w:r>
      <w:r w:rsidRPr="00202DB8">
        <w:t xml:space="preserve"> only when </w:t>
      </w:r>
      <w:r w:rsidR="00831858">
        <w:t>You</w:t>
      </w:r>
      <w:r w:rsidR="0010644D" w:rsidRPr="0010644D">
        <w:t xml:space="preserve"> </w:t>
      </w:r>
      <w:r w:rsidR="0010644D">
        <w:t xml:space="preserve">demonstrate satisfactory to Prudential that </w:t>
      </w:r>
      <w:r w:rsidR="00831858">
        <w:t>You</w:t>
      </w:r>
      <w:r w:rsidRPr="00202DB8">
        <w:t xml:space="preserve"> meet the below conditions:</w:t>
      </w:r>
      <w:r w:rsidR="00571C41" w:rsidRPr="00571C41">
        <w:rPr>
          <w:b/>
          <w:bCs/>
          <w:sz w:val="24"/>
        </w:rPr>
        <w:t>]</w:t>
      </w:r>
    </w:p>
    <w:p w14:paraId="1576725C" w14:textId="451CE8ED" w:rsidR="008370F3" w:rsidRDefault="008370F3" w:rsidP="00B37216">
      <w:pPr>
        <w:pStyle w:val="BulletD"/>
      </w:pPr>
      <w:r>
        <w:rPr>
          <w:b/>
          <w:color w:val="FF0000"/>
          <w:sz w:val="24"/>
          <w:vertAlign w:val="superscript"/>
        </w:rPr>
        <w:t>2</w:t>
      </w:r>
      <w:r w:rsidR="00571C41" w:rsidRPr="00571C41">
        <w:rPr>
          <w:b/>
          <w:bCs/>
          <w:sz w:val="24"/>
        </w:rPr>
        <w:t>[</w:t>
      </w:r>
      <w:r w:rsidR="00831858">
        <w:t>You</w:t>
      </w:r>
      <w:r>
        <w:t xml:space="preserve"> were continuously insured for coverage </w:t>
      </w:r>
      <w:r w:rsidRPr="00202DB8">
        <w:t>under th</w:t>
      </w:r>
      <w:r>
        <w:t>is</w:t>
      </w:r>
      <w:r w:rsidR="00B26632">
        <w:t xml:space="preserve"> Plan </w:t>
      </w:r>
      <w:r>
        <w:rPr>
          <w:b/>
          <w:color w:val="FF0000"/>
          <w:sz w:val="24"/>
          <w:vertAlign w:val="superscript"/>
        </w:rPr>
        <w:t>2a</w:t>
      </w:r>
      <w:r w:rsidR="00571C41" w:rsidRPr="00571C41">
        <w:rPr>
          <w:b/>
          <w:bCs/>
          <w:sz w:val="24"/>
        </w:rPr>
        <w:t>[</w:t>
      </w:r>
      <w:r>
        <w:t>for 1 - 365 days</w:t>
      </w:r>
      <w:r w:rsidR="00571C41" w:rsidRPr="00571C41">
        <w:rPr>
          <w:b/>
          <w:bCs/>
          <w:sz w:val="24"/>
        </w:rPr>
        <w:t>]</w:t>
      </w:r>
      <w:r w:rsidRPr="00202DB8">
        <w:t>; and</w:t>
      </w:r>
    </w:p>
    <w:p w14:paraId="7C0DF13C" w14:textId="5A8B10E1" w:rsidR="008370F3" w:rsidRDefault="00831858" w:rsidP="00B37216">
      <w:pPr>
        <w:pStyle w:val="BulletD"/>
      </w:pPr>
      <w:r>
        <w:t>You</w:t>
      </w:r>
      <w:r w:rsidR="008370F3">
        <w:t xml:space="preserve"> have been diagnosed with a Progressive </w:t>
      </w:r>
      <w:r w:rsidR="00286582">
        <w:t>I</w:t>
      </w:r>
      <w:r w:rsidR="008370F3">
        <w:t>llness; and</w:t>
      </w:r>
    </w:p>
    <w:p w14:paraId="3DEC8561" w14:textId="22F3C683" w:rsidR="008370F3" w:rsidRDefault="00D60341" w:rsidP="00B37216">
      <w:pPr>
        <w:pStyle w:val="BulletD"/>
      </w:pPr>
      <w:r>
        <w:t>Your</w:t>
      </w:r>
      <w:r w:rsidR="008370F3">
        <w:t xml:space="preserve"> </w:t>
      </w:r>
      <w:r w:rsidR="00286582" w:rsidRPr="00B37216">
        <w:t>P</w:t>
      </w:r>
      <w:r w:rsidR="008370F3" w:rsidRPr="00B37216">
        <w:t xml:space="preserve">rogressive </w:t>
      </w:r>
      <w:r w:rsidR="00286582" w:rsidRPr="00B37216">
        <w:t>I</w:t>
      </w:r>
      <w:r w:rsidR="008370F3" w:rsidRPr="00B37216">
        <w:t>llness</w:t>
      </w:r>
      <w:r w:rsidR="008370F3">
        <w:t xml:space="preserve"> occurred within </w:t>
      </w:r>
      <w:r w:rsidR="008370F3">
        <w:rPr>
          <w:b/>
          <w:color w:val="FF0000"/>
          <w:sz w:val="24"/>
          <w:vertAlign w:val="superscript"/>
        </w:rPr>
        <w:t>2b</w:t>
      </w:r>
      <w:r w:rsidR="00571C41" w:rsidRPr="00571C41">
        <w:rPr>
          <w:b/>
          <w:bCs/>
          <w:sz w:val="24"/>
        </w:rPr>
        <w:t>[</w:t>
      </w:r>
      <w:r w:rsidR="008370F3">
        <w:t xml:space="preserve">30 - unlimited </w:t>
      </w:r>
      <w:r w:rsidR="008370F3">
        <w:rPr>
          <w:b/>
          <w:color w:val="FF0000"/>
          <w:sz w:val="24"/>
          <w:vertAlign w:val="superscript"/>
        </w:rPr>
        <w:t>2c</w:t>
      </w:r>
      <w:r w:rsidR="00571C41" w:rsidRPr="00571C41">
        <w:rPr>
          <w:b/>
          <w:bCs/>
          <w:sz w:val="24"/>
        </w:rPr>
        <w:t>[</w:t>
      </w:r>
      <w:r w:rsidR="008370F3">
        <w:t>consecutive</w:t>
      </w:r>
      <w:r w:rsidR="00571C41" w:rsidRPr="00571C41">
        <w:rPr>
          <w:b/>
          <w:bCs/>
          <w:sz w:val="24"/>
        </w:rPr>
        <w:t>]</w:t>
      </w:r>
      <w:r w:rsidR="008370F3">
        <w:t xml:space="preserve"> </w:t>
      </w:r>
      <w:r w:rsidR="008370F3" w:rsidRPr="001409AA">
        <w:t>days</w:t>
      </w:r>
      <w:r w:rsidR="00571C41" w:rsidRPr="00571C41">
        <w:rPr>
          <w:b/>
          <w:bCs/>
          <w:sz w:val="24"/>
        </w:rPr>
        <w:t>]</w:t>
      </w:r>
      <w:r w:rsidR="008370F3" w:rsidRPr="001409AA">
        <w:t xml:space="preserve"> </w:t>
      </w:r>
      <w:r w:rsidR="008370F3">
        <w:t xml:space="preserve">after the </w:t>
      </w:r>
      <w:r w:rsidR="00427E74">
        <w:t>e</w:t>
      </w:r>
      <w:r w:rsidR="008370F3">
        <w:t xml:space="preserve">ffective </w:t>
      </w:r>
      <w:r w:rsidR="00427E74">
        <w:t>d</w:t>
      </w:r>
      <w:r w:rsidR="008370F3">
        <w:t>ate of this benefit.</w:t>
      </w:r>
      <w:r w:rsidR="00571C41" w:rsidRPr="00571C41">
        <w:rPr>
          <w:b/>
          <w:bCs/>
          <w:sz w:val="24"/>
        </w:rPr>
        <w:t>]</w:t>
      </w:r>
    </w:p>
    <w:p w14:paraId="7D8BAA12" w14:textId="37AA4C37" w:rsidR="008370F3" w:rsidRPr="008E7C88" w:rsidRDefault="00D60341" w:rsidP="00B37216">
      <w:pPr>
        <w:pStyle w:val="2Text"/>
        <w:rPr>
          <w:rFonts w:cs="Arial"/>
        </w:rPr>
      </w:pPr>
      <w:r>
        <w:t>Your</w:t>
      </w:r>
      <w:r w:rsidR="00DD2153">
        <w:rPr>
          <w:rFonts w:cs="Arial"/>
        </w:rPr>
        <w:t xml:space="preserve"> </w:t>
      </w:r>
      <w:r w:rsidR="00DD2153" w:rsidRPr="00C56141">
        <w:rPr>
          <w:rFonts w:cs="Arial"/>
          <w:b/>
          <w:color w:val="FF0000"/>
          <w:sz w:val="24"/>
          <w:szCs w:val="24"/>
          <w:vertAlign w:val="superscript"/>
        </w:rPr>
        <w:t>CV5</w:t>
      </w:r>
      <w:r w:rsidR="00D707D9" w:rsidRPr="00D707D9">
        <w:rPr>
          <w:b/>
          <w:bCs/>
          <w:sz w:val="24"/>
        </w:rPr>
        <w:t>[</w:t>
      </w:r>
      <w:r w:rsidR="00BB45C7">
        <w:rPr>
          <w:rFonts w:cs="Arial"/>
        </w:rPr>
        <w:t>Regular Occupation</w:t>
      </w:r>
      <w:r w:rsidR="00AA7673" w:rsidRPr="00571C41">
        <w:rPr>
          <w:b/>
          <w:bCs/>
          <w:sz w:val="24"/>
        </w:rPr>
        <w:t>]</w:t>
      </w:r>
      <w:r w:rsidR="008F1EEF">
        <w:rPr>
          <w:rFonts w:cs="Arial"/>
        </w:rPr>
        <w:t xml:space="preserve"> </w:t>
      </w:r>
      <w:r w:rsidR="008370F3">
        <w:rPr>
          <w:rFonts w:cs="Arial"/>
        </w:rPr>
        <w:t>will be determined based on the occupation</w:t>
      </w:r>
      <w:r w:rsidR="008370F3" w:rsidRPr="00C56141">
        <w:rPr>
          <w:rFonts w:cs="Arial"/>
          <w:b/>
          <w:color w:val="FF0000"/>
          <w:sz w:val="24"/>
          <w:szCs w:val="32"/>
          <w:vertAlign w:val="superscript"/>
        </w:rPr>
        <w:t>1</w:t>
      </w:r>
      <w:r w:rsidR="00D707D9" w:rsidRPr="00D707D9">
        <w:rPr>
          <w:rFonts w:cs="Arial"/>
          <w:b/>
          <w:sz w:val="24"/>
        </w:rPr>
        <w:t>[</w:t>
      </w:r>
      <w:r w:rsidR="008370F3">
        <w:rPr>
          <w:rFonts w:cs="Arial"/>
        </w:rPr>
        <w:t>,</w:t>
      </w:r>
      <w:r w:rsidR="004117BC">
        <w:rPr>
          <w:rFonts w:cs="Arial"/>
        </w:rPr>
        <w:t xml:space="preserve"> </w:t>
      </w:r>
      <w:r w:rsidR="008370F3">
        <w:rPr>
          <w:rFonts w:cs="Arial"/>
        </w:rPr>
        <w:t>specialty, or subspecialty</w:t>
      </w:r>
      <w:r w:rsidR="00D707D9" w:rsidRPr="00D707D9">
        <w:rPr>
          <w:rFonts w:cs="Arial"/>
          <w:b/>
          <w:sz w:val="24"/>
        </w:rPr>
        <w:t>]</w:t>
      </w:r>
      <w:r w:rsidR="008370F3">
        <w:rPr>
          <w:rFonts w:cs="Arial"/>
        </w:rPr>
        <w:t xml:space="preserve"> </w:t>
      </w:r>
      <w:r w:rsidR="00831858">
        <w:rPr>
          <w:rFonts w:cs="Arial"/>
        </w:rPr>
        <w:t>You</w:t>
      </w:r>
      <w:r w:rsidR="008370F3">
        <w:rPr>
          <w:rFonts w:cs="Arial"/>
        </w:rPr>
        <w:t xml:space="preserve"> are performing at the time </w:t>
      </w:r>
      <w:r w:rsidR="00831858">
        <w:rPr>
          <w:rFonts w:cs="Arial"/>
        </w:rPr>
        <w:t>You</w:t>
      </w:r>
      <w:r w:rsidR="008370F3">
        <w:rPr>
          <w:rFonts w:cs="Arial"/>
        </w:rPr>
        <w:t xml:space="preserve"> </w:t>
      </w:r>
      <w:r w:rsidR="001B37BB">
        <w:rPr>
          <w:rFonts w:cs="Arial"/>
        </w:rPr>
        <w:t xml:space="preserve">were diagnosed with a </w:t>
      </w:r>
      <w:r w:rsidR="008370F3">
        <w:rPr>
          <w:rFonts w:cs="Arial"/>
        </w:rPr>
        <w:t xml:space="preserve">Progressive </w:t>
      </w:r>
      <w:r w:rsidR="00286582">
        <w:rPr>
          <w:rFonts w:cs="Arial"/>
        </w:rPr>
        <w:t>I</w:t>
      </w:r>
      <w:r w:rsidR="008370F3">
        <w:rPr>
          <w:rFonts w:cs="Arial"/>
        </w:rPr>
        <w:t>llness.</w:t>
      </w:r>
    </w:p>
    <w:p w14:paraId="72087364" w14:textId="3FD6FBCB" w:rsidR="008370F3" w:rsidRPr="00202DB8" w:rsidRDefault="008370F3" w:rsidP="008370F3">
      <w:pPr>
        <w:pStyle w:val="SubtitleD"/>
      </w:pPr>
      <w:r w:rsidRPr="00202DB8">
        <w:t xml:space="preserve">What information Is Needed as Proof of </w:t>
      </w:r>
      <w:r w:rsidR="00D60341">
        <w:t>Your</w:t>
      </w:r>
      <w:r w:rsidRPr="00202DB8">
        <w:t xml:space="preserve"> </w:t>
      </w:r>
      <w:r>
        <w:t>Progressive Illness?</w:t>
      </w:r>
    </w:p>
    <w:p w14:paraId="493FB119" w14:textId="5FC16941" w:rsidR="008370F3" w:rsidRDefault="008370F3" w:rsidP="008F1EEF">
      <w:pPr>
        <w:pStyle w:val="2Text"/>
      </w:pPr>
      <w:commentRangeStart w:id="560"/>
      <w:commentRangeStart w:id="561"/>
      <w:r>
        <w:t xml:space="preserve">You must provide </w:t>
      </w:r>
      <w:r w:rsidR="00DC3963">
        <w:t xml:space="preserve">satisfactory </w:t>
      </w:r>
      <w:r>
        <w:t xml:space="preserve">proof that </w:t>
      </w:r>
      <w:r w:rsidR="00831858">
        <w:t>You</w:t>
      </w:r>
      <w:r>
        <w:t xml:space="preserve"> have a Progressive </w:t>
      </w:r>
      <w:r w:rsidR="00752268">
        <w:t>I</w:t>
      </w:r>
      <w:r>
        <w:t xml:space="preserve">llness </w:t>
      </w:r>
      <w:r w:rsidRPr="00D6350A">
        <w:rPr>
          <w:b/>
          <w:color w:val="FF0000"/>
          <w:sz w:val="24"/>
          <w:szCs w:val="24"/>
          <w:vertAlign w:val="superscript"/>
        </w:rPr>
        <w:t>4</w:t>
      </w:r>
      <w:r w:rsidR="00571C41" w:rsidRPr="00571C41">
        <w:rPr>
          <w:b/>
          <w:bCs/>
          <w:sz w:val="24"/>
        </w:rPr>
        <w:t>[</w:t>
      </w:r>
      <w:r>
        <w:t xml:space="preserve">, including signed certification by </w:t>
      </w:r>
      <w:r w:rsidR="00D60341">
        <w:t>Your</w:t>
      </w:r>
      <w:r>
        <w:t xml:space="preserve"> </w:t>
      </w:r>
      <w:r w:rsidR="00167306" w:rsidRPr="00987A39">
        <w:t>Doctor</w:t>
      </w:r>
      <w:r w:rsidR="00167306" w:rsidRPr="00167306">
        <w:rPr>
          <w:b/>
          <w:i/>
        </w:rPr>
        <w:t xml:space="preserve"> </w:t>
      </w:r>
      <w:r>
        <w:t>to Prudential</w:t>
      </w:r>
      <w:r w:rsidR="00571C41" w:rsidRPr="00571C41">
        <w:rPr>
          <w:b/>
          <w:bCs/>
          <w:sz w:val="24"/>
        </w:rPr>
        <w:t>]</w:t>
      </w:r>
      <w:r>
        <w:t xml:space="preserve">. </w:t>
      </w:r>
      <w:r w:rsidRPr="001409AA">
        <w:rPr>
          <w:b/>
          <w:color w:val="FF0000"/>
          <w:sz w:val="24"/>
          <w:szCs w:val="24"/>
          <w:vertAlign w:val="superscript"/>
        </w:rPr>
        <w:t>4a</w:t>
      </w:r>
      <w:r w:rsidR="00571C41" w:rsidRPr="00571C41">
        <w:rPr>
          <w:b/>
          <w:bCs/>
          <w:sz w:val="24"/>
        </w:rPr>
        <w:t>[</w:t>
      </w:r>
      <w:r>
        <w:t xml:space="preserve">Prudential may also request an independent examination by a </w:t>
      </w:r>
      <w:r w:rsidR="00167306" w:rsidRPr="00987A39">
        <w:t xml:space="preserve">Doctor </w:t>
      </w:r>
      <w:r>
        <w:t xml:space="preserve">of </w:t>
      </w:r>
      <w:r w:rsidR="003B254A">
        <w:t>Our</w:t>
      </w:r>
      <w:r>
        <w:t xml:space="preserve"> choice, at </w:t>
      </w:r>
      <w:r w:rsidR="003B254A">
        <w:t>Our</w:t>
      </w:r>
      <w:r>
        <w:t xml:space="preserve"> expense</w:t>
      </w:r>
      <w:del w:id="562" w:author="Laura Hoogland" w:date="2026-01-22T14:57:00Z" w16du:dateUtc="2026-01-22T20:57:00Z">
        <w:r>
          <w:delText>.</w:delText>
        </w:r>
        <w:r w:rsidR="00571C41" w:rsidRPr="00571C41">
          <w:rPr>
            <w:b/>
            <w:bCs/>
            <w:sz w:val="24"/>
          </w:rPr>
          <w:delText>]</w:delText>
        </w:r>
      </w:del>
      <w:ins w:id="563" w:author="Laura Hoogland" w:date="2026-01-22T14:57:00Z" w16du:dateUtc="2026-01-22T20:57:00Z">
        <w:r w:rsidR="005C47A6" w:rsidRPr="005C47A6">
          <w:rPr>
            <w:rFonts w:ascii="Segoe UI" w:eastAsiaTheme="minorHAnsi" w:hAnsi="Segoe UI" w:cs="Segoe UI"/>
            <w:kern w:val="2"/>
            <w:sz w:val="18"/>
            <w:szCs w:val="18"/>
            <w14:ligatures w14:val="standardContextual"/>
          </w:rPr>
          <w:t xml:space="preserve"> </w:t>
        </w:r>
        <w:r w:rsidR="005C47A6" w:rsidRPr="005C47A6">
          <w:t>while a claim is pending approval and/or is approved</w:t>
        </w:r>
        <w:r>
          <w:t>.</w:t>
        </w:r>
        <w:commentRangeEnd w:id="560"/>
        <w:r w:rsidR="006E0400" w:rsidRPr="00571C41">
          <w:rPr>
            <w:rStyle w:val="CommentReference"/>
            <w:b/>
            <w:bCs/>
            <w:sz w:val="24"/>
            <w:szCs w:val="20"/>
          </w:rPr>
          <w:commentReference w:id="560"/>
        </w:r>
        <w:commentRangeEnd w:id="561"/>
        <w:r w:rsidR="0095643B" w:rsidRPr="00571C41">
          <w:rPr>
            <w:rStyle w:val="CommentReference"/>
            <w:b/>
            <w:bCs/>
            <w:sz w:val="24"/>
            <w:szCs w:val="20"/>
          </w:rPr>
          <w:commentReference w:id="561"/>
        </w:r>
        <w:r w:rsidR="00571C41" w:rsidRPr="00571C41">
          <w:rPr>
            <w:b/>
            <w:bCs/>
            <w:sz w:val="24"/>
          </w:rPr>
          <w:t>]</w:t>
        </w:r>
      </w:ins>
    </w:p>
    <w:p w14:paraId="2B79E9F8" w14:textId="3C522EBE" w:rsidR="008370F3" w:rsidRPr="00202DB8" w:rsidRDefault="008370F3" w:rsidP="008370F3">
      <w:pPr>
        <w:pStyle w:val="SubtitleD"/>
      </w:pPr>
      <w:r w:rsidRPr="001409AA">
        <w:rPr>
          <w:rFonts w:ascii="Arial" w:hAnsi="Arial" w:cs="Arial"/>
          <w:color w:val="FF0000"/>
          <w:vertAlign w:val="superscript"/>
        </w:rPr>
        <w:t>1</w:t>
      </w:r>
      <w:r w:rsidR="00571C41" w:rsidRPr="00274CBD">
        <w:rPr>
          <w:rFonts w:ascii="Arial" w:hAnsi="Arial" w:cs="Arial"/>
        </w:rPr>
        <w:t>[</w:t>
      </w:r>
      <w:r w:rsidRPr="00202DB8">
        <w:t>What</w:t>
      </w:r>
      <w:r>
        <w:t xml:space="preserve"> Additional</w:t>
      </w:r>
      <w:r w:rsidRPr="00202DB8">
        <w:t xml:space="preserve"> </w:t>
      </w:r>
      <w:r>
        <w:t>I</w:t>
      </w:r>
      <w:r w:rsidRPr="00202DB8">
        <w:t xml:space="preserve">nformation </w:t>
      </w:r>
      <w:r w:rsidR="006137DA">
        <w:t>M</w:t>
      </w:r>
      <w:r>
        <w:t>ay be</w:t>
      </w:r>
      <w:r w:rsidRPr="00202DB8">
        <w:t xml:space="preserve"> Needed</w:t>
      </w:r>
      <w:r>
        <w:t>?</w:t>
      </w:r>
    </w:p>
    <w:p w14:paraId="7F11996B" w14:textId="51FE3F7C" w:rsidR="008370F3" w:rsidRDefault="008370F3" w:rsidP="008F1EEF">
      <w:pPr>
        <w:pStyle w:val="2Text"/>
      </w:pPr>
      <w:r>
        <w:t xml:space="preserve">For </w:t>
      </w:r>
      <w:r w:rsidR="00D60341">
        <w:t>Your</w:t>
      </w:r>
      <w:r>
        <w:t xml:space="preserve"> Progressive </w:t>
      </w:r>
      <w:r w:rsidR="006137DA">
        <w:t>I</w:t>
      </w:r>
      <w:r>
        <w:t xml:space="preserve">llness claim, </w:t>
      </w:r>
      <w:r w:rsidR="003B254A">
        <w:t>We</w:t>
      </w:r>
      <w:r>
        <w:t xml:space="preserve"> may request that </w:t>
      </w:r>
      <w:r w:rsidR="00831858">
        <w:t>You</w:t>
      </w:r>
      <w:r>
        <w:t xml:space="preserve"> send</w:t>
      </w:r>
      <w:r w:rsidR="00DC3963" w:rsidRPr="00DC3963">
        <w:t xml:space="preserve"> </w:t>
      </w:r>
      <w:r w:rsidR="00DC3963">
        <w:t>satisfactory</w:t>
      </w:r>
      <w:r>
        <w:t xml:space="preserve"> proof of </w:t>
      </w:r>
      <w:r w:rsidR="00D60341">
        <w:t>Your</w:t>
      </w:r>
      <w:r>
        <w:t xml:space="preserve"> </w:t>
      </w:r>
      <w:r w:rsidRPr="001409AA">
        <w:rPr>
          <w:b/>
          <w:color w:val="FF0000"/>
          <w:sz w:val="24"/>
          <w:szCs w:val="24"/>
          <w:vertAlign w:val="superscript"/>
        </w:rPr>
        <w:t>1</w:t>
      </w:r>
      <w:r w:rsidR="00571C41" w:rsidRPr="00571C41">
        <w:rPr>
          <w:b/>
          <w:bCs/>
          <w:sz w:val="24"/>
        </w:rPr>
        <w:t>[</w:t>
      </w:r>
      <w:r>
        <w:t>continuing</w:t>
      </w:r>
      <w:r w:rsidR="00571C41" w:rsidRPr="00571C41">
        <w:rPr>
          <w:b/>
          <w:bCs/>
          <w:sz w:val="24"/>
        </w:rPr>
        <w:t>]</w:t>
      </w:r>
      <w:r>
        <w:t xml:space="preserve"> Progressive </w:t>
      </w:r>
      <w:r w:rsidR="00C37B9D">
        <w:t>I</w:t>
      </w:r>
      <w:r>
        <w:t xml:space="preserve">llness. This </w:t>
      </w:r>
      <w:r w:rsidR="005B232D">
        <w:t xml:space="preserve">satisfactory </w:t>
      </w:r>
      <w:r>
        <w:t>proof must meet the disease criteria obtained from current nationally accepted evidence-based medical specialty definitions of the disease including but not limited to</w:t>
      </w:r>
      <w:r w:rsidRPr="006F2AE2">
        <w:rPr>
          <w:b/>
          <w:color w:val="FF0000"/>
          <w:sz w:val="24"/>
          <w:szCs w:val="24"/>
          <w:vertAlign w:val="superscript"/>
        </w:rPr>
        <w:t>2</w:t>
      </w:r>
      <w:r w:rsidR="00571C41" w:rsidRPr="00571C41">
        <w:rPr>
          <w:b/>
          <w:bCs/>
          <w:sz w:val="24"/>
        </w:rPr>
        <w:t>[</w:t>
      </w:r>
      <w:r>
        <w:t xml:space="preserve">: </w:t>
      </w:r>
    </w:p>
    <w:p w14:paraId="6137A544" w14:textId="14820CF7" w:rsidR="008370F3" w:rsidRPr="003170EF" w:rsidRDefault="008370F3" w:rsidP="00B37216">
      <w:pPr>
        <w:pStyle w:val="BulletD"/>
      </w:pPr>
      <w:r w:rsidRPr="003170EF">
        <w:t xml:space="preserve">clinical criteria that indicates the presence of the </w:t>
      </w:r>
      <w:r w:rsidR="00A12893">
        <w:t>pathognomonic</w:t>
      </w:r>
      <w:r w:rsidRPr="003170EF">
        <w:t xml:space="preserve"> features of the disease; </w:t>
      </w:r>
    </w:p>
    <w:p w14:paraId="2ECC043C" w14:textId="5C381C32" w:rsidR="008370F3" w:rsidRPr="003170EF" w:rsidRDefault="008370F3" w:rsidP="00B37216">
      <w:pPr>
        <w:pStyle w:val="BulletD"/>
      </w:pPr>
      <w:r w:rsidRPr="003170EF">
        <w:t xml:space="preserve">radiological criteria when </w:t>
      </w:r>
      <w:r w:rsidR="00A12893">
        <w:t>pathognomonic</w:t>
      </w:r>
      <w:r w:rsidRPr="003170EF">
        <w:t xml:space="preserve"> or confirmatory evidence is required; </w:t>
      </w:r>
    </w:p>
    <w:p w14:paraId="63CB462A" w14:textId="6F9E9A67" w:rsidR="008370F3" w:rsidRPr="003170EF" w:rsidRDefault="008370F3" w:rsidP="00B37216">
      <w:pPr>
        <w:pStyle w:val="BulletD"/>
      </w:pPr>
      <w:r w:rsidRPr="003170EF">
        <w:t xml:space="preserve">laboratory findings appropriate to the disease as defined in the resources described above including but not limited to </w:t>
      </w:r>
      <w:r w:rsidR="00A2484F">
        <w:t>hematological</w:t>
      </w:r>
      <w:r w:rsidRPr="003170EF">
        <w:t>, immunological and biochemical;</w:t>
      </w:r>
    </w:p>
    <w:p w14:paraId="084FA755" w14:textId="77777777" w:rsidR="008370F3" w:rsidRPr="003170EF" w:rsidRDefault="008370F3" w:rsidP="00B37216">
      <w:pPr>
        <w:pStyle w:val="BulletD"/>
      </w:pPr>
      <w:r w:rsidRPr="003170EF">
        <w:t xml:space="preserve">pathological (tissue) diagnoses; and </w:t>
      </w:r>
    </w:p>
    <w:p w14:paraId="72D314D5" w14:textId="112157DA" w:rsidR="008370F3" w:rsidRDefault="008370F3" w:rsidP="00B37216">
      <w:pPr>
        <w:pStyle w:val="BulletD"/>
      </w:pPr>
      <w:r w:rsidRPr="003170EF">
        <w:lastRenderedPageBreak/>
        <w:t>genetic testing, where appropriate</w:t>
      </w:r>
      <w:r>
        <w:t>.</w:t>
      </w:r>
      <w:r w:rsidR="00571C41" w:rsidRPr="00571C41">
        <w:rPr>
          <w:b/>
          <w:bCs/>
          <w:sz w:val="24"/>
        </w:rPr>
        <w:t>]</w:t>
      </w:r>
      <w:r>
        <w:t xml:space="preserve"> </w:t>
      </w:r>
    </w:p>
    <w:p w14:paraId="32C07A9C" w14:textId="50E99F37" w:rsidR="008370F3" w:rsidRPr="007D7A22" w:rsidRDefault="004976E6" w:rsidP="008370F3">
      <w:pPr>
        <w:pStyle w:val="2Text"/>
      </w:pPr>
      <w:r>
        <w:rPr>
          <w:b/>
          <w:color w:val="FF0000"/>
          <w:sz w:val="24"/>
          <w:szCs w:val="24"/>
          <w:vertAlign w:val="superscript"/>
        </w:rPr>
        <w:t>1</w:t>
      </w:r>
      <w:r w:rsidRPr="001935DA">
        <w:rPr>
          <w:b/>
          <w:sz w:val="24"/>
          <w:szCs w:val="24"/>
        </w:rPr>
        <w:t>[</w:t>
      </w:r>
      <w:r w:rsidR="008370F3">
        <w:t xml:space="preserve">In some cases, for diseases </w:t>
      </w:r>
      <w:r w:rsidR="008370F3" w:rsidRPr="001409AA">
        <w:rPr>
          <w:b/>
          <w:color w:val="FF0000"/>
          <w:sz w:val="24"/>
          <w:szCs w:val="24"/>
          <w:vertAlign w:val="superscript"/>
        </w:rPr>
        <w:t>2</w:t>
      </w:r>
      <w:r w:rsidR="00571C41" w:rsidRPr="00571C41">
        <w:rPr>
          <w:b/>
          <w:bCs/>
          <w:sz w:val="24"/>
        </w:rPr>
        <w:t>[</w:t>
      </w:r>
      <w:r w:rsidR="008370F3">
        <w:t>such as Hepatitis, HIV, AIDS</w:t>
      </w:r>
      <w:r w:rsidR="00571C41" w:rsidRPr="00571C41">
        <w:rPr>
          <w:b/>
          <w:bCs/>
          <w:sz w:val="24"/>
        </w:rPr>
        <w:t>]</w:t>
      </w:r>
      <w:r w:rsidR="008370F3">
        <w:t xml:space="preserve"> where the infection is chronic and shows a variable course, </w:t>
      </w:r>
      <w:r w:rsidR="00831858">
        <w:t>You</w:t>
      </w:r>
      <w:r w:rsidR="008370F3">
        <w:t xml:space="preserve"> must show there is no prior history of the same disease.</w:t>
      </w:r>
      <w:r w:rsidR="00571C41" w:rsidRPr="00571C41">
        <w:rPr>
          <w:b/>
          <w:bCs/>
          <w:sz w:val="24"/>
        </w:rPr>
        <w:t>]</w:t>
      </w:r>
      <w:r w:rsidRPr="00571C41">
        <w:rPr>
          <w:b/>
          <w:bCs/>
          <w:sz w:val="24"/>
        </w:rPr>
        <w:t>]</w:t>
      </w:r>
    </w:p>
    <w:p w14:paraId="1A48B88F" w14:textId="48FD4196" w:rsidR="00417C33" w:rsidRDefault="002525CC" w:rsidP="00417C33">
      <w:pPr>
        <w:pStyle w:val="SubtitleD"/>
        <w:outlineLvl w:val="0"/>
      </w:pPr>
      <w:r w:rsidRPr="00E85D6D">
        <w:rPr>
          <w:rFonts w:ascii="Arial" w:hAnsi="Arial" w:cs="Arial"/>
          <w:color w:val="FF0000"/>
          <w:szCs w:val="24"/>
          <w:vertAlign w:val="superscript"/>
        </w:rPr>
        <w:t>10</w:t>
      </w:r>
      <w:r w:rsidRPr="00B37216">
        <w:rPr>
          <w:rFonts w:ascii="Arial" w:hAnsi="Arial" w:cs="Arial"/>
          <w:bCs/>
        </w:rPr>
        <w:t>[</w:t>
      </w:r>
      <w:r w:rsidR="00417C33">
        <w:t xml:space="preserve">How Much Will Prudential Pay </w:t>
      </w:r>
      <w:r w:rsidR="00245BB7">
        <w:t xml:space="preserve">When You Have </w:t>
      </w:r>
      <w:r w:rsidR="00417C33" w:rsidDel="00245BB7">
        <w:t>a Progressive Illness</w:t>
      </w:r>
      <w:r w:rsidR="00417C33">
        <w:t>?</w:t>
      </w:r>
    </w:p>
    <w:p w14:paraId="28645514" w14:textId="1BE898C6" w:rsidR="00004B02" w:rsidRPr="00004B02" w:rsidRDefault="00D60341" w:rsidP="008D7D83">
      <w:pPr>
        <w:pStyle w:val="Indent2"/>
        <w:tabs>
          <w:tab w:val="clear" w:pos="864"/>
          <w:tab w:val="clear" w:pos="1296"/>
          <w:tab w:val="left" w:pos="1170"/>
        </w:tabs>
        <w:ind w:left="432" w:firstLine="0"/>
      </w:pPr>
      <w:r>
        <w:t>Your</w:t>
      </w:r>
      <w:r w:rsidR="00004B02" w:rsidRPr="00004B02">
        <w:t xml:space="preserve"> Progressive Illness Benefit is equal to </w:t>
      </w:r>
      <w:r>
        <w:t>Your</w:t>
      </w:r>
      <w:r w:rsidR="00004B02" w:rsidRPr="00004B02">
        <w:t xml:space="preserve"> Monthly Benefit, subject to all other terms and</w:t>
      </w:r>
      <w:r w:rsidR="00717A85">
        <w:t xml:space="preserve"> </w:t>
      </w:r>
      <w:r w:rsidR="00004B02" w:rsidRPr="00004B02">
        <w:t xml:space="preserve">conditions in the Plan </w:t>
      </w:r>
      <w:r w:rsidR="00B42242">
        <w:rPr>
          <w:b/>
          <w:color w:val="FF0000"/>
          <w:sz w:val="24"/>
          <w:szCs w:val="24"/>
          <w:vertAlign w:val="superscript"/>
        </w:rPr>
        <w:t>4</w:t>
      </w:r>
      <w:r w:rsidR="00792B04">
        <w:rPr>
          <w:b/>
          <w:color w:val="FF0000"/>
          <w:sz w:val="24"/>
          <w:szCs w:val="24"/>
          <w:vertAlign w:val="superscript"/>
        </w:rPr>
        <w:t>a</w:t>
      </w:r>
      <w:r w:rsidR="00B42242" w:rsidRPr="00571C41">
        <w:rPr>
          <w:b/>
          <w:bCs/>
          <w:sz w:val="24"/>
        </w:rPr>
        <w:t>[</w:t>
      </w:r>
      <w:r w:rsidR="00004B02" w:rsidRPr="00004B02">
        <w:t xml:space="preserve">, except the </w:t>
      </w:r>
      <w:r w:rsidR="00EA5675">
        <w:t>P</w:t>
      </w:r>
      <w:r w:rsidR="00004B02" w:rsidRPr="00004B02">
        <w:t>re-</w:t>
      </w:r>
      <w:r w:rsidR="00BF3543">
        <w:t>E</w:t>
      </w:r>
      <w:r w:rsidR="00004B02" w:rsidRPr="00004B02">
        <w:t>xisting</w:t>
      </w:r>
      <w:r w:rsidR="00EA5675">
        <w:t xml:space="preserve"> Condition</w:t>
      </w:r>
      <w:r w:rsidR="00004B02" w:rsidRPr="00004B02">
        <w:t xml:space="preserve"> exclusion</w:t>
      </w:r>
      <w:r w:rsidR="00717A85" w:rsidRPr="00571C41">
        <w:rPr>
          <w:b/>
          <w:bCs/>
          <w:sz w:val="24"/>
        </w:rPr>
        <w:t>]</w:t>
      </w:r>
      <w:r w:rsidR="00004B02" w:rsidRPr="00004B02">
        <w:t>.</w:t>
      </w:r>
      <w:r w:rsidR="00910797">
        <w:t xml:space="preserve"> The Progressive Illness Rider is not an additional benefit payment to </w:t>
      </w:r>
      <w:r>
        <w:t>Your</w:t>
      </w:r>
      <w:r w:rsidR="00910797">
        <w:t xml:space="preserve"> Monthly Benefit Payment. </w:t>
      </w:r>
    </w:p>
    <w:p w14:paraId="7ABF1B73" w14:textId="012E48AF" w:rsidR="00004B02" w:rsidRPr="00004B02" w:rsidRDefault="00717A85" w:rsidP="008D7D83">
      <w:pPr>
        <w:pStyle w:val="Indent2"/>
        <w:ind w:left="432" w:firstLine="0"/>
      </w:pPr>
      <w:r w:rsidRPr="001F6D81">
        <w:rPr>
          <w:b/>
          <w:color w:val="FF0000"/>
          <w:sz w:val="24"/>
          <w:szCs w:val="24"/>
          <w:vertAlign w:val="superscript"/>
        </w:rPr>
        <w:t>5</w:t>
      </w:r>
      <w:r w:rsidRPr="00571C41">
        <w:rPr>
          <w:b/>
          <w:bCs/>
          <w:sz w:val="24"/>
        </w:rPr>
        <w:t>[</w:t>
      </w:r>
      <w:r w:rsidR="00004B02" w:rsidRPr="00004B02">
        <w:t xml:space="preserve">For </w:t>
      </w:r>
      <w:r w:rsidR="00E502F6">
        <w:t xml:space="preserve">the </w:t>
      </w:r>
      <w:r w:rsidR="00004B02" w:rsidRPr="00004B02">
        <w:t>Progressive</w:t>
      </w:r>
      <w:r w:rsidR="009954D0">
        <w:t xml:space="preserve"> </w:t>
      </w:r>
      <w:r w:rsidR="00EF1C42">
        <w:t>I</w:t>
      </w:r>
      <w:r w:rsidR="00004B02" w:rsidRPr="00004B02">
        <w:t>llness</w:t>
      </w:r>
      <w:r w:rsidR="00E502F6">
        <w:t xml:space="preserve"> Rider</w:t>
      </w:r>
      <w:r w:rsidR="00004B02" w:rsidRPr="00004B02">
        <w:t xml:space="preserve">, </w:t>
      </w:r>
      <w:r w:rsidR="00D60341">
        <w:t>Your</w:t>
      </w:r>
      <w:r w:rsidR="00004B02" w:rsidRPr="00004B02">
        <w:t xml:space="preserve"> </w:t>
      </w:r>
      <w:r w:rsidR="00586C57">
        <w:t>M</w:t>
      </w:r>
      <w:r w:rsidR="00004B02" w:rsidRPr="00004B02">
        <w:t xml:space="preserve">onthly </w:t>
      </w:r>
      <w:r w:rsidR="00586C57">
        <w:t>E</w:t>
      </w:r>
      <w:r w:rsidR="00004B02" w:rsidRPr="00004B02">
        <w:t>arnings will be the greatest of:</w:t>
      </w:r>
    </w:p>
    <w:p w14:paraId="0B1C7144" w14:textId="6107032C" w:rsidR="00004B02" w:rsidRPr="00004B02" w:rsidRDefault="00D60341" w:rsidP="00B37216">
      <w:pPr>
        <w:pStyle w:val="BulletD"/>
      </w:pPr>
      <w:r>
        <w:t>Your</w:t>
      </w:r>
      <w:r w:rsidR="00004B02" w:rsidRPr="00004B02">
        <w:t xml:space="preserve"> </w:t>
      </w:r>
      <w:r w:rsidR="00310092">
        <w:t>M</w:t>
      </w:r>
      <w:r w:rsidR="00004B02" w:rsidRPr="00004B02">
        <w:t xml:space="preserve">onthly </w:t>
      </w:r>
      <w:r w:rsidR="00310092">
        <w:t>E</w:t>
      </w:r>
      <w:r w:rsidR="00004B02" w:rsidRPr="00004B02">
        <w:t xml:space="preserve">arnings at the time </w:t>
      </w:r>
      <w:r w:rsidR="00EB2794">
        <w:t>You</w:t>
      </w:r>
      <w:r w:rsidR="00004B02" w:rsidRPr="00004B02">
        <w:t xml:space="preserve"> </w:t>
      </w:r>
      <w:r w:rsidR="00B76C11">
        <w:t>were diagnosed with a Progressive Illness</w:t>
      </w:r>
      <w:r w:rsidR="00004B02" w:rsidRPr="00004B02">
        <w:t>;</w:t>
      </w:r>
      <w:r w:rsidR="0044418C">
        <w:t xml:space="preserve"> and</w:t>
      </w:r>
    </w:p>
    <w:p w14:paraId="28A8AEE0" w14:textId="4385C911" w:rsidR="00417C33" w:rsidRPr="00B37216" w:rsidRDefault="00D60341" w:rsidP="00B37216">
      <w:pPr>
        <w:pStyle w:val="BulletD"/>
      </w:pPr>
      <w:r>
        <w:t>Your</w:t>
      </w:r>
      <w:r w:rsidR="00004B02" w:rsidRPr="00004B02">
        <w:t xml:space="preserve"> </w:t>
      </w:r>
      <w:r w:rsidR="00310092">
        <w:t>M</w:t>
      </w:r>
      <w:r w:rsidR="00004B02" w:rsidRPr="00004B02">
        <w:t xml:space="preserve">onthly </w:t>
      </w:r>
      <w:r w:rsidR="00310092">
        <w:t>E</w:t>
      </w:r>
      <w:r w:rsidR="00004B02" w:rsidRPr="00004B02">
        <w:t xml:space="preserve">arnings at the time </w:t>
      </w:r>
      <w:r w:rsidR="00EB2794">
        <w:t>You</w:t>
      </w:r>
      <w:r w:rsidR="00004B02" w:rsidRPr="00004B02">
        <w:t xml:space="preserve"> become Disabled under the terms of this Plan.</w:t>
      </w:r>
      <w:r w:rsidR="00717A85" w:rsidRPr="00571C41">
        <w:rPr>
          <w:b/>
          <w:bCs/>
          <w:sz w:val="24"/>
        </w:rPr>
        <w:t>]</w:t>
      </w:r>
      <w:r w:rsidR="0082474B">
        <w:rPr>
          <w:b/>
          <w:bCs/>
          <w:sz w:val="24"/>
        </w:rPr>
        <w:t>]</w:t>
      </w:r>
    </w:p>
    <w:p w14:paraId="26F6E7C0" w14:textId="7FA9040C" w:rsidR="008370F3" w:rsidRDefault="008370F3" w:rsidP="008370F3">
      <w:pPr>
        <w:pStyle w:val="SubtitleD"/>
        <w:outlineLvl w:val="0"/>
      </w:pPr>
      <w:r w:rsidRPr="001409AA">
        <w:rPr>
          <w:rFonts w:ascii="Arial" w:hAnsi="Arial" w:cs="Arial"/>
          <w:color w:val="FF0000"/>
          <w:szCs w:val="24"/>
          <w:vertAlign w:val="superscript"/>
        </w:rPr>
        <w:t>1</w:t>
      </w:r>
      <w:r w:rsidR="00571C41" w:rsidRPr="00FC578F">
        <w:rPr>
          <w:rFonts w:ascii="Arial" w:hAnsi="Arial" w:cs="Arial"/>
        </w:rPr>
        <w:t>[</w:t>
      </w:r>
      <w:r>
        <w:t xml:space="preserve">How Is </w:t>
      </w:r>
      <w:r w:rsidR="00426AF1">
        <w:t>t</w:t>
      </w:r>
      <w:r>
        <w:t xml:space="preserve">he Premium Calculated </w:t>
      </w:r>
      <w:r w:rsidR="00426AF1">
        <w:t>When the Progressive Illness Rider is Included</w:t>
      </w:r>
      <w:r>
        <w:t>?</w:t>
      </w:r>
    </w:p>
    <w:p w14:paraId="3B02FB73" w14:textId="30D57BA6" w:rsidR="008370F3" w:rsidRDefault="003B0CEC" w:rsidP="00B37216">
      <w:pPr>
        <w:pStyle w:val="2Text"/>
      </w:pPr>
      <w:r w:rsidRPr="006911E9">
        <w:rPr>
          <w:rStyle w:val="cf01"/>
          <w:rFonts w:ascii="Arial" w:hAnsi="Arial" w:cs="Arial"/>
          <w:sz w:val="20"/>
          <w:szCs w:val="20"/>
        </w:rPr>
        <w:t>Premiums for an Employee with a Progressive Illness will be based on the Monthly Earnings shown above.</w:t>
      </w:r>
    </w:p>
    <w:p w14:paraId="7C75315B" w14:textId="0E35DCB9" w:rsidR="008370F3" w:rsidRDefault="00D60341" w:rsidP="008D7D83">
      <w:pPr>
        <w:pStyle w:val="Indent2"/>
        <w:ind w:left="432" w:firstLine="0"/>
        <w:rPr>
          <w:b/>
          <w:sz w:val="24"/>
          <w:szCs w:val="24"/>
        </w:rPr>
      </w:pPr>
      <w:r>
        <w:t>Your</w:t>
      </w:r>
      <w:r w:rsidR="008370F3">
        <w:t xml:space="preserve"> premium </w:t>
      </w:r>
      <w:r w:rsidR="00F83ED6">
        <w:t xml:space="preserve">contribution </w:t>
      </w:r>
      <w:r w:rsidR="008370F3">
        <w:t xml:space="preserve">will not drop below the amount being paid at the time </w:t>
      </w:r>
      <w:r w:rsidR="00831858">
        <w:t>You</w:t>
      </w:r>
      <w:r w:rsidR="008370F3">
        <w:t xml:space="preserve"> submitted this Progressive </w:t>
      </w:r>
      <w:r w:rsidR="007E44CF">
        <w:t>I</w:t>
      </w:r>
      <w:r w:rsidR="008370F3">
        <w:t xml:space="preserve">llness claim </w:t>
      </w:r>
      <w:r w:rsidR="008370F3" w:rsidRPr="001409AA">
        <w:rPr>
          <w:b/>
          <w:color w:val="FF0000"/>
          <w:sz w:val="24"/>
          <w:szCs w:val="24"/>
          <w:vertAlign w:val="superscript"/>
        </w:rPr>
        <w:t>1</w:t>
      </w:r>
      <w:r w:rsidR="00571C41" w:rsidRPr="34EFD6F2">
        <w:rPr>
          <w:b/>
          <w:sz w:val="24"/>
          <w:szCs w:val="24"/>
        </w:rPr>
        <w:t>[</w:t>
      </w:r>
      <w:r w:rsidR="008370F3">
        <w:t xml:space="preserve">, unless </w:t>
      </w:r>
      <w:r>
        <w:t>Your</w:t>
      </w:r>
      <w:r w:rsidR="008370F3">
        <w:t xml:space="preserve"> premium</w:t>
      </w:r>
      <w:r w:rsidR="00F83ED6" w:rsidRPr="00F83ED6">
        <w:t xml:space="preserve"> </w:t>
      </w:r>
      <w:r w:rsidR="00F83ED6">
        <w:t>contribution</w:t>
      </w:r>
      <w:r w:rsidR="008370F3">
        <w:t xml:space="preserve">s </w:t>
      </w:r>
      <w:r w:rsidR="005C1395">
        <w:t xml:space="preserve">for </w:t>
      </w:r>
      <w:r w:rsidR="000241AE">
        <w:t>d</w:t>
      </w:r>
      <w:r w:rsidR="00FF5545">
        <w:t>isability</w:t>
      </w:r>
      <w:r w:rsidR="005C1395">
        <w:t xml:space="preserve"> coverage </w:t>
      </w:r>
      <w:r w:rsidR="008370F3">
        <w:t>are being waived under the Plan</w:t>
      </w:r>
      <w:r w:rsidR="00571C41" w:rsidRPr="34EFD6F2">
        <w:rPr>
          <w:b/>
          <w:sz w:val="24"/>
          <w:szCs w:val="24"/>
        </w:rPr>
        <w:t>]</w:t>
      </w:r>
      <w:r w:rsidR="008370F3">
        <w:t>.</w:t>
      </w:r>
      <w:r w:rsidR="00571C41" w:rsidRPr="34EFD6F2">
        <w:rPr>
          <w:b/>
          <w:sz w:val="24"/>
          <w:szCs w:val="24"/>
        </w:rPr>
        <w:t>]</w:t>
      </w:r>
    </w:p>
    <w:p w14:paraId="36F3744F" w14:textId="67150E64" w:rsidR="008370F3" w:rsidRDefault="008370F3" w:rsidP="008370F3">
      <w:pPr>
        <w:pStyle w:val="SubtitleD"/>
      </w:pPr>
      <w:r>
        <w:t>How Long Will Prudential Continue to Send You</w:t>
      </w:r>
      <w:r w:rsidR="005569F5">
        <w:t xml:space="preserve"> Benefits Under the</w:t>
      </w:r>
      <w:r>
        <w:t xml:space="preserve"> Progressive Illness </w:t>
      </w:r>
      <w:r w:rsidR="00E446D4">
        <w:t>Rider</w:t>
      </w:r>
      <w:r>
        <w:t>?</w:t>
      </w:r>
    </w:p>
    <w:p w14:paraId="34C1C51B" w14:textId="6E9BF7FB" w:rsidR="008370F3" w:rsidRDefault="008370F3" w:rsidP="008370F3">
      <w:pPr>
        <w:pStyle w:val="2Text"/>
      </w:pPr>
      <w:r>
        <w:t xml:space="preserve">Prudential will send </w:t>
      </w:r>
      <w:r w:rsidR="00831858">
        <w:t>You</w:t>
      </w:r>
      <w:r>
        <w:t xml:space="preserve"> a Progressive </w:t>
      </w:r>
      <w:r w:rsidR="007E44CF">
        <w:t>I</w:t>
      </w:r>
      <w:r>
        <w:t xml:space="preserve">llness </w:t>
      </w:r>
      <w:r w:rsidR="0081352E">
        <w:t>B</w:t>
      </w:r>
      <w:r>
        <w:t>enefit</w:t>
      </w:r>
      <w:r w:rsidR="004E34BC">
        <w:t xml:space="preserve"> </w:t>
      </w:r>
      <w:r w:rsidR="004D302F">
        <w:t>p</w:t>
      </w:r>
      <w:r w:rsidR="004E34BC">
        <w:t>ayment</w:t>
      </w:r>
      <w:r>
        <w:t xml:space="preserve"> </w:t>
      </w:r>
      <w:r w:rsidRPr="006F2AE2">
        <w:rPr>
          <w:b/>
          <w:color w:val="FF0000"/>
          <w:sz w:val="24"/>
          <w:szCs w:val="24"/>
          <w:vertAlign w:val="superscript"/>
        </w:rPr>
        <w:t>7</w:t>
      </w:r>
      <w:r w:rsidR="00571C41" w:rsidRPr="00571C41">
        <w:rPr>
          <w:b/>
          <w:bCs/>
          <w:sz w:val="24"/>
        </w:rPr>
        <w:t>[</w:t>
      </w:r>
      <w:r>
        <w:t>each month</w:t>
      </w:r>
      <w:r w:rsidR="00571C41" w:rsidRPr="00571C41">
        <w:rPr>
          <w:b/>
          <w:bCs/>
          <w:sz w:val="24"/>
        </w:rPr>
        <w:t>]</w:t>
      </w:r>
      <w:r>
        <w:t xml:space="preserve"> for any period for which Prudential</w:t>
      </w:r>
      <w:r w:rsidR="00603793">
        <w:t xml:space="preserve"> determines </w:t>
      </w:r>
      <w:r w:rsidR="00831858">
        <w:t>You</w:t>
      </w:r>
      <w:r w:rsidR="00603793">
        <w:t xml:space="preserve"> are entitled </w:t>
      </w:r>
      <w:r w:rsidR="00265C31">
        <w:t xml:space="preserve">to </w:t>
      </w:r>
      <w:r w:rsidR="00603793">
        <w:t>receive such benefit payments</w:t>
      </w:r>
      <w:r>
        <w:t>.</w:t>
      </w:r>
    </w:p>
    <w:p w14:paraId="031D097E" w14:textId="19EFC2D3" w:rsidR="0060325B" w:rsidRDefault="00D13AF3" w:rsidP="008370F3">
      <w:pPr>
        <w:pStyle w:val="2Text"/>
      </w:pPr>
      <w:r w:rsidRPr="00987A39">
        <w:rPr>
          <w:rFonts w:cs="Arial"/>
          <w:b/>
          <w:bCs/>
          <w:color w:val="FF0000"/>
          <w:sz w:val="24"/>
          <w:szCs w:val="24"/>
          <w:vertAlign w:val="superscript"/>
        </w:rPr>
        <w:t>1</w:t>
      </w:r>
      <w:r w:rsidR="00571C41" w:rsidRPr="00571C41">
        <w:rPr>
          <w:rFonts w:cs="Arial"/>
          <w:b/>
          <w:bCs/>
          <w:sz w:val="24"/>
        </w:rPr>
        <w:t>[</w:t>
      </w:r>
      <w:commentRangeStart w:id="564"/>
      <w:commentRangeStart w:id="565"/>
      <w:commentRangeStart w:id="566"/>
      <w:commentRangeStart w:id="567"/>
      <w:r w:rsidR="00C2076A" w:rsidRPr="00AE4F76">
        <w:rPr>
          <w:rFonts w:cs="Arial"/>
        </w:rPr>
        <w:t xml:space="preserve">We will stop sending </w:t>
      </w:r>
      <w:r w:rsidR="00C2076A">
        <w:rPr>
          <w:rFonts w:cs="Arial"/>
        </w:rPr>
        <w:t>You</w:t>
      </w:r>
      <w:r w:rsidR="00C2076A" w:rsidRPr="00AE4F76">
        <w:rPr>
          <w:rFonts w:cs="Arial"/>
        </w:rPr>
        <w:t xml:space="preserve"> </w:t>
      </w:r>
      <w:r w:rsidR="00C2076A">
        <w:rPr>
          <w:rFonts w:cs="Arial"/>
        </w:rPr>
        <w:t>Progressive Illness B</w:t>
      </w:r>
      <w:r w:rsidR="00C2076A" w:rsidRPr="00AE4F76">
        <w:rPr>
          <w:rFonts w:cs="Arial"/>
        </w:rPr>
        <w:t xml:space="preserve">enefit </w:t>
      </w:r>
      <w:r w:rsidR="004D302F">
        <w:rPr>
          <w:rFonts w:cs="Arial"/>
        </w:rPr>
        <w:t>p</w:t>
      </w:r>
      <w:r w:rsidR="00C2076A" w:rsidRPr="00AE4F76">
        <w:rPr>
          <w:rFonts w:cs="Arial"/>
        </w:rPr>
        <w:t>ayments</w:t>
      </w:r>
      <w:r w:rsidR="00C2076A">
        <w:rPr>
          <w:rFonts w:cs="Arial"/>
        </w:rPr>
        <w:t xml:space="preserve"> if </w:t>
      </w:r>
      <w:r w:rsidR="00EB2794">
        <w:rPr>
          <w:rFonts w:cs="Arial"/>
        </w:rPr>
        <w:t>You</w:t>
      </w:r>
      <w:r w:rsidR="00C2076A">
        <w:rPr>
          <w:rFonts w:cs="Arial"/>
        </w:rPr>
        <w:t xml:space="preserve"> are convicted </w:t>
      </w:r>
      <w:r w:rsidR="00A53862">
        <w:rPr>
          <w:rFonts w:cs="Arial"/>
        </w:rPr>
        <w:t>for</w:t>
      </w:r>
      <w:r w:rsidR="00C2076A">
        <w:rPr>
          <w:rFonts w:cs="Arial"/>
        </w:rPr>
        <w:t xml:space="preserve"> the</w:t>
      </w:r>
      <w:r w:rsidR="00C2076A" w:rsidRPr="00AE4F76">
        <w:t xml:space="preserve"> commission of or attempt to commit </w:t>
      </w:r>
      <w:del w:id="568" w:author="Laura Hoogland" w:date="2026-01-22T14:57:00Z" w16du:dateUtc="2026-01-22T20:57:00Z">
        <w:r w:rsidR="00C2076A" w:rsidRPr="00AE4F76">
          <w:delText xml:space="preserve">an assault or </w:delText>
        </w:r>
      </w:del>
      <w:r w:rsidR="00C2076A" w:rsidRPr="00AE4F76">
        <w:t>a felony</w:t>
      </w:r>
      <w:commentRangeEnd w:id="564"/>
      <w:r w:rsidR="002A2A6B" w:rsidRPr="00571C41">
        <w:rPr>
          <w:rStyle w:val="CommentReference"/>
          <w:b/>
          <w:bCs/>
          <w:sz w:val="24"/>
          <w:szCs w:val="20"/>
        </w:rPr>
        <w:commentReference w:id="564"/>
      </w:r>
      <w:commentRangeEnd w:id="565"/>
      <w:r w:rsidR="0001397F" w:rsidRPr="00571C41">
        <w:rPr>
          <w:rStyle w:val="CommentReference"/>
          <w:b/>
          <w:bCs/>
          <w:sz w:val="24"/>
          <w:szCs w:val="20"/>
        </w:rPr>
        <w:commentReference w:id="565"/>
      </w:r>
      <w:commentRangeEnd w:id="566"/>
      <w:r w:rsidR="006F6168" w:rsidRPr="00571C41">
        <w:rPr>
          <w:rStyle w:val="CommentReference"/>
          <w:b/>
          <w:bCs/>
          <w:sz w:val="24"/>
          <w:szCs w:val="20"/>
        </w:rPr>
        <w:commentReference w:id="566"/>
      </w:r>
      <w:commentRangeEnd w:id="567"/>
      <w:r w:rsidR="004C585A" w:rsidRPr="00571C41">
        <w:rPr>
          <w:rStyle w:val="CommentReference"/>
          <w:b/>
          <w:bCs/>
          <w:sz w:val="24"/>
          <w:szCs w:val="20"/>
        </w:rPr>
        <w:commentReference w:id="567"/>
      </w:r>
      <w:r w:rsidR="00C2076A" w:rsidRPr="00571C41">
        <w:rPr>
          <w:b/>
          <w:bCs/>
          <w:sz w:val="24"/>
        </w:rPr>
        <w:t>]</w:t>
      </w:r>
    </w:p>
    <w:p w14:paraId="08B35E73" w14:textId="4BAAA6CC" w:rsidR="008370F3" w:rsidRDefault="008370F3" w:rsidP="008370F3">
      <w:pPr>
        <w:pStyle w:val="2Text"/>
      </w:pPr>
      <w:r>
        <w:t xml:space="preserve">We will stop sending </w:t>
      </w:r>
      <w:r w:rsidR="00831858">
        <w:t>You</w:t>
      </w:r>
      <w:r>
        <w:t xml:space="preserve"> </w:t>
      </w:r>
      <w:r w:rsidR="00343664">
        <w:t xml:space="preserve">Progressive Illness Benefit </w:t>
      </w:r>
      <w:r w:rsidR="004D302F">
        <w:t>p</w:t>
      </w:r>
      <w:r w:rsidR="00343664">
        <w:t>ayments</w:t>
      </w:r>
      <w:r w:rsidR="00757C78">
        <w:t>,</w:t>
      </w:r>
      <w:r w:rsidR="00343664">
        <w:t xml:space="preserve"> </w:t>
      </w:r>
      <w:r>
        <w:t xml:space="preserve">and </w:t>
      </w:r>
      <w:r w:rsidR="00D60341">
        <w:t>Your</w:t>
      </w:r>
      <w:r>
        <w:t xml:space="preserve"> claim will end on the earliest of the following </w:t>
      </w:r>
      <w:r w:rsidRPr="006F2AE2">
        <w:rPr>
          <w:b/>
          <w:color w:val="FF0000"/>
          <w:sz w:val="24"/>
          <w:szCs w:val="24"/>
          <w:vertAlign w:val="superscript"/>
        </w:rPr>
        <w:t>2</w:t>
      </w:r>
      <w:r w:rsidR="00571C41" w:rsidRPr="00571C41">
        <w:rPr>
          <w:b/>
          <w:bCs/>
          <w:sz w:val="24"/>
        </w:rPr>
        <w:t>[</w:t>
      </w:r>
      <w:r>
        <w:t>:</w:t>
      </w:r>
    </w:p>
    <w:p w14:paraId="643B19BF" w14:textId="0843634C" w:rsidR="008370F3" w:rsidRDefault="008370F3" w:rsidP="00B37216">
      <w:pPr>
        <w:pStyle w:val="BulletD"/>
      </w:pPr>
      <w:r>
        <w:t xml:space="preserve">The date </w:t>
      </w:r>
      <w:r w:rsidR="00831858">
        <w:t>You</w:t>
      </w:r>
      <w:r>
        <w:t xml:space="preserve"> die.</w:t>
      </w:r>
    </w:p>
    <w:p w14:paraId="4A57A886" w14:textId="7F516DD3" w:rsidR="008370F3" w:rsidRDefault="008370F3" w:rsidP="00B37216">
      <w:pPr>
        <w:pStyle w:val="BulletD"/>
      </w:pPr>
      <w:r>
        <w:t xml:space="preserve">The date </w:t>
      </w:r>
      <w:r w:rsidR="00831858">
        <w:t>You</w:t>
      </w:r>
      <w:r>
        <w:t xml:space="preserve"> begin receiving </w:t>
      </w:r>
      <w:r w:rsidR="00310971" w:rsidRPr="00310971">
        <w:rPr>
          <w:rFonts w:cs="Arial"/>
          <w:b/>
          <w:color w:val="FF0000"/>
          <w:sz w:val="24"/>
          <w:szCs w:val="24"/>
          <w:vertAlign w:val="superscript"/>
        </w:rPr>
        <w:t>CV1</w:t>
      </w:r>
      <w:r w:rsidR="00571C41" w:rsidRPr="00571C41">
        <w:rPr>
          <w:b/>
          <w:bCs/>
          <w:sz w:val="24"/>
        </w:rPr>
        <w:t>[</w:t>
      </w:r>
      <w:r w:rsidR="004B7887">
        <w:t>l</w:t>
      </w:r>
      <w:r>
        <w:t xml:space="preserve">ong </w:t>
      </w:r>
      <w:r w:rsidR="004B7887">
        <w:t>t</w:t>
      </w:r>
      <w:r>
        <w:t>erm</w:t>
      </w:r>
      <w:r w:rsidR="00571C41" w:rsidRPr="00571C41">
        <w:rPr>
          <w:b/>
          <w:bCs/>
          <w:sz w:val="24"/>
        </w:rPr>
        <w:t>]</w:t>
      </w:r>
      <w:r>
        <w:t xml:space="preserve"> </w:t>
      </w:r>
      <w:r w:rsidR="004B7887">
        <w:t>d</w:t>
      </w:r>
      <w:r>
        <w:t xml:space="preserve">isability </w:t>
      </w:r>
      <w:r w:rsidR="00A80CB9">
        <w:t>Monthly B</w:t>
      </w:r>
      <w:r>
        <w:t>enefit</w:t>
      </w:r>
      <w:r w:rsidR="004B7887">
        <w:t xml:space="preserve"> </w:t>
      </w:r>
      <w:r w:rsidR="00A80CB9">
        <w:t>P</w:t>
      </w:r>
      <w:r w:rsidR="004B7887">
        <w:t>ayment</w:t>
      </w:r>
      <w:r>
        <w:t>s under the Plan.</w:t>
      </w:r>
    </w:p>
    <w:p w14:paraId="1FE90B5A" w14:textId="26A69FF2" w:rsidR="008370F3" w:rsidRDefault="008370F3" w:rsidP="00B37216">
      <w:pPr>
        <w:pStyle w:val="BulletD"/>
      </w:pPr>
      <w:r>
        <w:t xml:space="preserve">The end of the </w:t>
      </w:r>
      <w:r w:rsidR="00F51CEA">
        <w:t xml:space="preserve">Maximum Period of Benefits </w:t>
      </w:r>
      <w:r w:rsidR="005C1395">
        <w:t xml:space="preserve">for </w:t>
      </w:r>
      <w:r w:rsidR="00016B34">
        <w:t>d</w:t>
      </w:r>
      <w:r w:rsidR="00FF5545">
        <w:t>isability</w:t>
      </w:r>
      <w:r w:rsidR="005C1395">
        <w:t xml:space="preserve"> coverage </w:t>
      </w:r>
      <w:r>
        <w:t>under the Plan.</w:t>
      </w:r>
    </w:p>
    <w:p w14:paraId="4A653A09" w14:textId="0885115A" w:rsidR="008370F3" w:rsidRDefault="008370F3" w:rsidP="00B37216">
      <w:pPr>
        <w:pStyle w:val="BulletD"/>
        <w:rPr>
          <w:b/>
        </w:rPr>
      </w:pPr>
      <w:r>
        <w:t xml:space="preserve">The date </w:t>
      </w:r>
      <w:r w:rsidR="00831858">
        <w:t>You</w:t>
      </w:r>
      <w:r>
        <w:t xml:space="preserve"> receive </w:t>
      </w:r>
      <w:r w:rsidRPr="00BA27A5">
        <w:rPr>
          <w:b/>
          <w:color w:val="FF0000"/>
          <w:sz w:val="24"/>
          <w:szCs w:val="24"/>
          <w:vertAlign w:val="superscript"/>
        </w:rPr>
        <w:t>8</w:t>
      </w:r>
      <w:r w:rsidR="00571C41" w:rsidRPr="00571C41">
        <w:rPr>
          <w:b/>
          <w:bCs/>
          <w:sz w:val="24"/>
        </w:rPr>
        <w:t>[</w:t>
      </w:r>
      <w:r>
        <w:t xml:space="preserve">6 – 180 </w:t>
      </w:r>
      <w:r w:rsidRPr="00BA27A5">
        <w:rPr>
          <w:b/>
          <w:color w:val="FF0000"/>
          <w:sz w:val="24"/>
          <w:szCs w:val="24"/>
          <w:vertAlign w:val="superscript"/>
        </w:rPr>
        <w:t>7</w:t>
      </w:r>
      <w:r w:rsidR="00571C41" w:rsidRPr="00571C41">
        <w:rPr>
          <w:b/>
          <w:bCs/>
          <w:sz w:val="24"/>
        </w:rPr>
        <w:t>[</w:t>
      </w:r>
      <w:r>
        <w:t>monthly</w:t>
      </w:r>
      <w:r w:rsidR="00571C41" w:rsidRPr="00571C41">
        <w:rPr>
          <w:b/>
          <w:bCs/>
          <w:sz w:val="24"/>
        </w:rPr>
        <w:t>]]</w:t>
      </w:r>
      <w:r>
        <w:t xml:space="preserve"> Progressive </w:t>
      </w:r>
      <w:r w:rsidR="00461B22">
        <w:t>I</w:t>
      </w:r>
      <w:r>
        <w:t xml:space="preserve">llness </w:t>
      </w:r>
      <w:r w:rsidR="00343664">
        <w:t>B</w:t>
      </w:r>
      <w:r>
        <w:t>enefit</w:t>
      </w:r>
      <w:r w:rsidR="00461B22">
        <w:t xml:space="preserve"> </w:t>
      </w:r>
      <w:r w:rsidR="002E13A3">
        <w:t>p</w:t>
      </w:r>
      <w:r w:rsidR="00461B22">
        <w:t>ayment</w:t>
      </w:r>
      <w:r>
        <w:t>s.</w:t>
      </w:r>
      <w:r w:rsidR="00571C41" w:rsidRPr="00571C41">
        <w:rPr>
          <w:b/>
          <w:bCs/>
          <w:sz w:val="24"/>
        </w:rPr>
        <w:t>]</w:t>
      </w:r>
    </w:p>
    <w:p w14:paraId="287049E8" w14:textId="341DBAF5" w:rsidR="008370F3" w:rsidRDefault="000F2C3B" w:rsidP="008370F3">
      <w:pPr>
        <w:pStyle w:val="2Text"/>
      </w:pPr>
      <w:r w:rsidRPr="30ACEDA6">
        <w:rPr>
          <w:b/>
          <w:color w:val="FF0000"/>
          <w:sz w:val="24"/>
          <w:szCs w:val="24"/>
          <w:vertAlign w:val="superscript"/>
        </w:rPr>
        <w:t>1</w:t>
      </w:r>
      <w:r w:rsidR="00571C41" w:rsidRPr="30ACEDA6">
        <w:rPr>
          <w:b/>
          <w:sz w:val="24"/>
          <w:szCs w:val="24"/>
        </w:rPr>
        <w:t>[</w:t>
      </w:r>
      <w:r w:rsidR="008370F3">
        <w:t xml:space="preserve">The Progressive </w:t>
      </w:r>
      <w:r w:rsidR="001A002A">
        <w:t>I</w:t>
      </w:r>
      <w:r w:rsidR="008370F3">
        <w:t xml:space="preserve">llness </w:t>
      </w:r>
      <w:r w:rsidR="009D1D85">
        <w:t>B</w:t>
      </w:r>
      <w:r w:rsidR="008370F3">
        <w:t>enefit is subject to all other terms and conditions in the</w:t>
      </w:r>
      <w:r w:rsidR="00B26632">
        <w:t xml:space="preserve"> Plan</w:t>
      </w:r>
      <w:r w:rsidR="002F7F1D">
        <w:t xml:space="preserve"> </w:t>
      </w:r>
      <w:r w:rsidR="00472704" w:rsidRPr="0013485F">
        <w:rPr>
          <w:rFonts w:cs="Arial"/>
          <w:b/>
          <w:color w:val="FF0000"/>
          <w:sz w:val="24"/>
          <w:szCs w:val="24"/>
          <w:vertAlign w:val="superscript"/>
        </w:rPr>
        <w:t>10</w:t>
      </w:r>
      <w:r w:rsidR="00571C41" w:rsidRPr="30ACEDA6">
        <w:rPr>
          <w:b/>
          <w:sz w:val="24"/>
          <w:szCs w:val="24"/>
        </w:rPr>
        <w:t>[</w:t>
      </w:r>
      <w:r w:rsidR="00196799">
        <w:t xml:space="preserve">, except the </w:t>
      </w:r>
      <w:r w:rsidR="008254E8">
        <w:t>Pre-Existing</w:t>
      </w:r>
      <w:r w:rsidR="00D63A90">
        <w:t xml:space="preserve"> Condition</w:t>
      </w:r>
      <w:r w:rsidR="00196799">
        <w:t xml:space="preserve"> exclusion</w:t>
      </w:r>
      <w:r w:rsidR="00571C41" w:rsidRPr="30ACEDA6">
        <w:rPr>
          <w:b/>
          <w:sz w:val="24"/>
          <w:szCs w:val="24"/>
        </w:rPr>
        <w:t>]</w:t>
      </w:r>
      <w:r w:rsidR="008370F3">
        <w:t>.</w:t>
      </w:r>
      <w:r w:rsidR="00571C41" w:rsidRPr="30ACEDA6">
        <w:rPr>
          <w:b/>
          <w:sz w:val="24"/>
          <w:szCs w:val="24"/>
        </w:rPr>
        <w:t>]</w:t>
      </w:r>
    </w:p>
    <w:p w14:paraId="14846C7E" w14:textId="47C4C758" w:rsidR="00114276" w:rsidRPr="00BF4DA9" w:rsidRDefault="00E85D6D" w:rsidP="00B37216">
      <w:pPr>
        <w:pStyle w:val="2Text"/>
      </w:pPr>
      <w:r>
        <w:rPr>
          <w:b/>
          <w:color w:val="FF0000"/>
          <w:sz w:val="24"/>
          <w:szCs w:val="24"/>
          <w:vertAlign w:val="superscript"/>
        </w:rPr>
        <w:lastRenderedPageBreak/>
        <w:t>4a</w:t>
      </w:r>
      <w:r w:rsidR="00571C41" w:rsidRPr="00571C41">
        <w:rPr>
          <w:b/>
          <w:bCs/>
          <w:sz w:val="24"/>
        </w:rPr>
        <w:t>[</w:t>
      </w:r>
      <w:r w:rsidR="00114276" w:rsidRPr="00BF4DA9">
        <w:t>If t</w:t>
      </w:r>
      <w:r w:rsidR="00114276">
        <w:t>h</w:t>
      </w:r>
      <w:r w:rsidR="00114276" w:rsidRPr="00BF4DA9">
        <w:t>ere is an overpayment due to Prudential</w:t>
      </w:r>
      <w:r w:rsidR="005F62D3" w:rsidRPr="005F62D3">
        <w:t xml:space="preserve"> </w:t>
      </w:r>
      <w:r w:rsidR="005F62D3">
        <w:t>for any</w:t>
      </w:r>
      <w:r w:rsidR="009656B7" w:rsidRPr="009656B7">
        <w:t xml:space="preserve"> </w:t>
      </w:r>
      <w:r w:rsidR="009656B7">
        <w:t>Prudential</w:t>
      </w:r>
      <w:r w:rsidR="005F62D3">
        <w:t xml:space="preserve"> claim</w:t>
      </w:r>
      <w:r w:rsidR="00114276" w:rsidRPr="00BF4DA9">
        <w:t xml:space="preserve">, Prudential may apply </w:t>
      </w:r>
      <w:r w:rsidR="00D60341">
        <w:t>Your</w:t>
      </w:r>
      <w:r w:rsidR="00114276" w:rsidRPr="00BF4DA9">
        <w:t xml:space="preserve"> </w:t>
      </w:r>
      <w:r w:rsidR="0026625A">
        <w:t>Progressive Illness Benefit</w:t>
      </w:r>
      <w:r w:rsidR="00114276" w:rsidRPr="00BF4DA9">
        <w:t xml:space="preserve"> </w:t>
      </w:r>
      <w:r w:rsidR="002E13A3">
        <w:t>p</w:t>
      </w:r>
      <w:r w:rsidR="00114276" w:rsidRPr="00BF4DA9">
        <w:t>ayment toward any outstanding overpayment.</w:t>
      </w:r>
      <w:r w:rsidR="00571C41" w:rsidRPr="00571C41">
        <w:rPr>
          <w:b/>
          <w:bCs/>
          <w:sz w:val="24"/>
        </w:rPr>
        <w:t>]</w:t>
      </w:r>
    </w:p>
    <w:p w14:paraId="76D00C90" w14:textId="4C53998A" w:rsidR="008370F3" w:rsidRDefault="008370F3" w:rsidP="008370F3">
      <w:pPr>
        <w:pStyle w:val="SubtitleD"/>
      </w:pPr>
      <w:r w:rsidRPr="00B37216">
        <w:rPr>
          <w:rFonts w:ascii="Arial" w:hAnsi="Arial" w:cs="Arial"/>
          <w:color w:val="FF0000"/>
          <w:szCs w:val="24"/>
          <w:vertAlign w:val="superscript"/>
        </w:rPr>
        <w:t>9</w:t>
      </w:r>
      <w:r w:rsidR="00571C41" w:rsidRPr="00B37216">
        <w:rPr>
          <w:rFonts w:ascii="Arial" w:hAnsi="Arial" w:cs="Arial"/>
          <w:bCs/>
        </w:rPr>
        <w:t>[</w:t>
      </w:r>
      <w:r>
        <w:t>How Do You File a Progressive Illness Claim?</w:t>
      </w:r>
    </w:p>
    <w:p w14:paraId="7C45E936" w14:textId="5FF3F71C" w:rsidR="00AC59D0" w:rsidRDefault="008370F3">
      <w:pPr>
        <w:pStyle w:val="1Text"/>
        <w:ind w:left="432"/>
        <w:sectPr w:rsidR="00AC59D0" w:rsidSect="00671431">
          <w:headerReference w:type="default" r:id="rId60"/>
          <w:footerReference w:type="default" r:id="rId61"/>
          <w:pgSz w:w="12240" w:h="15840" w:code="1"/>
          <w:pgMar w:top="1440" w:right="1627" w:bottom="1800" w:left="1627" w:header="720" w:footer="720" w:gutter="0"/>
          <w:cols w:space="720"/>
        </w:sectPr>
      </w:pPr>
      <w:r>
        <w:t xml:space="preserve">The claim rules that apply to </w:t>
      </w:r>
      <w:r w:rsidR="00D60341">
        <w:t>Your</w:t>
      </w:r>
      <w:r>
        <w:t xml:space="preserve"> </w:t>
      </w:r>
      <w:r w:rsidR="00310971" w:rsidRPr="00310971">
        <w:rPr>
          <w:rFonts w:cs="Arial"/>
          <w:b/>
          <w:color w:val="FF0000"/>
          <w:sz w:val="24"/>
          <w:szCs w:val="24"/>
          <w:vertAlign w:val="superscript"/>
        </w:rPr>
        <w:t>CV1</w:t>
      </w:r>
      <w:r w:rsidR="00571C41" w:rsidRPr="00571C41">
        <w:rPr>
          <w:b/>
          <w:bCs/>
          <w:sz w:val="24"/>
        </w:rPr>
        <w:t>[</w:t>
      </w:r>
      <w:r w:rsidR="004B7887">
        <w:t>l</w:t>
      </w:r>
      <w:r>
        <w:t xml:space="preserve">ong </w:t>
      </w:r>
      <w:r w:rsidR="004B7887">
        <w:t>t</w:t>
      </w:r>
      <w:r>
        <w:t>erm</w:t>
      </w:r>
      <w:r w:rsidR="00571C41" w:rsidRPr="00571C41">
        <w:rPr>
          <w:b/>
          <w:bCs/>
          <w:sz w:val="24"/>
        </w:rPr>
        <w:t>]</w:t>
      </w:r>
      <w:r>
        <w:t xml:space="preserve"> </w:t>
      </w:r>
      <w:r w:rsidR="004B7887">
        <w:t>d</w:t>
      </w:r>
      <w:r>
        <w:t xml:space="preserve">isability </w:t>
      </w:r>
      <w:r w:rsidR="004B7887">
        <w:t>c</w:t>
      </w:r>
      <w:r>
        <w:t xml:space="preserve">overage also apply to this Progressive Illness </w:t>
      </w:r>
      <w:r w:rsidR="00E446D4">
        <w:t>rider.</w:t>
      </w:r>
      <w:r>
        <w:t xml:space="preserve"> See the Claim Information page for details.</w:t>
      </w:r>
      <w:r w:rsidR="00571C41" w:rsidRPr="00571C41">
        <w:rPr>
          <w:b/>
          <w:bCs/>
          <w:sz w:val="24"/>
        </w:rPr>
        <w:t>]</w:t>
      </w:r>
    </w:p>
    <w:p w14:paraId="1AEC0D3F" w14:textId="77777777" w:rsidR="00E1349A" w:rsidRDefault="00E1349A">
      <w:pPr>
        <w:pStyle w:val="1Text"/>
        <w:ind w:left="432"/>
      </w:pPr>
    </w:p>
    <w:p w14:paraId="12207CAC" w14:textId="389BEC07" w:rsidR="006D6992" w:rsidRPr="00202DB8" w:rsidRDefault="00310971" w:rsidP="006D6992">
      <w:pPr>
        <w:pStyle w:val="TitleD"/>
        <w:rPr>
          <w:bCs/>
        </w:rPr>
      </w:pPr>
      <w:r w:rsidRPr="00310971">
        <w:rPr>
          <w:rFonts w:ascii="Arial" w:hAnsi="Arial" w:cs="Arial"/>
          <w:bCs/>
          <w:color w:val="FF0000"/>
          <w:sz w:val="28"/>
          <w:szCs w:val="28"/>
          <w:vertAlign w:val="superscript"/>
        </w:rPr>
        <w:t>CV1</w:t>
      </w:r>
      <w:r w:rsidR="00571C41" w:rsidRPr="0013485F">
        <w:rPr>
          <w:rFonts w:ascii="Arial" w:hAnsi="Arial" w:cs="Arial"/>
          <w:szCs w:val="36"/>
        </w:rPr>
        <w:t>[</w:t>
      </w:r>
      <w:r w:rsidR="006D6992">
        <w:rPr>
          <w:bCs/>
        </w:rPr>
        <w:t>Long</w:t>
      </w:r>
      <w:r w:rsidR="006D6992" w:rsidRPr="00202DB8">
        <w:rPr>
          <w:bCs/>
        </w:rPr>
        <w:t xml:space="preserve"> Term</w:t>
      </w:r>
      <w:r w:rsidR="00571C41" w:rsidRPr="0013485F">
        <w:rPr>
          <w:rFonts w:ascii="Arial" w:hAnsi="Arial" w:cs="Arial"/>
          <w:szCs w:val="36"/>
        </w:rPr>
        <w:t>]</w:t>
      </w:r>
      <w:r w:rsidR="006D6992" w:rsidRPr="00202DB8">
        <w:rPr>
          <w:bCs/>
        </w:rPr>
        <w:t xml:space="preserve"> Disability Coverage – </w:t>
      </w:r>
      <w:r w:rsidR="00F178E9">
        <w:rPr>
          <w:bCs/>
        </w:rPr>
        <w:t xml:space="preserve">Infectious </w:t>
      </w:r>
      <w:r w:rsidR="006D6992">
        <w:rPr>
          <w:bCs/>
        </w:rPr>
        <w:t>and Contagious Disease</w:t>
      </w:r>
    </w:p>
    <w:p w14:paraId="6CE3955C" w14:textId="77777777" w:rsidR="006D6992" w:rsidRPr="00202DB8" w:rsidRDefault="006D6992" w:rsidP="006D6992">
      <w:pPr>
        <w:pStyle w:val="SubtitleD"/>
      </w:pPr>
      <w:bookmarkStart w:id="573" w:name="LTD_Infectious_and_Contagious"/>
      <w:bookmarkEnd w:id="573"/>
      <w:r>
        <w:t xml:space="preserve">INFECTIOUS AND CONTAGIOUS DISEASE </w:t>
      </w:r>
    </w:p>
    <w:p w14:paraId="71E5D8F0" w14:textId="4FA9FAAA" w:rsidR="006D6992" w:rsidRPr="00202DB8" w:rsidRDefault="006D6992" w:rsidP="00B37216">
      <w:pPr>
        <w:pStyle w:val="2Text"/>
      </w:pPr>
      <w:r w:rsidRPr="00202DB8">
        <w:t xml:space="preserve">The </w:t>
      </w:r>
      <w:r w:rsidRPr="00B37216">
        <w:t>Infectious and Contagious Disease</w:t>
      </w:r>
      <w:r>
        <w:t xml:space="preserve"> benefit applies to </w:t>
      </w:r>
      <w:r w:rsidR="00D60341">
        <w:t>Your</w:t>
      </w:r>
      <w:r>
        <w:t xml:space="preserve"> </w:t>
      </w:r>
      <w:r w:rsidR="00310971" w:rsidRPr="00310971">
        <w:rPr>
          <w:b/>
          <w:color w:val="FF0000"/>
          <w:sz w:val="24"/>
          <w:szCs w:val="24"/>
          <w:vertAlign w:val="superscript"/>
        </w:rPr>
        <w:t>CV1</w:t>
      </w:r>
      <w:r w:rsidR="00571C41" w:rsidRPr="00571C41">
        <w:rPr>
          <w:b/>
          <w:bCs/>
          <w:sz w:val="24"/>
        </w:rPr>
        <w:t>[</w:t>
      </w:r>
      <w:r w:rsidR="004B7887">
        <w:t>l</w:t>
      </w:r>
      <w:r>
        <w:t>ong</w:t>
      </w:r>
      <w:r w:rsidRPr="00202DB8">
        <w:t xml:space="preserve"> </w:t>
      </w:r>
      <w:r w:rsidR="004B7887">
        <w:t>t</w:t>
      </w:r>
      <w:r w:rsidRPr="00202DB8">
        <w:t>erm</w:t>
      </w:r>
      <w:r w:rsidR="00571C41" w:rsidRPr="00571C41">
        <w:rPr>
          <w:b/>
          <w:bCs/>
          <w:sz w:val="24"/>
        </w:rPr>
        <w:t>]</w:t>
      </w:r>
      <w:r w:rsidRPr="00202DB8">
        <w:t xml:space="preserve"> </w:t>
      </w:r>
      <w:r w:rsidR="004B7887">
        <w:t>d</w:t>
      </w:r>
      <w:r w:rsidRPr="00202DB8">
        <w:t xml:space="preserve">isability </w:t>
      </w:r>
      <w:r w:rsidR="004B7887">
        <w:t>c</w:t>
      </w:r>
      <w:r w:rsidRPr="00202DB8">
        <w:t xml:space="preserve">overage. It is available to </w:t>
      </w:r>
      <w:r w:rsidR="00831858">
        <w:t>You</w:t>
      </w:r>
      <w:r w:rsidRPr="00202DB8">
        <w:t xml:space="preserve"> only when </w:t>
      </w:r>
      <w:r w:rsidR="00831858">
        <w:t>You</w:t>
      </w:r>
      <w:r w:rsidRPr="00202DB8">
        <w:t xml:space="preserve"> </w:t>
      </w:r>
      <w:r w:rsidR="00112780">
        <w:t xml:space="preserve">demonstrate satisfactory to Prudential that </w:t>
      </w:r>
      <w:r w:rsidR="00831858">
        <w:t>You</w:t>
      </w:r>
      <w:r w:rsidR="00112780">
        <w:t xml:space="preserve"> </w:t>
      </w:r>
      <w:r w:rsidRPr="00202DB8">
        <w:t>meet the below conditions:</w:t>
      </w:r>
    </w:p>
    <w:p w14:paraId="19C06C65" w14:textId="37F98CB7" w:rsidR="006D6992" w:rsidRDefault="006D6992" w:rsidP="00B37216">
      <w:pPr>
        <w:pStyle w:val="BulletD"/>
      </w:pPr>
      <w:r>
        <w:rPr>
          <w:b/>
          <w:color w:val="FF0000"/>
          <w:sz w:val="24"/>
          <w:vertAlign w:val="superscript"/>
        </w:rPr>
        <w:t>1</w:t>
      </w:r>
      <w:r w:rsidR="00571C41" w:rsidRPr="00571C41">
        <w:rPr>
          <w:b/>
          <w:bCs/>
          <w:sz w:val="24"/>
        </w:rPr>
        <w:t>[</w:t>
      </w:r>
      <w:r w:rsidR="00831858">
        <w:t>You</w:t>
      </w:r>
      <w:r>
        <w:t xml:space="preserve"> are covered for </w:t>
      </w:r>
      <w:r w:rsidR="00310971" w:rsidRPr="00310971">
        <w:rPr>
          <w:b/>
          <w:color w:val="FF0000"/>
          <w:sz w:val="24"/>
          <w:szCs w:val="24"/>
          <w:vertAlign w:val="superscript"/>
        </w:rPr>
        <w:t>CV1</w:t>
      </w:r>
      <w:r w:rsidR="00571C41" w:rsidRPr="00571C41">
        <w:rPr>
          <w:b/>
          <w:bCs/>
          <w:sz w:val="24"/>
        </w:rPr>
        <w:t>[</w:t>
      </w:r>
      <w:r w:rsidR="004B7887">
        <w:t>l</w:t>
      </w:r>
      <w:r>
        <w:t xml:space="preserve">ong </w:t>
      </w:r>
      <w:r w:rsidR="004B7887">
        <w:t>t</w:t>
      </w:r>
      <w:r w:rsidRPr="00202DB8">
        <w:t>erm</w:t>
      </w:r>
      <w:r w:rsidR="00571C41" w:rsidRPr="00571C41">
        <w:rPr>
          <w:b/>
          <w:bCs/>
          <w:sz w:val="24"/>
        </w:rPr>
        <w:t>]</w:t>
      </w:r>
      <w:r w:rsidRPr="00202DB8">
        <w:t xml:space="preserve"> </w:t>
      </w:r>
      <w:r w:rsidR="004B7887">
        <w:t>d</w:t>
      </w:r>
      <w:r w:rsidRPr="00202DB8">
        <w:t xml:space="preserve">isability </w:t>
      </w:r>
      <w:r w:rsidR="004B7887">
        <w:t>c</w:t>
      </w:r>
      <w:r w:rsidR="001C47B2">
        <w:t xml:space="preserve">overage </w:t>
      </w:r>
      <w:r w:rsidRPr="00A2344B">
        <w:rPr>
          <w:b/>
          <w:color w:val="FF0000"/>
          <w:sz w:val="24"/>
          <w:szCs w:val="24"/>
          <w:vertAlign w:val="superscript"/>
        </w:rPr>
        <w:t>1a</w:t>
      </w:r>
      <w:r w:rsidR="00571C41" w:rsidRPr="00571C41">
        <w:rPr>
          <w:b/>
          <w:bCs/>
          <w:sz w:val="24"/>
        </w:rPr>
        <w:t>[</w:t>
      </w:r>
      <w:r>
        <w:t>for 1 – 18 months</w:t>
      </w:r>
      <w:r w:rsidR="00571C41" w:rsidRPr="00571C41">
        <w:rPr>
          <w:b/>
          <w:bCs/>
          <w:sz w:val="24"/>
        </w:rPr>
        <w:t>]</w:t>
      </w:r>
      <w:r>
        <w:t xml:space="preserve"> </w:t>
      </w:r>
      <w:r w:rsidRPr="00202DB8">
        <w:t xml:space="preserve">under the </w:t>
      </w:r>
      <w:r>
        <w:t>P</w:t>
      </w:r>
      <w:r w:rsidRPr="00202DB8">
        <w:t>lan; and</w:t>
      </w:r>
    </w:p>
    <w:p w14:paraId="060B2640" w14:textId="793C8613" w:rsidR="006D6992" w:rsidRDefault="00831858" w:rsidP="00B37216">
      <w:pPr>
        <w:pStyle w:val="BulletD"/>
      </w:pPr>
      <w:r>
        <w:t>You</w:t>
      </w:r>
      <w:r w:rsidR="006D6992">
        <w:t xml:space="preserve"> have been diagnosed with an </w:t>
      </w:r>
      <w:r w:rsidR="004C33B6">
        <w:t>I</w:t>
      </w:r>
      <w:r w:rsidR="006D6992">
        <w:t xml:space="preserve">nfectious and </w:t>
      </w:r>
      <w:r w:rsidR="004C33B6">
        <w:t>C</w:t>
      </w:r>
      <w:r w:rsidR="006D6992">
        <w:t xml:space="preserve">ontagious </w:t>
      </w:r>
      <w:r w:rsidR="004C33B6">
        <w:t>D</w:t>
      </w:r>
      <w:r w:rsidR="006D6992">
        <w:t>isease; and</w:t>
      </w:r>
    </w:p>
    <w:p w14:paraId="74C72AA1" w14:textId="6C7BA143" w:rsidR="006D6992" w:rsidRDefault="00831858" w:rsidP="00B37216">
      <w:pPr>
        <w:pStyle w:val="BulletD"/>
      </w:pPr>
      <w:commentRangeStart w:id="574"/>
      <w:commentRangeStart w:id="575"/>
      <w:commentRangeStart w:id="576"/>
      <w:commentRangeStart w:id="577"/>
      <w:r>
        <w:t>You</w:t>
      </w:r>
      <w:r w:rsidR="006D6992">
        <w:t xml:space="preserve"> first tested positive for the</w:t>
      </w:r>
      <w:r w:rsidR="006D6992" w:rsidRPr="005A6797">
        <w:t xml:space="preserve"> </w:t>
      </w:r>
      <w:r w:rsidR="004C33B6">
        <w:t>I</w:t>
      </w:r>
      <w:r w:rsidR="006D6992">
        <w:t xml:space="preserve">nfectious and </w:t>
      </w:r>
      <w:r w:rsidR="004C33B6">
        <w:t>C</w:t>
      </w:r>
      <w:r w:rsidR="006D6992">
        <w:t>ontagious</w:t>
      </w:r>
      <w:r w:rsidR="00466C9F">
        <w:t xml:space="preserve"> </w:t>
      </w:r>
      <w:r w:rsidR="004C33B6">
        <w:t>D</w:t>
      </w:r>
      <w:r w:rsidR="00466C9F">
        <w:t>i</w:t>
      </w:r>
      <w:r w:rsidR="006D6992">
        <w:t xml:space="preserve">sease after the </w:t>
      </w:r>
      <w:r w:rsidR="0028631D">
        <w:t>e</w:t>
      </w:r>
      <w:r w:rsidR="006D6992">
        <w:t xml:space="preserve">ffective </w:t>
      </w:r>
      <w:r w:rsidR="002C1AD4">
        <w:t>d</w:t>
      </w:r>
      <w:r w:rsidR="006D6992">
        <w:t>ate of this benefit; and</w:t>
      </w:r>
      <w:commentRangeEnd w:id="574"/>
      <w:r w:rsidR="00E3137A">
        <w:rPr>
          <w:rStyle w:val="CommentReference"/>
          <w:sz w:val="20"/>
          <w:szCs w:val="20"/>
        </w:rPr>
        <w:commentReference w:id="574"/>
      </w:r>
      <w:commentRangeEnd w:id="575"/>
      <w:r w:rsidR="00766C34">
        <w:rPr>
          <w:rStyle w:val="CommentReference"/>
          <w:sz w:val="20"/>
          <w:szCs w:val="20"/>
        </w:rPr>
        <w:commentReference w:id="575"/>
      </w:r>
      <w:commentRangeEnd w:id="576"/>
      <w:r w:rsidR="0053384E">
        <w:rPr>
          <w:rStyle w:val="CommentReference"/>
          <w:sz w:val="20"/>
          <w:szCs w:val="20"/>
        </w:rPr>
        <w:commentReference w:id="576"/>
      </w:r>
      <w:commentRangeEnd w:id="577"/>
      <w:r w:rsidR="0001397F">
        <w:rPr>
          <w:rStyle w:val="CommentReference"/>
          <w:sz w:val="20"/>
          <w:szCs w:val="20"/>
        </w:rPr>
        <w:commentReference w:id="577"/>
      </w:r>
    </w:p>
    <w:p w14:paraId="17BB6A56" w14:textId="21BB7CBB" w:rsidR="006D6992" w:rsidRDefault="00831858" w:rsidP="00B37216">
      <w:pPr>
        <w:pStyle w:val="BulletD"/>
      </w:pPr>
      <w:r>
        <w:t>You</w:t>
      </w:r>
      <w:r w:rsidR="006D6992">
        <w:t xml:space="preserve"> are not </w:t>
      </w:r>
      <w:r w:rsidR="00BA5AE7">
        <w:t>D</w:t>
      </w:r>
      <w:r w:rsidR="006D6992">
        <w:t xml:space="preserve">isabled </w:t>
      </w:r>
      <w:r w:rsidR="00BA5AE7">
        <w:t>under the terms of this</w:t>
      </w:r>
      <w:r w:rsidR="00B26632">
        <w:t xml:space="preserve"> Plan </w:t>
      </w:r>
      <w:r w:rsidR="006D6992">
        <w:t>but one or more of the following has happened:</w:t>
      </w:r>
    </w:p>
    <w:p w14:paraId="0BEB24DC" w14:textId="0E378B62" w:rsidR="006D6992" w:rsidRDefault="00D60341" w:rsidP="00250B5E">
      <w:pPr>
        <w:pStyle w:val="Indent3"/>
        <w:numPr>
          <w:ilvl w:val="1"/>
          <w:numId w:val="34"/>
        </w:numPr>
        <w:ind w:left="1296" w:hanging="432"/>
      </w:pPr>
      <w:r>
        <w:t>Your</w:t>
      </w:r>
      <w:r w:rsidR="006D6992">
        <w:t xml:space="preserve"> license to practice </w:t>
      </w:r>
      <w:r>
        <w:t>Your</w:t>
      </w:r>
      <w:r w:rsidR="006D6992">
        <w:t xml:space="preserve"> </w:t>
      </w:r>
      <w:r w:rsidR="00274DEA" w:rsidRPr="7BAF97AF">
        <w:rPr>
          <w:b/>
          <w:color w:val="FF0000"/>
          <w:sz w:val="24"/>
          <w:szCs w:val="24"/>
          <w:vertAlign w:val="superscript"/>
        </w:rPr>
        <w:t>CV5</w:t>
      </w:r>
      <w:r w:rsidR="00571C41" w:rsidRPr="7BAF97AF">
        <w:rPr>
          <w:b/>
          <w:sz w:val="24"/>
          <w:szCs w:val="24"/>
        </w:rPr>
        <w:t>[</w:t>
      </w:r>
      <w:r w:rsidR="001868E9">
        <w:t>Regular Occupation</w:t>
      </w:r>
      <w:r w:rsidR="00571C41" w:rsidRPr="7BAF97AF">
        <w:rPr>
          <w:b/>
          <w:sz w:val="24"/>
          <w:szCs w:val="24"/>
        </w:rPr>
        <w:t>]</w:t>
      </w:r>
      <w:r w:rsidR="006D6992">
        <w:t xml:space="preserve"> has been revoked</w:t>
      </w:r>
      <w:r w:rsidR="007A0E16">
        <w:t xml:space="preserve"> due to </w:t>
      </w:r>
      <w:r w:rsidR="00F915AC">
        <w:t>an Infectious and Contagious Disease</w:t>
      </w:r>
      <w:r w:rsidR="006D6992">
        <w:t>; or</w:t>
      </w:r>
    </w:p>
    <w:p w14:paraId="56F1C790" w14:textId="682528DD" w:rsidR="006D6992" w:rsidRDefault="00831858" w:rsidP="00250B5E">
      <w:pPr>
        <w:pStyle w:val="Indent3"/>
        <w:numPr>
          <w:ilvl w:val="1"/>
          <w:numId w:val="34"/>
        </w:numPr>
        <w:ind w:left="1296" w:hanging="432"/>
      </w:pPr>
      <w:r>
        <w:t>You</w:t>
      </w:r>
      <w:r w:rsidR="006D6992">
        <w:t xml:space="preserve"> or </w:t>
      </w:r>
      <w:r w:rsidR="00D60341">
        <w:t>Your</w:t>
      </w:r>
      <w:r w:rsidR="006D6992">
        <w:t xml:space="preserve"> license have limitations or restrictions imposed, and as a result </w:t>
      </w:r>
      <w:r>
        <w:t>You</w:t>
      </w:r>
      <w:r w:rsidR="006D6992">
        <w:t xml:space="preserve"> are unable to perform the </w:t>
      </w:r>
      <w:r w:rsidR="000C4671">
        <w:t>Material and Substantial</w:t>
      </w:r>
      <w:r w:rsidR="001868E9">
        <w:t xml:space="preserve"> Duties</w:t>
      </w:r>
      <w:r w:rsidR="006D6992">
        <w:t xml:space="preserve"> of </w:t>
      </w:r>
      <w:r w:rsidR="00D60341">
        <w:t>Your</w:t>
      </w:r>
      <w:r w:rsidR="006D6992">
        <w:t xml:space="preserve"> </w:t>
      </w:r>
      <w:r w:rsidR="00274DEA" w:rsidRPr="59E1E912">
        <w:rPr>
          <w:b/>
          <w:color w:val="FF0000"/>
          <w:sz w:val="24"/>
          <w:szCs w:val="24"/>
          <w:vertAlign w:val="superscript"/>
        </w:rPr>
        <w:t>CV5</w:t>
      </w:r>
      <w:r w:rsidR="00571C41" w:rsidRPr="59E1E912">
        <w:rPr>
          <w:b/>
          <w:sz w:val="24"/>
          <w:szCs w:val="24"/>
        </w:rPr>
        <w:t>[</w:t>
      </w:r>
      <w:r w:rsidR="001868E9">
        <w:t>Regular Occupation</w:t>
      </w:r>
      <w:r w:rsidR="00571C41" w:rsidRPr="59E1E912">
        <w:rPr>
          <w:b/>
          <w:sz w:val="24"/>
          <w:szCs w:val="24"/>
        </w:rPr>
        <w:t>]</w:t>
      </w:r>
      <w:r w:rsidR="00E60F22" w:rsidRPr="00E0083F">
        <w:t xml:space="preserve"> </w:t>
      </w:r>
      <w:r w:rsidR="00E60F22" w:rsidRPr="00B37216">
        <w:t>due to an Infectious and Contagious Disease</w:t>
      </w:r>
      <w:r w:rsidR="006D6992">
        <w:t>; or</w:t>
      </w:r>
    </w:p>
    <w:p w14:paraId="1481CFA2" w14:textId="749DA07E" w:rsidR="006D6992" w:rsidRDefault="006D6992" w:rsidP="00250B5E">
      <w:pPr>
        <w:pStyle w:val="Indent3"/>
        <w:numPr>
          <w:ilvl w:val="1"/>
          <w:numId w:val="34"/>
        </w:numPr>
        <w:ind w:left="1296" w:hanging="432"/>
      </w:pPr>
      <w:r>
        <w:t xml:space="preserve">it has been disclosed that </w:t>
      </w:r>
      <w:r w:rsidR="00831858">
        <w:t>You</w:t>
      </w:r>
      <w:r>
        <w:t xml:space="preserve"> are infected with an </w:t>
      </w:r>
      <w:r w:rsidR="00466C9F">
        <w:t>I</w:t>
      </w:r>
      <w:r>
        <w:t xml:space="preserve">nfectious and </w:t>
      </w:r>
      <w:r w:rsidR="00466C9F">
        <w:t>C</w:t>
      </w:r>
      <w:r>
        <w:t xml:space="preserve">ontagious </w:t>
      </w:r>
      <w:r w:rsidR="00466C9F">
        <w:t>D</w:t>
      </w:r>
      <w:r>
        <w:t>isease; or</w:t>
      </w:r>
    </w:p>
    <w:p w14:paraId="5307380B" w14:textId="4C49CD57" w:rsidR="006D6992" w:rsidRDefault="00831858" w:rsidP="00250B5E">
      <w:pPr>
        <w:pStyle w:val="Indent3"/>
        <w:numPr>
          <w:ilvl w:val="1"/>
          <w:numId w:val="34"/>
        </w:numPr>
        <w:ind w:left="1296" w:hanging="432"/>
      </w:pPr>
      <w:r>
        <w:t>You</w:t>
      </w:r>
      <w:r w:rsidR="006D6992">
        <w:t xml:space="preserve"> </w:t>
      </w:r>
      <w:r w:rsidR="006D6992" w:rsidRPr="00972FBC">
        <w:t>lose</w:t>
      </w:r>
      <w:r w:rsidR="006D6992">
        <w:t xml:space="preserve"> patients as a result of a voluntary or an involuntary disclosure of </w:t>
      </w:r>
      <w:r w:rsidR="00D60341">
        <w:t>Your</w:t>
      </w:r>
      <w:r w:rsidR="006D6992">
        <w:t xml:space="preserve"> </w:t>
      </w:r>
      <w:r w:rsidR="00466C9F">
        <w:t>I</w:t>
      </w:r>
      <w:r w:rsidR="006D6992">
        <w:t xml:space="preserve">nfectious and </w:t>
      </w:r>
      <w:r w:rsidR="00466C9F">
        <w:t>C</w:t>
      </w:r>
      <w:r w:rsidR="006D6992">
        <w:t xml:space="preserve">ontagious </w:t>
      </w:r>
      <w:r w:rsidR="00466C9F">
        <w:t>D</w:t>
      </w:r>
      <w:r w:rsidR="006D6992">
        <w:t>isease; and</w:t>
      </w:r>
    </w:p>
    <w:p w14:paraId="56FDCEB1" w14:textId="5486D390" w:rsidR="006D6992" w:rsidRDefault="00831858" w:rsidP="00B37216">
      <w:pPr>
        <w:pStyle w:val="BulletD"/>
      </w:pPr>
      <w:commentRangeStart w:id="578"/>
      <w:commentRangeStart w:id="579"/>
      <w:commentRangeStart w:id="580"/>
      <w:r>
        <w:t>You</w:t>
      </w:r>
      <w:r w:rsidR="006D6992">
        <w:t xml:space="preserve"> have never refused to be immunized against the </w:t>
      </w:r>
      <w:r w:rsidR="00466C9F">
        <w:t>I</w:t>
      </w:r>
      <w:r w:rsidR="006D6992">
        <w:t xml:space="preserve">nfectious and </w:t>
      </w:r>
      <w:r w:rsidR="00466C9F">
        <w:t>C</w:t>
      </w:r>
      <w:r w:rsidR="006D6992">
        <w:t xml:space="preserve">ontagious </w:t>
      </w:r>
      <w:r w:rsidR="00466C9F">
        <w:t>D</w:t>
      </w:r>
      <w:r w:rsidR="006D6992">
        <w:t xml:space="preserve">isease for which </w:t>
      </w:r>
      <w:r>
        <w:t>You</w:t>
      </w:r>
      <w:r w:rsidR="006D6992">
        <w:t xml:space="preserve"> are claiming this benefit; and</w:t>
      </w:r>
      <w:commentRangeEnd w:id="578"/>
      <w:r w:rsidR="00E3137A">
        <w:rPr>
          <w:rStyle w:val="CommentReference"/>
          <w:sz w:val="20"/>
          <w:szCs w:val="20"/>
        </w:rPr>
        <w:commentReference w:id="578"/>
      </w:r>
      <w:commentRangeEnd w:id="579"/>
      <w:r w:rsidR="00D14E52">
        <w:rPr>
          <w:rStyle w:val="CommentReference"/>
          <w:sz w:val="20"/>
          <w:szCs w:val="20"/>
        </w:rPr>
        <w:commentReference w:id="579"/>
      </w:r>
      <w:commentRangeEnd w:id="580"/>
      <w:r w:rsidR="0053384E">
        <w:rPr>
          <w:rStyle w:val="CommentReference"/>
          <w:sz w:val="20"/>
          <w:szCs w:val="20"/>
        </w:rPr>
        <w:commentReference w:id="580"/>
      </w:r>
    </w:p>
    <w:p w14:paraId="7C2D8B6D" w14:textId="773E8507" w:rsidR="00D91D62" w:rsidRDefault="00831858" w:rsidP="00B37216">
      <w:pPr>
        <w:pStyle w:val="BulletD"/>
      </w:pPr>
      <w:r>
        <w:t>You</w:t>
      </w:r>
      <w:r w:rsidR="006D6992">
        <w:t xml:space="preserve"> suffered a loss of </w:t>
      </w:r>
      <w:r w:rsidR="006D6992" w:rsidRPr="00BA5B97">
        <w:rPr>
          <w:b/>
          <w:color w:val="FF0000"/>
          <w:sz w:val="24"/>
          <w:szCs w:val="24"/>
          <w:vertAlign w:val="superscript"/>
        </w:rPr>
        <w:t>1b</w:t>
      </w:r>
      <w:r w:rsidR="00571C41" w:rsidRPr="00571C41">
        <w:rPr>
          <w:b/>
          <w:bCs/>
          <w:sz w:val="24"/>
        </w:rPr>
        <w:t>[</w:t>
      </w:r>
      <w:r w:rsidR="006D6992">
        <w:t>20- 100%</w:t>
      </w:r>
      <w:r w:rsidR="00571C41" w:rsidRPr="00571C41">
        <w:rPr>
          <w:b/>
          <w:bCs/>
          <w:sz w:val="24"/>
        </w:rPr>
        <w:t>]</w:t>
      </w:r>
      <w:r w:rsidR="006D6992">
        <w:t xml:space="preserve"> or more of </w:t>
      </w:r>
      <w:r w:rsidR="00D60341">
        <w:t>Your</w:t>
      </w:r>
      <w:r w:rsidR="006D6992">
        <w:t xml:space="preserve"> </w:t>
      </w:r>
      <w:r w:rsidR="006634DE">
        <w:rPr>
          <w:b/>
          <w:color w:val="FF0000"/>
          <w:sz w:val="24"/>
          <w:szCs w:val="24"/>
          <w:vertAlign w:val="superscript"/>
        </w:rPr>
        <w:t>2</w:t>
      </w:r>
      <w:r w:rsidR="00C4579B" w:rsidRPr="00571C41">
        <w:rPr>
          <w:b/>
          <w:bCs/>
          <w:sz w:val="24"/>
        </w:rPr>
        <w:t>[</w:t>
      </w:r>
      <w:r w:rsidR="004E03EF">
        <w:t>Indexed</w:t>
      </w:r>
      <w:r w:rsidR="00C4579B" w:rsidRPr="00571C41">
        <w:rPr>
          <w:b/>
          <w:bCs/>
          <w:sz w:val="24"/>
        </w:rPr>
        <w:t>]</w:t>
      </w:r>
      <w:r w:rsidR="004E03EF">
        <w:t xml:space="preserve"> Monthly Earnings</w:t>
      </w:r>
      <w:r w:rsidR="006D6992">
        <w:t xml:space="preserve"> throughout th</w:t>
      </w:r>
      <w:r w:rsidR="006353B4">
        <w:t>is</w:t>
      </w:r>
      <w:r w:rsidR="006D6992">
        <w:t xml:space="preserve"> </w:t>
      </w:r>
      <w:r w:rsidR="00985B0E">
        <w:t>Plan</w:t>
      </w:r>
      <w:r w:rsidR="00283F14">
        <w:t>’</w:t>
      </w:r>
      <w:r w:rsidR="006D6992">
        <w:t xml:space="preserve">s </w:t>
      </w:r>
      <w:r w:rsidR="006353B4">
        <w:t>E</w:t>
      </w:r>
      <w:r w:rsidR="006D6992">
        <w:t xml:space="preserve">limination </w:t>
      </w:r>
      <w:r w:rsidR="006353B4">
        <w:t>P</w:t>
      </w:r>
      <w:r w:rsidR="006D6992">
        <w:t>eriod</w:t>
      </w:r>
      <w:r w:rsidR="00D91D62">
        <w:t xml:space="preserve">; </w:t>
      </w:r>
      <w:r w:rsidR="009D3CB5">
        <w:t>and</w:t>
      </w:r>
    </w:p>
    <w:p w14:paraId="5D192021" w14:textId="34825042" w:rsidR="0012146F" w:rsidRPr="00D7598A" w:rsidRDefault="00831858" w:rsidP="00B37216">
      <w:pPr>
        <w:pStyle w:val="BulletD"/>
      </w:pPr>
      <w:r>
        <w:t>You</w:t>
      </w:r>
      <w:r w:rsidR="00834FE6">
        <w:t xml:space="preserve"> were </w:t>
      </w:r>
      <w:r w:rsidR="00846CED" w:rsidRPr="00B37216">
        <w:t>Q</w:t>
      </w:r>
      <w:r w:rsidR="00834FE6" w:rsidRPr="00B37216">
        <w:t>uarantined</w:t>
      </w:r>
      <w:r w:rsidR="00834FE6" w:rsidRPr="00D7598A">
        <w:t xml:space="preserve"> due to an </w:t>
      </w:r>
      <w:r w:rsidR="00466C9F" w:rsidRPr="00D7598A">
        <w:t>I</w:t>
      </w:r>
      <w:r w:rsidR="00834FE6" w:rsidRPr="00D7598A">
        <w:t>nfec</w:t>
      </w:r>
      <w:r w:rsidR="006D1175" w:rsidRPr="00D7598A">
        <w:t xml:space="preserve">tious and </w:t>
      </w:r>
      <w:r w:rsidR="00466C9F" w:rsidRPr="00D7598A">
        <w:t>C</w:t>
      </w:r>
      <w:r w:rsidR="006D1175" w:rsidRPr="00D7598A">
        <w:t xml:space="preserve">ontagious </w:t>
      </w:r>
      <w:r w:rsidR="00466C9F" w:rsidRPr="00D7598A">
        <w:t>D</w:t>
      </w:r>
      <w:r w:rsidR="006D1175" w:rsidRPr="00D7598A">
        <w:t>isease</w:t>
      </w:r>
      <w:r w:rsidR="0012146F" w:rsidRPr="00D7598A">
        <w:t>; and</w:t>
      </w:r>
    </w:p>
    <w:p w14:paraId="61EF4E31" w14:textId="3E9DBB95" w:rsidR="006D6992" w:rsidRDefault="00831858" w:rsidP="00B37216">
      <w:pPr>
        <w:pStyle w:val="BulletD"/>
      </w:pPr>
      <w:r w:rsidRPr="00D7598A">
        <w:t>You</w:t>
      </w:r>
      <w:r w:rsidR="0012146F" w:rsidRPr="00D7598A">
        <w:t xml:space="preserve"> remained under</w:t>
      </w:r>
      <w:r w:rsidR="00042163" w:rsidRPr="00D7598A">
        <w:t xml:space="preserve"> a</w:t>
      </w:r>
      <w:r w:rsidR="0012146F" w:rsidRPr="00D7598A">
        <w:t xml:space="preserve"> </w:t>
      </w:r>
      <w:r w:rsidR="00846CED" w:rsidRPr="00B37216">
        <w:t>Q</w:t>
      </w:r>
      <w:r w:rsidR="0012146F" w:rsidRPr="00B37216">
        <w:t>uarantine</w:t>
      </w:r>
      <w:r w:rsidR="0012146F" w:rsidRPr="00D7598A">
        <w:t xml:space="preserve"> during</w:t>
      </w:r>
      <w:r w:rsidR="0012146F">
        <w:t xml:space="preserve"> the Plan</w:t>
      </w:r>
      <w:r w:rsidR="00283F14">
        <w:t>’</w:t>
      </w:r>
      <w:r w:rsidR="0012146F">
        <w:t xml:space="preserve">s </w:t>
      </w:r>
      <w:r w:rsidR="00DB3F54" w:rsidRPr="00987A39">
        <w:t>Elimination Period</w:t>
      </w:r>
      <w:r w:rsidR="006D6992">
        <w:t>.</w:t>
      </w:r>
      <w:r w:rsidR="00571C41" w:rsidRPr="00571C41">
        <w:rPr>
          <w:b/>
          <w:sz w:val="24"/>
        </w:rPr>
        <w:t>]</w:t>
      </w:r>
    </w:p>
    <w:p w14:paraId="34978B3D" w14:textId="75632685" w:rsidR="006D6992" w:rsidRPr="00202DB8" w:rsidRDefault="006D6992" w:rsidP="006D6992">
      <w:pPr>
        <w:pStyle w:val="SubtitleD"/>
      </w:pPr>
      <w:r w:rsidRPr="00202DB8">
        <w:t xml:space="preserve">What information Is Needed as Proof of </w:t>
      </w:r>
      <w:r w:rsidR="00D60341">
        <w:t>Your</w:t>
      </w:r>
      <w:r w:rsidRPr="00202DB8">
        <w:t xml:space="preserve"> </w:t>
      </w:r>
      <w:r>
        <w:t>Infectious and Contagious Disease?</w:t>
      </w:r>
    </w:p>
    <w:p w14:paraId="34C56A0B" w14:textId="037F1D8F" w:rsidR="006D6992" w:rsidRDefault="00D60341" w:rsidP="006D6992">
      <w:pPr>
        <w:pStyle w:val="2Text"/>
      </w:pPr>
      <w:r>
        <w:t>Your</w:t>
      </w:r>
      <w:r w:rsidR="006D6992">
        <w:t xml:space="preserve"> p</w:t>
      </w:r>
      <w:r w:rsidR="006D6992" w:rsidRPr="00202DB8">
        <w:t>roof of</w:t>
      </w:r>
      <w:r w:rsidR="006D6992">
        <w:t xml:space="preserve"> claim</w:t>
      </w:r>
      <w:r w:rsidR="00FD546D">
        <w:t>, satisfactory to Prudential,</w:t>
      </w:r>
      <w:r w:rsidR="006D6992">
        <w:t xml:space="preserve"> must show the disease</w:t>
      </w:r>
      <w:r w:rsidR="00560BBB">
        <w:t xml:space="preserve"> to</w:t>
      </w:r>
      <w:r w:rsidR="006D6992">
        <w:t xml:space="preserve"> be</w:t>
      </w:r>
      <w:r w:rsidR="006D6992" w:rsidRPr="003A5203">
        <w:rPr>
          <w:b/>
          <w:color w:val="FF0000"/>
          <w:sz w:val="28"/>
          <w:szCs w:val="28"/>
          <w:vertAlign w:val="superscript"/>
        </w:rPr>
        <w:t>3</w:t>
      </w:r>
      <w:r w:rsidR="00571C41" w:rsidRPr="00571C41">
        <w:rPr>
          <w:b/>
          <w:bCs/>
          <w:sz w:val="24"/>
        </w:rPr>
        <w:t>[</w:t>
      </w:r>
      <w:r w:rsidR="006D6992">
        <w:t xml:space="preserve">: </w:t>
      </w:r>
    </w:p>
    <w:p w14:paraId="1481FB65" w14:textId="665D58EA" w:rsidR="006D6992" w:rsidRDefault="006D6992" w:rsidP="00B37216">
      <w:pPr>
        <w:pStyle w:val="BulletD"/>
      </w:pPr>
      <w:r>
        <w:lastRenderedPageBreak/>
        <w:t>categorized by the C</w:t>
      </w:r>
      <w:r w:rsidR="002E655F">
        <w:t xml:space="preserve">enters for </w:t>
      </w:r>
      <w:r>
        <w:t>D</w:t>
      </w:r>
      <w:r w:rsidR="002E655F">
        <w:t xml:space="preserve">isease </w:t>
      </w:r>
      <w:r>
        <w:t>C</w:t>
      </w:r>
      <w:r w:rsidR="002E655F">
        <w:t>ontrol and Prevention</w:t>
      </w:r>
      <w:r w:rsidR="006A2A4B">
        <w:t xml:space="preserve"> </w:t>
      </w:r>
      <w:r w:rsidR="00226421">
        <w:t>(CDC)</w:t>
      </w:r>
      <w:r w:rsidR="006A2A4B">
        <w:t xml:space="preserve"> </w:t>
      </w:r>
      <w:r>
        <w:t>as</w:t>
      </w:r>
      <w:r w:rsidR="00EA5F3F">
        <w:t xml:space="preserve"> an</w:t>
      </w:r>
      <w:r>
        <w:t xml:space="preserve"> </w:t>
      </w:r>
      <w:r w:rsidR="00EA5F3F">
        <w:t>I</w:t>
      </w:r>
      <w:r>
        <w:t xml:space="preserve">nfectious and </w:t>
      </w:r>
      <w:r w:rsidR="00EA5F3F">
        <w:t>C</w:t>
      </w:r>
      <w:r>
        <w:t>ontagious</w:t>
      </w:r>
      <w:r w:rsidR="00EA5F3F">
        <w:t xml:space="preserve"> Disease</w:t>
      </w:r>
      <w:r>
        <w:t>; and</w:t>
      </w:r>
    </w:p>
    <w:p w14:paraId="08B55D70" w14:textId="4A175BC7" w:rsidR="00DD0907" w:rsidRDefault="002F0ECA" w:rsidP="00B37216">
      <w:pPr>
        <w:pStyle w:val="BulletD"/>
      </w:pPr>
      <w:r>
        <w:t>l</w:t>
      </w:r>
      <w:r w:rsidR="006D6992">
        <w:t xml:space="preserve">ife threatening to </w:t>
      </w:r>
      <w:r w:rsidR="00831858">
        <w:t>You</w:t>
      </w:r>
      <w:r w:rsidR="006D6992">
        <w:t xml:space="preserve"> or persons with whom </w:t>
      </w:r>
      <w:r w:rsidR="00831858">
        <w:t>You</w:t>
      </w:r>
      <w:r w:rsidR="006D6992">
        <w:t xml:space="preserve"> may come in contact</w:t>
      </w:r>
      <w:r w:rsidR="005E0626">
        <w:t>; and</w:t>
      </w:r>
    </w:p>
    <w:p w14:paraId="59960B89" w14:textId="55C6A20E" w:rsidR="006D6992" w:rsidRPr="00987A39" w:rsidRDefault="00DD0907" w:rsidP="00B37216">
      <w:pPr>
        <w:pStyle w:val="BulletD"/>
      </w:pPr>
      <w:r>
        <w:t xml:space="preserve">ordered by a </w:t>
      </w:r>
      <w:r w:rsidR="00167306" w:rsidRPr="00987A39">
        <w:t>Doctor</w:t>
      </w:r>
      <w:r w:rsidR="00167306" w:rsidRPr="00D020E4">
        <w:t xml:space="preserve"> </w:t>
      </w:r>
      <w:r>
        <w:t xml:space="preserve">to serve under </w:t>
      </w:r>
      <w:r w:rsidR="00F240B5">
        <w:t xml:space="preserve">a </w:t>
      </w:r>
      <w:r w:rsidRPr="00B37216">
        <w:t>Quarantine</w:t>
      </w:r>
      <w:r w:rsidR="008F246B" w:rsidRPr="00B37216">
        <w:t xml:space="preserve"> Period</w:t>
      </w:r>
      <w:r w:rsidR="006D6992">
        <w:t>.</w:t>
      </w:r>
      <w:r w:rsidR="00571C41" w:rsidRPr="00571C41">
        <w:rPr>
          <w:b/>
          <w:bCs/>
          <w:sz w:val="24"/>
        </w:rPr>
        <w:t>]</w:t>
      </w:r>
    </w:p>
    <w:p w14:paraId="5D2AC4B5" w14:textId="30C06917" w:rsidR="00941E0C" w:rsidRPr="00202DB8" w:rsidRDefault="00D125E8" w:rsidP="00941E0C">
      <w:pPr>
        <w:pStyle w:val="SubtitleD"/>
      </w:pPr>
      <w:r w:rsidRPr="00987A39">
        <w:rPr>
          <w:rFonts w:ascii="Arial" w:hAnsi="Arial" w:cs="Arial"/>
          <w:color w:val="FF0000"/>
          <w:vertAlign w:val="superscript"/>
        </w:rPr>
        <w:t>5</w:t>
      </w:r>
      <w:r w:rsidR="00571C41" w:rsidRPr="004C5E68">
        <w:rPr>
          <w:rFonts w:ascii="Arial" w:hAnsi="Arial" w:cs="Arial"/>
        </w:rPr>
        <w:t>[</w:t>
      </w:r>
      <w:r w:rsidR="00941E0C" w:rsidRPr="00202DB8">
        <w:t>What</w:t>
      </w:r>
      <w:r w:rsidR="00941E0C">
        <w:t xml:space="preserve"> Additional</w:t>
      </w:r>
      <w:r w:rsidR="00941E0C" w:rsidRPr="00202DB8">
        <w:t xml:space="preserve"> </w:t>
      </w:r>
      <w:r w:rsidR="00941E0C">
        <w:t>I</w:t>
      </w:r>
      <w:r w:rsidR="00941E0C" w:rsidRPr="00202DB8">
        <w:t xml:space="preserve">nformation </w:t>
      </w:r>
      <w:r w:rsidR="00941E0C">
        <w:t>may be</w:t>
      </w:r>
      <w:r w:rsidR="00941E0C" w:rsidRPr="00202DB8">
        <w:t xml:space="preserve"> Needed</w:t>
      </w:r>
      <w:r w:rsidR="00941E0C">
        <w:t>?</w:t>
      </w:r>
    </w:p>
    <w:p w14:paraId="4CC94E90" w14:textId="6B703ADC" w:rsidR="00941E0C" w:rsidRDefault="00941E0C" w:rsidP="00941E0C">
      <w:pPr>
        <w:pStyle w:val="2Text"/>
      </w:pPr>
      <w:r>
        <w:t xml:space="preserve">For </w:t>
      </w:r>
      <w:r w:rsidR="00D60341">
        <w:t>Your</w:t>
      </w:r>
      <w:r>
        <w:t xml:space="preserve"> </w:t>
      </w:r>
      <w:r w:rsidR="00EA5F3F">
        <w:t>I</w:t>
      </w:r>
      <w:r w:rsidR="00C1396E">
        <w:t xml:space="preserve">nfectious and </w:t>
      </w:r>
      <w:r w:rsidR="00EA5F3F">
        <w:t>C</w:t>
      </w:r>
      <w:r w:rsidR="00C1396E">
        <w:t xml:space="preserve">ontagious </w:t>
      </w:r>
      <w:r w:rsidR="00EA5F3F">
        <w:t>D</w:t>
      </w:r>
      <w:r w:rsidR="001077EF">
        <w:t xml:space="preserve">isease </w:t>
      </w:r>
      <w:r>
        <w:t xml:space="preserve">claim, </w:t>
      </w:r>
      <w:r w:rsidR="003B254A">
        <w:t>We</w:t>
      </w:r>
      <w:r>
        <w:t xml:space="preserve"> may request that </w:t>
      </w:r>
      <w:r w:rsidR="00831858">
        <w:t>You</w:t>
      </w:r>
      <w:r>
        <w:t xml:space="preserve"> send proof of </w:t>
      </w:r>
      <w:r w:rsidR="00D60341">
        <w:t>Your</w:t>
      </w:r>
      <w:r>
        <w:t xml:space="preserve"> </w:t>
      </w:r>
      <w:r w:rsidR="00557797" w:rsidRPr="00987A39">
        <w:rPr>
          <w:b/>
          <w:color w:val="FF0000"/>
          <w:sz w:val="24"/>
          <w:vertAlign w:val="superscript"/>
        </w:rPr>
        <w:t>5</w:t>
      </w:r>
      <w:r w:rsidR="00571C41" w:rsidRPr="00571C41">
        <w:rPr>
          <w:b/>
          <w:bCs/>
          <w:sz w:val="24"/>
        </w:rPr>
        <w:t>[</w:t>
      </w:r>
      <w:r>
        <w:t>continuing</w:t>
      </w:r>
      <w:r w:rsidR="00571C41" w:rsidRPr="00571C41">
        <w:rPr>
          <w:b/>
          <w:bCs/>
          <w:sz w:val="24"/>
        </w:rPr>
        <w:t>]</w:t>
      </w:r>
      <w:r>
        <w:t xml:space="preserve"> </w:t>
      </w:r>
      <w:r w:rsidR="00D109A6">
        <w:t>disease</w:t>
      </w:r>
      <w:r w:rsidR="004C31EE">
        <w:t xml:space="preserve"> satisfactory to Prudential</w:t>
      </w:r>
      <w:r>
        <w:t xml:space="preserve">. This </w:t>
      </w:r>
      <w:r w:rsidR="002A1F70">
        <w:t xml:space="preserve">satisfactory </w:t>
      </w:r>
      <w:r>
        <w:t>proof must meet the disease criteria obtained from current nationally accepted evidence-based medical specialty definitions of the disease including but not limited to</w:t>
      </w:r>
      <w:r w:rsidR="00D81BD4" w:rsidRPr="00987A39">
        <w:rPr>
          <w:b/>
          <w:color w:val="FF0000"/>
          <w:sz w:val="24"/>
          <w:szCs w:val="24"/>
          <w:vertAlign w:val="superscript"/>
        </w:rPr>
        <w:t>3</w:t>
      </w:r>
      <w:r w:rsidR="00571C41" w:rsidRPr="00571C41">
        <w:rPr>
          <w:b/>
          <w:bCs/>
          <w:sz w:val="24"/>
        </w:rPr>
        <w:t>[</w:t>
      </w:r>
      <w:r>
        <w:t xml:space="preserve">: </w:t>
      </w:r>
    </w:p>
    <w:p w14:paraId="61D7B8FC" w14:textId="46AA2038" w:rsidR="00941E0C" w:rsidRPr="003170EF" w:rsidRDefault="00941E0C" w:rsidP="00B37216">
      <w:pPr>
        <w:pStyle w:val="BulletD"/>
      </w:pPr>
      <w:r w:rsidRPr="003170EF">
        <w:t xml:space="preserve">clinical criteria that indicates the presence of the </w:t>
      </w:r>
      <w:r w:rsidR="00A12893">
        <w:t>pathognomonic</w:t>
      </w:r>
      <w:r w:rsidRPr="003170EF">
        <w:t xml:space="preserve"> features of the disease;</w:t>
      </w:r>
    </w:p>
    <w:p w14:paraId="2BE0911C" w14:textId="4B8EF718" w:rsidR="00941E0C" w:rsidRPr="003170EF" w:rsidRDefault="00941E0C" w:rsidP="00B37216">
      <w:pPr>
        <w:pStyle w:val="BulletD"/>
      </w:pPr>
      <w:r w:rsidRPr="003170EF">
        <w:t xml:space="preserve">radiological criteria when </w:t>
      </w:r>
      <w:r w:rsidR="00A12893">
        <w:t>pathognomonic</w:t>
      </w:r>
      <w:r w:rsidRPr="003170EF">
        <w:t xml:space="preserve"> or confirmatory evidence is required;</w:t>
      </w:r>
    </w:p>
    <w:p w14:paraId="612BB8C9" w14:textId="37488719" w:rsidR="00941E0C" w:rsidRPr="003170EF" w:rsidRDefault="00941E0C" w:rsidP="00B37216">
      <w:pPr>
        <w:pStyle w:val="BulletD"/>
      </w:pPr>
      <w:r w:rsidRPr="003170EF">
        <w:t xml:space="preserve">laboratory findings appropriate to the disease as defined in the resources described above including but not limited to </w:t>
      </w:r>
      <w:r w:rsidR="00A2484F">
        <w:t>hematological</w:t>
      </w:r>
      <w:r w:rsidRPr="003170EF">
        <w:t>, immunological</w:t>
      </w:r>
      <w:r w:rsidR="00D350E6">
        <w:t xml:space="preserve">, </w:t>
      </w:r>
      <w:r w:rsidR="007B3F39" w:rsidRPr="00B37216">
        <w:rPr>
          <w:bCs/>
          <w:iCs/>
        </w:rPr>
        <w:t>Q</w:t>
      </w:r>
      <w:r w:rsidR="00D350E6" w:rsidRPr="00B37216">
        <w:rPr>
          <w:bCs/>
          <w:iCs/>
        </w:rPr>
        <w:t>ualitative</w:t>
      </w:r>
      <w:r w:rsidR="00C10D32" w:rsidRPr="00D7598A">
        <w:rPr>
          <w:bCs/>
          <w:iCs/>
        </w:rPr>
        <w:t xml:space="preserve">, </w:t>
      </w:r>
      <w:r w:rsidR="007B3F39" w:rsidRPr="00B37216">
        <w:rPr>
          <w:bCs/>
          <w:iCs/>
        </w:rPr>
        <w:t>Q</w:t>
      </w:r>
      <w:r w:rsidR="00C10D32" w:rsidRPr="00B37216">
        <w:rPr>
          <w:bCs/>
          <w:iCs/>
        </w:rPr>
        <w:t>uantitative</w:t>
      </w:r>
      <w:r w:rsidRPr="00D7598A">
        <w:rPr>
          <w:bCs/>
          <w:iCs/>
        </w:rPr>
        <w:t xml:space="preserve"> </w:t>
      </w:r>
      <w:r w:rsidRPr="003170EF">
        <w:t>and biochemical;</w:t>
      </w:r>
    </w:p>
    <w:p w14:paraId="655CDA26" w14:textId="07A2EFA5" w:rsidR="00941E0C" w:rsidRPr="003170EF" w:rsidRDefault="00941E0C" w:rsidP="00B37216">
      <w:pPr>
        <w:pStyle w:val="BulletD"/>
      </w:pPr>
      <w:r w:rsidRPr="003170EF">
        <w:t>pathological (tissue) diagnoses; and</w:t>
      </w:r>
    </w:p>
    <w:p w14:paraId="3629C98F" w14:textId="4CA2535B" w:rsidR="00941E0C" w:rsidRDefault="00941E0C" w:rsidP="00B37216">
      <w:pPr>
        <w:pStyle w:val="BulletD"/>
      </w:pPr>
      <w:r w:rsidRPr="003170EF">
        <w:t>genetic testing, where appropriate</w:t>
      </w:r>
      <w:r>
        <w:t>.</w:t>
      </w:r>
      <w:r w:rsidR="00571C41" w:rsidRPr="00571C41">
        <w:rPr>
          <w:b/>
          <w:bCs/>
          <w:sz w:val="24"/>
        </w:rPr>
        <w:t>]</w:t>
      </w:r>
      <w:r>
        <w:t xml:space="preserve"> </w:t>
      </w:r>
    </w:p>
    <w:p w14:paraId="188BA811" w14:textId="0414443F" w:rsidR="00941E0C" w:rsidRDefault="00941E0C" w:rsidP="00941E0C">
      <w:pPr>
        <w:pStyle w:val="2Text"/>
      </w:pPr>
      <w:r>
        <w:t xml:space="preserve">In some cases, for diseases </w:t>
      </w:r>
      <w:r w:rsidR="000D25A0">
        <w:rPr>
          <w:b/>
          <w:color w:val="FF0000"/>
          <w:sz w:val="24"/>
          <w:vertAlign w:val="superscript"/>
        </w:rPr>
        <w:t>9</w:t>
      </w:r>
      <w:r w:rsidR="00571C41" w:rsidRPr="00571C41">
        <w:rPr>
          <w:b/>
          <w:bCs/>
          <w:sz w:val="24"/>
        </w:rPr>
        <w:t>[</w:t>
      </w:r>
      <w:r>
        <w:t>such as Hepatitis, HIV, AIDS</w:t>
      </w:r>
      <w:r w:rsidR="00571C41" w:rsidRPr="00571C41">
        <w:rPr>
          <w:b/>
          <w:bCs/>
          <w:sz w:val="24"/>
        </w:rPr>
        <w:t>]</w:t>
      </w:r>
      <w:r>
        <w:t xml:space="preserve"> where the infection is chronic and shows a variable course, </w:t>
      </w:r>
      <w:r w:rsidR="00831858">
        <w:t>You</w:t>
      </w:r>
      <w:r>
        <w:t xml:space="preserve"> must show there is no prior history of the same disease.</w:t>
      </w:r>
      <w:r w:rsidR="00571C41" w:rsidRPr="00571C41">
        <w:rPr>
          <w:b/>
          <w:bCs/>
          <w:sz w:val="24"/>
        </w:rPr>
        <w:t>]</w:t>
      </w:r>
    </w:p>
    <w:p w14:paraId="1D510BC6" w14:textId="735F1BFB" w:rsidR="00433B33" w:rsidRPr="00202DB8" w:rsidRDefault="00835EC4" w:rsidP="00433B33">
      <w:pPr>
        <w:pStyle w:val="SubtitleD"/>
      </w:pPr>
      <w:r w:rsidRPr="00987A39">
        <w:rPr>
          <w:rFonts w:ascii="Arial" w:hAnsi="Arial" w:cs="Arial"/>
          <w:color w:val="FF0000"/>
          <w:szCs w:val="24"/>
          <w:vertAlign w:val="superscript"/>
        </w:rPr>
        <w:t>5</w:t>
      </w:r>
      <w:r w:rsidR="00571C41" w:rsidRPr="004C5E68">
        <w:rPr>
          <w:rFonts w:ascii="Arial" w:hAnsi="Arial" w:cs="Arial"/>
        </w:rPr>
        <w:t>[</w:t>
      </w:r>
      <w:r w:rsidR="00433B33" w:rsidRPr="00202DB8">
        <w:t>What</w:t>
      </w:r>
      <w:r w:rsidR="00433B33">
        <w:t xml:space="preserve"> I</w:t>
      </w:r>
      <w:r w:rsidR="00433B33" w:rsidRPr="00202DB8">
        <w:t xml:space="preserve">nformation </w:t>
      </w:r>
      <w:r w:rsidR="0076743B">
        <w:t xml:space="preserve">is </w:t>
      </w:r>
      <w:r w:rsidR="00433B33" w:rsidRPr="00202DB8">
        <w:t>Needed</w:t>
      </w:r>
      <w:r w:rsidR="0089305D">
        <w:t xml:space="preserve"> to Confirm</w:t>
      </w:r>
      <w:r w:rsidR="0076743B">
        <w:t xml:space="preserve"> </w:t>
      </w:r>
      <w:r w:rsidR="00D60341">
        <w:t>Your</w:t>
      </w:r>
      <w:r w:rsidR="0089305D">
        <w:t xml:space="preserve"> Exposure</w:t>
      </w:r>
      <w:r w:rsidR="00433B33">
        <w:t>?</w:t>
      </w:r>
    </w:p>
    <w:p w14:paraId="493D5C3B" w14:textId="188AE9F9" w:rsidR="00433B33" w:rsidRDefault="003424E6" w:rsidP="00433B33">
      <w:pPr>
        <w:pStyle w:val="2Text"/>
      </w:pPr>
      <w:r>
        <w:t>The p</w:t>
      </w:r>
      <w:r w:rsidR="00CC2814" w:rsidRPr="00202DB8">
        <w:t>roof of</w:t>
      </w:r>
      <w:r w:rsidR="00CC2814">
        <w:t xml:space="preserve"> </w:t>
      </w:r>
      <w:r>
        <w:t>e</w:t>
      </w:r>
      <w:r w:rsidR="00CC2814">
        <w:t>xposure</w:t>
      </w:r>
      <w:r w:rsidR="00E94946">
        <w:t xml:space="preserve">, satisfactory to Prudential, </w:t>
      </w:r>
      <w:r w:rsidR="005F748A">
        <w:t xml:space="preserve">to an </w:t>
      </w:r>
      <w:r w:rsidR="00EA5F3F">
        <w:t>I</w:t>
      </w:r>
      <w:r w:rsidR="005F748A">
        <w:t xml:space="preserve">nfectious and </w:t>
      </w:r>
      <w:r w:rsidR="00EA5F3F">
        <w:t>Co</w:t>
      </w:r>
      <w:r w:rsidR="005F748A">
        <w:t xml:space="preserve">ntagious </w:t>
      </w:r>
      <w:r w:rsidR="00EA5F3F">
        <w:t>D</w:t>
      </w:r>
      <w:r w:rsidR="005F748A">
        <w:t>isease</w:t>
      </w:r>
      <w:r w:rsidR="00CC2814">
        <w:t xml:space="preserve"> must show</w:t>
      </w:r>
      <w:r w:rsidR="003C75D2" w:rsidRPr="00987A39">
        <w:rPr>
          <w:b/>
          <w:color w:val="FF0000"/>
          <w:sz w:val="24"/>
          <w:szCs w:val="24"/>
          <w:vertAlign w:val="superscript"/>
        </w:rPr>
        <w:t>3</w:t>
      </w:r>
      <w:r w:rsidR="00571C41" w:rsidRPr="00571C41">
        <w:rPr>
          <w:b/>
          <w:bCs/>
          <w:sz w:val="24"/>
        </w:rPr>
        <w:t>[</w:t>
      </w:r>
      <w:r w:rsidR="00433B33">
        <w:t xml:space="preserve">: </w:t>
      </w:r>
    </w:p>
    <w:p w14:paraId="32066D23" w14:textId="2E1DE0B5" w:rsidR="00C534C1" w:rsidRDefault="00C534C1" w:rsidP="00B37216">
      <w:pPr>
        <w:pStyle w:val="BulletD"/>
      </w:pPr>
      <w:r>
        <w:t xml:space="preserve">presence of </w:t>
      </w:r>
      <w:r w:rsidR="00E94946">
        <w:t xml:space="preserve">an </w:t>
      </w:r>
      <w:r>
        <w:t xml:space="preserve">organism - the infectious organism must be shown to be present </w:t>
      </w:r>
      <w:r w:rsidR="008E0758">
        <w:rPr>
          <w:b/>
          <w:color w:val="FF0000"/>
          <w:sz w:val="24"/>
          <w:szCs w:val="24"/>
          <w:vertAlign w:val="superscript"/>
        </w:rPr>
        <w:t>2</w:t>
      </w:r>
      <w:r w:rsidR="00A27A06" w:rsidRPr="00571C41">
        <w:rPr>
          <w:b/>
          <w:bCs/>
          <w:sz w:val="24"/>
        </w:rPr>
        <w:t>[</w:t>
      </w:r>
      <w:r>
        <w:t>in the work environment</w:t>
      </w:r>
      <w:r w:rsidR="00A27A06" w:rsidRPr="00571C41">
        <w:rPr>
          <w:b/>
          <w:bCs/>
          <w:sz w:val="24"/>
        </w:rPr>
        <w:t>]</w:t>
      </w:r>
      <w:r>
        <w:t xml:space="preserve"> in which exposure is claimed</w:t>
      </w:r>
      <w:r w:rsidR="0092446C">
        <w:t xml:space="preserve">; </w:t>
      </w:r>
      <w:r w:rsidR="00451C64">
        <w:t>and</w:t>
      </w:r>
    </w:p>
    <w:p w14:paraId="3B95AF75" w14:textId="5284A39C" w:rsidR="00C534C1" w:rsidRDefault="00C534C1" w:rsidP="00B37216">
      <w:pPr>
        <w:pStyle w:val="BulletD"/>
      </w:pPr>
      <w:r>
        <w:t>transmission - the method of exposure to the infectious agent must conform to accepted methods of transmission of the pathogen</w:t>
      </w:r>
      <w:r w:rsidR="00A53462">
        <w:t>;</w:t>
      </w:r>
      <w:r w:rsidR="00451C64">
        <w:t xml:space="preserve"> and</w:t>
      </w:r>
    </w:p>
    <w:p w14:paraId="51B1366D" w14:textId="30CD6411" w:rsidR="00C534C1" w:rsidRDefault="00C534C1" w:rsidP="00B37216">
      <w:pPr>
        <w:pStyle w:val="BulletD"/>
      </w:pPr>
      <w:r>
        <w:t xml:space="preserve">incubation period - the period between the development of clinical </w:t>
      </w:r>
      <w:r w:rsidR="00A12893">
        <w:t>pathognomonic</w:t>
      </w:r>
      <w:r>
        <w:t xml:space="preserve"> features of the disease and the date of exposure to the infectious agent must conform to incubation periods defined by</w:t>
      </w:r>
      <w:r w:rsidR="00A53462">
        <w:t xml:space="preserve"> the CDC </w:t>
      </w:r>
      <w:r>
        <w:t>or current nationally accepted evidence-based medical specialty appropriate definitions of the disease; and</w:t>
      </w:r>
    </w:p>
    <w:p w14:paraId="1B9B2700" w14:textId="5F9E7DEA" w:rsidR="00433B33" w:rsidRDefault="00C534C1" w:rsidP="00B37216">
      <w:pPr>
        <w:pStyle w:val="BulletD"/>
      </w:pPr>
      <w:r>
        <w:t>immunological studies - these must correlate with the period of exposure/incubation period; such as</w:t>
      </w:r>
      <w:r w:rsidR="00FA707A">
        <w:t xml:space="preserve">, </w:t>
      </w:r>
      <w:r>
        <w:t>acute phase antibodies; or</w:t>
      </w:r>
      <w:r w:rsidR="00FA707A">
        <w:t xml:space="preserve">, </w:t>
      </w:r>
      <w:r>
        <w:t>chronic immunological findings</w:t>
      </w:r>
      <w:r w:rsidR="00433B33">
        <w:t>.</w:t>
      </w:r>
      <w:r w:rsidR="00571C41" w:rsidRPr="00571C41">
        <w:rPr>
          <w:b/>
          <w:bCs/>
          <w:sz w:val="24"/>
        </w:rPr>
        <w:t>]</w:t>
      </w:r>
      <w:r w:rsidR="0036543C" w:rsidRPr="00571C41">
        <w:rPr>
          <w:b/>
          <w:bCs/>
          <w:sz w:val="24"/>
        </w:rPr>
        <w:t>]</w:t>
      </w:r>
      <w:r w:rsidR="00433B33">
        <w:t xml:space="preserve"> </w:t>
      </w:r>
    </w:p>
    <w:p w14:paraId="6C45694C" w14:textId="410277B1" w:rsidR="006D6992" w:rsidRDefault="006D6992" w:rsidP="006D6992">
      <w:pPr>
        <w:pStyle w:val="SubtitleD"/>
      </w:pPr>
      <w:r>
        <w:lastRenderedPageBreak/>
        <w:t>How Much Will Prudential Pay</w:t>
      </w:r>
      <w:r w:rsidR="002C1B1A">
        <w:t xml:space="preserve"> as an Infectious Disease Benefit</w:t>
      </w:r>
      <w:r>
        <w:t xml:space="preserve"> When You Have an Infectious and Contagious Disease?</w:t>
      </w:r>
    </w:p>
    <w:p w14:paraId="3DE58358" w14:textId="17254D52" w:rsidR="006D6992" w:rsidRDefault="006D6992" w:rsidP="006D6992">
      <w:pPr>
        <w:pStyle w:val="2Text"/>
      </w:pPr>
      <w:r>
        <w:t xml:space="preserve">We will follow this process to </w:t>
      </w:r>
      <w:r w:rsidR="00AA7DDC">
        <w:t>determine</w:t>
      </w:r>
      <w:r>
        <w:t xml:space="preserve"> </w:t>
      </w:r>
      <w:r w:rsidR="00D60341">
        <w:t>Your</w:t>
      </w:r>
      <w:r>
        <w:t xml:space="preserve"> </w:t>
      </w:r>
      <w:r w:rsidR="00EA5F3F">
        <w:t>I</w:t>
      </w:r>
      <w:r>
        <w:t xml:space="preserve">nfectious and </w:t>
      </w:r>
      <w:r w:rsidR="00EA5F3F">
        <w:t>C</w:t>
      </w:r>
      <w:r>
        <w:t xml:space="preserve">ontagious </w:t>
      </w:r>
      <w:r w:rsidR="00EA5F3F">
        <w:t>D</w:t>
      </w:r>
      <w:r>
        <w:t xml:space="preserve">isease </w:t>
      </w:r>
      <w:r w:rsidR="00142E4A">
        <w:t>Benefit P</w:t>
      </w:r>
      <w:r w:rsidR="0023590A">
        <w:t>ayment</w:t>
      </w:r>
      <w:r w:rsidRPr="006E1645">
        <w:rPr>
          <w:b/>
          <w:color w:val="FF0000"/>
          <w:sz w:val="24"/>
          <w:szCs w:val="24"/>
          <w:vertAlign w:val="superscript"/>
        </w:rPr>
        <w:t>4</w:t>
      </w:r>
      <w:r w:rsidR="00571C41" w:rsidRPr="3B257540">
        <w:rPr>
          <w:b/>
          <w:sz w:val="24"/>
          <w:szCs w:val="24"/>
        </w:rPr>
        <w:t>[</w:t>
      </w:r>
      <w:r>
        <w:t>:</w:t>
      </w:r>
    </w:p>
    <w:p w14:paraId="46F039BE" w14:textId="6C797A1B" w:rsidR="00C96EE0" w:rsidRDefault="00943C58" w:rsidP="006D6992">
      <w:pPr>
        <w:pStyle w:val="2Text"/>
      </w:pPr>
      <w:r>
        <w:t>W</w:t>
      </w:r>
      <w:r w:rsidR="00C96EE0" w:rsidRPr="00C96EE0">
        <w:t>hile working, You will receive benefit payments based on the percentage of income You are losing due to your Disability. </w:t>
      </w:r>
    </w:p>
    <w:p w14:paraId="6F282055" w14:textId="36F466BF" w:rsidR="00EF3044" w:rsidRDefault="000606C1" w:rsidP="000606C1">
      <w:pPr>
        <w:pStyle w:val="BulletD"/>
        <w:numPr>
          <w:ilvl w:val="0"/>
          <w:numId w:val="0"/>
        </w:numPr>
        <w:ind w:left="864" w:hanging="432"/>
      </w:pPr>
      <w:r>
        <w:t xml:space="preserve">1. </w:t>
      </w:r>
      <w:r w:rsidR="00EF3044" w:rsidRPr="00EF3044">
        <w:t>Subtract your Disability Earnings</w:t>
      </w:r>
      <w:r w:rsidR="00EF3044" w:rsidRPr="00EF3044">
        <w:rPr>
          <w:b/>
          <w:bCs/>
          <w:i/>
          <w:iCs/>
        </w:rPr>
        <w:t xml:space="preserve"> </w:t>
      </w:r>
      <w:r w:rsidR="00EF3044" w:rsidRPr="00EF3044">
        <w:t xml:space="preserve">from your </w:t>
      </w:r>
      <w:r w:rsidR="00B14017" w:rsidRPr="001608B2">
        <w:rPr>
          <w:b/>
          <w:color w:val="FF0000"/>
          <w:sz w:val="24"/>
          <w:vertAlign w:val="superscript"/>
        </w:rPr>
        <w:t>2</w:t>
      </w:r>
      <w:r w:rsidR="00D707D9" w:rsidRPr="00D707D9">
        <w:rPr>
          <w:b/>
          <w:bCs/>
          <w:sz w:val="24"/>
        </w:rPr>
        <w:t>[</w:t>
      </w:r>
      <w:r w:rsidR="00B14017" w:rsidRPr="001608B2">
        <w:t>Indexed</w:t>
      </w:r>
      <w:r w:rsidR="00D707D9" w:rsidRPr="00D707D9">
        <w:rPr>
          <w:b/>
          <w:bCs/>
          <w:sz w:val="24"/>
        </w:rPr>
        <w:t>]</w:t>
      </w:r>
      <w:r w:rsidR="00EF3044" w:rsidRPr="00EF3044">
        <w:t xml:space="preserve"> Monthly Earnings. </w:t>
      </w:r>
    </w:p>
    <w:p w14:paraId="442EFECD" w14:textId="4D718EB8" w:rsidR="001608B2" w:rsidRDefault="000606C1" w:rsidP="000606C1">
      <w:pPr>
        <w:pStyle w:val="BulletD"/>
        <w:numPr>
          <w:ilvl w:val="0"/>
          <w:numId w:val="0"/>
        </w:numPr>
        <w:ind w:left="864" w:hanging="432"/>
      </w:pPr>
      <w:r>
        <w:t xml:space="preserve">2. </w:t>
      </w:r>
      <w:r w:rsidR="001608B2" w:rsidRPr="001608B2">
        <w:t xml:space="preserve">Divide the answer in item 1 by your </w:t>
      </w:r>
      <w:r w:rsidR="001608B2" w:rsidRPr="001608B2">
        <w:rPr>
          <w:b/>
          <w:color w:val="FF0000"/>
          <w:sz w:val="24"/>
          <w:vertAlign w:val="superscript"/>
        </w:rPr>
        <w:t>2</w:t>
      </w:r>
      <w:r w:rsidR="00D707D9" w:rsidRPr="00D707D9">
        <w:rPr>
          <w:b/>
          <w:bCs/>
          <w:sz w:val="24"/>
        </w:rPr>
        <w:t>[</w:t>
      </w:r>
      <w:r w:rsidR="001608B2" w:rsidRPr="001608B2">
        <w:t>Indexed</w:t>
      </w:r>
      <w:r w:rsidR="00D707D9" w:rsidRPr="00D707D9">
        <w:rPr>
          <w:b/>
          <w:bCs/>
          <w:sz w:val="24"/>
        </w:rPr>
        <w:t>]</w:t>
      </w:r>
      <w:r w:rsidR="001608B2" w:rsidRPr="001608B2">
        <w:t xml:space="preserve"> Monthly Earnings. This is your percentage of lost earnings. </w:t>
      </w:r>
    </w:p>
    <w:p w14:paraId="277FE6FB" w14:textId="7BB75A95" w:rsidR="006D6992" w:rsidRDefault="000606C1" w:rsidP="000606C1">
      <w:pPr>
        <w:pStyle w:val="2Text"/>
        <w:tabs>
          <w:tab w:val="clear" w:pos="432"/>
          <w:tab w:val="left" w:pos="720"/>
        </w:tabs>
        <w:ind w:left="630" w:hanging="198"/>
      </w:pPr>
      <w:r>
        <w:t xml:space="preserve">3. </w:t>
      </w:r>
      <w:r w:rsidR="009437A2" w:rsidRPr="009437A2">
        <w:t>Multiply your Monthly Benefit Payment by the answer in item 2</w:t>
      </w:r>
      <w:r w:rsidR="001C7BC6">
        <w:t>.</w:t>
      </w:r>
      <w:r w:rsidR="00B14017">
        <w:t xml:space="preserve"> This is the amount Prudential will pay You each month.</w:t>
      </w:r>
      <w:r w:rsidR="00571C41" w:rsidRPr="51B9EEF3">
        <w:rPr>
          <w:b/>
          <w:sz w:val="24"/>
          <w:szCs w:val="24"/>
        </w:rPr>
        <w:t>]</w:t>
      </w:r>
    </w:p>
    <w:p w14:paraId="70CCF822" w14:textId="369DF5E7" w:rsidR="006D6992" w:rsidRDefault="006D6992" w:rsidP="006D6992">
      <w:pPr>
        <w:pStyle w:val="2Text"/>
      </w:pPr>
      <w:r w:rsidRPr="00BA5B97">
        <w:rPr>
          <w:b/>
          <w:color w:val="FF0000"/>
          <w:sz w:val="24"/>
          <w:szCs w:val="24"/>
          <w:vertAlign w:val="superscript"/>
        </w:rPr>
        <w:t>5</w:t>
      </w:r>
      <w:r w:rsidR="00571C41" w:rsidRPr="00571C41">
        <w:rPr>
          <w:b/>
          <w:bCs/>
          <w:sz w:val="24"/>
        </w:rPr>
        <w:t>[</w:t>
      </w:r>
      <w:r>
        <w:t xml:space="preserve">The </w:t>
      </w:r>
      <w:r w:rsidR="00EA5F3F">
        <w:t>I</w:t>
      </w:r>
      <w:r>
        <w:t xml:space="preserve">nfectious and </w:t>
      </w:r>
      <w:r w:rsidR="00EA5F3F">
        <w:t>C</w:t>
      </w:r>
      <w:r>
        <w:t xml:space="preserve">ontagious </w:t>
      </w:r>
      <w:r w:rsidR="00EA5F3F">
        <w:t>D</w:t>
      </w:r>
      <w:r>
        <w:t xml:space="preserve">isease benefit will </w:t>
      </w:r>
      <w:r w:rsidRPr="00BA5B97">
        <w:rPr>
          <w:b/>
          <w:color w:val="FF0000"/>
          <w:sz w:val="24"/>
          <w:vertAlign w:val="superscript"/>
        </w:rPr>
        <w:t>5</w:t>
      </w:r>
      <w:r w:rsidR="00571C41" w:rsidRPr="00571C41">
        <w:rPr>
          <w:b/>
          <w:bCs/>
          <w:sz w:val="24"/>
        </w:rPr>
        <w:t>[</w:t>
      </w:r>
      <w:r>
        <w:t>not</w:t>
      </w:r>
      <w:r w:rsidR="00571C41" w:rsidRPr="00571C41">
        <w:rPr>
          <w:b/>
          <w:bCs/>
          <w:sz w:val="24"/>
        </w:rPr>
        <w:t>]</w:t>
      </w:r>
      <w:r>
        <w:t xml:space="preserve"> be reduced by any </w:t>
      </w:r>
      <w:r w:rsidR="00CE0FCA">
        <w:t>Deductible Sources of Income</w:t>
      </w:r>
      <w:r>
        <w:t>.</w:t>
      </w:r>
      <w:r w:rsidR="00571C41" w:rsidRPr="00571C41">
        <w:rPr>
          <w:b/>
          <w:bCs/>
          <w:sz w:val="24"/>
        </w:rPr>
        <w:t>]</w:t>
      </w:r>
    </w:p>
    <w:p w14:paraId="1B2570A9" w14:textId="24C42C6E" w:rsidR="005E2379" w:rsidRDefault="005E2379" w:rsidP="005E2379">
      <w:pPr>
        <w:pStyle w:val="2Text"/>
      </w:pPr>
      <w:r>
        <w:rPr>
          <w:b/>
          <w:color w:val="FF0000"/>
          <w:sz w:val="24"/>
          <w:vertAlign w:val="superscript"/>
        </w:rPr>
        <w:t>2</w:t>
      </w:r>
      <w:r w:rsidR="00571C41" w:rsidRPr="00571C41">
        <w:rPr>
          <w:b/>
          <w:bCs/>
          <w:sz w:val="24"/>
        </w:rPr>
        <w:t>[</w:t>
      </w:r>
      <w:r w:rsidRPr="00F84F08">
        <w:t xml:space="preserve">If </w:t>
      </w:r>
      <w:r w:rsidR="00831858">
        <w:t>You</w:t>
      </w:r>
      <w:r w:rsidRPr="00F84F08">
        <w:t xml:space="preserve"> </w:t>
      </w:r>
      <w:r w:rsidR="001B2C2E">
        <w:t xml:space="preserve">meet the conditions of the Infectious and Contagious Disease benefit </w:t>
      </w:r>
      <w:r w:rsidRPr="00F84F08">
        <w:t xml:space="preserve">for less than 1 month, </w:t>
      </w:r>
      <w:r w:rsidR="003B254A">
        <w:t>We</w:t>
      </w:r>
      <w:r w:rsidRPr="00F84F08">
        <w:t xml:space="preserve"> will send </w:t>
      </w:r>
      <w:r w:rsidR="00831858">
        <w:t>You</w:t>
      </w:r>
      <w:r w:rsidRPr="00F84F08">
        <w:t xml:space="preserve"> </w:t>
      </w:r>
      <w:r w:rsidR="00D62367">
        <w:rPr>
          <w:b/>
          <w:color w:val="FF0000"/>
          <w:sz w:val="24"/>
          <w:vertAlign w:val="superscript"/>
        </w:rPr>
        <w:t>2</w:t>
      </w:r>
      <w:r>
        <w:rPr>
          <w:b/>
          <w:color w:val="FF0000"/>
          <w:sz w:val="24"/>
          <w:vertAlign w:val="superscript"/>
        </w:rPr>
        <w:t>a</w:t>
      </w:r>
      <w:r w:rsidR="00571C41" w:rsidRPr="00571C41">
        <w:rPr>
          <w:b/>
          <w:bCs/>
          <w:sz w:val="24"/>
        </w:rPr>
        <w:t>[</w:t>
      </w:r>
      <w:r w:rsidRPr="00F84F08">
        <w:t>1/</w:t>
      </w:r>
      <w:r w:rsidR="00D7598A">
        <w:t>3</w:t>
      </w:r>
      <w:r w:rsidRPr="00F84F08">
        <w:t>0th to 1/</w:t>
      </w:r>
      <w:r w:rsidR="00D7598A">
        <w:t>2</w:t>
      </w:r>
      <w:r w:rsidR="00571C41" w:rsidRPr="00571C41">
        <w:rPr>
          <w:b/>
          <w:bCs/>
          <w:sz w:val="24"/>
        </w:rPr>
        <w:t>]</w:t>
      </w:r>
      <w:r w:rsidRPr="00F84F08">
        <w:t xml:space="preserve"> of </w:t>
      </w:r>
      <w:r w:rsidR="00D60341">
        <w:t>Your</w:t>
      </w:r>
      <w:r w:rsidRPr="00F84F08">
        <w:t xml:space="preserve"> </w:t>
      </w:r>
      <w:r>
        <w:t>benefit</w:t>
      </w:r>
      <w:r w:rsidRPr="00F84F08">
        <w:t>.</w:t>
      </w:r>
      <w:r w:rsidR="00571C41" w:rsidRPr="00571C41">
        <w:rPr>
          <w:b/>
          <w:bCs/>
          <w:sz w:val="24"/>
        </w:rPr>
        <w:t>]</w:t>
      </w:r>
    </w:p>
    <w:p w14:paraId="02581F1A" w14:textId="5CDDB501" w:rsidR="006D6992" w:rsidRDefault="006D6992" w:rsidP="006D6992">
      <w:pPr>
        <w:pStyle w:val="SubtitleD"/>
      </w:pPr>
      <w:r>
        <w:t xml:space="preserve">How Long Will Prudential Continue to Send You Infectious and Contagious Disease </w:t>
      </w:r>
      <w:r w:rsidR="008D5390">
        <w:t>Benefit</w:t>
      </w:r>
      <w:r w:rsidR="00800C8B">
        <w:t xml:space="preserve"> Payment</w:t>
      </w:r>
      <w:r>
        <w:t>s?</w:t>
      </w:r>
    </w:p>
    <w:p w14:paraId="09ADC78B" w14:textId="011D0445" w:rsidR="006D6992" w:rsidRDefault="006D6992" w:rsidP="006D6992">
      <w:pPr>
        <w:pStyle w:val="2Text"/>
      </w:pPr>
      <w:r>
        <w:t xml:space="preserve">Prudential will send </w:t>
      </w:r>
      <w:r w:rsidR="00831858">
        <w:t>You</w:t>
      </w:r>
      <w:r>
        <w:t xml:space="preserve"> an </w:t>
      </w:r>
      <w:r w:rsidR="00EA5F3F">
        <w:t>I</w:t>
      </w:r>
      <w:r>
        <w:t xml:space="preserve">nfectious and </w:t>
      </w:r>
      <w:r w:rsidR="00EA5F3F">
        <w:t>C</w:t>
      </w:r>
      <w:r>
        <w:t xml:space="preserve">ontagious </w:t>
      </w:r>
      <w:r w:rsidR="00EA5F3F">
        <w:t>Di</w:t>
      </w:r>
      <w:r>
        <w:t xml:space="preserve">sease </w:t>
      </w:r>
      <w:r w:rsidR="00CD7958">
        <w:t>Benefit</w:t>
      </w:r>
      <w:r>
        <w:t xml:space="preserve"> </w:t>
      </w:r>
      <w:r w:rsidR="00CD7958">
        <w:t xml:space="preserve">Payment </w:t>
      </w:r>
      <w:r>
        <w:t xml:space="preserve">each </w:t>
      </w:r>
      <w:r w:rsidRPr="00BA5B97">
        <w:rPr>
          <w:b/>
          <w:color w:val="FF0000"/>
          <w:sz w:val="24"/>
          <w:szCs w:val="24"/>
          <w:vertAlign w:val="superscript"/>
        </w:rPr>
        <w:t>6</w:t>
      </w:r>
      <w:r w:rsidR="00571C41" w:rsidRPr="00571C41">
        <w:rPr>
          <w:b/>
          <w:bCs/>
          <w:sz w:val="24"/>
        </w:rPr>
        <w:t>[</w:t>
      </w:r>
      <w:r>
        <w:t>month</w:t>
      </w:r>
      <w:r w:rsidR="00571C41" w:rsidRPr="00571C41">
        <w:rPr>
          <w:b/>
          <w:bCs/>
          <w:sz w:val="24"/>
        </w:rPr>
        <w:t>]</w:t>
      </w:r>
      <w:r>
        <w:t xml:space="preserve"> for any period for which </w:t>
      </w:r>
      <w:r w:rsidR="009C67CA">
        <w:t>Prudential</w:t>
      </w:r>
      <w:r w:rsidR="00B15E6C">
        <w:t xml:space="preserve"> determine</w:t>
      </w:r>
      <w:r w:rsidR="009C67CA">
        <w:t>s</w:t>
      </w:r>
      <w:r w:rsidR="00B15E6C">
        <w:t xml:space="preserve"> </w:t>
      </w:r>
      <w:r w:rsidR="00831858">
        <w:t>You</w:t>
      </w:r>
      <w:r w:rsidR="00767188">
        <w:t xml:space="preserve"> are entitled to receive a benefit payment</w:t>
      </w:r>
      <w:r>
        <w:t>.</w:t>
      </w:r>
    </w:p>
    <w:p w14:paraId="5E668C54" w14:textId="1E11D4D2" w:rsidR="0070570C" w:rsidRDefault="0070570C" w:rsidP="006D6992">
      <w:pPr>
        <w:pStyle w:val="2Text"/>
        <w:rPr>
          <w:b/>
          <w:bCs/>
          <w:sz w:val="24"/>
        </w:rPr>
      </w:pPr>
      <w:r w:rsidRPr="00987A39">
        <w:rPr>
          <w:rFonts w:cs="Arial"/>
          <w:b/>
          <w:bCs/>
          <w:color w:val="FF0000"/>
          <w:sz w:val="24"/>
          <w:szCs w:val="24"/>
          <w:vertAlign w:val="superscript"/>
        </w:rPr>
        <w:t>2</w:t>
      </w:r>
      <w:r w:rsidR="00571C41" w:rsidRPr="00571C41">
        <w:rPr>
          <w:rFonts w:cs="Arial"/>
          <w:b/>
          <w:bCs/>
          <w:sz w:val="24"/>
        </w:rPr>
        <w:t>[</w:t>
      </w:r>
      <w:commentRangeStart w:id="581"/>
      <w:commentRangeStart w:id="582"/>
      <w:commentRangeStart w:id="583"/>
      <w:commentRangeStart w:id="584"/>
      <w:r w:rsidRPr="00AE4F76">
        <w:rPr>
          <w:rFonts w:cs="Arial"/>
        </w:rPr>
        <w:t xml:space="preserve">We will stop sending </w:t>
      </w:r>
      <w:r w:rsidR="00831858">
        <w:rPr>
          <w:rFonts w:cs="Arial"/>
        </w:rPr>
        <w:t>You</w:t>
      </w:r>
      <w:r w:rsidRPr="00AE4F76">
        <w:rPr>
          <w:rFonts w:cs="Arial"/>
        </w:rPr>
        <w:t xml:space="preserve"> </w:t>
      </w:r>
      <w:r w:rsidR="00852612">
        <w:rPr>
          <w:rFonts w:cs="Arial"/>
        </w:rPr>
        <w:t>Infectious and Contagious Disease B</w:t>
      </w:r>
      <w:r w:rsidRPr="00AE4F76">
        <w:rPr>
          <w:rFonts w:cs="Arial"/>
        </w:rPr>
        <w:t xml:space="preserve">enefit </w:t>
      </w:r>
      <w:r w:rsidR="00852612">
        <w:rPr>
          <w:rFonts w:cs="Arial"/>
        </w:rPr>
        <w:t>P</w:t>
      </w:r>
      <w:r w:rsidRPr="00AE4F76">
        <w:rPr>
          <w:rFonts w:cs="Arial"/>
        </w:rPr>
        <w:t>ayments for a</w:t>
      </w:r>
      <w:r w:rsidRPr="00AE4F76">
        <w:t xml:space="preserve"> commission of or attempt to commit </w:t>
      </w:r>
      <w:del w:id="585" w:author="Laura Hoogland" w:date="2026-01-22T14:57:00Z" w16du:dateUtc="2026-01-22T20:57:00Z">
        <w:r w:rsidRPr="00AE4F76">
          <w:delText xml:space="preserve">an assault or </w:delText>
        </w:r>
      </w:del>
      <w:r w:rsidRPr="00AE4F76">
        <w:t xml:space="preserve">a felony for which </w:t>
      </w:r>
      <w:r w:rsidR="00831858">
        <w:t>You</w:t>
      </w:r>
      <w:r w:rsidRPr="00AE4F76">
        <w:t xml:space="preserve"> are convicted</w:t>
      </w:r>
      <w:r>
        <w:t>.</w:t>
      </w:r>
      <w:r w:rsidR="00571C41" w:rsidRPr="00571C41">
        <w:rPr>
          <w:b/>
          <w:bCs/>
          <w:sz w:val="24"/>
        </w:rPr>
        <w:t>]</w:t>
      </w:r>
      <w:commentRangeEnd w:id="581"/>
      <w:r w:rsidR="002A2A6B">
        <w:rPr>
          <w:rStyle w:val="CommentReference"/>
          <w:b/>
          <w:bCs/>
          <w:sz w:val="24"/>
          <w:szCs w:val="20"/>
        </w:rPr>
        <w:commentReference w:id="581"/>
      </w:r>
      <w:commentRangeEnd w:id="582"/>
      <w:r w:rsidR="00442A82">
        <w:rPr>
          <w:rStyle w:val="CommentReference"/>
          <w:b/>
          <w:bCs/>
          <w:sz w:val="24"/>
          <w:szCs w:val="20"/>
        </w:rPr>
        <w:commentReference w:id="582"/>
      </w:r>
      <w:commentRangeEnd w:id="583"/>
      <w:r w:rsidR="006F6168">
        <w:rPr>
          <w:rStyle w:val="CommentReference"/>
          <w:b/>
          <w:bCs/>
          <w:sz w:val="24"/>
          <w:szCs w:val="20"/>
        </w:rPr>
        <w:commentReference w:id="583"/>
      </w:r>
      <w:commentRangeEnd w:id="584"/>
      <w:r w:rsidR="004C585A">
        <w:rPr>
          <w:rStyle w:val="CommentReference"/>
          <w:b/>
          <w:bCs/>
          <w:sz w:val="24"/>
          <w:szCs w:val="20"/>
        </w:rPr>
        <w:commentReference w:id="584"/>
      </w:r>
    </w:p>
    <w:p w14:paraId="61A0E6CF" w14:textId="2D1E50A9" w:rsidR="00AC45C4" w:rsidRDefault="002F7AE4" w:rsidP="00AC45C4">
      <w:pPr>
        <w:pStyle w:val="BulletD"/>
        <w:numPr>
          <w:ilvl w:val="0"/>
          <w:numId w:val="0"/>
        </w:numPr>
        <w:ind w:left="540" w:hanging="108"/>
      </w:pPr>
      <w:r w:rsidRPr="00987A39">
        <w:rPr>
          <w:rFonts w:cs="Arial"/>
          <w:b/>
          <w:bCs/>
          <w:color w:val="FF0000"/>
          <w:sz w:val="24"/>
          <w:szCs w:val="24"/>
          <w:vertAlign w:val="superscript"/>
        </w:rPr>
        <w:t>2</w:t>
      </w:r>
      <w:r w:rsidRPr="00571C41">
        <w:rPr>
          <w:rFonts w:cs="Arial"/>
          <w:b/>
          <w:bCs/>
          <w:sz w:val="24"/>
        </w:rPr>
        <w:t>[</w:t>
      </w:r>
      <w:commentRangeStart w:id="586"/>
      <w:commentRangeStart w:id="587"/>
      <w:r w:rsidR="00AC45C4">
        <w:t xml:space="preserve">We will stop sending You </w:t>
      </w:r>
      <w:r w:rsidR="00F1208C">
        <w:rPr>
          <w:rFonts w:cs="Arial"/>
        </w:rPr>
        <w:t>Infectious and Contagious Disease B</w:t>
      </w:r>
      <w:r w:rsidR="00F1208C" w:rsidRPr="00AE4F76">
        <w:rPr>
          <w:rFonts w:cs="Arial"/>
        </w:rPr>
        <w:t xml:space="preserve">enefit </w:t>
      </w:r>
      <w:r w:rsidR="00F1208C">
        <w:rPr>
          <w:rFonts w:cs="Arial"/>
        </w:rPr>
        <w:t>P</w:t>
      </w:r>
      <w:r w:rsidR="00F1208C" w:rsidRPr="00AE4F76">
        <w:rPr>
          <w:rFonts w:cs="Arial"/>
        </w:rPr>
        <w:t>ayments</w:t>
      </w:r>
      <w:r w:rsidR="00F1208C">
        <w:t xml:space="preserve"> </w:t>
      </w:r>
      <w:r w:rsidR="00AC45C4">
        <w:t>while You are incarcerated as a result of a conviction</w:t>
      </w:r>
      <w:del w:id="588" w:author="Laura Hoogland" w:date="2026-01-22T14:57:00Z" w16du:dateUtc="2026-01-22T20:57:00Z">
        <w:r w:rsidR="00AC45C4">
          <w:delText>.</w:delText>
        </w:r>
        <w:r w:rsidRPr="00571C41">
          <w:rPr>
            <w:b/>
            <w:bCs/>
            <w:sz w:val="24"/>
          </w:rPr>
          <w:delText>]</w:delText>
        </w:r>
      </w:del>
      <w:ins w:id="589" w:author="Laura Hoogland" w:date="2026-01-22T14:57:00Z" w16du:dateUtc="2026-01-22T20:57:00Z">
        <w:r w:rsidR="00AC45C4">
          <w:t>.</w:t>
        </w:r>
        <w:commentRangeEnd w:id="586"/>
        <w:r w:rsidR="00C30ED5" w:rsidRPr="00571C41">
          <w:rPr>
            <w:rStyle w:val="CommentReference"/>
            <w:b/>
            <w:bCs/>
            <w:sz w:val="24"/>
            <w:szCs w:val="20"/>
          </w:rPr>
          <w:commentReference w:id="586"/>
        </w:r>
        <w:commentRangeEnd w:id="587"/>
        <w:r w:rsidR="00442A82" w:rsidRPr="00571C41">
          <w:rPr>
            <w:rStyle w:val="CommentReference"/>
            <w:b/>
            <w:bCs/>
            <w:sz w:val="24"/>
            <w:szCs w:val="20"/>
          </w:rPr>
          <w:commentReference w:id="587"/>
        </w:r>
        <w:r w:rsidRPr="00571C41">
          <w:rPr>
            <w:b/>
            <w:bCs/>
            <w:sz w:val="24"/>
          </w:rPr>
          <w:t>]</w:t>
        </w:r>
      </w:ins>
    </w:p>
    <w:p w14:paraId="0C963821" w14:textId="25EC5E97" w:rsidR="00AC45C4" w:rsidRDefault="00AC45C4" w:rsidP="00AC45C4">
      <w:pPr>
        <w:pStyle w:val="2Text"/>
      </w:pPr>
      <w:r w:rsidRPr="001C5317">
        <w:rPr>
          <w:b/>
          <w:color w:val="FF0000"/>
          <w:sz w:val="24"/>
          <w:vertAlign w:val="superscript"/>
        </w:rPr>
        <w:t>2</w:t>
      </w:r>
      <w:r w:rsidRPr="00571C41">
        <w:rPr>
          <w:b/>
          <w:bCs/>
          <w:sz w:val="24"/>
        </w:rPr>
        <w:t>[</w:t>
      </w:r>
      <w:r w:rsidRPr="00AE4F76">
        <w:rPr>
          <w:rFonts w:cs="Arial"/>
        </w:rPr>
        <w:t xml:space="preserve">We will stop sending </w:t>
      </w:r>
      <w:r>
        <w:rPr>
          <w:rFonts w:cs="Arial"/>
        </w:rPr>
        <w:t>You</w:t>
      </w:r>
      <w:r w:rsidRPr="00AE4F76">
        <w:rPr>
          <w:rFonts w:cs="Arial"/>
        </w:rPr>
        <w:t xml:space="preserve"> </w:t>
      </w:r>
      <w:r w:rsidR="00F1208C">
        <w:rPr>
          <w:rFonts w:cs="Arial"/>
        </w:rPr>
        <w:t>Infectious and Contagious Disease B</w:t>
      </w:r>
      <w:r w:rsidR="00F1208C" w:rsidRPr="00AE4F76">
        <w:rPr>
          <w:rFonts w:cs="Arial"/>
        </w:rPr>
        <w:t xml:space="preserve">enefit </w:t>
      </w:r>
      <w:r w:rsidR="00F1208C">
        <w:rPr>
          <w:rFonts w:cs="Arial"/>
        </w:rPr>
        <w:t>P</w:t>
      </w:r>
      <w:r w:rsidR="00F1208C" w:rsidRPr="00AE4F76">
        <w:rPr>
          <w:rFonts w:cs="Arial"/>
        </w:rPr>
        <w:t>ayments</w:t>
      </w:r>
      <w:r w:rsidR="00F1208C">
        <w:t xml:space="preserve"> </w:t>
      </w:r>
      <w:r>
        <w:t xml:space="preserve">if You are residing outside the United States, territories and possessions of the United States, or Canada. We will consider You to reside outside the United States, territories and possessions of the United States, or Canada when You have been outside for a total period of </w:t>
      </w:r>
      <w:r w:rsidRPr="00987A39">
        <w:rPr>
          <w:b/>
          <w:color w:val="FF0000"/>
          <w:sz w:val="24"/>
          <w:vertAlign w:val="superscript"/>
        </w:rPr>
        <w:t>2</w:t>
      </w:r>
      <w:r w:rsidR="005D22DA">
        <w:rPr>
          <w:b/>
          <w:color w:val="FF0000"/>
          <w:sz w:val="24"/>
          <w:vertAlign w:val="superscript"/>
        </w:rPr>
        <w:t>b</w:t>
      </w:r>
      <w:r w:rsidRPr="00571C41">
        <w:rPr>
          <w:b/>
          <w:bCs/>
          <w:sz w:val="24"/>
        </w:rPr>
        <w:t>[</w:t>
      </w:r>
      <w:r>
        <w:t>3 – 12 months</w:t>
      </w:r>
      <w:r w:rsidRPr="00571C41">
        <w:rPr>
          <w:b/>
          <w:bCs/>
          <w:sz w:val="24"/>
        </w:rPr>
        <w:t>]</w:t>
      </w:r>
      <w:r>
        <w:t xml:space="preserve"> or more during any </w:t>
      </w:r>
      <w:r w:rsidRPr="00987A39">
        <w:rPr>
          <w:b/>
          <w:color w:val="FF0000"/>
          <w:sz w:val="28"/>
          <w:vertAlign w:val="superscript"/>
        </w:rPr>
        <w:t>2</w:t>
      </w:r>
      <w:r w:rsidR="005D22DA">
        <w:rPr>
          <w:b/>
          <w:color w:val="FF0000"/>
          <w:sz w:val="28"/>
          <w:vertAlign w:val="superscript"/>
        </w:rPr>
        <w:t>c</w:t>
      </w:r>
      <w:r w:rsidRPr="00571C41">
        <w:rPr>
          <w:b/>
          <w:bCs/>
          <w:sz w:val="24"/>
        </w:rPr>
        <w:t>[</w:t>
      </w:r>
      <w:r>
        <w:t>6 - 24 consecutive months</w:t>
      </w:r>
      <w:r w:rsidRPr="00571C41">
        <w:rPr>
          <w:b/>
          <w:bCs/>
          <w:sz w:val="24"/>
        </w:rPr>
        <w:t>]</w:t>
      </w:r>
      <w:r>
        <w:t xml:space="preserve"> of benefit payments under this Plan.</w:t>
      </w:r>
      <w:r w:rsidRPr="007534FE">
        <w:rPr>
          <w:b/>
          <w:bCs/>
          <w:sz w:val="24"/>
          <w:szCs w:val="24"/>
        </w:rPr>
        <w:t>]</w:t>
      </w:r>
    </w:p>
    <w:p w14:paraId="6ACCE195" w14:textId="58E62378" w:rsidR="006D6992" w:rsidRDefault="006D6992" w:rsidP="006D6992">
      <w:pPr>
        <w:pStyle w:val="2Text"/>
      </w:pPr>
      <w:r>
        <w:t xml:space="preserve">We will stop sending </w:t>
      </w:r>
      <w:r w:rsidR="00831858">
        <w:t>You</w:t>
      </w:r>
      <w:r>
        <w:t xml:space="preserve"> </w:t>
      </w:r>
      <w:r w:rsidR="00B43AA9">
        <w:t>Infectious and Contagious Disease B</w:t>
      </w:r>
      <w:r w:rsidR="008D5390">
        <w:t>enefit</w:t>
      </w:r>
      <w:r w:rsidR="00F17695">
        <w:t xml:space="preserve"> </w:t>
      </w:r>
      <w:r w:rsidR="00B43AA9">
        <w:t>P</w:t>
      </w:r>
      <w:r w:rsidR="00F17695">
        <w:t>ayments</w:t>
      </w:r>
      <w:r>
        <w:t xml:space="preserve"> and </w:t>
      </w:r>
      <w:r w:rsidR="00D60341">
        <w:t>Your</w:t>
      </w:r>
      <w:r>
        <w:t xml:space="preserve"> </w:t>
      </w:r>
      <w:r w:rsidR="00EA5F3F">
        <w:t>I</w:t>
      </w:r>
      <w:r>
        <w:t xml:space="preserve">nfectious and </w:t>
      </w:r>
      <w:r w:rsidR="00EA5F3F">
        <w:t>C</w:t>
      </w:r>
      <w:r>
        <w:t xml:space="preserve">ontagious </w:t>
      </w:r>
      <w:r w:rsidR="00EA5F3F">
        <w:t>D</w:t>
      </w:r>
      <w:r>
        <w:t xml:space="preserve">isease claim will end on the earliest of the following </w:t>
      </w:r>
      <w:r>
        <w:rPr>
          <w:b/>
          <w:color w:val="FF0000"/>
          <w:sz w:val="28"/>
          <w:szCs w:val="28"/>
          <w:vertAlign w:val="superscript"/>
        </w:rPr>
        <w:t>1</w:t>
      </w:r>
      <w:r w:rsidR="00571C41" w:rsidRPr="00571C41">
        <w:rPr>
          <w:b/>
          <w:bCs/>
          <w:sz w:val="24"/>
        </w:rPr>
        <w:t>[</w:t>
      </w:r>
      <w:r>
        <w:t>:</w:t>
      </w:r>
    </w:p>
    <w:p w14:paraId="50F709E7" w14:textId="280B7167" w:rsidR="006D6992" w:rsidRDefault="006D6992" w:rsidP="00B37216">
      <w:pPr>
        <w:pStyle w:val="BulletD"/>
      </w:pPr>
      <w:r>
        <w:t xml:space="preserve">The date </w:t>
      </w:r>
      <w:r w:rsidR="00831858">
        <w:t>You</w:t>
      </w:r>
      <w:r>
        <w:t xml:space="preserve"> die.</w:t>
      </w:r>
    </w:p>
    <w:p w14:paraId="3043CC7E" w14:textId="78D36AC5" w:rsidR="006D6992" w:rsidRDefault="006D6992" w:rsidP="00B37216">
      <w:pPr>
        <w:pStyle w:val="BulletD"/>
      </w:pPr>
      <w:r>
        <w:t xml:space="preserve">The date </w:t>
      </w:r>
      <w:r w:rsidR="00831858">
        <w:t>You</w:t>
      </w:r>
      <w:r>
        <w:t xml:space="preserve"> begin receiving </w:t>
      </w:r>
      <w:r w:rsidR="00310971" w:rsidRPr="00310971">
        <w:rPr>
          <w:b/>
          <w:color w:val="FF0000"/>
          <w:sz w:val="24"/>
          <w:szCs w:val="24"/>
          <w:vertAlign w:val="superscript"/>
        </w:rPr>
        <w:t>CV1</w:t>
      </w:r>
      <w:r w:rsidR="00571C41" w:rsidRPr="00571C41">
        <w:rPr>
          <w:b/>
          <w:bCs/>
          <w:sz w:val="24"/>
        </w:rPr>
        <w:t>[</w:t>
      </w:r>
      <w:r w:rsidR="004B7887">
        <w:t>l</w:t>
      </w:r>
      <w:r>
        <w:t xml:space="preserve">ong </w:t>
      </w:r>
      <w:r w:rsidR="004B7887">
        <w:t>t</w:t>
      </w:r>
      <w:r>
        <w:t>erm</w:t>
      </w:r>
      <w:r w:rsidR="00571C41" w:rsidRPr="00571C41">
        <w:rPr>
          <w:b/>
          <w:bCs/>
          <w:sz w:val="24"/>
        </w:rPr>
        <w:t>]</w:t>
      </w:r>
      <w:r>
        <w:t xml:space="preserve"> </w:t>
      </w:r>
      <w:r w:rsidR="004B7887">
        <w:t>d</w:t>
      </w:r>
      <w:r>
        <w:t xml:space="preserve">isability benefit </w:t>
      </w:r>
      <w:r w:rsidR="008F2E39">
        <w:t>payments</w:t>
      </w:r>
      <w:r>
        <w:t xml:space="preserve"> under the Plan.</w:t>
      </w:r>
    </w:p>
    <w:p w14:paraId="3408D4FE" w14:textId="7531F9D4" w:rsidR="006D6992" w:rsidRDefault="006D6992" w:rsidP="00B37216">
      <w:pPr>
        <w:pStyle w:val="BulletD"/>
      </w:pPr>
      <w:r>
        <w:t xml:space="preserve">When </w:t>
      </w:r>
      <w:r w:rsidR="00831858">
        <w:t>You</w:t>
      </w:r>
      <w:r>
        <w:t xml:space="preserve"> are able to work in </w:t>
      </w:r>
      <w:r w:rsidR="00D60341">
        <w:t>Your</w:t>
      </w:r>
      <w:r>
        <w:t xml:space="preserve"> </w:t>
      </w:r>
      <w:r w:rsidR="0066478E" w:rsidRPr="00692172">
        <w:rPr>
          <w:b/>
          <w:color w:val="FF0000"/>
          <w:sz w:val="24"/>
          <w:vertAlign w:val="superscript"/>
        </w:rPr>
        <w:t>CV5</w:t>
      </w:r>
      <w:r w:rsidR="00571C41" w:rsidRPr="00571C41">
        <w:rPr>
          <w:b/>
          <w:bCs/>
          <w:sz w:val="24"/>
        </w:rPr>
        <w:t>[</w:t>
      </w:r>
      <w:r w:rsidR="001868E9">
        <w:t>Regular Occupation</w:t>
      </w:r>
      <w:r w:rsidR="00571C41" w:rsidRPr="00571C41">
        <w:rPr>
          <w:b/>
          <w:bCs/>
          <w:sz w:val="24"/>
        </w:rPr>
        <w:t>]</w:t>
      </w:r>
      <w:r>
        <w:t xml:space="preserve"> on a full-time or </w:t>
      </w:r>
      <w:r w:rsidR="004942C4">
        <w:t>P</w:t>
      </w:r>
      <w:r w:rsidR="004D741C">
        <w:t>a</w:t>
      </w:r>
      <w:r>
        <w:t>rt-</w:t>
      </w:r>
      <w:r w:rsidR="004942C4">
        <w:t>T</w:t>
      </w:r>
      <w:r>
        <w:t xml:space="preserve">ime </w:t>
      </w:r>
      <w:r w:rsidR="004942C4">
        <w:t>B</w:t>
      </w:r>
      <w:r>
        <w:t xml:space="preserve">asis but </w:t>
      </w:r>
      <w:r w:rsidR="00831858">
        <w:t>You</w:t>
      </w:r>
      <w:r>
        <w:t xml:space="preserve"> choose not to.</w:t>
      </w:r>
    </w:p>
    <w:p w14:paraId="51DFD83C" w14:textId="62E64EEF" w:rsidR="006D6992" w:rsidRDefault="006D6992" w:rsidP="00B37216">
      <w:pPr>
        <w:pStyle w:val="BulletD"/>
      </w:pPr>
      <w:r>
        <w:lastRenderedPageBreak/>
        <w:t xml:space="preserve">If at any time, </w:t>
      </w:r>
      <w:r w:rsidR="00831858">
        <w:t>You</w:t>
      </w:r>
      <w:r>
        <w:t xml:space="preserve"> decline to take part in or cooperate in a program </w:t>
      </w:r>
      <w:r w:rsidR="00B81203">
        <w:t xml:space="preserve">approved by Prudential </w:t>
      </w:r>
      <w:r>
        <w:t xml:space="preserve">designed to assist </w:t>
      </w:r>
      <w:r w:rsidR="00831858">
        <w:t>You</w:t>
      </w:r>
      <w:r>
        <w:t xml:space="preserve"> to return to work for which </w:t>
      </w:r>
      <w:r w:rsidR="00831858">
        <w:t>You</w:t>
      </w:r>
      <w:r>
        <w:t xml:space="preserve"> are reasonably fitted by </w:t>
      </w:r>
      <w:r w:rsidR="00D60341">
        <w:t>Your</w:t>
      </w:r>
      <w:r>
        <w:t xml:space="preserve"> education, training, experience or comparable income.</w:t>
      </w:r>
    </w:p>
    <w:p w14:paraId="44B14146" w14:textId="77777777" w:rsidR="00B66FE2" w:rsidRDefault="00B66FE2" w:rsidP="00B66FE2">
      <w:pPr>
        <w:pStyle w:val="BulletD"/>
      </w:pPr>
      <w:r>
        <w:t>The date You refuse to be examined by Doctors, other medical practitioners or vocational experts of Our choice.</w:t>
      </w:r>
    </w:p>
    <w:p w14:paraId="44BA6890" w14:textId="387D9D41" w:rsidR="007C4BD7" w:rsidRDefault="00B66FE2" w:rsidP="00B66FE2">
      <w:pPr>
        <w:pStyle w:val="BulletD"/>
      </w:pPr>
      <w:r>
        <w:t>The date You refuse to be interviewed by an authorized Prudential representative.</w:t>
      </w:r>
    </w:p>
    <w:p w14:paraId="0BB91B37" w14:textId="1AC7C88E" w:rsidR="00BD1513" w:rsidRDefault="00BD1513" w:rsidP="00BD1513">
      <w:pPr>
        <w:pStyle w:val="BulletD"/>
      </w:pPr>
      <w:r>
        <w:t>The date You fail to submit</w:t>
      </w:r>
      <w:r w:rsidRPr="00261283">
        <w:rPr>
          <w:bCs/>
        </w:rPr>
        <w:t xml:space="preserve"> </w:t>
      </w:r>
      <w:r>
        <w:rPr>
          <w:bCs/>
        </w:rPr>
        <w:t>satisfactory</w:t>
      </w:r>
      <w:r>
        <w:t xml:space="preserve"> proof of continuing Infectious and Contagious Disease satisfactory to Prudential.</w:t>
      </w:r>
    </w:p>
    <w:p w14:paraId="137745F9" w14:textId="1678A337" w:rsidR="006D6992" w:rsidRDefault="006D6992" w:rsidP="00B37216">
      <w:pPr>
        <w:pStyle w:val="BulletD"/>
      </w:pPr>
      <w:r>
        <w:t xml:space="preserve">The end of the Maximum </w:t>
      </w:r>
      <w:r w:rsidR="004D741C">
        <w:t>P</w:t>
      </w:r>
      <w:r>
        <w:t xml:space="preserve">eriod of </w:t>
      </w:r>
      <w:r w:rsidR="00411371">
        <w:t>B</w:t>
      </w:r>
      <w:r w:rsidR="008D5390">
        <w:t>enefit</w:t>
      </w:r>
      <w:r w:rsidR="008811E3">
        <w:t xml:space="preserve"> for </w:t>
      </w:r>
      <w:r w:rsidR="005B6B4C">
        <w:t>d</w:t>
      </w:r>
      <w:r w:rsidR="00FF5545">
        <w:t>isability</w:t>
      </w:r>
      <w:r w:rsidR="008811E3">
        <w:t xml:space="preserve"> coverage</w:t>
      </w:r>
      <w:r>
        <w:t xml:space="preserve"> under the Plan.</w:t>
      </w:r>
    </w:p>
    <w:p w14:paraId="61C42291" w14:textId="4E33C923" w:rsidR="006D6992" w:rsidRDefault="006D6992" w:rsidP="00B37216">
      <w:pPr>
        <w:pStyle w:val="BulletD"/>
      </w:pPr>
      <w:r>
        <w:t xml:space="preserve">The date </w:t>
      </w:r>
      <w:r w:rsidR="00831858">
        <w:t>You</w:t>
      </w:r>
      <w:r>
        <w:t xml:space="preserve"> receive </w:t>
      </w:r>
      <w:r w:rsidRPr="00BC0E8F">
        <w:rPr>
          <w:b/>
          <w:color w:val="FF0000"/>
          <w:sz w:val="24"/>
          <w:szCs w:val="24"/>
          <w:vertAlign w:val="superscript"/>
        </w:rPr>
        <w:t>7</w:t>
      </w:r>
      <w:r w:rsidR="00571C41" w:rsidRPr="00571C41">
        <w:rPr>
          <w:b/>
          <w:bCs/>
          <w:sz w:val="24"/>
        </w:rPr>
        <w:t>[</w:t>
      </w:r>
      <w:r>
        <w:t>6 – 240 monthly</w:t>
      </w:r>
      <w:r w:rsidR="00571C41" w:rsidRPr="00571C41">
        <w:rPr>
          <w:b/>
          <w:bCs/>
          <w:sz w:val="24"/>
        </w:rPr>
        <w:t>]</w:t>
      </w:r>
      <w:r>
        <w:t xml:space="preserve"> </w:t>
      </w:r>
      <w:r w:rsidR="001F1FEB">
        <w:t>Infectious and Contagious Disease B</w:t>
      </w:r>
      <w:r>
        <w:t xml:space="preserve">enefit </w:t>
      </w:r>
      <w:r w:rsidR="001F1FEB">
        <w:t>P</w:t>
      </w:r>
      <w:r w:rsidR="00780824">
        <w:t>ayments</w:t>
      </w:r>
      <w:r>
        <w:t>.</w:t>
      </w:r>
    </w:p>
    <w:p w14:paraId="357AE915" w14:textId="0A9FD93C" w:rsidR="00420293" w:rsidRDefault="006D6992" w:rsidP="00B37216">
      <w:pPr>
        <w:pStyle w:val="BulletD"/>
      </w:pPr>
      <w:r>
        <w:t xml:space="preserve">The date </w:t>
      </w:r>
      <w:r w:rsidR="00EC5951">
        <w:t>Disability</w:t>
      </w:r>
      <w:r>
        <w:t xml:space="preserve"> Earnings are equal to or greater than </w:t>
      </w:r>
      <w:r w:rsidRPr="00BC0E8F">
        <w:rPr>
          <w:b/>
          <w:color w:val="FF0000"/>
          <w:sz w:val="24"/>
          <w:szCs w:val="24"/>
          <w:vertAlign w:val="superscript"/>
        </w:rPr>
        <w:t>8</w:t>
      </w:r>
      <w:r w:rsidR="00571C41" w:rsidRPr="00571C41">
        <w:rPr>
          <w:b/>
          <w:bCs/>
          <w:sz w:val="24"/>
        </w:rPr>
        <w:t>[</w:t>
      </w:r>
      <w:r w:rsidR="00432DC7">
        <w:t>20</w:t>
      </w:r>
      <w:r>
        <w:t xml:space="preserve"> – 100%</w:t>
      </w:r>
      <w:r w:rsidR="00571C41" w:rsidRPr="00571C41">
        <w:rPr>
          <w:b/>
          <w:bCs/>
          <w:sz w:val="24"/>
        </w:rPr>
        <w:t>]</w:t>
      </w:r>
      <w:r>
        <w:t xml:space="preserve"> of </w:t>
      </w:r>
      <w:r w:rsidR="00D60341">
        <w:t>Your</w:t>
      </w:r>
      <w:r>
        <w:t xml:space="preserve"> </w:t>
      </w:r>
      <w:r w:rsidR="00CA6E93">
        <w:rPr>
          <w:b/>
          <w:color w:val="FF0000"/>
          <w:sz w:val="24"/>
          <w:szCs w:val="24"/>
          <w:vertAlign w:val="superscript"/>
        </w:rPr>
        <w:t>5</w:t>
      </w:r>
      <w:r w:rsidR="00CA6E93" w:rsidRPr="00571C41">
        <w:rPr>
          <w:b/>
          <w:bCs/>
          <w:sz w:val="24"/>
        </w:rPr>
        <w:t>[</w:t>
      </w:r>
      <w:r>
        <w:t>Indexed</w:t>
      </w:r>
      <w:r w:rsidR="00CA6E93" w:rsidRPr="00571C41">
        <w:rPr>
          <w:b/>
          <w:bCs/>
          <w:sz w:val="24"/>
        </w:rPr>
        <w:t>]</w:t>
      </w:r>
      <w:r>
        <w:t xml:space="preserve"> </w:t>
      </w:r>
      <w:r w:rsidR="00CD081D">
        <w:t>M</w:t>
      </w:r>
      <w:r>
        <w:t xml:space="preserve">onthly </w:t>
      </w:r>
      <w:r w:rsidR="00CD081D">
        <w:t>E</w:t>
      </w:r>
      <w:r>
        <w:t>arnings.</w:t>
      </w:r>
    </w:p>
    <w:p w14:paraId="1B7C953C" w14:textId="6C98D5BA" w:rsidR="00B01145" w:rsidRDefault="00420293" w:rsidP="00B37216">
      <w:pPr>
        <w:pStyle w:val="BulletD"/>
      </w:pPr>
      <w:r>
        <w:t xml:space="preserve">The date </w:t>
      </w:r>
      <w:r w:rsidR="00D60341">
        <w:t>Your</w:t>
      </w:r>
      <w:r>
        <w:t xml:space="preserve"> </w:t>
      </w:r>
      <w:r w:rsidR="00B01145">
        <w:t>Quarantine Period ends.</w:t>
      </w:r>
    </w:p>
    <w:p w14:paraId="272B9165" w14:textId="3E4C3B9A" w:rsidR="000E7F51" w:rsidRDefault="00210055" w:rsidP="00B37216">
      <w:pPr>
        <w:pStyle w:val="BulletD"/>
      </w:pPr>
      <w:r>
        <w:t>The date when the Quarantine is terminated by order of the U.S. Secretary or</w:t>
      </w:r>
      <w:r w:rsidR="00CD081D">
        <w:t xml:space="preserve"> the</w:t>
      </w:r>
      <w:r>
        <w:t xml:space="preserve"> Health and Human Services of the Centers for Disease Contr</w:t>
      </w:r>
      <w:r w:rsidR="000038E9">
        <w:t>ol</w:t>
      </w:r>
      <w:r w:rsidR="0057319E">
        <w:t xml:space="preserve"> and Prevention</w:t>
      </w:r>
      <w:r w:rsidR="00337D96">
        <w:t xml:space="preserve"> (CDC)</w:t>
      </w:r>
      <w:r w:rsidR="0057319E">
        <w:t>.</w:t>
      </w:r>
    </w:p>
    <w:p w14:paraId="4210000C" w14:textId="29C6201E" w:rsidR="007456F9" w:rsidRDefault="000E7F51" w:rsidP="00B37216">
      <w:pPr>
        <w:pStyle w:val="BulletD"/>
      </w:pPr>
      <w:r>
        <w:t xml:space="preserve">The </w:t>
      </w:r>
      <w:r w:rsidR="00E23A45">
        <w:t xml:space="preserve">date </w:t>
      </w:r>
      <w:r w:rsidR="00831858">
        <w:t>You</w:t>
      </w:r>
      <w:r>
        <w:t xml:space="preserve"> are outside the United States, territories and possessions of the United States, or Canada. This applies whether or not </w:t>
      </w:r>
      <w:r w:rsidR="00831858">
        <w:t>You</w:t>
      </w:r>
      <w:r>
        <w:t xml:space="preserve"> were outside such area when </w:t>
      </w:r>
      <w:r w:rsidR="00D60341">
        <w:t>Your</w:t>
      </w:r>
      <w:r>
        <w:t xml:space="preserve"> </w:t>
      </w:r>
      <w:r w:rsidR="00EA470A">
        <w:t>Infectious and Contagious Disease</w:t>
      </w:r>
      <w:r>
        <w:t xml:space="preserve"> began</w:t>
      </w:r>
      <w:r w:rsidR="00673064">
        <w:t>.</w:t>
      </w:r>
    </w:p>
    <w:p w14:paraId="4C8620EF" w14:textId="73F58AA8" w:rsidR="00645DC4" w:rsidRPr="00B37216" w:rsidRDefault="00B75527" w:rsidP="00B37216">
      <w:pPr>
        <w:pStyle w:val="BulletD"/>
        <w:rPr>
          <w:b/>
        </w:rPr>
      </w:pPr>
      <w:r>
        <w:t xml:space="preserve">The date </w:t>
      </w:r>
      <w:r w:rsidR="00EB2794">
        <w:t>You</w:t>
      </w:r>
      <w:r>
        <w:t xml:space="preserve"> no longer </w:t>
      </w:r>
      <w:r w:rsidR="007F346C">
        <w:t>have an Infectious and Contagious Disease</w:t>
      </w:r>
      <w:r>
        <w:t>.</w:t>
      </w:r>
    </w:p>
    <w:p w14:paraId="45A048C5" w14:textId="7F092B19" w:rsidR="009D15F7" w:rsidRPr="008E5973" w:rsidRDefault="00645DC4" w:rsidP="00B37216">
      <w:pPr>
        <w:pStyle w:val="BulletD"/>
        <w:rPr>
          <w:b/>
        </w:rPr>
      </w:pPr>
      <w:commentRangeStart w:id="590"/>
      <w:commentRangeStart w:id="591"/>
      <w:commentRangeStart w:id="592"/>
      <w:commentRangeStart w:id="593"/>
      <w:r>
        <w:t xml:space="preserve">The </w:t>
      </w:r>
      <w:r w:rsidR="006B28F1">
        <w:t xml:space="preserve">date </w:t>
      </w:r>
      <w:r w:rsidR="00EB2794">
        <w:t>You</w:t>
      </w:r>
      <w:r w:rsidR="006B28F1">
        <w:t xml:space="preserve"> are convicted </w:t>
      </w:r>
      <w:r w:rsidR="006B28F1" w:rsidRPr="00AE4F76">
        <w:rPr>
          <w:rFonts w:cs="Arial"/>
        </w:rPr>
        <w:t>for a</w:t>
      </w:r>
      <w:r w:rsidR="006B28F1" w:rsidRPr="00AE4F76">
        <w:t xml:space="preserve"> commission of or attempt to commit </w:t>
      </w:r>
      <w:del w:id="594" w:author="Laura Hoogland" w:date="2026-01-22T14:57:00Z" w16du:dateUtc="2026-01-22T20:57:00Z">
        <w:r w:rsidR="006B28F1" w:rsidRPr="00AE4F76">
          <w:delText xml:space="preserve">an assault or </w:delText>
        </w:r>
      </w:del>
      <w:r w:rsidR="006B28F1" w:rsidRPr="00AE4F76">
        <w:t>a felony</w:t>
      </w:r>
      <w:r w:rsidR="00A30B0E">
        <w:t>.</w:t>
      </w:r>
    </w:p>
    <w:p w14:paraId="3C6F0EF6" w14:textId="037ED372" w:rsidR="006D6992" w:rsidRPr="00277B9F" w:rsidRDefault="009D15F7">
      <w:pPr>
        <w:pStyle w:val="BulletD"/>
        <w:rPr>
          <w:b/>
        </w:rPr>
      </w:pPr>
      <w:r w:rsidRPr="00CB1A12">
        <w:t xml:space="preserve">The date </w:t>
      </w:r>
      <w:r>
        <w:t>You have</w:t>
      </w:r>
      <w:r w:rsidRPr="001A7E29">
        <w:t xml:space="preserve"> been incarcerated as a result of a conviction for the commission of or attempt to commit </w:t>
      </w:r>
      <w:del w:id="595" w:author="Laura Hoogland" w:date="2026-01-22T14:57:00Z" w16du:dateUtc="2026-01-22T20:57:00Z">
        <w:r w:rsidRPr="001A7E29">
          <w:delText>an assault or</w:delText>
        </w:r>
      </w:del>
      <w:ins w:id="596" w:author="Laura Hoogland" w:date="2026-01-22T14:57:00Z" w16du:dateUtc="2026-01-22T20:57:00Z">
        <w:r w:rsidRPr="001A7E29">
          <w:t>a</w:t>
        </w:r>
      </w:ins>
      <w:r w:rsidRPr="001A7E29">
        <w:t xml:space="preserve"> felony for which You are convicted</w:t>
      </w:r>
      <w:del w:id="597" w:author="Laura Hoogland" w:date="2026-01-22T14:57:00Z" w16du:dateUtc="2026-01-22T20:57:00Z">
        <w:r w:rsidRPr="00CB1A12">
          <w:delText>.</w:delText>
        </w:r>
        <w:r w:rsidR="00571C41" w:rsidRPr="00277B9F">
          <w:rPr>
            <w:b/>
            <w:bCs/>
            <w:sz w:val="24"/>
          </w:rPr>
          <w:delText>]</w:delText>
        </w:r>
      </w:del>
      <w:ins w:id="598" w:author="Laura Hoogland" w:date="2026-01-22T14:57:00Z" w16du:dateUtc="2026-01-22T20:57:00Z">
        <w:r w:rsidRPr="00CB1A12">
          <w:t>.</w:t>
        </w:r>
        <w:commentRangeEnd w:id="590"/>
        <w:r w:rsidR="00D916C6" w:rsidRPr="00277B9F">
          <w:rPr>
            <w:rStyle w:val="CommentReference"/>
            <w:b/>
            <w:bCs/>
            <w:sz w:val="24"/>
            <w:szCs w:val="20"/>
          </w:rPr>
          <w:commentReference w:id="590"/>
        </w:r>
        <w:commentRangeEnd w:id="591"/>
        <w:r w:rsidR="006654E1" w:rsidRPr="00277B9F">
          <w:rPr>
            <w:rStyle w:val="CommentReference"/>
            <w:b/>
            <w:bCs/>
            <w:sz w:val="24"/>
            <w:szCs w:val="20"/>
          </w:rPr>
          <w:commentReference w:id="591"/>
        </w:r>
        <w:commentRangeEnd w:id="592"/>
        <w:r w:rsidR="00276502" w:rsidRPr="00277B9F">
          <w:rPr>
            <w:rStyle w:val="CommentReference"/>
            <w:b/>
            <w:bCs/>
            <w:sz w:val="24"/>
            <w:szCs w:val="20"/>
          </w:rPr>
          <w:commentReference w:id="592"/>
        </w:r>
        <w:commentRangeEnd w:id="593"/>
        <w:r w:rsidR="004C585A" w:rsidRPr="00277B9F">
          <w:rPr>
            <w:rStyle w:val="CommentReference"/>
            <w:b/>
            <w:bCs/>
            <w:sz w:val="24"/>
            <w:szCs w:val="20"/>
          </w:rPr>
          <w:commentReference w:id="593"/>
        </w:r>
        <w:r w:rsidR="00571C41" w:rsidRPr="00277B9F">
          <w:rPr>
            <w:b/>
            <w:bCs/>
            <w:sz w:val="24"/>
          </w:rPr>
          <w:t>]</w:t>
        </w:r>
      </w:ins>
    </w:p>
    <w:p w14:paraId="4926EAA8" w14:textId="5366F935" w:rsidR="008E1EA0" w:rsidRDefault="005E347E" w:rsidP="00B419A0">
      <w:pPr>
        <w:pStyle w:val="1Text"/>
        <w:ind w:left="432"/>
        <w:rPr>
          <w:b/>
          <w:bCs/>
          <w:sz w:val="24"/>
        </w:rPr>
      </w:pPr>
      <w:r>
        <w:rPr>
          <w:b/>
          <w:bCs/>
          <w:color w:val="FF0000"/>
          <w:sz w:val="24"/>
          <w:szCs w:val="24"/>
          <w:vertAlign w:val="superscript"/>
        </w:rPr>
        <w:t>2</w:t>
      </w:r>
      <w:r w:rsidR="00571C41" w:rsidRPr="00571C41">
        <w:rPr>
          <w:b/>
          <w:bCs/>
          <w:sz w:val="24"/>
        </w:rPr>
        <w:t>[</w:t>
      </w:r>
      <w:r w:rsidR="00363D05" w:rsidRPr="00BF4DA9">
        <w:t>If there is an overpayment due to Prudential</w:t>
      </w:r>
      <w:r w:rsidR="005F62D3" w:rsidRPr="005F62D3">
        <w:t xml:space="preserve"> </w:t>
      </w:r>
      <w:r w:rsidR="005F62D3">
        <w:t xml:space="preserve">for any </w:t>
      </w:r>
      <w:r w:rsidR="009656B7">
        <w:t xml:space="preserve">Prudential </w:t>
      </w:r>
      <w:r w:rsidR="005F62D3">
        <w:t>claim</w:t>
      </w:r>
      <w:r w:rsidR="00363D05" w:rsidRPr="00BF4DA9">
        <w:t xml:space="preserve">, Prudential may apply </w:t>
      </w:r>
      <w:r w:rsidR="00D60341">
        <w:t>Your</w:t>
      </w:r>
      <w:r w:rsidR="00363D05" w:rsidRPr="00BF4DA9">
        <w:t xml:space="preserve"> </w:t>
      </w:r>
      <w:r w:rsidR="004133E2">
        <w:t>I</w:t>
      </w:r>
      <w:r w:rsidR="006F2510">
        <w:t xml:space="preserve">nfectious and </w:t>
      </w:r>
      <w:r w:rsidR="004133E2">
        <w:t>C</w:t>
      </w:r>
      <w:r w:rsidR="006F2510">
        <w:t>ontag</w:t>
      </w:r>
      <w:r w:rsidR="007F76EB">
        <w:t>ious</w:t>
      </w:r>
      <w:r w:rsidR="00363D05" w:rsidRPr="00BF4DA9">
        <w:t xml:space="preserve"> </w:t>
      </w:r>
      <w:r w:rsidR="004133E2">
        <w:t xml:space="preserve">Disease </w:t>
      </w:r>
      <w:r w:rsidR="00363D05" w:rsidRPr="00BF4DA9">
        <w:t>benefit payment toward any outstanding overpayment.</w:t>
      </w:r>
      <w:r w:rsidR="00571C41" w:rsidRPr="00571C41">
        <w:rPr>
          <w:b/>
          <w:bCs/>
          <w:sz w:val="24"/>
        </w:rPr>
        <w:t>]</w:t>
      </w:r>
    </w:p>
    <w:p w14:paraId="3013BBF8" w14:textId="77777777" w:rsidR="006A5D9B" w:rsidRDefault="008E1EA0">
      <w:pPr>
        <w:spacing w:after="0"/>
        <w:rPr>
          <w:b/>
          <w:bCs/>
        </w:rPr>
        <w:sectPr w:rsidR="006A5D9B" w:rsidSect="00671431">
          <w:footerReference w:type="default" r:id="rId62"/>
          <w:pgSz w:w="12240" w:h="15840" w:code="1"/>
          <w:pgMar w:top="1440" w:right="1627" w:bottom="1800" w:left="1627" w:header="720" w:footer="720" w:gutter="0"/>
          <w:cols w:space="720"/>
        </w:sectPr>
      </w:pPr>
      <w:r>
        <w:rPr>
          <w:b/>
          <w:bCs/>
        </w:rPr>
        <w:br w:type="page"/>
      </w:r>
    </w:p>
    <w:p w14:paraId="2C73E857" w14:textId="3AB9AEDE" w:rsidR="00CA2BF5" w:rsidRDefault="00310971" w:rsidP="00CA2BF5">
      <w:pPr>
        <w:pStyle w:val="TitleD"/>
      </w:pPr>
      <w:r w:rsidRPr="00310971">
        <w:rPr>
          <w:rFonts w:ascii="Arial" w:hAnsi="Arial" w:cs="Arial"/>
          <w:color w:val="FF0000"/>
          <w:sz w:val="24"/>
          <w:szCs w:val="24"/>
          <w:vertAlign w:val="superscript"/>
        </w:rPr>
        <w:lastRenderedPageBreak/>
        <w:t>CV1</w:t>
      </w:r>
      <w:r w:rsidR="00571C41" w:rsidRPr="008E5973">
        <w:rPr>
          <w:rFonts w:ascii="Arial" w:hAnsi="Arial" w:cs="Arial"/>
          <w:szCs w:val="36"/>
        </w:rPr>
        <w:t>[</w:t>
      </w:r>
      <w:r w:rsidR="00CA2BF5">
        <w:t>Long Term</w:t>
      </w:r>
      <w:r w:rsidR="00571C41" w:rsidRPr="008E5973">
        <w:rPr>
          <w:rFonts w:ascii="Arial" w:hAnsi="Arial" w:cs="Arial"/>
          <w:szCs w:val="36"/>
        </w:rPr>
        <w:t>]</w:t>
      </w:r>
      <w:r w:rsidR="00CA2BF5">
        <w:t xml:space="preserve"> Disability Coverage</w:t>
      </w:r>
      <w:r w:rsidR="00E728E7">
        <w:t xml:space="preserve"> – </w:t>
      </w:r>
      <w:r w:rsidR="004F2636" w:rsidRPr="00987A39">
        <w:rPr>
          <w:rFonts w:ascii="Arial" w:hAnsi="Arial" w:cs="Arial"/>
          <w:color w:val="FF0000"/>
          <w:sz w:val="24"/>
          <w:szCs w:val="24"/>
          <w:vertAlign w:val="superscript"/>
        </w:rPr>
        <w:t>1</w:t>
      </w:r>
      <w:r w:rsidR="00571C41" w:rsidRPr="008E5973">
        <w:rPr>
          <w:rFonts w:ascii="Arial" w:hAnsi="Arial" w:cs="Arial"/>
          <w:szCs w:val="36"/>
        </w:rPr>
        <w:t>[</w:t>
      </w:r>
      <w:r w:rsidR="00E728E7">
        <w:t xml:space="preserve">Specific </w:t>
      </w:r>
      <w:bookmarkStart w:id="603" w:name="LTD_Specific_Indemnity"/>
      <w:bookmarkEnd w:id="603"/>
      <w:r w:rsidR="00E728E7">
        <w:t>Indemnity Benefit</w:t>
      </w:r>
      <w:r w:rsidR="00571C41" w:rsidRPr="008E5973">
        <w:rPr>
          <w:rFonts w:ascii="Arial" w:hAnsi="Arial" w:cs="Arial"/>
          <w:szCs w:val="36"/>
        </w:rPr>
        <w:t>]</w:t>
      </w:r>
    </w:p>
    <w:p w14:paraId="75A52692" w14:textId="55F31853" w:rsidR="00CA2BF5" w:rsidRDefault="00CA2BF5" w:rsidP="00CA2BF5">
      <w:pPr>
        <w:pStyle w:val="SubtitleD"/>
      </w:pPr>
      <w:r w:rsidRPr="00434DA4">
        <w:rPr>
          <w:rFonts w:ascii="Arial" w:hAnsi="Arial" w:cs="Arial"/>
          <w:color w:val="FF0000"/>
          <w:vertAlign w:val="superscript"/>
        </w:rPr>
        <w:t>1</w:t>
      </w:r>
      <w:r w:rsidR="00571C41" w:rsidRPr="00EF6E18">
        <w:rPr>
          <w:rFonts w:ascii="Arial" w:hAnsi="Arial" w:cs="Arial"/>
        </w:rPr>
        <w:t>[</w:t>
      </w:r>
      <w:r>
        <w:t>SPECIFIC INDEMNITY BENEFIT</w:t>
      </w:r>
      <w:r w:rsidR="00571C41" w:rsidRPr="00EF6E18">
        <w:rPr>
          <w:rFonts w:ascii="Arial" w:hAnsi="Arial" w:cs="Arial"/>
        </w:rPr>
        <w:t>]</w:t>
      </w:r>
    </w:p>
    <w:p w14:paraId="5BC5AE7E" w14:textId="10D40A27" w:rsidR="00CA2BF5" w:rsidRDefault="00CA2BF5" w:rsidP="00CA2BF5">
      <w:pPr>
        <w:pStyle w:val="SubtitleD"/>
      </w:pPr>
      <w:r>
        <w:t xml:space="preserve">When Are You Covered for the </w:t>
      </w:r>
      <w:r w:rsidRPr="00434DA4">
        <w:rPr>
          <w:rFonts w:ascii="Arial" w:hAnsi="Arial" w:cs="Arial"/>
          <w:color w:val="FF0000"/>
          <w:vertAlign w:val="superscript"/>
        </w:rPr>
        <w:t>1</w:t>
      </w:r>
      <w:r w:rsidR="00571C41" w:rsidRPr="00571C41">
        <w:rPr>
          <w:bCs/>
        </w:rPr>
        <w:t>[</w:t>
      </w:r>
      <w:r>
        <w:t>Specific Indemnity Benefit</w:t>
      </w:r>
      <w:r w:rsidR="00571C41" w:rsidRPr="00571C41">
        <w:rPr>
          <w:bCs/>
        </w:rPr>
        <w:t>]</w:t>
      </w:r>
      <w:r>
        <w:t>?</w:t>
      </w:r>
    </w:p>
    <w:p w14:paraId="49C3F090" w14:textId="65906749" w:rsidR="00CA2BF5" w:rsidRDefault="00CA2BF5" w:rsidP="00CA2BF5">
      <w:pPr>
        <w:pStyle w:val="2Text"/>
      </w:pPr>
      <w:r>
        <w:t xml:space="preserve">You are covered for </w:t>
      </w:r>
      <w:r w:rsidR="00B57D8C" w:rsidRPr="00987A39">
        <w:rPr>
          <w:b/>
          <w:bCs/>
          <w:color w:val="FF0000"/>
          <w:sz w:val="22"/>
          <w:szCs w:val="22"/>
          <w:vertAlign w:val="superscript"/>
        </w:rPr>
        <w:t>1</w:t>
      </w:r>
      <w:r w:rsidR="00571C41" w:rsidRPr="00571C41">
        <w:rPr>
          <w:b/>
          <w:bCs/>
          <w:sz w:val="24"/>
        </w:rPr>
        <w:t>[</w:t>
      </w:r>
      <w:r>
        <w:t>th</w:t>
      </w:r>
      <w:r w:rsidR="00B57D8C">
        <w:t xml:space="preserve">e </w:t>
      </w:r>
      <w:r w:rsidR="0068415D">
        <w:t>Specific Indemnity Benefit</w:t>
      </w:r>
      <w:r w:rsidR="00571C41" w:rsidRPr="00571C41">
        <w:rPr>
          <w:b/>
          <w:bCs/>
          <w:sz w:val="24"/>
        </w:rPr>
        <w:t>]</w:t>
      </w:r>
      <w:r>
        <w:t>:</w:t>
      </w:r>
    </w:p>
    <w:p w14:paraId="7CF0A784" w14:textId="2E2F7BB5" w:rsidR="00CA2BF5" w:rsidRDefault="00CA2BF5" w:rsidP="00CA2BF5">
      <w:pPr>
        <w:pStyle w:val="BulletD"/>
      </w:pPr>
      <w:r>
        <w:rPr>
          <w:b/>
          <w:color w:val="FF0000"/>
          <w:sz w:val="24"/>
          <w:vertAlign w:val="superscript"/>
        </w:rPr>
        <w:t>2</w:t>
      </w:r>
      <w:r w:rsidR="00571C41" w:rsidRPr="00571C41">
        <w:rPr>
          <w:b/>
          <w:bCs/>
          <w:sz w:val="24"/>
        </w:rPr>
        <w:t>[</w:t>
      </w:r>
      <w:r>
        <w:t xml:space="preserve">if </w:t>
      </w:r>
      <w:r w:rsidR="00831858">
        <w:t>You</w:t>
      </w:r>
      <w:r>
        <w:t xml:space="preserve"> are covered for </w:t>
      </w:r>
      <w:r w:rsidR="007365C7" w:rsidRPr="00987A39">
        <w:rPr>
          <w:b/>
          <w:color w:val="FF0000"/>
          <w:sz w:val="24"/>
          <w:vertAlign w:val="superscript"/>
        </w:rPr>
        <w:t>CV1</w:t>
      </w:r>
      <w:r w:rsidR="00571C41" w:rsidRPr="00571C41">
        <w:rPr>
          <w:b/>
          <w:bCs/>
          <w:sz w:val="24"/>
        </w:rPr>
        <w:t>[</w:t>
      </w:r>
      <w:r w:rsidR="003762D5">
        <w:t>l</w:t>
      </w:r>
      <w:r>
        <w:t xml:space="preserve">ong </w:t>
      </w:r>
      <w:r w:rsidR="003762D5">
        <w:t>t</w:t>
      </w:r>
      <w:r>
        <w:t>erm</w:t>
      </w:r>
      <w:r w:rsidR="00571C41" w:rsidRPr="00571C41">
        <w:rPr>
          <w:b/>
          <w:bCs/>
          <w:sz w:val="24"/>
        </w:rPr>
        <w:t>]</w:t>
      </w:r>
      <w:r>
        <w:t xml:space="preserve"> </w:t>
      </w:r>
      <w:r w:rsidR="003762D5">
        <w:t>d</w:t>
      </w:r>
      <w:r>
        <w:t>isability coverage</w:t>
      </w:r>
      <w:r w:rsidR="00C00E83">
        <w:t xml:space="preserve"> under the Plan</w:t>
      </w:r>
      <w:r w:rsidR="00422EB0">
        <w:t>; and</w:t>
      </w:r>
    </w:p>
    <w:p w14:paraId="37575FAD" w14:textId="36BBC7B7" w:rsidR="00CA2BF5" w:rsidRDefault="00CA2BF5" w:rsidP="00CA2BF5">
      <w:pPr>
        <w:pStyle w:val="BulletD"/>
      </w:pPr>
      <w:r>
        <w:t xml:space="preserve">if </w:t>
      </w:r>
      <w:r w:rsidR="00D60341">
        <w:t>Your</w:t>
      </w:r>
      <w:r>
        <w:t xml:space="preserve"> </w:t>
      </w:r>
      <w:r w:rsidR="0034238B">
        <w:t>l</w:t>
      </w:r>
      <w:r>
        <w:t xml:space="preserve">oss occurred within </w:t>
      </w:r>
      <w:r w:rsidRPr="00434DA4">
        <w:rPr>
          <w:b/>
          <w:color w:val="FF0000"/>
          <w:sz w:val="24"/>
          <w:szCs w:val="24"/>
          <w:vertAlign w:val="superscript"/>
        </w:rPr>
        <w:t>2a</w:t>
      </w:r>
      <w:r w:rsidR="00571C41" w:rsidRPr="00571C41">
        <w:rPr>
          <w:b/>
          <w:bCs/>
          <w:sz w:val="24"/>
        </w:rPr>
        <w:t>[</w:t>
      </w:r>
      <w:r>
        <w:t>90-365</w:t>
      </w:r>
      <w:r w:rsidR="00571C41" w:rsidRPr="00571C41">
        <w:rPr>
          <w:b/>
          <w:bCs/>
          <w:sz w:val="24"/>
        </w:rPr>
        <w:t>]</w:t>
      </w:r>
      <w:r>
        <w:t xml:space="preserve"> </w:t>
      </w:r>
      <w:r w:rsidRPr="00434DA4">
        <w:rPr>
          <w:b/>
          <w:color w:val="FF0000"/>
          <w:sz w:val="24"/>
          <w:szCs w:val="24"/>
          <w:vertAlign w:val="superscript"/>
        </w:rPr>
        <w:t>3</w:t>
      </w:r>
      <w:r w:rsidR="00571C41" w:rsidRPr="00571C41">
        <w:rPr>
          <w:b/>
          <w:bCs/>
          <w:sz w:val="24"/>
        </w:rPr>
        <w:t>[</w:t>
      </w:r>
      <w:r>
        <w:t>consecutive days</w:t>
      </w:r>
      <w:r w:rsidR="00571C41" w:rsidRPr="00571C41">
        <w:rPr>
          <w:b/>
          <w:bCs/>
          <w:sz w:val="24"/>
        </w:rPr>
        <w:t>]</w:t>
      </w:r>
      <w:r w:rsidRPr="00464CA3">
        <w:t xml:space="preserve"> </w:t>
      </w:r>
      <w:r>
        <w:t xml:space="preserve">from an </w:t>
      </w:r>
      <w:r w:rsidR="00AD7C1F" w:rsidRPr="00B37216">
        <w:rPr>
          <w:bCs/>
          <w:iCs/>
        </w:rPr>
        <w:t>A</w:t>
      </w:r>
      <w:r w:rsidRPr="00B37216">
        <w:rPr>
          <w:bCs/>
          <w:iCs/>
        </w:rPr>
        <w:t xml:space="preserve">ccidental </w:t>
      </w:r>
      <w:r w:rsidR="00AD7C1F" w:rsidRPr="00B37216">
        <w:rPr>
          <w:bCs/>
          <w:iCs/>
        </w:rPr>
        <w:t>B</w:t>
      </w:r>
      <w:r w:rsidRPr="00B37216">
        <w:rPr>
          <w:bCs/>
          <w:iCs/>
        </w:rPr>
        <w:t xml:space="preserve">odily </w:t>
      </w:r>
      <w:r w:rsidR="00AD7C1F" w:rsidRPr="00B37216">
        <w:rPr>
          <w:bCs/>
          <w:iCs/>
        </w:rPr>
        <w:t>I</w:t>
      </w:r>
      <w:r w:rsidRPr="00B37216">
        <w:rPr>
          <w:bCs/>
          <w:iCs/>
        </w:rPr>
        <w:t>njury</w:t>
      </w:r>
      <w:r w:rsidRPr="00F231DD">
        <w:rPr>
          <w:bCs/>
          <w:iCs/>
        </w:rPr>
        <w:t xml:space="preserve"> while a covered </w:t>
      </w:r>
      <w:r w:rsidR="009540F7" w:rsidRPr="00B37216">
        <w:rPr>
          <w:b/>
          <w:color w:val="FF0000"/>
          <w:sz w:val="24"/>
          <w:vertAlign w:val="superscript"/>
        </w:rPr>
        <w:t>CV6</w:t>
      </w:r>
      <w:r w:rsidR="00571C41" w:rsidRPr="00571C41">
        <w:rPr>
          <w:b/>
          <w:bCs/>
          <w:sz w:val="24"/>
        </w:rPr>
        <w:t>[</w:t>
      </w:r>
      <w:r w:rsidR="009B6667">
        <w:t>person</w:t>
      </w:r>
      <w:r w:rsidR="00C42254" w:rsidRPr="00571C41">
        <w:rPr>
          <w:b/>
          <w:bCs/>
          <w:sz w:val="24"/>
        </w:rPr>
        <w:t>]</w:t>
      </w:r>
      <w:r w:rsidR="00204DB5" w:rsidRPr="001935DA">
        <w:rPr>
          <w:b/>
          <w:sz w:val="24"/>
        </w:rPr>
        <w:t>[</w:t>
      </w:r>
      <w:r>
        <w:t>; and</w:t>
      </w:r>
      <w:r w:rsidR="00571C41" w:rsidRPr="00571C41">
        <w:rPr>
          <w:b/>
          <w:bCs/>
          <w:sz w:val="24"/>
        </w:rPr>
        <w:t>]</w:t>
      </w:r>
    </w:p>
    <w:p w14:paraId="2DFE38E7" w14:textId="4264079B" w:rsidR="00CA2BF5" w:rsidRDefault="00CA2BF5" w:rsidP="00CA2BF5">
      <w:pPr>
        <w:pStyle w:val="BulletD"/>
      </w:pPr>
      <w:r>
        <w:t xml:space="preserve">if the </w:t>
      </w:r>
      <w:r w:rsidR="00DB3F54" w:rsidRPr="00987A39">
        <w:t>Elimination Period</w:t>
      </w:r>
      <w:r w:rsidR="008811E3">
        <w:t xml:space="preserve"> for </w:t>
      </w:r>
      <w:r w:rsidR="00FD714D">
        <w:t>disa</w:t>
      </w:r>
      <w:r w:rsidR="008811E3">
        <w:t>bility coverage</w:t>
      </w:r>
      <w:r>
        <w:t xml:space="preserve"> under th</w:t>
      </w:r>
      <w:r w:rsidR="00FD714D">
        <w:t>is</w:t>
      </w:r>
      <w:r w:rsidR="00B26632">
        <w:t xml:space="preserve"> Plan </w:t>
      </w:r>
      <w:r>
        <w:t>has been met</w:t>
      </w:r>
      <w:r w:rsidR="00FD714D">
        <w:t>;</w:t>
      </w:r>
      <w:r w:rsidR="00D638EE">
        <w:t xml:space="preserve"> and</w:t>
      </w:r>
    </w:p>
    <w:p w14:paraId="0CD9D395" w14:textId="3C0BDE1E" w:rsidR="00CA2BF5" w:rsidRDefault="00CA2BF5" w:rsidP="00CA2BF5">
      <w:pPr>
        <w:pStyle w:val="BulletD"/>
      </w:pPr>
      <w:r>
        <w:t xml:space="preserve">if </w:t>
      </w:r>
      <w:r w:rsidR="00831858">
        <w:t>You</w:t>
      </w:r>
      <w:r>
        <w:t xml:space="preserve"> lived past th</w:t>
      </w:r>
      <w:r w:rsidR="00B6416D">
        <w:t xml:space="preserve">is Plan’s </w:t>
      </w:r>
      <w:r w:rsidR="00DB3F54" w:rsidRPr="00987A39">
        <w:t>Elimination Period</w:t>
      </w:r>
      <w:r w:rsidR="00571C41" w:rsidRPr="00571C41">
        <w:rPr>
          <w:b/>
          <w:bCs/>
          <w:sz w:val="24"/>
        </w:rPr>
        <w:t>]</w:t>
      </w:r>
      <w:r>
        <w:t>.</w:t>
      </w:r>
    </w:p>
    <w:p w14:paraId="7EFFFE9D" w14:textId="1446D57F" w:rsidR="00CA2BF5" w:rsidRDefault="00CA2BF5" w:rsidP="00CA2BF5">
      <w:pPr>
        <w:pStyle w:val="SubtitleD"/>
      </w:pPr>
      <w:r>
        <w:t xml:space="preserve">What Number of </w:t>
      </w:r>
      <w:r w:rsidRPr="00434DA4">
        <w:rPr>
          <w:rFonts w:ascii="Arial" w:hAnsi="Arial" w:cs="Arial"/>
          <w:color w:val="FF0000"/>
          <w:vertAlign w:val="superscript"/>
        </w:rPr>
        <w:t>8</w:t>
      </w:r>
      <w:r w:rsidR="00571C41" w:rsidRPr="006E5BC0">
        <w:rPr>
          <w:rFonts w:ascii="Arial" w:hAnsi="Arial" w:cs="Arial"/>
        </w:rPr>
        <w:t>[</w:t>
      </w:r>
      <w:r>
        <w:t>Monthly</w:t>
      </w:r>
      <w:r w:rsidR="00571C41" w:rsidRPr="006E5BC0">
        <w:rPr>
          <w:rFonts w:ascii="Arial" w:hAnsi="Arial" w:cs="Arial"/>
        </w:rPr>
        <w:t>]</w:t>
      </w:r>
      <w:r>
        <w:t xml:space="preserve"> Benefit</w:t>
      </w:r>
      <w:r w:rsidR="007D4DB9">
        <w:t xml:space="preserve"> Payment</w:t>
      </w:r>
      <w:r w:rsidR="008D5390">
        <w:t>s</w:t>
      </w:r>
      <w:r>
        <w:t xml:space="preserve"> Will be Provided to You under the </w:t>
      </w:r>
      <w:r w:rsidRPr="00434DA4">
        <w:rPr>
          <w:rFonts w:ascii="Arial" w:hAnsi="Arial" w:cs="Arial"/>
          <w:color w:val="FF0000"/>
          <w:vertAlign w:val="superscript"/>
        </w:rPr>
        <w:t>1</w:t>
      </w:r>
      <w:r w:rsidR="00571C41" w:rsidRPr="006E5BC0">
        <w:rPr>
          <w:rFonts w:ascii="Arial" w:hAnsi="Arial" w:cs="Arial"/>
        </w:rPr>
        <w:t>[</w:t>
      </w:r>
      <w:r>
        <w:t>Specific Indemnity Benefit</w:t>
      </w:r>
      <w:r w:rsidR="00571C41" w:rsidRPr="006E5BC0">
        <w:rPr>
          <w:rFonts w:ascii="Arial" w:hAnsi="Arial" w:cs="Arial"/>
        </w:rPr>
        <w:t>]</w:t>
      </w:r>
      <w:r>
        <w:t>?</w:t>
      </w:r>
    </w:p>
    <w:p w14:paraId="3DD7D4BB" w14:textId="6AED0D4F" w:rsidR="00CA2BF5" w:rsidRDefault="00CA2BF5" w:rsidP="00CA2BF5">
      <w:pPr>
        <w:pStyle w:val="2Text"/>
      </w:pPr>
      <w:r>
        <w:t xml:space="preserve">If </w:t>
      </w:r>
      <w:r w:rsidR="00831858">
        <w:t>You</w:t>
      </w:r>
      <w:r>
        <w:t xml:space="preserve"> suffer any one of the </w:t>
      </w:r>
      <w:r w:rsidR="00A76F41">
        <w:t>l</w:t>
      </w:r>
      <w:r>
        <w:t xml:space="preserve">osses listed below from an </w:t>
      </w:r>
      <w:r w:rsidR="00747E43">
        <w:t xml:space="preserve">Accidental Bodily </w:t>
      </w:r>
      <w:r>
        <w:t xml:space="preserve">Injury, </w:t>
      </w:r>
      <w:r w:rsidR="003B254A">
        <w:t>We</w:t>
      </w:r>
      <w:r>
        <w:t xml:space="preserve"> will send </w:t>
      </w:r>
      <w:r w:rsidR="00831858">
        <w:t>You</w:t>
      </w:r>
      <w:r>
        <w:t xml:space="preserve"> a </w:t>
      </w:r>
      <w:r w:rsidRPr="00434DA4">
        <w:rPr>
          <w:b/>
          <w:color w:val="FF0000"/>
          <w:sz w:val="24"/>
          <w:vertAlign w:val="superscript"/>
        </w:rPr>
        <w:t>8</w:t>
      </w:r>
      <w:r w:rsidR="00571C41" w:rsidRPr="00571C41">
        <w:rPr>
          <w:b/>
          <w:bCs/>
          <w:sz w:val="24"/>
        </w:rPr>
        <w:t>[</w:t>
      </w:r>
      <w:r w:rsidR="00A31D54">
        <w:t>M</w:t>
      </w:r>
      <w:r>
        <w:t>onthly</w:t>
      </w:r>
      <w:r w:rsidR="00571C41" w:rsidRPr="00571C41">
        <w:rPr>
          <w:b/>
          <w:bCs/>
          <w:sz w:val="24"/>
        </w:rPr>
        <w:t>]</w:t>
      </w:r>
      <w:r>
        <w:t xml:space="preserve"> </w:t>
      </w:r>
      <w:r w:rsidR="00A31D54">
        <w:t>B</w:t>
      </w:r>
      <w:r>
        <w:t>enefit</w:t>
      </w:r>
      <w:r w:rsidR="007D4DB9">
        <w:t xml:space="preserve"> </w:t>
      </w:r>
      <w:r w:rsidR="00A31D54">
        <w:t>P</w:t>
      </w:r>
      <w:r w:rsidR="007D4DB9">
        <w:t>ayments</w:t>
      </w:r>
      <w:r w:rsidR="008D5390">
        <w:t xml:space="preserve"> </w:t>
      </w:r>
      <w:r>
        <w:t xml:space="preserve">for </w:t>
      </w:r>
      <w:r w:rsidR="00101650">
        <w:t xml:space="preserve">the guaranteed minimum number of months listed below </w:t>
      </w:r>
      <w:r>
        <w:t>for any period for which</w:t>
      </w:r>
      <w:r w:rsidR="00D7290C">
        <w:t xml:space="preserve"> Prudential determines</w:t>
      </w:r>
      <w:r>
        <w:t xml:space="preserve"> </w:t>
      </w:r>
      <w:r w:rsidR="00831858">
        <w:t>You</w:t>
      </w:r>
      <w:r w:rsidR="003C172E">
        <w:t xml:space="preserve"> are entitled </w:t>
      </w:r>
      <w:r w:rsidR="00265C31">
        <w:t xml:space="preserve">to </w:t>
      </w:r>
      <w:r w:rsidR="00C26DF5">
        <w:t>receive</w:t>
      </w:r>
      <w:r w:rsidR="00044F0E">
        <w:t xml:space="preserve"> such</w:t>
      </w:r>
      <w:r w:rsidR="00C26DF5">
        <w:t xml:space="preserve"> benefit payments</w:t>
      </w:r>
      <w:r>
        <w:t>.</w:t>
      </w:r>
    </w:p>
    <w:p w14:paraId="1C08E1FA" w14:textId="5798DAE9" w:rsidR="00CA2BF5" w:rsidRDefault="00CA2BF5" w:rsidP="00CA2BF5">
      <w:pPr>
        <w:pStyle w:val="1Text"/>
        <w:ind w:left="432"/>
      </w:pPr>
      <w:r w:rsidRPr="00987A39">
        <w:rPr>
          <w:i/>
        </w:rPr>
        <w:t>Loss</w:t>
      </w:r>
      <w:r>
        <w:t xml:space="preserve"> of </w:t>
      </w:r>
      <w:r>
        <w:tab/>
      </w:r>
      <w:r>
        <w:tab/>
      </w:r>
      <w:r>
        <w:tab/>
      </w:r>
      <w:r>
        <w:tab/>
      </w:r>
      <w:r>
        <w:tab/>
      </w:r>
      <w:r>
        <w:tab/>
      </w:r>
      <w:r>
        <w:tab/>
      </w:r>
      <w:bookmarkStart w:id="604" w:name="_Hlk496001584"/>
      <w:r>
        <w:t xml:space="preserve">Number of </w:t>
      </w:r>
      <w:r w:rsidRPr="00434DA4">
        <w:rPr>
          <w:b/>
          <w:color w:val="FF0000"/>
          <w:sz w:val="24"/>
          <w:szCs w:val="24"/>
          <w:vertAlign w:val="superscript"/>
        </w:rPr>
        <w:t>8</w:t>
      </w:r>
      <w:r w:rsidR="00571C41" w:rsidRPr="00571C41">
        <w:rPr>
          <w:b/>
          <w:bCs/>
          <w:sz w:val="24"/>
        </w:rPr>
        <w:t>[</w:t>
      </w:r>
      <w:r>
        <w:t>Monthly</w:t>
      </w:r>
      <w:r w:rsidR="00571C41" w:rsidRPr="00571C41">
        <w:rPr>
          <w:b/>
          <w:bCs/>
          <w:sz w:val="24"/>
        </w:rPr>
        <w:t>]</w:t>
      </w:r>
      <w:r>
        <w:t xml:space="preserve"> Benefit</w:t>
      </w:r>
      <w:r w:rsidR="00E95235">
        <w:t xml:space="preserve"> Payment</w:t>
      </w:r>
      <w:r>
        <w:t>s</w:t>
      </w:r>
      <w:bookmarkEnd w:id="604"/>
    </w:p>
    <w:p w14:paraId="1BD1F7B5" w14:textId="6519F309" w:rsidR="00CA2BF5" w:rsidRPr="00D7738D" w:rsidRDefault="00CA2BF5" w:rsidP="00CA2BF5">
      <w:pPr>
        <w:pStyle w:val="TPTAB"/>
        <w:ind w:left="432"/>
      </w:pPr>
      <w:r>
        <w:rPr>
          <w:b/>
          <w:color w:val="FF0000"/>
          <w:sz w:val="24"/>
          <w:vertAlign w:val="superscript"/>
        </w:rPr>
        <w:t>4</w:t>
      </w:r>
      <w:r w:rsidR="00571C41" w:rsidRPr="00571C41">
        <w:rPr>
          <w:b/>
          <w:bCs/>
          <w:sz w:val="24"/>
        </w:rPr>
        <w:t>[</w:t>
      </w:r>
      <w:r>
        <w:t>Both Hands</w:t>
      </w:r>
      <w:r>
        <w:tab/>
      </w:r>
      <w:r w:rsidRPr="00434DA4">
        <w:rPr>
          <w:b/>
          <w:color w:val="FF0000"/>
          <w:sz w:val="24"/>
          <w:vertAlign w:val="superscript"/>
        </w:rPr>
        <w:t>4a</w:t>
      </w:r>
      <w:r w:rsidR="00571C41" w:rsidRPr="00571C41">
        <w:rPr>
          <w:b/>
          <w:bCs/>
          <w:sz w:val="24"/>
        </w:rPr>
        <w:t>[</w:t>
      </w:r>
      <w:r w:rsidR="006A77CA">
        <w:t>3</w:t>
      </w:r>
      <w:r>
        <w:t>-60 months</w:t>
      </w:r>
      <w:r w:rsidR="00571C41" w:rsidRPr="00571C41">
        <w:rPr>
          <w:b/>
          <w:bCs/>
          <w:sz w:val="24"/>
        </w:rPr>
        <w:t>]</w:t>
      </w:r>
      <w:r>
        <w:br/>
        <w:t>Both Feet</w:t>
      </w:r>
      <w:r>
        <w:tab/>
      </w:r>
      <w:r w:rsidRPr="00434DA4">
        <w:rPr>
          <w:b/>
          <w:color w:val="FF0000"/>
          <w:sz w:val="24"/>
          <w:vertAlign w:val="superscript"/>
        </w:rPr>
        <w:t>4a</w:t>
      </w:r>
      <w:r w:rsidR="00571C41" w:rsidRPr="00571C41">
        <w:rPr>
          <w:b/>
          <w:bCs/>
          <w:sz w:val="24"/>
        </w:rPr>
        <w:t>[</w:t>
      </w:r>
      <w:r w:rsidR="006A77CA">
        <w:t>3</w:t>
      </w:r>
      <w:r>
        <w:t>-60 months</w:t>
      </w:r>
      <w:r w:rsidR="00571C41" w:rsidRPr="00571C41">
        <w:rPr>
          <w:b/>
          <w:bCs/>
          <w:sz w:val="24"/>
        </w:rPr>
        <w:t>]</w:t>
      </w:r>
      <w:r>
        <w:br/>
        <w:t>Entire Sight of Both Eyes</w:t>
      </w:r>
      <w:r>
        <w:tab/>
      </w:r>
      <w:r w:rsidRPr="00434DA4">
        <w:rPr>
          <w:b/>
          <w:color w:val="FF0000"/>
          <w:sz w:val="24"/>
          <w:vertAlign w:val="superscript"/>
        </w:rPr>
        <w:t>4a</w:t>
      </w:r>
      <w:r w:rsidR="00571C41" w:rsidRPr="00571C41">
        <w:rPr>
          <w:b/>
          <w:bCs/>
          <w:sz w:val="24"/>
        </w:rPr>
        <w:t>[</w:t>
      </w:r>
      <w:r w:rsidR="006A77CA">
        <w:t>3</w:t>
      </w:r>
      <w:r>
        <w:t>-60 months</w:t>
      </w:r>
      <w:r w:rsidR="00571C41" w:rsidRPr="00571C41">
        <w:rPr>
          <w:b/>
          <w:bCs/>
          <w:sz w:val="24"/>
        </w:rPr>
        <w:t>]</w:t>
      </w:r>
      <w:r>
        <w:br/>
        <w:t>Hearing in Both Ears</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Speech</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One Hand and One Foot</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One Hand and Entire Sight of One Eye</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One Foot and Entire Sight of One Eye</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One Arm</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One Leg</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 xml:space="preserve">One Hand </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One Foot</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 xml:space="preserve">Entire Sight of One </w:t>
      </w:r>
      <w:r w:rsidR="001D44BA">
        <w:t>Eye</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Hearing in One Ear</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Quadriplegia</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Triplegia</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Paraplegia</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r>
      <w:r>
        <w:lastRenderedPageBreak/>
        <w:t>Hemiparesis</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Diplegia</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Uniplegia</w:t>
      </w:r>
      <w:r>
        <w:tab/>
      </w:r>
      <w:r w:rsidRPr="00434DA4">
        <w:rPr>
          <w:b/>
          <w:color w:val="FF0000"/>
          <w:sz w:val="24"/>
          <w:vertAlign w:val="superscript"/>
        </w:rPr>
        <w:t>4a</w:t>
      </w:r>
      <w:r w:rsidR="00571C41" w:rsidRPr="00571C41">
        <w:rPr>
          <w:b/>
          <w:bCs/>
          <w:sz w:val="24"/>
        </w:rPr>
        <w:t>[</w:t>
      </w:r>
      <w:r w:rsidR="006A77CA">
        <w:t>3</w:t>
      </w:r>
      <w:r>
        <w:t>-60</w:t>
      </w:r>
      <w:r w:rsidRPr="00156DEF">
        <w:t xml:space="preserve"> </w:t>
      </w:r>
      <w:r>
        <w:t>months</w:t>
      </w:r>
      <w:r w:rsidR="00571C41" w:rsidRPr="00571C41">
        <w:rPr>
          <w:b/>
          <w:bCs/>
          <w:sz w:val="24"/>
        </w:rPr>
        <w:t>]</w:t>
      </w:r>
      <w:r>
        <w:br/>
        <w:t>Thumb and Index fin</w:t>
      </w:r>
      <w:r w:rsidR="00695ADC">
        <w:t>g</w:t>
      </w:r>
      <w:r>
        <w:t>er of Same Hand (permanent loss)</w:t>
      </w:r>
      <w:r>
        <w:tab/>
      </w:r>
      <w:r w:rsidRPr="00434DA4">
        <w:rPr>
          <w:b/>
          <w:color w:val="FF0000"/>
          <w:sz w:val="24"/>
          <w:vertAlign w:val="superscript"/>
        </w:rPr>
        <w:t>4a</w:t>
      </w:r>
      <w:r w:rsidR="00571C41" w:rsidRPr="00571C41">
        <w:rPr>
          <w:b/>
          <w:bCs/>
          <w:sz w:val="24"/>
        </w:rPr>
        <w:t>[</w:t>
      </w:r>
      <w:r w:rsidR="008146A5">
        <w:t>3</w:t>
      </w:r>
      <w:r>
        <w:t>-60</w:t>
      </w:r>
      <w:r w:rsidRPr="00156DEF">
        <w:t xml:space="preserve"> </w:t>
      </w:r>
      <w:r>
        <w:t>months</w:t>
      </w:r>
      <w:r w:rsidR="00571C41" w:rsidRPr="00571C41">
        <w:rPr>
          <w:b/>
          <w:bCs/>
          <w:sz w:val="24"/>
        </w:rPr>
        <w:t>]</w:t>
      </w:r>
      <w:r>
        <w:br/>
        <w:t>Four Fingers of the Same Hand (permanent loss)</w:t>
      </w:r>
      <w:r>
        <w:tab/>
      </w:r>
      <w:r w:rsidRPr="00434DA4">
        <w:rPr>
          <w:b/>
          <w:color w:val="FF0000"/>
          <w:sz w:val="24"/>
          <w:vertAlign w:val="superscript"/>
        </w:rPr>
        <w:t>4a</w:t>
      </w:r>
      <w:r w:rsidR="00571C41" w:rsidRPr="00571C41">
        <w:rPr>
          <w:b/>
          <w:bCs/>
          <w:sz w:val="24"/>
        </w:rPr>
        <w:t>[</w:t>
      </w:r>
      <w:r w:rsidR="008146A5">
        <w:t>3</w:t>
      </w:r>
      <w:r>
        <w:t>-60</w:t>
      </w:r>
      <w:r w:rsidRPr="00156DEF">
        <w:t xml:space="preserve"> </w:t>
      </w:r>
      <w:r>
        <w:t>months</w:t>
      </w:r>
      <w:r w:rsidR="00571C41" w:rsidRPr="00571C41">
        <w:rPr>
          <w:b/>
          <w:bCs/>
          <w:sz w:val="24"/>
        </w:rPr>
        <w:t>]</w:t>
      </w:r>
      <w:r>
        <w:br/>
        <w:t>All Toes on One Foot (permanent loss)</w:t>
      </w:r>
      <w:r>
        <w:tab/>
      </w:r>
      <w:r w:rsidRPr="00434DA4">
        <w:rPr>
          <w:b/>
          <w:color w:val="FF0000"/>
          <w:sz w:val="24"/>
          <w:vertAlign w:val="superscript"/>
        </w:rPr>
        <w:t>4a</w:t>
      </w:r>
      <w:r w:rsidR="00571C41" w:rsidRPr="00571C41">
        <w:rPr>
          <w:b/>
          <w:bCs/>
          <w:sz w:val="24"/>
        </w:rPr>
        <w:t>[</w:t>
      </w:r>
      <w:r w:rsidR="008146A5">
        <w:t>3</w:t>
      </w:r>
      <w:r>
        <w:t>-60</w:t>
      </w:r>
      <w:r w:rsidRPr="00156DEF">
        <w:t xml:space="preserve"> </w:t>
      </w:r>
      <w:r>
        <w:t>months</w:t>
      </w:r>
      <w:r w:rsidR="00571C41" w:rsidRPr="00571C41">
        <w:rPr>
          <w:b/>
          <w:bCs/>
          <w:sz w:val="24"/>
        </w:rPr>
        <w:t>]</w:t>
      </w:r>
      <w:r>
        <w:br/>
        <w:t>Big Toe (permanent loss)</w:t>
      </w:r>
      <w:r>
        <w:tab/>
      </w:r>
      <w:r w:rsidRPr="00434DA4">
        <w:rPr>
          <w:b/>
          <w:color w:val="FF0000"/>
          <w:sz w:val="24"/>
          <w:vertAlign w:val="superscript"/>
        </w:rPr>
        <w:t>4a</w:t>
      </w:r>
      <w:r w:rsidR="00571C41" w:rsidRPr="00571C41">
        <w:rPr>
          <w:b/>
          <w:bCs/>
          <w:sz w:val="24"/>
        </w:rPr>
        <w:t>[</w:t>
      </w:r>
      <w:r w:rsidR="008146A5">
        <w:t>3</w:t>
      </w:r>
      <w:r>
        <w:t>-60</w:t>
      </w:r>
      <w:r w:rsidRPr="00156DEF">
        <w:t xml:space="preserve"> </w:t>
      </w:r>
      <w:r>
        <w:t>months</w:t>
      </w:r>
      <w:r w:rsidR="00571C41" w:rsidRPr="00571C41">
        <w:rPr>
          <w:b/>
          <w:bCs/>
          <w:sz w:val="24"/>
        </w:rPr>
        <w:t>]</w:t>
      </w:r>
      <w:r>
        <w:br/>
        <w:t xml:space="preserve">Sport </w:t>
      </w:r>
      <w:r w:rsidR="008D26C7">
        <w:t>R</w:t>
      </w:r>
      <w:r>
        <w:t>elated Concussion</w:t>
      </w:r>
      <w:r>
        <w:tab/>
      </w:r>
      <w:r w:rsidRPr="00434DA4">
        <w:rPr>
          <w:b/>
          <w:color w:val="FF0000"/>
          <w:sz w:val="24"/>
          <w:vertAlign w:val="superscript"/>
        </w:rPr>
        <w:t>4a</w:t>
      </w:r>
      <w:r w:rsidR="00571C41" w:rsidRPr="00571C41">
        <w:rPr>
          <w:b/>
          <w:bCs/>
          <w:sz w:val="24"/>
        </w:rPr>
        <w:t>[</w:t>
      </w:r>
      <w:r w:rsidR="008146A5">
        <w:t>3-</w:t>
      </w:r>
      <w:r>
        <w:t>60</w:t>
      </w:r>
      <w:r w:rsidRPr="00156DEF">
        <w:t xml:space="preserve"> </w:t>
      </w:r>
      <w:r>
        <w:t>months</w:t>
      </w:r>
      <w:r w:rsidR="00571C41" w:rsidRPr="00571C41">
        <w:rPr>
          <w:b/>
          <w:bCs/>
          <w:sz w:val="24"/>
        </w:rPr>
        <w:t>]</w:t>
      </w:r>
      <w:r>
        <w:t xml:space="preserve"> </w:t>
      </w:r>
      <w:r w:rsidR="00571C41" w:rsidRPr="00571C41">
        <w:rPr>
          <w:b/>
          <w:bCs/>
          <w:sz w:val="24"/>
        </w:rPr>
        <w:t>]</w:t>
      </w:r>
    </w:p>
    <w:p w14:paraId="6118A3F5" w14:textId="4D166CFF" w:rsidR="00CA2BF5" w:rsidRDefault="00CA2BF5" w:rsidP="00CA2BF5">
      <w:pPr>
        <w:pStyle w:val="2Text"/>
      </w:pPr>
      <w:r>
        <w:rPr>
          <w:b/>
          <w:color w:val="FF0000"/>
          <w:sz w:val="24"/>
          <w:vertAlign w:val="superscript"/>
        </w:rPr>
        <w:t>5</w:t>
      </w:r>
      <w:r w:rsidR="00571C41" w:rsidRPr="00571C41">
        <w:rPr>
          <w:b/>
          <w:bCs/>
          <w:sz w:val="24"/>
        </w:rPr>
        <w:t>[</w:t>
      </w:r>
      <w:r>
        <w:t>Arm or Leg means the complete severance through or above the elbow or knee joint.</w:t>
      </w:r>
    </w:p>
    <w:p w14:paraId="0956D99B" w14:textId="77777777" w:rsidR="00CA2BF5" w:rsidRDefault="00CA2BF5" w:rsidP="00B419A0">
      <w:pPr>
        <w:pStyle w:val="2Text"/>
      </w:pPr>
      <w:r>
        <w:t>Hand or Foot means the complete severance through or above the wrist or ankle joint.</w:t>
      </w:r>
    </w:p>
    <w:p w14:paraId="63E6BC7D" w14:textId="1675C666" w:rsidR="00CA2BF5" w:rsidRDefault="00CA2BF5" w:rsidP="00B419A0">
      <w:pPr>
        <w:pStyle w:val="2Text"/>
      </w:pPr>
      <w:r w:rsidRPr="00434DA4">
        <w:rPr>
          <w:b/>
          <w:color w:val="FF0000"/>
          <w:sz w:val="24"/>
          <w:vertAlign w:val="superscript"/>
        </w:rPr>
        <w:t>5a</w:t>
      </w:r>
      <w:bookmarkStart w:id="605" w:name="_Hlk28864090"/>
      <w:r w:rsidR="00571C41" w:rsidRPr="00571C41">
        <w:rPr>
          <w:b/>
          <w:bCs/>
          <w:sz w:val="24"/>
        </w:rPr>
        <w:t>[</w:t>
      </w:r>
      <w:bookmarkEnd w:id="605"/>
      <w:r w:rsidR="00266FEF" w:rsidRPr="00266FEF">
        <w:t xml:space="preserve">Hemiparesis means the demonstration on successive neurological examinations of weakness, with or without sensory loss, affecting one side of the body, upper and lower limbs which may include the face or the limbs; motor findings showing weakness in appropriate muscle groups and abnormal deep tendon reflexes; and confirmation by radio imaging studies that show a lesion that correlates with the neurological deficit e.g. brainstem, </w:t>
      </w:r>
      <w:r w:rsidR="00883C06">
        <w:t>Spinal</w:t>
      </w:r>
      <w:r w:rsidR="00266FEF" w:rsidRPr="00266FEF">
        <w:t xml:space="preserve"> cord or cerebral lesion</w:t>
      </w:r>
      <w:r w:rsidR="00266FEF">
        <w:t>.</w:t>
      </w:r>
      <w:r w:rsidR="00571C41" w:rsidRPr="00571C41">
        <w:rPr>
          <w:b/>
          <w:bCs/>
          <w:sz w:val="24"/>
        </w:rPr>
        <w:t>]</w:t>
      </w:r>
    </w:p>
    <w:p w14:paraId="25D9F58F" w14:textId="4A4A9C51" w:rsidR="00CA2BF5" w:rsidRDefault="00CA2BF5" w:rsidP="00B419A0">
      <w:pPr>
        <w:pStyle w:val="2Text"/>
      </w:pPr>
      <w:r w:rsidRPr="00434DA4">
        <w:rPr>
          <w:b/>
          <w:color w:val="FF0000"/>
          <w:sz w:val="24"/>
          <w:vertAlign w:val="superscript"/>
        </w:rPr>
        <w:t>5b</w:t>
      </w:r>
      <w:r w:rsidR="00571C41" w:rsidRPr="00571C41">
        <w:rPr>
          <w:b/>
          <w:bCs/>
          <w:sz w:val="24"/>
        </w:rPr>
        <w:t>[</w:t>
      </w:r>
      <w:r w:rsidR="002B7B3B" w:rsidRPr="002B7B3B">
        <w:t xml:space="preserve">Paraplegia means demonstration on successive neurological examinations of weakness, with or without sensory loss, affecting both lower limbs, usually accompanied by impairment of bladder/bowel control; motor findings showing weakness in appropriate muscle groups, muscle atrophy and abnormal deep tendon reflexes; and confirmation by radio imaging studies that correlate with the neurological deficit e.g. brainstem, </w:t>
      </w:r>
      <w:r w:rsidR="00883C06">
        <w:t>Spinal</w:t>
      </w:r>
      <w:r w:rsidR="002B7B3B" w:rsidRPr="002B7B3B">
        <w:t xml:space="preserve"> cord, conus medullaris or cauda equina</w:t>
      </w:r>
      <w:r w:rsidRPr="00CF6D9A">
        <w:t>.</w:t>
      </w:r>
      <w:r w:rsidR="00571C41" w:rsidRPr="00571C41">
        <w:rPr>
          <w:b/>
          <w:bCs/>
          <w:sz w:val="24"/>
        </w:rPr>
        <w:t>]</w:t>
      </w:r>
    </w:p>
    <w:p w14:paraId="35AE22E0" w14:textId="057D6D97" w:rsidR="00CA2BF5" w:rsidRDefault="00CA2BF5" w:rsidP="00B419A0">
      <w:pPr>
        <w:pStyle w:val="2Text"/>
      </w:pPr>
      <w:r>
        <w:t xml:space="preserve">Sight, Speech or Hearing means total and irrecoverable </w:t>
      </w:r>
      <w:r w:rsidR="00C40D83">
        <w:t>l</w:t>
      </w:r>
      <w:r>
        <w:t>oss thereof.</w:t>
      </w:r>
    </w:p>
    <w:p w14:paraId="3F419ABC" w14:textId="3CF46BA5" w:rsidR="00933BA7" w:rsidRDefault="00933BA7" w:rsidP="00B419A0">
      <w:pPr>
        <w:pStyle w:val="2Text"/>
      </w:pPr>
      <w:r>
        <w:t xml:space="preserve">Sport </w:t>
      </w:r>
      <w:r w:rsidR="00C21BDB">
        <w:t>Related</w:t>
      </w:r>
      <w:r>
        <w:t xml:space="preserve"> Concussion means</w:t>
      </w:r>
      <w:r w:rsidRPr="00933BA7">
        <w:t xml:space="preserve"> a traumatic brain </w:t>
      </w:r>
      <w:r w:rsidR="00792A58">
        <w:t>I</w:t>
      </w:r>
      <w:r w:rsidRPr="00933BA7">
        <w:t>njury resulting in impairment of neurological</w:t>
      </w:r>
      <w:r>
        <w:t xml:space="preserve"> </w:t>
      </w:r>
      <w:r w:rsidRPr="00933BA7">
        <w:t xml:space="preserve">function and permanent ineligibility for </w:t>
      </w:r>
      <w:r w:rsidR="007B1AF8">
        <w:t>p</w:t>
      </w:r>
      <w:r w:rsidR="004059AD">
        <w:t>articipation</w:t>
      </w:r>
      <w:r w:rsidRPr="00933BA7">
        <w:t xml:space="preserve"> in any of </w:t>
      </w:r>
      <w:r w:rsidR="004427B4" w:rsidRPr="00987A39">
        <w:rPr>
          <w:b/>
          <w:bCs/>
          <w:color w:val="FF0000"/>
          <w:sz w:val="24"/>
          <w:szCs w:val="24"/>
          <w:vertAlign w:val="superscript"/>
        </w:rPr>
        <w:t>CV2</w:t>
      </w:r>
      <w:r w:rsidR="00571C41" w:rsidRPr="00571C41">
        <w:rPr>
          <w:b/>
          <w:bCs/>
          <w:sz w:val="24"/>
        </w:rPr>
        <w:t>[</w:t>
      </w:r>
      <w:r w:rsidRPr="00933BA7">
        <w:t>the Contract Holder’s</w:t>
      </w:r>
      <w:r w:rsidR="00571C41" w:rsidRPr="00571C41">
        <w:rPr>
          <w:b/>
          <w:bCs/>
          <w:sz w:val="24"/>
        </w:rPr>
        <w:t>]</w:t>
      </w:r>
      <w:r w:rsidRPr="00933BA7">
        <w:t xml:space="preserve"> sanctioned</w:t>
      </w:r>
      <w:r>
        <w:t xml:space="preserve"> </w:t>
      </w:r>
      <w:r w:rsidRPr="00933BA7">
        <w:t>intercollegiate sports</w:t>
      </w:r>
      <w:r>
        <w:t>.</w:t>
      </w:r>
    </w:p>
    <w:p w14:paraId="747CC07E" w14:textId="033910AE" w:rsidR="00CA2BF5" w:rsidRDefault="00CA2BF5" w:rsidP="00B419A0">
      <w:pPr>
        <w:pStyle w:val="2Text"/>
      </w:pPr>
      <w:r w:rsidRPr="00CF6D9A">
        <w:t>Thumb and index finger means the severance through or above the metacarpophalangeal joints.</w:t>
      </w:r>
    </w:p>
    <w:p w14:paraId="70F188CC" w14:textId="71DB6015" w:rsidR="00CA2BF5" w:rsidRDefault="00CA2BF5" w:rsidP="00B419A0">
      <w:pPr>
        <w:pStyle w:val="2Text"/>
      </w:pPr>
      <w:r w:rsidRPr="00434DA4">
        <w:rPr>
          <w:b/>
          <w:color w:val="FF0000"/>
          <w:sz w:val="24"/>
          <w:vertAlign w:val="superscript"/>
        </w:rPr>
        <w:t>5c</w:t>
      </w:r>
      <w:r w:rsidR="00571C41" w:rsidRPr="00571C41">
        <w:rPr>
          <w:b/>
          <w:bCs/>
          <w:sz w:val="24"/>
        </w:rPr>
        <w:t>[</w:t>
      </w:r>
      <w:r w:rsidR="00342AFB">
        <w:t>Quadriplegia</w:t>
      </w:r>
      <w:r w:rsidR="00342AFB" w:rsidRPr="00CF6D9A">
        <w:t xml:space="preserve"> means</w:t>
      </w:r>
      <w:r w:rsidR="00342AFB">
        <w:t xml:space="preserve"> demonstration on successive </w:t>
      </w:r>
      <w:r w:rsidR="001A3A32">
        <w:t>neurological</w:t>
      </w:r>
      <w:r w:rsidR="00342AFB">
        <w:t xml:space="preserve"> examinations of weakness, with or without sensory loss affecting all limbs, usually accompanied by impairment of bladder/bowel control; motor findings showing weakness in appropriate muscle groups, muscle atrophy and abnormal deep </w:t>
      </w:r>
      <w:r w:rsidR="00342AFB" w:rsidRPr="00E37F00">
        <w:rPr>
          <w:rFonts w:cs="Arial"/>
        </w:rPr>
        <w:t>tendon reflexes; and con</w:t>
      </w:r>
      <w:r w:rsidR="00342AFB" w:rsidRPr="00ED6677">
        <w:rPr>
          <w:rFonts w:cs="Arial"/>
        </w:rPr>
        <w:t xml:space="preserve">firmation by radio imaging studies that correlate with the </w:t>
      </w:r>
      <w:r w:rsidR="00342AFB" w:rsidRPr="00987A39">
        <w:rPr>
          <w:rFonts w:cs="Arial"/>
        </w:rPr>
        <w:t xml:space="preserve">neurological deficit e.g. brainstem, cervical </w:t>
      </w:r>
      <w:r w:rsidR="00883C06">
        <w:rPr>
          <w:rFonts w:cs="Arial"/>
        </w:rPr>
        <w:t>Spinal</w:t>
      </w:r>
      <w:r w:rsidR="00342AFB" w:rsidRPr="00987A39">
        <w:rPr>
          <w:rFonts w:cs="Arial"/>
        </w:rPr>
        <w:t xml:space="preserve"> cord or cerebral hemispheres</w:t>
      </w:r>
      <w:r w:rsidRPr="00E37F00">
        <w:rPr>
          <w:rFonts w:cs="Arial"/>
        </w:rPr>
        <w:t>.</w:t>
      </w:r>
      <w:r w:rsidR="00571C41" w:rsidRPr="00571C41">
        <w:rPr>
          <w:b/>
          <w:bCs/>
          <w:sz w:val="24"/>
        </w:rPr>
        <w:t>]</w:t>
      </w:r>
      <w:r>
        <w:t xml:space="preserve"> </w:t>
      </w:r>
      <w:r w:rsidR="00571C41" w:rsidRPr="00571C41">
        <w:rPr>
          <w:b/>
          <w:bCs/>
          <w:sz w:val="24"/>
        </w:rPr>
        <w:t>]</w:t>
      </w:r>
      <w:r>
        <w:t xml:space="preserve"> </w:t>
      </w:r>
    </w:p>
    <w:p w14:paraId="7D19F104" w14:textId="77777777" w:rsidR="00CA2BF5" w:rsidRDefault="00CA2BF5" w:rsidP="00CA2BF5">
      <w:pPr>
        <w:pStyle w:val="SubtitleD"/>
      </w:pPr>
      <w:r>
        <w:t>What if You Have More Than One Loss?</w:t>
      </w:r>
    </w:p>
    <w:p w14:paraId="674030D8" w14:textId="64815DA6" w:rsidR="00CA2BF5" w:rsidRDefault="00CA2BF5" w:rsidP="00CA2BF5">
      <w:pPr>
        <w:pStyle w:val="2Text"/>
      </w:pPr>
      <w:r>
        <w:t xml:space="preserve">If </w:t>
      </w:r>
      <w:r w:rsidR="00831858">
        <w:t>You</w:t>
      </w:r>
      <w:r>
        <w:t xml:space="preserve"> suffer more than one </w:t>
      </w:r>
      <w:r w:rsidR="00541B7C">
        <w:t>l</w:t>
      </w:r>
      <w:r>
        <w:t xml:space="preserve">oss resulting from any one </w:t>
      </w:r>
      <w:r w:rsidR="00A31D54">
        <w:t>Accidental Bodily Injury</w:t>
      </w:r>
      <w:r>
        <w:t xml:space="preserve">, </w:t>
      </w:r>
      <w:r w:rsidR="00BC3FE9" w:rsidRPr="00434DA4">
        <w:rPr>
          <w:b/>
          <w:color w:val="FF0000"/>
          <w:sz w:val="24"/>
          <w:vertAlign w:val="superscript"/>
        </w:rPr>
        <w:t>8</w:t>
      </w:r>
      <w:r w:rsidR="00BC3FE9" w:rsidRPr="00571C41">
        <w:rPr>
          <w:b/>
          <w:bCs/>
          <w:sz w:val="24"/>
        </w:rPr>
        <w:t>[</w:t>
      </w:r>
      <w:r w:rsidR="00A31D54">
        <w:t>Monthly</w:t>
      </w:r>
      <w:r w:rsidR="00BC3FE9" w:rsidRPr="00571C41">
        <w:rPr>
          <w:b/>
          <w:bCs/>
          <w:sz w:val="24"/>
        </w:rPr>
        <w:t>]</w:t>
      </w:r>
      <w:r w:rsidR="00A31D54">
        <w:t xml:space="preserve"> Benefit P</w:t>
      </w:r>
      <w:r w:rsidR="00C81F27">
        <w:t>ayments</w:t>
      </w:r>
      <w:r>
        <w:t xml:space="preserve"> will be made for </w:t>
      </w:r>
      <w:r w:rsidR="00991FDA">
        <w:t xml:space="preserve">only </w:t>
      </w:r>
      <w:r>
        <w:t xml:space="preserve">the </w:t>
      </w:r>
      <w:r w:rsidR="00541B7C">
        <w:t>l</w:t>
      </w:r>
      <w:r>
        <w:t xml:space="preserve">oss for which the greatest Number of </w:t>
      </w:r>
      <w:r w:rsidRPr="00434DA4">
        <w:rPr>
          <w:b/>
          <w:color w:val="FF0000"/>
          <w:sz w:val="24"/>
          <w:vertAlign w:val="superscript"/>
        </w:rPr>
        <w:t>8</w:t>
      </w:r>
      <w:r w:rsidR="00571C41" w:rsidRPr="00571C41">
        <w:rPr>
          <w:b/>
          <w:bCs/>
          <w:sz w:val="24"/>
        </w:rPr>
        <w:t>[</w:t>
      </w:r>
      <w:r>
        <w:t>Monthly</w:t>
      </w:r>
      <w:r w:rsidR="00571C41" w:rsidRPr="00571C41">
        <w:rPr>
          <w:b/>
          <w:bCs/>
          <w:sz w:val="24"/>
        </w:rPr>
        <w:t>]</w:t>
      </w:r>
      <w:r>
        <w:t xml:space="preserve"> Benefit</w:t>
      </w:r>
      <w:r w:rsidR="00E95235">
        <w:t xml:space="preserve"> Payments</w:t>
      </w:r>
      <w:r>
        <w:t xml:space="preserve"> is provided.</w:t>
      </w:r>
    </w:p>
    <w:p w14:paraId="249EBB31" w14:textId="77777777" w:rsidR="00CA2BF5" w:rsidRDefault="00CA2BF5" w:rsidP="00CA2BF5">
      <w:pPr>
        <w:pStyle w:val="SubtitleD"/>
      </w:pPr>
      <w:r>
        <w:lastRenderedPageBreak/>
        <w:t>How Much Will Prudential Pay?</w:t>
      </w:r>
    </w:p>
    <w:p w14:paraId="78800FC7" w14:textId="113B5B3B" w:rsidR="00CA2BF5" w:rsidRDefault="00CA2BF5" w:rsidP="00CA2BF5">
      <w:pPr>
        <w:pStyle w:val="2Text"/>
      </w:pPr>
      <w:r>
        <w:t xml:space="preserve">Refer to the Benefit Highlights </w:t>
      </w:r>
      <w:r w:rsidRPr="00434DA4">
        <w:rPr>
          <w:b/>
          <w:color w:val="FF0000"/>
          <w:sz w:val="24"/>
          <w:vertAlign w:val="superscript"/>
        </w:rPr>
        <w:t>7</w:t>
      </w:r>
      <w:r w:rsidR="00571C41" w:rsidRPr="00571C41">
        <w:rPr>
          <w:b/>
          <w:bCs/>
          <w:sz w:val="24"/>
        </w:rPr>
        <w:t>[</w:t>
      </w:r>
      <w:r>
        <w:t>on page 1</w:t>
      </w:r>
      <w:r w:rsidR="00571C41" w:rsidRPr="00571C41">
        <w:rPr>
          <w:b/>
          <w:bCs/>
          <w:sz w:val="24"/>
        </w:rPr>
        <w:t>]</w:t>
      </w:r>
      <w:r>
        <w:t xml:space="preserve"> for </w:t>
      </w:r>
      <w:r w:rsidR="00D60341">
        <w:t>Your</w:t>
      </w:r>
      <w:r>
        <w:t xml:space="preserve"> </w:t>
      </w:r>
      <w:r w:rsidRPr="00434DA4">
        <w:rPr>
          <w:b/>
          <w:color w:val="FF0000"/>
          <w:sz w:val="24"/>
          <w:vertAlign w:val="superscript"/>
        </w:rPr>
        <w:t>8</w:t>
      </w:r>
      <w:r w:rsidR="00571C41" w:rsidRPr="00571C41">
        <w:rPr>
          <w:b/>
          <w:bCs/>
          <w:sz w:val="24"/>
        </w:rPr>
        <w:t>[</w:t>
      </w:r>
      <w:r>
        <w:t>Monthly</w:t>
      </w:r>
      <w:r w:rsidR="00571C41" w:rsidRPr="00571C41">
        <w:rPr>
          <w:b/>
          <w:bCs/>
          <w:sz w:val="24"/>
        </w:rPr>
        <w:t>]</w:t>
      </w:r>
      <w:r>
        <w:t xml:space="preserve"> Benefit. </w:t>
      </w:r>
      <w:r w:rsidRPr="00434DA4">
        <w:rPr>
          <w:b/>
          <w:color w:val="FF0000"/>
          <w:sz w:val="24"/>
          <w:szCs w:val="24"/>
          <w:vertAlign w:val="superscript"/>
        </w:rPr>
        <w:t>7</w:t>
      </w:r>
      <w:r w:rsidR="00571C41" w:rsidRPr="00571C41">
        <w:rPr>
          <w:b/>
          <w:bCs/>
          <w:sz w:val="24"/>
        </w:rPr>
        <w:t>[</w:t>
      </w:r>
      <w:r w:rsidR="00D60341">
        <w:t>Your</w:t>
      </w:r>
      <w:r>
        <w:t xml:space="preserve"> </w:t>
      </w:r>
      <w:r w:rsidR="006E0B7E" w:rsidRPr="00434DA4">
        <w:rPr>
          <w:b/>
          <w:color w:val="FF0000"/>
          <w:sz w:val="24"/>
          <w:vertAlign w:val="superscript"/>
        </w:rPr>
        <w:t>8</w:t>
      </w:r>
      <w:r w:rsidR="006E0B7E" w:rsidRPr="00571C41">
        <w:rPr>
          <w:b/>
          <w:bCs/>
          <w:sz w:val="24"/>
        </w:rPr>
        <w:t>[</w:t>
      </w:r>
      <w:r w:rsidR="006E0B7E">
        <w:t>Monthly</w:t>
      </w:r>
      <w:r w:rsidR="006E0B7E" w:rsidRPr="00571C41">
        <w:rPr>
          <w:b/>
          <w:bCs/>
          <w:sz w:val="24"/>
        </w:rPr>
        <w:t>]</w:t>
      </w:r>
      <w:r w:rsidR="006E0B7E">
        <w:t xml:space="preserve"> </w:t>
      </w:r>
      <w:r w:rsidR="004D621B">
        <w:t>Benefit Payment under the</w:t>
      </w:r>
      <w:r w:rsidR="006E0B7E">
        <w:t xml:space="preserve"> </w:t>
      </w:r>
      <w:r w:rsidRPr="00CB0744">
        <w:rPr>
          <w:b/>
          <w:color w:val="FF0000"/>
          <w:sz w:val="24"/>
          <w:szCs w:val="24"/>
          <w:vertAlign w:val="superscript"/>
        </w:rPr>
        <w:t>1</w:t>
      </w:r>
      <w:r w:rsidR="00571C41" w:rsidRPr="00571C41">
        <w:rPr>
          <w:b/>
          <w:bCs/>
          <w:sz w:val="24"/>
        </w:rPr>
        <w:t>[</w:t>
      </w:r>
      <w:r w:rsidR="0068415D">
        <w:t>Specific Indemnity Benefit</w:t>
      </w:r>
      <w:r w:rsidR="00571C41" w:rsidRPr="00571C41">
        <w:rPr>
          <w:b/>
          <w:bCs/>
          <w:sz w:val="24"/>
        </w:rPr>
        <w:t>]</w:t>
      </w:r>
      <w:r>
        <w:t xml:space="preserve"> will not be reduced by any </w:t>
      </w:r>
      <w:r w:rsidR="00CE0FCA">
        <w:t>Deductible Sources of Income</w:t>
      </w:r>
      <w:r>
        <w:t>.</w:t>
      </w:r>
      <w:r w:rsidR="00571C41" w:rsidRPr="00571C41">
        <w:rPr>
          <w:b/>
          <w:bCs/>
          <w:sz w:val="24"/>
        </w:rPr>
        <w:t>]</w:t>
      </w:r>
    </w:p>
    <w:p w14:paraId="7838612E" w14:textId="3CACF01A" w:rsidR="00E05498" w:rsidRDefault="00FB0CE7" w:rsidP="00987A39">
      <w:pPr>
        <w:pStyle w:val="1Text"/>
        <w:ind w:left="432"/>
        <w:rPr>
          <w:b/>
          <w:sz w:val="24"/>
        </w:rPr>
      </w:pPr>
      <w:r>
        <w:rPr>
          <w:b/>
          <w:bCs/>
          <w:color w:val="FF0000"/>
          <w:sz w:val="24"/>
          <w:szCs w:val="24"/>
          <w:vertAlign w:val="superscript"/>
        </w:rPr>
        <w:t>10</w:t>
      </w:r>
      <w:r w:rsidR="00571C41" w:rsidRPr="00571C41">
        <w:rPr>
          <w:b/>
          <w:bCs/>
          <w:sz w:val="24"/>
        </w:rPr>
        <w:t>[</w:t>
      </w:r>
      <w:r w:rsidR="00E05498" w:rsidRPr="00BF4DA9">
        <w:t>If there is an overpayment due to Prudential</w:t>
      </w:r>
      <w:r w:rsidR="005F62D3" w:rsidRPr="005F62D3">
        <w:t xml:space="preserve"> </w:t>
      </w:r>
      <w:r w:rsidR="005F62D3">
        <w:t xml:space="preserve">for any </w:t>
      </w:r>
      <w:r w:rsidR="009656B7">
        <w:t xml:space="preserve">Prudential </w:t>
      </w:r>
      <w:r w:rsidR="005F62D3">
        <w:t>claim</w:t>
      </w:r>
      <w:r w:rsidR="00E05498" w:rsidRPr="00BF4DA9">
        <w:t xml:space="preserve">, Prudential may apply </w:t>
      </w:r>
      <w:r w:rsidR="00D60341">
        <w:t>Your</w:t>
      </w:r>
      <w:r w:rsidR="00E05498" w:rsidRPr="00BF4DA9">
        <w:t xml:space="preserve"> </w:t>
      </w:r>
      <w:r w:rsidR="006E0B7E" w:rsidRPr="00434DA4">
        <w:rPr>
          <w:b/>
          <w:color w:val="FF0000"/>
          <w:sz w:val="24"/>
          <w:vertAlign w:val="superscript"/>
        </w:rPr>
        <w:t>8</w:t>
      </w:r>
      <w:r w:rsidR="006E0B7E" w:rsidRPr="00571C41">
        <w:rPr>
          <w:b/>
          <w:bCs/>
          <w:sz w:val="24"/>
        </w:rPr>
        <w:t>[</w:t>
      </w:r>
      <w:r w:rsidR="006E0B7E">
        <w:t>Monthly</w:t>
      </w:r>
      <w:r w:rsidR="006E0B7E" w:rsidRPr="00571C41">
        <w:rPr>
          <w:b/>
          <w:bCs/>
          <w:sz w:val="24"/>
        </w:rPr>
        <w:t>]</w:t>
      </w:r>
      <w:r w:rsidR="006E0B7E">
        <w:t xml:space="preserve"> </w:t>
      </w:r>
      <w:r w:rsidR="00900A75">
        <w:t xml:space="preserve">Benefit Payment under the </w:t>
      </w:r>
      <w:r w:rsidR="006D0290" w:rsidRPr="00987A39">
        <w:rPr>
          <w:b/>
          <w:bCs/>
          <w:color w:val="FF0000"/>
          <w:sz w:val="24"/>
          <w:szCs w:val="24"/>
          <w:vertAlign w:val="superscript"/>
        </w:rPr>
        <w:t>1</w:t>
      </w:r>
      <w:r w:rsidR="00571C41" w:rsidRPr="00571C41">
        <w:rPr>
          <w:b/>
          <w:bCs/>
          <w:sz w:val="24"/>
        </w:rPr>
        <w:t>[</w:t>
      </w:r>
      <w:r w:rsidR="0068415D">
        <w:t>Specific Indemnity Benefit</w:t>
      </w:r>
      <w:r w:rsidR="0079071B" w:rsidRPr="00571C41">
        <w:rPr>
          <w:b/>
          <w:bCs/>
          <w:sz w:val="24"/>
        </w:rPr>
        <w:t>]</w:t>
      </w:r>
      <w:r w:rsidR="00E05498" w:rsidRPr="00BF4DA9">
        <w:t xml:space="preserve"> toward any outstanding </w:t>
      </w:r>
      <w:r w:rsidR="00E05498" w:rsidRPr="00BF4DA9" w:rsidDel="00194EFE">
        <w:t>over</w:t>
      </w:r>
      <w:r w:rsidR="00E05498" w:rsidRPr="00BF4DA9">
        <w:t>payment.</w:t>
      </w:r>
      <w:r w:rsidR="00571C41" w:rsidRPr="00571C41">
        <w:rPr>
          <w:b/>
          <w:bCs/>
          <w:sz w:val="24"/>
        </w:rPr>
        <w:t>]</w:t>
      </w:r>
    </w:p>
    <w:p w14:paraId="3DB36CB6" w14:textId="4A4F6EC1" w:rsidR="00536728" w:rsidRPr="00536728" w:rsidRDefault="00536728" w:rsidP="00536728">
      <w:pPr>
        <w:pStyle w:val="1Text"/>
        <w:ind w:left="432"/>
      </w:pPr>
      <w:r w:rsidRPr="00536728">
        <w:t xml:space="preserve">We will pay the </w:t>
      </w:r>
      <w:r w:rsidR="000303EB" w:rsidRPr="00434DA4">
        <w:rPr>
          <w:b/>
          <w:color w:val="FF0000"/>
          <w:sz w:val="24"/>
          <w:vertAlign w:val="superscript"/>
        </w:rPr>
        <w:t>8</w:t>
      </w:r>
      <w:r w:rsidR="000303EB" w:rsidRPr="00571C41">
        <w:rPr>
          <w:b/>
          <w:bCs/>
          <w:sz w:val="24"/>
        </w:rPr>
        <w:t>[</w:t>
      </w:r>
      <w:r w:rsidRPr="00536728">
        <w:t>Monthly</w:t>
      </w:r>
      <w:r w:rsidR="000303EB" w:rsidRPr="00571C41">
        <w:rPr>
          <w:b/>
          <w:bCs/>
          <w:sz w:val="24"/>
        </w:rPr>
        <w:t>]</w:t>
      </w:r>
      <w:r w:rsidRPr="00536728">
        <w:t xml:space="preserve"> Benefit Payment under the </w:t>
      </w:r>
      <w:r w:rsidRPr="00CB0744">
        <w:rPr>
          <w:b/>
          <w:color w:val="FF0000"/>
          <w:sz w:val="24"/>
          <w:szCs w:val="24"/>
          <w:vertAlign w:val="superscript"/>
        </w:rPr>
        <w:t>1</w:t>
      </w:r>
      <w:r w:rsidRPr="00571C41">
        <w:rPr>
          <w:b/>
          <w:bCs/>
          <w:sz w:val="24"/>
        </w:rPr>
        <w:t>[</w:t>
      </w:r>
      <w:r w:rsidR="0068415D">
        <w:t>Specific Indemnity Benefit</w:t>
      </w:r>
      <w:r w:rsidRPr="00571C41">
        <w:rPr>
          <w:b/>
          <w:bCs/>
          <w:sz w:val="24"/>
        </w:rPr>
        <w:t>]</w:t>
      </w:r>
      <w:r w:rsidRPr="00536728">
        <w:t xml:space="preserve"> in lieu of any </w:t>
      </w:r>
      <w:r w:rsidR="000303EB" w:rsidRPr="00434DA4">
        <w:rPr>
          <w:b/>
          <w:color w:val="FF0000"/>
          <w:sz w:val="24"/>
          <w:vertAlign w:val="superscript"/>
        </w:rPr>
        <w:t>8</w:t>
      </w:r>
      <w:r w:rsidR="000303EB" w:rsidRPr="00571C41">
        <w:rPr>
          <w:b/>
          <w:bCs/>
          <w:sz w:val="24"/>
        </w:rPr>
        <w:t>[</w:t>
      </w:r>
      <w:r w:rsidRPr="00536728">
        <w:t>Monthly</w:t>
      </w:r>
      <w:r w:rsidR="000303EB" w:rsidRPr="00571C41">
        <w:rPr>
          <w:b/>
          <w:bCs/>
          <w:sz w:val="24"/>
        </w:rPr>
        <w:t>]</w:t>
      </w:r>
      <w:r w:rsidRPr="00536728">
        <w:t xml:space="preserve"> Benefit Payment You might be eligible to receive under this </w:t>
      </w:r>
      <w:r w:rsidR="00552F6B">
        <w:t>Group Insurance C</w:t>
      </w:r>
      <w:r w:rsidRPr="00536728">
        <w:t xml:space="preserve">ertificate. We will pay the </w:t>
      </w:r>
      <w:r w:rsidR="000303EB" w:rsidRPr="00434DA4">
        <w:rPr>
          <w:b/>
          <w:color w:val="FF0000"/>
          <w:sz w:val="24"/>
          <w:vertAlign w:val="superscript"/>
        </w:rPr>
        <w:t>8</w:t>
      </w:r>
      <w:r w:rsidR="000303EB" w:rsidRPr="00571C41">
        <w:rPr>
          <w:b/>
          <w:bCs/>
          <w:sz w:val="24"/>
        </w:rPr>
        <w:t>[</w:t>
      </w:r>
      <w:r w:rsidRPr="00536728">
        <w:t>Monthly</w:t>
      </w:r>
      <w:r w:rsidR="000303EB" w:rsidRPr="00571C41">
        <w:rPr>
          <w:b/>
          <w:bCs/>
          <w:sz w:val="24"/>
        </w:rPr>
        <w:t>]</w:t>
      </w:r>
      <w:r w:rsidRPr="00536728">
        <w:t xml:space="preserve"> Benefit Payment under the </w:t>
      </w:r>
      <w:r w:rsidRPr="00CB0744">
        <w:rPr>
          <w:b/>
          <w:color w:val="FF0000"/>
          <w:sz w:val="24"/>
          <w:szCs w:val="24"/>
          <w:vertAlign w:val="superscript"/>
        </w:rPr>
        <w:t>1</w:t>
      </w:r>
      <w:r w:rsidRPr="00571C41">
        <w:rPr>
          <w:b/>
          <w:bCs/>
          <w:sz w:val="24"/>
        </w:rPr>
        <w:t>[</w:t>
      </w:r>
      <w:r w:rsidR="0068415D">
        <w:t>Specific Indemnity Benefit</w:t>
      </w:r>
      <w:r w:rsidRPr="00571C41">
        <w:rPr>
          <w:b/>
          <w:bCs/>
          <w:sz w:val="24"/>
        </w:rPr>
        <w:t>]</w:t>
      </w:r>
      <w:r w:rsidRPr="00536728">
        <w:t xml:space="preserve">, subject to the </w:t>
      </w:r>
      <w:r w:rsidR="003C3DC4">
        <w:t>Number</w:t>
      </w:r>
      <w:r w:rsidR="005432E7">
        <w:t xml:space="preserve"> of</w:t>
      </w:r>
      <w:r w:rsidR="003C3DC4">
        <w:t xml:space="preserve"> </w:t>
      </w:r>
      <w:r w:rsidR="006F565A" w:rsidRPr="00434DA4">
        <w:rPr>
          <w:b/>
          <w:color w:val="FF0000"/>
          <w:sz w:val="24"/>
          <w:vertAlign w:val="superscript"/>
        </w:rPr>
        <w:t>8</w:t>
      </w:r>
      <w:r w:rsidR="006F565A" w:rsidRPr="00571C41">
        <w:rPr>
          <w:b/>
          <w:bCs/>
          <w:sz w:val="24"/>
        </w:rPr>
        <w:t>[</w:t>
      </w:r>
      <w:r w:rsidR="006F565A" w:rsidRPr="00536728">
        <w:t>Monthly</w:t>
      </w:r>
      <w:r w:rsidR="006F565A" w:rsidRPr="00571C41">
        <w:rPr>
          <w:b/>
          <w:bCs/>
          <w:sz w:val="24"/>
        </w:rPr>
        <w:t>]</w:t>
      </w:r>
      <w:r w:rsidR="006F565A" w:rsidRPr="00536728">
        <w:t xml:space="preserve"> </w:t>
      </w:r>
      <w:r w:rsidRPr="00536728">
        <w:t xml:space="preserve">Benefit </w:t>
      </w:r>
      <w:r w:rsidR="006F565A">
        <w:t>Payments</w:t>
      </w:r>
      <w:r w:rsidRPr="00536728">
        <w:t>, for the number of months shown above.</w:t>
      </w:r>
    </w:p>
    <w:p w14:paraId="63EA4259" w14:textId="2F35F670" w:rsidR="00CA2BF5" w:rsidRDefault="00CA2BF5" w:rsidP="00CA2BF5">
      <w:pPr>
        <w:pStyle w:val="SubtitleD"/>
      </w:pPr>
      <w:r>
        <w:t>What Happens If You Return to Work Full Time?</w:t>
      </w:r>
    </w:p>
    <w:p w14:paraId="2D003051" w14:textId="5E4B4920" w:rsidR="00CA2BF5" w:rsidRDefault="00CA2BF5" w:rsidP="00CA2BF5">
      <w:pPr>
        <w:pStyle w:val="2Text"/>
      </w:pPr>
      <w:r>
        <w:t xml:space="preserve">Prudential will continue to send </w:t>
      </w:r>
      <w:r w:rsidR="00831858">
        <w:t>You</w:t>
      </w:r>
      <w:r>
        <w:t xml:space="preserve"> a </w:t>
      </w:r>
      <w:r w:rsidR="000303EB" w:rsidRPr="00434DA4">
        <w:rPr>
          <w:b/>
          <w:color w:val="FF0000"/>
          <w:sz w:val="24"/>
          <w:vertAlign w:val="superscript"/>
        </w:rPr>
        <w:t>8</w:t>
      </w:r>
      <w:r w:rsidR="000303EB" w:rsidRPr="00571C41">
        <w:rPr>
          <w:b/>
          <w:bCs/>
          <w:sz w:val="24"/>
        </w:rPr>
        <w:t>[</w:t>
      </w:r>
      <w:r w:rsidR="00DC351D">
        <w:t>Monthly</w:t>
      </w:r>
      <w:r w:rsidR="000303EB" w:rsidRPr="00571C41">
        <w:rPr>
          <w:b/>
          <w:bCs/>
          <w:sz w:val="24"/>
        </w:rPr>
        <w:t>]</w:t>
      </w:r>
      <w:r w:rsidR="00DC351D">
        <w:t xml:space="preserve"> Benefit Payment under the</w:t>
      </w:r>
      <w:r w:rsidR="00377A2A">
        <w:t xml:space="preserve"> </w:t>
      </w:r>
      <w:r w:rsidR="006C1875" w:rsidRPr="00987A39">
        <w:rPr>
          <w:b/>
          <w:bCs/>
          <w:color w:val="FF0000"/>
          <w:sz w:val="24"/>
          <w:szCs w:val="24"/>
          <w:vertAlign w:val="superscript"/>
        </w:rPr>
        <w:t>1</w:t>
      </w:r>
      <w:r w:rsidR="00571C41" w:rsidRPr="00571C41">
        <w:rPr>
          <w:b/>
          <w:bCs/>
          <w:sz w:val="24"/>
        </w:rPr>
        <w:t>[</w:t>
      </w:r>
      <w:r w:rsidR="0068415D">
        <w:t>S</w:t>
      </w:r>
      <w:r w:rsidR="006C1875">
        <w:t xml:space="preserve">pecific </w:t>
      </w:r>
      <w:r w:rsidR="0068415D">
        <w:t>I</w:t>
      </w:r>
      <w:r w:rsidR="006C1875">
        <w:t xml:space="preserve">ndemnity </w:t>
      </w:r>
      <w:r w:rsidR="0068415D">
        <w:t>B</w:t>
      </w:r>
      <w:r w:rsidR="006C1875">
        <w:t>enefit</w:t>
      </w:r>
      <w:r w:rsidR="00571C41" w:rsidRPr="00571C41">
        <w:rPr>
          <w:b/>
          <w:bCs/>
          <w:sz w:val="24"/>
        </w:rPr>
        <w:t>]</w:t>
      </w:r>
      <w:r w:rsidR="006C1875">
        <w:t xml:space="preserve"> </w:t>
      </w:r>
      <w:r w:rsidRPr="00434DA4">
        <w:rPr>
          <w:b/>
          <w:color w:val="FF0000"/>
          <w:sz w:val="24"/>
          <w:szCs w:val="24"/>
          <w:vertAlign w:val="superscript"/>
        </w:rPr>
        <w:t>8</w:t>
      </w:r>
      <w:r w:rsidR="00571C41" w:rsidRPr="00571C41">
        <w:rPr>
          <w:b/>
          <w:bCs/>
          <w:sz w:val="24"/>
        </w:rPr>
        <w:t>[</w:t>
      </w:r>
      <w:r>
        <w:t>each month</w:t>
      </w:r>
      <w:r w:rsidR="00571C41" w:rsidRPr="00571C41">
        <w:rPr>
          <w:b/>
          <w:bCs/>
          <w:sz w:val="24"/>
        </w:rPr>
        <w:t>]</w:t>
      </w:r>
      <w:r>
        <w:t xml:space="preserve"> up to the Number of </w:t>
      </w:r>
      <w:r w:rsidRPr="00434DA4">
        <w:rPr>
          <w:b/>
          <w:color w:val="FF0000"/>
          <w:sz w:val="24"/>
          <w:vertAlign w:val="superscript"/>
        </w:rPr>
        <w:t>8</w:t>
      </w:r>
      <w:r w:rsidR="00571C41" w:rsidRPr="00571C41">
        <w:rPr>
          <w:b/>
          <w:bCs/>
          <w:sz w:val="24"/>
        </w:rPr>
        <w:t>[</w:t>
      </w:r>
      <w:r>
        <w:t>Monthly</w:t>
      </w:r>
      <w:r w:rsidR="00571C41" w:rsidRPr="00571C41">
        <w:rPr>
          <w:b/>
          <w:bCs/>
          <w:sz w:val="24"/>
        </w:rPr>
        <w:t>]</w:t>
      </w:r>
      <w:r>
        <w:t xml:space="preserve"> Benefit</w:t>
      </w:r>
      <w:r w:rsidR="00C6398E">
        <w:t xml:space="preserve"> Payments</w:t>
      </w:r>
      <w:r>
        <w:t xml:space="preserve"> </w:t>
      </w:r>
      <w:r w:rsidR="00DC351D">
        <w:t>shown above.</w:t>
      </w:r>
    </w:p>
    <w:p w14:paraId="7F014AFC" w14:textId="610165BE" w:rsidR="004D6A2C" w:rsidRDefault="00E26010" w:rsidP="004D6A2C">
      <w:pPr>
        <w:pStyle w:val="2Text"/>
      </w:pPr>
      <w:r>
        <w:rPr>
          <w:b/>
          <w:color w:val="FF0000"/>
          <w:sz w:val="24"/>
          <w:vertAlign w:val="superscript"/>
        </w:rPr>
        <w:t>9</w:t>
      </w:r>
      <w:r w:rsidR="00571C41" w:rsidRPr="00571C41">
        <w:rPr>
          <w:b/>
          <w:bCs/>
          <w:sz w:val="24"/>
        </w:rPr>
        <w:t>[</w:t>
      </w:r>
      <w:r w:rsidR="000A1804" w:rsidRPr="00F84F08">
        <w:t xml:space="preserve">If </w:t>
      </w:r>
      <w:r w:rsidR="00831858">
        <w:t>You</w:t>
      </w:r>
      <w:r w:rsidR="000A1804" w:rsidRPr="00F84F08">
        <w:t xml:space="preserve"> are </w:t>
      </w:r>
      <w:r w:rsidR="000A393C">
        <w:t xml:space="preserve">eligible to receive a </w:t>
      </w:r>
      <w:r w:rsidR="000A393C" w:rsidRPr="00434DA4">
        <w:rPr>
          <w:b/>
          <w:color w:val="FF0000"/>
          <w:sz w:val="24"/>
          <w:vertAlign w:val="superscript"/>
        </w:rPr>
        <w:t>8</w:t>
      </w:r>
      <w:r w:rsidR="000A393C" w:rsidRPr="00571C41">
        <w:rPr>
          <w:b/>
          <w:bCs/>
          <w:sz w:val="24"/>
        </w:rPr>
        <w:t>[</w:t>
      </w:r>
      <w:r w:rsidR="000A393C">
        <w:t>Monthly</w:t>
      </w:r>
      <w:r w:rsidR="000A393C" w:rsidRPr="00571C41">
        <w:rPr>
          <w:b/>
          <w:bCs/>
          <w:sz w:val="24"/>
        </w:rPr>
        <w:t>]</w:t>
      </w:r>
      <w:r w:rsidR="000A393C">
        <w:t xml:space="preserve"> Benefit Payment under the </w:t>
      </w:r>
      <w:r w:rsidR="000A393C" w:rsidRPr="00987A39">
        <w:rPr>
          <w:b/>
          <w:bCs/>
          <w:color w:val="FF0000"/>
          <w:sz w:val="24"/>
          <w:szCs w:val="24"/>
          <w:vertAlign w:val="superscript"/>
        </w:rPr>
        <w:t>1</w:t>
      </w:r>
      <w:r w:rsidR="000A393C" w:rsidRPr="00571C41">
        <w:rPr>
          <w:b/>
          <w:bCs/>
          <w:sz w:val="24"/>
        </w:rPr>
        <w:t>[</w:t>
      </w:r>
      <w:r w:rsidR="000A393C">
        <w:t>Specific Indemnity Benefit</w:t>
      </w:r>
      <w:r w:rsidR="000A393C" w:rsidRPr="00571C41">
        <w:rPr>
          <w:b/>
          <w:bCs/>
          <w:sz w:val="24"/>
        </w:rPr>
        <w:t>]</w:t>
      </w:r>
      <w:r w:rsidR="000A393C">
        <w:rPr>
          <w:b/>
          <w:bCs/>
          <w:sz w:val="24"/>
        </w:rPr>
        <w:t xml:space="preserve"> </w:t>
      </w:r>
      <w:r w:rsidR="000A1804" w:rsidRPr="00F84F08">
        <w:t xml:space="preserve">for less than 1 month, </w:t>
      </w:r>
      <w:r w:rsidR="003B254A">
        <w:t>We</w:t>
      </w:r>
      <w:r w:rsidR="000A1804" w:rsidRPr="00F84F08">
        <w:t xml:space="preserve"> will send </w:t>
      </w:r>
      <w:r w:rsidR="00831858">
        <w:t>You</w:t>
      </w:r>
      <w:r w:rsidR="000A1804" w:rsidRPr="00F84F08">
        <w:t xml:space="preserve"> </w:t>
      </w:r>
      <w:r>
        <w:rPr>
          <w:b/>
          <w:color w:val="FF0000"/>
          <w:sz w:val="24"/>
          <w:vertAlign w:val="superscript"/>
        </w:rPr>
        <w:t>9a</w:t>
      </w:r>
      <w:r w:rsidR="00571C41" w:rsidRPr="00571C41">
        <w:rPr>
          <w:b/>
          <w:bCs/>
          <w:sz w:val="24"/>
        </w:rPr>
        <w:t>[</w:t>
      </w:r>
      <w:r w:rsidR="000A1804" w:rsidRPr="00F84F08">
        <w:t>1/</w:t>
      </w:r>
      <w:r w:rsidR="00305701">
        <w:t>3</w:t>
      </w:r>
      <w:r w:rsidR="000A1804" w:rsidRPr="00F84F08">
        <w:t>0th to 1/</w:t>
      </w:r>
      <w:r w:rsidR="00305701">
        <w:t>2</w:t>
      </w:r>
      <w:r w:rsidR="00571C41" w:rsidRPr="00571C41">
        <w:rPr>
          <w:b/>
          <w:bCs/>
          <w:sz w:val="24"/>
        </w:rPr>
        <w:t>]</w:t>
      </w:r>
      <w:r w:rsidR="000A1804" w:rsidRPr="00F84F08">
        <w:t xml:space="preserve"> of </w:t>
      </w:r>
      <w:r w:rsidR="00D60341">
        <w:t>Your</w:t>
      </w:r>
      <w:r w:rsidR="000A1804" w:rsidRPr="00F84F08">
        <w:t xml:space="preserve"> </w:t>
      </w:r>
      <w:r w:rsidR="000A1804">
        <w:t>benefit</w:t>
      </w:r>
      <w:r w:rsidR="000A1804" w:rsidRPr="00F84F08" w:rsidDel="000A393C">
        <w:t>.</w:t>
      </w:r>
      <w:r w:rsidR="00571C41" w:rsidRPr="00571C41">
        <w:rPr>
          <w:b/>
          <w:bCs/>
          <w:sz w:val="24"/>
        </w:rPr>
        <w:t>]</w:t>
      </w:r>
    </w:p>
    <w:p w14:paraId="2EC811FE" w14:textId="7949E950" w:rsidR="00EB69B2" w:rsidRDefault="00374357" w:rsidP="004D6A2C">
      <w:pPr>
        <w:pStyle w:val="2Text"/>
      </w:pPr>
      <w:r>
        <w:rPr>
          <w:b/>
          <w:color w:val="FF0000"/>
          <w:sz w:val="24"/>
          <w:szCs w:val="24"/>
          <w:vertAlign w:val="superscript"/>
        </w:rPr>
        <w:t>7</w:t>
      </w:r>
      <w:r w:rsidR="00571C41" w:rsidRPr="00571C41">
        <w:rPr>
          <w:b/>
          <w:bCs/>
          <w:sz w:val="24"/>
        </w:rPr>
        <w:t>[</w:t>
      </w:r>
      <w:r w:rsidR="000303EB" w:rsidRPr="00434DA4">
        <w:rPr>
          <w:b/>
          <w:color w:val="FF0000"/>
          <w:sz w:val="24"/>
          <w:vertAlign w:val="superscript"/>
        </w:rPr>
        <w:t>8</w:t>
      </w:r>
      <w:r w:rsidR="000303EB" w:rsidRPr="00571C41">
        <w:rPr>
          <w:b/>
          <w:bCs/>
          <w:sz w:val="24"/>
        </w:rPr>
        <w:t>[</w:t>
      </w:r>
      <w:r w:rsidR="00482882">
        <w:t>Monthly</w:t>
      </w:r>
      <w:r w:rsidR="000303EB" w:rsidRPr="00571C41">
        <w:rPr>
          <w:b/>
          <w:bCs/>
          <w:sz w:val="24"/>
        </w:rPr>
        <w:t>]</w:t>
      </w:r>
      <w:r w:rsidR="00482882" w:rsidRPr="00B37216">
        <w:t xml:space="preserve"> Benefit Payments</w:t>
      </w:r>
      <w:r w:rsidR="00482882" w:rsidRPr="005B5FFC">
        <w:rPr>
          <w:szCs w:val="16"/>
        </w:rPr>
        <w:t xml:space="preserve"> </w:t>
      </w:r>
      <w:r w:rsidR="00A3327F" w:rsidRPr="00987A39">
        <w:rPr>
          <w:bCs/>
        </w:rPr>
        <w:t>may be payable for longer than shown</w:t>
      </w:r>
      <w:r w:rsidR="00A3327F">
        <w:t xml:space="preserve"> above subject to the Maximum Period of Benefits as shown in the Benefit Highlights page</w:t>
      </w:r>
      <w:r w:rsidR="00482882">
        <w:t xml:space="preserve"> and all other terms and conditions of the Plan</w:t>
      </w:r>
      <w:r w:rsidR="00A3327F">
        <w:t>.</w:t>
      </w:r>
      <w:r w:rsidR="004D62F7" w:rsidRPr="00571C41">
        <w:rPr>
          <w:b/>
          <w:bCs/>
          <w:sz w:val="24"/>
        </w:rPr>
        <w:t>]</w:t>
      </w:r>
    </w:p>
    <w:p w14:paraId="38D61F29" w14:textId="130825E0" w:rsidR="00CA2BF5" w:rsidRDefault="00CA2BF5" w:rsidP="00CA2BF5">
      <w:pPr>
        <w:pStyle w:val="SubtitleD"/>
      </w:pPr>
      <w:r>
        <w:t xml:space="preserve">What Happens If You Exhaust the </w:t>
      </w:r>
      <w:r w:rsidRPr="00E17C5F">
        <w:t xml:space="preserve">Number of </w:t>
      </w:r>
      <w:r w:rsidRPr="00434DA4">
        <w:rPr>
          <w:rFonts w:ascii="Arial" w:hAnsi="Arial" w:cs="Arial"/>
          <w:color w:val="FF0000"/>
          <w:vertAlign w:val="superscript"/>
        </w:rPr>
        <w:t>8</w:t>
      </w:r>
      <w:r w:rsidR="00571C41" w:rsidRPr="00571C41">
        <w:rPr>
          <w:bCs/>
        </w:rPr>
        <w:t>[</w:t>
      </w:r>
      <w:r w:rsidRPr="00E17C5F">
        <w:t>Monthly</w:t>
      </w:r>
      <w:r w:rsidR="00571C41" w:rsidRPr="00571C41">
        <w:rPr>
          <w:bCs/>
        </w:rPr>
        <w:t>]</w:t>
      </w:r>
      <w:r w:rsidRPr="00E17C5F">
        <w:t xml:space="preserve"> Benefit</w:t>
      </w:r>
      <w:r w:rsidR="00BF04B6">
        <w:t xml:space="preserve"> Payment</w:t>
      </w:r>
      <w:r w:rsidRPr="00E17C5F">
        <w:t>s</w:t>
      </w:r>
      <w:r>
        <w:t>?</w:t>
      </w:r>
    </w:p>
    <w:p w14:paraId="09764CD4" w14:textId="6B16FCAE" w:rsidR="00CA2BF5" w:rsidRDefault="00476314" w:rsidP="00CA2BF5">
      <w:pPr>
        <w:pStyle w:val="2Text"/>
      </w:pPr>
      <w:r>
        <w:t xml:space="preserve">If You are totally or partially </w:t>
      </w:r>
      <w:r w:rsidRPr="00B37216">
        <w:rPr>
          <w:bCs/>
          <w:iCs/>
        </w:rPr>
        <w:t>Disabled</w:t>
      </w:r>
      <w:r w:rsidRPr="003E450C">
        <w:t xml:space="preserve"> </w:t>
      </w:r>
      <w:r>
        <w:t xml:space="preserve">after You exhaust the Number of the </w:t>
      </w:r>
      <w:r w:rsidRPr="00434DA4">
        <w:rPr>
          <w:b/>
          <w:color w:val="FF0000"/>
          <w:sz w:val="24"/>
          <w:vertAlign w:val="superscript"/>
        </w:rPr>
        <w:t>8</w:t>
      </w:r>
      <w:r w:rsidRPr="00571C41">
        <w:rPr>
          <w:b/>
          <w:bCs/>
          <w:sz w:val="24"/>
        </w:rPr>
        <w:t>[</w:t>
      </w:r>
      <w:r>
        <w:t>Monthly</w:t>
      </w:r>
      <w:r w:rsidRPr="00571C41">
        <w:rPr>
          <w:b/>
          <w:bCs/>
          <w:sz w:val="24"/>
        </w:rPr>
        <w:t>]</w:t>
      </w:r>
      <w:r>
        <w:t xml:space="preserve"> Benefit Payments for the specific </w:t>
      </w:r>
      <w:r w:rsidR="000E79B3">
        <w:t>l</w:t>
      </w:r>
      <w:r>
        <w:t xml:space="preserve">oss, a </w:t>
      </w:r>
      <w:r w:rsidRPr="00987A39">
        <w:rPr>
          <w:b/>
          <w:bCs/>
          <w:color w:val="FF0000"/>
          <w:sz w:val="24"/>
          <w:szCs w:val="24"/>
          <w:vertAlign w:val="superscript"/>
        </w:rPr>
        <w:t>CV1</w:t>
      </w:r>
      <w:r w:rsidRPr="00571C41">
        <w:rPr>
          <w:b/>
          <w:bCs/>
          <w:sz w:val="24"/>
        </w:rPr>
        <w:t>[</w:t>
      </w:r>
      <w:r>
        <w:t>long term</w:t>
      </w:r>
      <w:r w:rsidRPr="00571C41">
        <w:rPr>
          <w:b/>
          <w:bCs/>
          <w:sz w:val="24"/>
        </w:rPr>
        <w:t>]</w:t>
      </w:r>
      <w:r>
        <w:t xml:space="preserve"> disability benefit may be payable according to the terms of this Group Insurance Certificate. </w:t>
      </w:r>
      <w:r w:rsidR="00CA2BF5">
        <w:t xml:space="preserve">Prudential will continue to send </w:t>
      </w:r>
      <w:r w:rsidR="00831858">
        <w:t>You</w:t>
      </w:r>
      <w:r w:rsidR="00CA2BF5">
        <w:t xml:space="preserve"> </w:t>
      </w:r>
      <w:r w:rsidR="008D5390">
        <w:t>benefit</w:t>
      </w:r>
      <w:r w:rsidR="00BF04B6">
        <w:t xml:space="preserve"> payment</w:t>
      </w:r>
      <w:r w:rsidR="00CA2BF5">
        <w:t xml:space="preserve">s as long as </w:t>
      </w:r>
      <w:r w:rsidR="00831858">
        <w:t>You</w:t>
      </w:r>
      <w:r w:rsidR="00CA2BF5">
        <w:t xml:space="preserve"> </w:t>
      </w:r>
      <w:r w:rsidR="00CA2BF5" w:rsidRPr="00121669">
        <w:t xml:space="preserve">remain </w:t>
      </w:r>
      <w:r w:rsidR="00167306" w:rsidRPr="00B37216">
        <w:t>Disabled</w:t>
      </w:r>
      <w:r w:rsidR="00167306" w:rsidRPr="003E450C">
        <w:t xml:space="preserve"> </w:t>
      </w:r>
      <w:r w:rsidR="00CA2BF5">
        <w:t xml:space="preserve">for disabilities due to the </w:t>
      </w:r>
      <w:r w:rsidR="00CC2EBB">
        <w:t>l</w:t>
      </w:r>
      <w:r w:rsidR="00CA2BF5">
        <w:t xml:space="preserve">oss </w:t>
      </w:r>
      <w:r w:rsidR="00CA2BF5">
        <w:rPr>
          <w:b/>
          <w:color w:val="FF0000"/>
          <w:sz w:val="24"/>
          <w:vertAlign w:val="superscript"/>
        </w:rPr>
        <w:t>7</w:t>
      </w:r>
      <w:r w:rsidR="00571C41" w:rsidRPr="00571C41">
        <w:rPr>
          <w:b/>
          <w:bCs/>
          <w:sz w:val="24"/>
        </w:rPr>
        <w:t>[</w:t>
      </w:r>
      <w:r w:rsidR="00CA2BF5">
        <w:t>(es)</w:t>
      </w:r>
      <w:r w:rsidR="00571C41" w:rsidRPr="00571C41">
        <w:rPr>
          <w:b/>
          <w:bCs/>
          <w:sz w:val="24"/>
        </w:rPr>
        <w:t>]</w:t>
      </w:r>
      <w:r w:rsidR="00CA2BF5">
        <w:t xml:space="preserve"> beyond the Number of </w:t>
      </w:r>
      <w:r w:rsidR="00CA2BF5" w:rsidRPr="00434DA4">
        <w:rPr>
          <w:b/>
          <w:color w:val="FF0000"/>
          <w:sz w:val="24"/>
          <w:vertAlign w:val="superscript"/>
        </w:rPr>
        <w:t>8</w:t>
      </w:r>
      <w:r w:rsidR="00571C41" w:rsidRPr="00571C41">
        <w:rPr>
          <w:b/>
          <w:bCs/>
          <w:sz w:val="24"/>
        </w:rPr>
        <w:t>[</w:t>
      </w:r>
      <w:r w:rsidR="00CA2BF5">
        <w:t>Monthly</w:t>
      </w:r>
      <w:r w:rsidR="00571C41" w:rsidRPr="00571C41">
        <w:rPr>
          <w:b/>
          <w:bCs/>
          <w:sz w:val="24"/>
        </w:rPr>
        <w:t>]</w:t>
      </w:r>
      <w:r w:rsidR="00CA2BF5">
        <w:t xml:space="preserve"> Benefit</w:t>
      </w:r>
      <w:r w:rsidR="009246D4">
        <w:t xml:space="preserve"> Payment</w:t>
      </w:r>
      <w:r w:rsidR="00CA2BF5">
        <w:t>s, subject to the Maximum Period of Benefits as shown in the Benefit Highlights page.</w:t>
      </w:r>
      <w:r w:rsidR="00A6091B">
        <w:t xml:space="preserve"> </w:t>
      </w:r>
    </w:p>
    <w:p w14:paraId="7B0C27B4" w14:textId="77777777" w:rsidR="00C44FBB" w:rsidRDefault="00C44FBB" w:rsidP="00C44FBB">
      <w:pPr>
        <w:pStyle w:val="SubtitleD"/>
      </w:pPr>
      <w:r>
        <w:t>What Benefits Will be Provided to You or Your Family If You Die?</w:t>
      </w:r>
    </w:p>
    <w:p w14:paraId="1C5C28CB" w14:textId="7B21DE65" w:rsidR="00C44FBB" w:rsidRDefault="00C44FBB" w:rsidP="00C44FBB">
      <w:pPr>
        <w:pStyle w:val="2Text"/>
        <w:rPr>
          <w:b/>
          <w:bCs/>
          <w:sz w:val="24"/>
        </w:rPr>
      </w:pPr>
      <w:r>
        <w:t xml:space="preserve">If You die after We begin paying </w:t>
      </w:r>
      <w:r w:rsidRPr="00434DA4">
        <w:rPr>
          <w:b/>
          <w:color w:val="FF0000"/>
          <w:sz w:val="24"/>
          <w:vertAlign w:val="superscript"/>
        </w:rPr>
        <w:t>8</w:t>
      </w:r>
      <w:r w:rsidRPr="00571C41">
        <w:rPr>
          <w:b/>
          <w:bCs/>
          <w:sz w:val="24"/>
        </w:rPr>
        <w:t>[</w:t>
      </w:r>
      <w:r>
        <w:t>Monthly</w:t>
      </w:r>
      <w:r w:rsidRPr="00571C41">
        <w:rPr>
          <w:b/>
          <w:bCs/>
          <w:sz w:val="24"/>
        </w:rPr>
        <w:t>]</w:t>
      </w:r>
      <w:r>
        <w:t xml:space="preserve"> Benefit Payments under the </w:t>
      </w:r>
      <w:r w:rsidRPr="00434DA4">
        <w:rPr>
          <w:b/>
          <w:color w:val="FF0000"/>
          <w:sz w:val="24"/>
          <w:szCs w:val="24"/>
          <w:vertAlign w:val="superscript"/>
        </w:rPr>
        <w:t>1</w:t>
      </w:r>
      <w:r w:rsidRPr="00571C41">
        <w:rPr>
          <w:b/>
          <w:bCs/>
          <w:sz w:val="24"/>
        </w:rPr>
        <w:t>[</w:t>
      </w:r>
      <w:r>
        <w:t>Specific Indemnity Benefit</w:t>
      </w:r>
      <w:r w:rsidRPr="00571C41">
        <w:rPr>
          <w:b/>
          <w:bCs/>
          <w:sz w:val="24"/>
        </w:rPr>
        <w:t>]</w:t>
      </w:r>
      <w:r>
        <w:t xml:space="preserve">, any remaining amount of payments for a </w:t>
      </w:r>
      <w:r w:rsidR="00716E07">
        <w:t>l</w:t>
      </w:r>
      <w:r>
        <w:t xml:space="preserve">oss is payable when Prudential receives satisfactory written proof of Your death. </w:t>
      </w:r>
      <w:r>
        <w:rPr>
          <w:b/>
          <w:color w:val="FF0000"/>
          <w:sz w:val="24"/>
          <w:vertAlign w:val="superscript"/>
        </w:rPr>
        <w:t>6</w:t>
      </w:r>
      <w:r w:rsidRPr="00571C41">
        <w:rPr>
          <w:b/>
          <w:bCs/>
          <w:sz w:val="24"/>
        </w:rPr>
        <w:t>[</w:t>
      </w:r>
      <w:r>
        <w:t>We will pay Your Eligible Survivor. If You have no Eligible Survivor, benefit payments will be made to Your estate</w:t>
      </w:r>
      <w:r w:rsidRPr="00456CCD">
        <w:t>.</w:t>
      </w:r>
      <w:r w:rsidRPr="00571C41">
        <w:rPr>
          <w:b/>
          <w:bCs/>
          <w:sz w:val="24"/>
        </w:rPr>
        <w:t>]</w:t>
      </w:r>
    </w:p>
    <w:p w14:paraId="1695A5BA" w14:textId="743F4513" w:rsidR="00C44FBB" w:rsidRDefault="00C44FBB" w:rsidP="00C44FBB">
      <w:pPr>
        <w:pStyle w:val="2Text"/>
      </w:pPr>
      <w:r>
        <w:rPr>
          <w:b/>
          <w:bCs/>
          <w:color w:val="FF0000"/>
          <w:sz w:val="24"/>
          <w:szCs w:val="24"/>
          <w:vertAlign w:val="superscript"/>
        </w:rPr>
        <w:t>7</w:t>
      </w:r>
      <w:r w:rsidRPr="00571C41">
        <w:rPr>
          <w:b/>
          <w:bCs/>
          <w:sz w:val="24"/>
        </w:rPr>
        <w:t>[</w:t>
      </w:r>
      <w:commentRangeStart w:id="606"/>
      <w:commentRangeStart w:id="607"/>
      <w:r>
        <w:t xml:space="preserve">If a benefit is payable to a person who is a minor or not capable of giving a valid release for any benefit payment due, Prudential may, at its option, pay the amount payable to that person or to any person or </w:t>
      </w:r>
      <w:r w:rsidR="007F064C">
        <w:t>i</w:t>
      </w:r>
      <w:r>
        <w:t xml:space="preserve">nstitution that appears to Prudential to have assumed the custody and main </w:t>
      </w:r>
      <w:r>
        <w:lastRenderedPageBreak/>
        <w:t>support of that person. If any amount is so paid, Prudential will not have to pay that amount again.</w:t>
      </w:r>
      <w:commentRangeEnd w:id="606"/>
      <w:r w:rsidR="005122BF">
        <w:rPr>
          <w:rStyle w:val="CommentReference"/>
          <w:sz w:val="20"/>
          <w:szCs w:val="20"/>
        </w:rPr>
        <w:commentReference w:id="606"/>
      </w:r>
      <w:commentRangeEnd w:id="607"/>
      <w:r w:rsidR="00951988">
        <w:rPr>
          <w:rStyle w:val="CommentReference"/>
          <w:sz w:val="20"/>
          <w:szCs w:val="20"/>
        </w:rPr>
        <w:commentReference w:id="607"/>
      </w:r>
    </w:p>
    <w:p w14:paraId="060389F8" w14:textId="77777777" w:rsidR="00C44FBB" w:rsidRDefault="00C44FBB" w:rsidP="00C44FBB">
      <w:pPr>
        <w:pStyle w:val="2Text"/>
      </w:pPr>
      <w:r>
        <w:t xml:space="preserve">If You have no Eligible Survivors, </w:t>
      </w:r>
      <w:r w:rsidRPr="003E1A75">
        <w:rPr>
          <w:b/>
          <w:bCs/>
          <w:color w:val="FF0000"/>
          <w:sz w:val="24"/>
          <w:szCs w:val="24"/>
          <w:vertAlign w:val="superscript"/>
        </w:rPr>
        <w:t>2</w:t>
      </w:r>
      <w:r>
        <w:rPr>
          <w:b/>
          <w:bCs/>
          <w:color w:val="FF0000"/>
          <w:sz w:val="24"/>
          <w:szCs w:val="24"/>
          <w:vertAlign w:val="superscript"/>
        </w:rPr>
        <w:t>b</w:t>
      </w:r>
      <w:r w:rsidRPr="00571C41">
        <w:rPr>
          <w:b/>
          <w:bCs/>
          <w:sz w:val="24"/>
        </w:rPr>
        <w:t>[</w:t>
      </w:r>
      <w:r>
        <w:t>benefit payments will be made to Your estate</w:t>
      </w:r>
      <w:r w:rsidRPr="00571C41">
        <w:rPr>
          <w:b/>
          <w:bCs/>
          <w:sz w:val="24"/>
        </w:rPr>
        <w:t>]</w:t>
      </w:r>
      <w:r>
        <w:t>.</w:t>
      </w:r>
      <w:r w:rsidRPr="00571C41">
        <w:rPr>
          <w:b/>
          <w:bCs/>
          <w:sz w:val="24"/>
        </w:rPr>
        <w:t>]</w:t>
      </w:r>
    </w:p>
    <w:p w14:paraId="1A6E07D5" w14:textId="149C6B5E" w:rsidR="00CA2BF5" w:rsidRDefault="00CA2BF5" w:rsidP="00CA2BF5">
      <w:pPr>
        <w:pStyle w:val="SubtitleD"/>
      </w:pPr>
      <w:r w:rsidRPr="00434DA4">
        <w:rPr>
          <w:rFonts w:ascii="Arial" w:hAnsi="Arial" w:cs="Arial"/>
          <w:color w:val="FF0000"/>
          <w:vertAlign w:val="superscript"/>
        </w:rPr>
        <w:t>7</w:t>
      </w:r>
      <w:r w:rsidR="00571C41" w:rsidRPr="006E5BC0">
        <w:rPr>
          <w:rFonts w:ascii="Arial" w:hAnsi="Arial" w:cs="Arial"/>
        </w:rPr>
        <w:t>[</w:t>
      </w:r>
      <w:r w:rsidR="006D385F">
        <w:t xml:space="preserve">In What Situations </w:t>
      </w:r>
      <w:r w:rsidR="006F565A">
        <w:t>Will</w:t>
      </w:r>
      <w:r w:rsidR="006D385F">
        <w:t xml:space="preserve"> Prudential Not </w:t>
      </w:r>
      <w:r w:rsidR="00E426FE">
        <w:t>Pay</w:t>
      </w:r>
      <w:r w:rsidR="00B668FA">
        <w:t xml:space="preserve"> </w:t>
      </w:r>
      <w:r w:rsidR="00457814">
        <w:t xml:space="preserve">Monthly Benefit Payments under the </w:t>
      </w:r>
      <w:r w:rsidR="00E426FE" w:rsidRPr="00434DA4">
        <w:rPr>
          <w:rFonts w:ascii="Arial" w:hAnsi="Arial" w:cs="Arial"/>
          <w:color w:val="FF0000"/>
          <w:vertAlign w:val="superscript"/>
        </w:rPr>
        <w:t>1</w:t>
      </w:r>
      <w:r w:rsidR="00571C41" w:rsidRPr="006E5BC0">
        <w:rPr>
          <w:rFonts w:ascii="Arial" w:hAnsi="Arial" w:cs="Arial"/>
        </w:rPr>
        <w:t>[</w:t>
      </w:r>
      <w:r w:rsidR="00E426FE">
        <w:t>Specific Indemnity Benefit</w:t>
      </w:r>
      <w:r w:rsidR="00571C41" w:rsidRPr="006E5BC0">
        <w:rPr>
          <w:rFonts w:ascii="Arial" w:hAnsi="Arial" w:cs="Arial"/>
        </w:rPr>
        <w:t>]</w:t>
      </w:r>
      <w:r w:rsidR="00032F23">
        <w:t xml:space="preserve"> </w:t>
      </w:r>
      <w:r>
        <w:t>?</w:t>
      </w:r>
    </w:p>
    <w:p w14:paraId="46EF2105" w14:textId="420F6633" w:rsidR="00AF2064" w:rsidRPr="00AF2064" w:rsidRDefault="00091177" w:rsidP="00AF2064">
      <w:pPr>
        <w:pStyle w:val="1Text"/>
        <w:ind w:left="432"/>
      </w:pPr>
      <w:r>
        <w:t>Prudential</w:t>
      </w:r>
      <w:r w:rsidR="00AF2064" w:rsidRPr="00AF2064">
        <w:t xml:space="preserve"> will not pay </w:t>
      </w:r>
      <w:r w:rsidR="000303EB" w:rsidRPr="00434DA4">
        <w:rPr>
          <w:b/>
          <w:color w:val="FF0000"/>
          <w:sz w:val="24"/>
          <w:vertAlign w:val="superscript"/>
        </w:rPr>
        <w:t>8</w:t>
      </w:r>
      <w:r w:rsidR="000303EB" w:rsidRPr="00571C41">
        <w:rPr>
          <w:b/>
          <w:bCs/>
          <w:sz w:val="24"/>
        </w:rPr>
        <w:t>[</w:t>
      </w:r>
      <w:r w:rsidR="00E774CC">
        <w:t>Monthly</w:t>
      </w:r>
      <w:r w:rsidR="000303EB" w:rsidRPr="00571C41">
        <w:rPr>
          <w:b/>
          <w:bCs/>
          <w:sz w:val="24"/>
        </w:rPr>
        <w:t>]</w:t>
      </w:r>
      <w:r w:rsidR="00E774CC">
        <w:t xml:space="preserve"> Benefit Payments</w:t>
      </w:r>
      <w:r w:rsidR="00B668FA">
        <w:t xml:space="preserve"> </w:t>
      </w:r>
      <w:r w:rsidR="00457814">
        <w:t>under the</w:t>
      </w:r>
      <w:r w:rsidR="00AF2064" w:rsidRPr="00AF2064">
        <w:t xml:space="preserve"> </w:t>
      </w:r>
      <w:r w:rsidR="00B668FA" w:rsidRPr="00B37216">
        <w:rPr>
          <w:rFonts w:cs="Arial"/>
          <w:b/>
          <w:bCs/>
          <w:color w:val="FF0000"/>
          <w:sz w:val="24"/>
          <w:szCs w:val="24"/>
          <w:vertAlign w:val="superscript"/>
        </w:rPr>
        <w:t>1</w:t>
      </w:r>
      <w:r w:rsidR="00571C41" w:rsidRPr="00571C41">
        <w:rPr>
          <w:b/>
          <w:bCs/>
          <w:sz w:val="24"/>
        </w:rPr>
        <w:t>[</w:t>
      </w:r>
      <w:r w:rsidR="00B668FA">
        <w:t>Specific Indemnity Benefit</w:t>
      </w:r>
      <w:r w:rsidR="00571C41" w:rsidRPr="00571C41">
        <w:rPr>
          <w:b/>
          <w:bCs/>
          <w:sz w:val="24"/>
        </w:rPr>
        <w:t>]</w:t>
      </w:r>
      <w:r w:rsidR="00D560F7">
        <w:t xml:space="preserve"> if</w:t>
      </w:r>
      <w:r w:rsidR="00D1372B">
        <w:t xml:space="preserve"> it</w:t>
      </w:r>
      <w:r w:rsidR="002058B4">
        <w:t>:</w:t>
      </w:r>
    </w:p>
    <w:p w14:paraId="655136A1" w14:textId="5015BFF5" w:rsidR="00AF2064" w:rsidRPr="0051038D" w:rsidRDefault="00AF2064" w:rsidP="00250B5E">
      <w:pPr>
        <w:pStyle w:val="1Text"/>
        <w:numPr>
          <w:ilvl w:val="0"/>
          <w:numId w:val="10"/>
        </w:numPr>
        <w:tabs>
          <w:tab w:val="clear" w:pos="432"/>
        </w:tabs>
        <w:ind w:left="864" w:hanging="432"/>
      </w:pPr>
      <w:r w:rsidRPr="00AF2064">
        <w:t xml:space="preserve">is caused by, contributed to by, or resulting from </w:t>
      </w:r>
      <w:r w:rsidR="00D60341">
        <w:t>Your</w:t>
      </w:r>
      <w:r w:rsidRPr="00AF2064">
        <w:t xml:space="preserve"> voluntarily taking or using </w:t>
      </w:r>
      <w:r w:rsidR="00884A7F">
        <w:t>of</w:t>
      </w:r>
      <w:r w:rsidRPr="00AF2064">
        <w:t xml:space="preserve"> any drug, medication or sedative unless it is</w:t>
      </w:r>
      <w:r w:rsidR="00091177">
        <w:t xml:space="preserve"> </w:t>
      </w:r>
      <w:r w:rsidRPr="00AF2064">
        <w:t xml:space="preserve">taken or used as prescribed by a </w:t>
      </w:r>
      <w:r w:rsidR="008D521F">
        <w:t>Doctor</w:t>
      </w:r>
      <w:r w:rsidRPr="00AF2064">
        <w:t xml:space="preserve">, or </w:t>
      </w:r>
      <w:r w:rsidR="002B6FA9">
        <w:t xml:space="preserve">it is </w:t>
      </w:r>
      <w:r w:rsidRPr="00AF2064">
        <w:t>an over the c</w:t>
      </w:r>
      <w:r w:rsidRPr="0051038D">
        <w:t xml:space="preserve">ounter drug, medication or sedative taken according to package directions; </w:t>
      </w:r>
      <w:r w:rsidR="00A23CF1">
        <w:t>or</w:t>
      </w:r>
    </w:p>
    <w:p w14:paraId="2F9285F2" w14:textId="7E501638" w:rsidR="00E870A5" w:rsidRDefault="00A02576" w:rsidP="00250B5E">
      <w:pPr>
        <w:pStyle w:val="1Text"/>
        <w:numPr>
          <w:ilvl w:val="0"/>
          <w:numId w:val="10"/>
        </w:numPr>
        <w:ind w:left="864" w:hanging="432"/>
      </w:pPr>
      <w:r>
        <w:t>did</w:t>
      </w:r>
      <w:r w:rsidR="00AF2064" w:rsidRPr="00AF2064">
        <w:t xml:space="preserve"> not first occur for </w:t>
      </w:r>
      <w:r w:rsidR="00831858">
        <w:t>You</w:t>
      </w:r>
      <w:r w:rsidR="00AF2064" w:rsidRPr="00AF2064">
        <w:t xml:space="preserve"> while </w:t>
      </w:r>
      <w:r w:rsidR="00831858">
        <w:t>You</w:t>
      </w:r>
      <w:r w:rsidR="00AF2064" w:rsidRPr="00AF2064">
        <w:t xml:space="preserve"> are </w:t>
      </w:r>
      <w:r w:rsidR="005E592A">
        <w:t>I</w:t>
      </w:r>
      <w:r w:rsidR="00AF2064" w:rsidRPr="00AF2064">
        <w:t>nsured under this</w:t>
      </w:r>
      <w:r w:rsidR="00E1433D">
        <w:t xml:space="preserve"> Group Insurance C</w:t>
      </w:r>
      <w:r w:rsidR="00AF2064" w:rsidRPr="00AF2064">
        <w:t>ertificate</w:t>
      </w:r>
      <w:r w:rsidR="00E870A5">
        <w:t>; or</w:t>
      </w:r>
    </w:p>
    <w:p w14:paraId="144721C8" w14:textId="5AD37A18" w:rsidR="00630E6E" w:rsidRDefault="00381A81" w:rsidP="00250B5E">
      <w:pPr>
        <w:pStyle w:val="1Text"/>
        <w:numPr>
          <w:ilvl w:val="0"/>
          <w:numId w:val="10"/>
        </w:numPr>
        <w:tabs>
          <w:tab w:val="clear" w:pos="432"/>
        </w:tabs>
        <w:ind w:left="864" w:hanging="432"/>
        <w:sectPr w:rsidR="00630E6E" w:rsidSect="006A5D9B">
          <w:footerReference w:type="default" r:id="rId63"/>
          <w:type w:val="continuous"/>
          <w:pgSz w:w="12240" w:h="15840" w:code="1"/>
          <w:pgMar w:top="1440" w:right="1627" w:bottom="1800" w:left="1627" w:header="720" w:footer="720" w:gutter="0"/>
          <w:cols w:space="720"/>
        </w:sectPr>
      </w:pPr>
      <w:r>
        <w:t xml:space="preserve">is </w:t>
      </w:r>
      <w:r w:rsidR="00D754F6">
        <w:t>a</w:t>
      </w:r>
      <w:r w:rsidR="000E7CCB" w:rsidRPr="00D74908">
        <w:t xml:space="preserve"> </w:t>
      </w:r>
      <w:r w:rsidR="00865164">
        <w:t>l</w:t>
      </w:r>
      <w:r w:rsidR="000E7CCB" w:rsidRPr="00D74908">
        <w:t xml:space="preserve">oss </w:t>
      </w:r>
      <w:r w:rsidR="00D04732">
        <w:t>that</w:t>
      </w:r>
      <w:r>
        <w:t xml:space="preserve"> </w:t>
      </w:r>
      <w:r w:rsidR="000E7CCB" w:rsidRPr="00D74908">
        <w:t>is due to or results from air travel, other than riding as a fare-paying passenger</w:t>
      </w:r>
      <w:r w:rsidR="00D754F6">
        <w:t>.</w:t>
      </w:r>
      <w:r w:rsidR="00571C41" w:rsidRPr="00571C41">
        <w:rPr>
          <w:b/>
          <w:bCs/>
          <w:sz w:val="24"/>
        </w:rPr>
        <w:t>]</w:t>
      </w:r>
    </w:p>
    <w:p w14:paraId="72812939" w14:textId="7C638653" w:rsidR="00567E8F" w:rsidRPr="00202DB8" w:rsidRDefault="00310971" w:rsidP="00567E8F">
      <w:pPr>
        <w:pStyle w:val="TitleD"/>
        <w:rPr>
          <w:bCs/>
        </w:rPr>
      </w:pPr>
      <w:r w:rsidRPr="00310971">
        <w:rPr>
          <w:rFonts w:ascii="Arial" w:hAnsi="Arial" w:cs="Arial"/>
          <w:bCs/>
          <w:color w:val="FF0000"/>
          <w:sz w:val="24"/>
          <w:szCs w:val="24"/>
          <w:vertAlign w:val="superscript"/>
        </w:rPr>
        <w:lastRenderedPageBreak/>
        <w:t>CV1</w:t>
      </w:r>
      <w:r w:rsidR="00571C41" w:rsidRPr="006E5BC0">
        <w:rPr>
          <w:rFonts w:ascii="Arial" w:hAnsi="Arial" w:cs="Arial"/>
          <w:szCs w:val="36"/>
        </w:rPr>
        <w:t>[</w:t>
      </w:r>
      <w:r w:rsidR="00567E8F" w:rsidRPr="00202DB8">
        <w:rPr>
          <w:bCs/>
        </w:rPr>
        <w:t>Long Term Disability Coverage</w:t>
      </w:r>
      <w:r w:rsidR="00571C41" w:rsidRPr="006E5BC0">
        <w:rPr>
          <w:rFonts w:ascii="Arial" w:hAnsi="Arial" w:cs="Arial"/>
          <w:szCs w:val="36"/>
        </w:rPr>
        <w:t>]</w:t>
      </w:r>
      <w:r w:rsidR="00567E8F" w:rsidRPr="00202DB8">
        <w:rPr>
          <w:bCs/>
        </w:rPr>
        <w:t xml:space="preserve"> – </w:t>
      </w:r>
      <w:r w:rsidR="00EC5052">
        <w:rPr>
          <w:bCs/>
        </w:rPr>
        <w:t xml:space="preserve">Student Loan </w:t>
      </w:r>
      <w:bookmarkStart w:id="612" w:name="LTD_Student_Loan"/>
      <w:bookmarkEnd w:id="612"/>
      <w:r w:rsidR="00EC5052">
        <w:rPr>
          <w:bCs/>
        </w:rPr>
        <w:t>Benefit</w:t>
      </w:r>
    </w:p>
    <w:p w14:paraId="6017736E" w14:textId="77777777" w:rsidR="00567E8F" w:rsidRPr="00202DB8" w:rsidRDefault="00567E8F" w:rsidP="00567E8F">
      <w:pPr>
        <w:pStyle w:val="SubtitleD"/>
      </w:pPr>
      <w:r w:rsidRPr="00202DB8">
        <w:t xml:space="preserve">STUDENT LOAN </w:t>
      </w:r>
      <w:r>
        <w:t>BENEFIT</w:t>
      </w:r>
    </w:p>
    <w:p w14:paraId="7EB42962" w14:textId="0B18BB70" w:rsidR="00567E8F" w:rsidRPr="00202DB8" w:rsidRDefault="00567E8F" w:rsidP="00B37216">
      <w:pPr>
        <w:pStyle w:val="2Text"/>
      </w:pPr>
      <w:r w:rsidRPr="00202DB8">
        <w:t xml:space="preserve">The </w:t>
      </w:r>
      <w:r w:rsidR="00D911E9">
        <w:t>S</w:t>
      </w:r>
      <w:r w:rsidRPr="00202DB8">
        <w:t xml:space="preserve">tudent </w:t>
      </w:r>
      <w:r w:rsidR="00D911E9">
        <w:t>L</w:t>
      </w:r>
      <w:r w:rsidRPr="00202DB8">
        <w:t xml:space="preserve">oan </w:t>
      </w:r>
      <w:r w:rsidR="003C5789">
        <w:t>b</w:t>
      </w:r>
      <w:r>
        <w:t>enefit</w:t>
      </w:r>
      <w:r w:rsidR="003C5789">
        <w:t xml:space="preserve"> </w:t>
      </w:r>
      <w:r w:rsidRPr="00202DB8">
        <w:t xml:space="preserve">applies to </w:t>
      </w:r>
      <w:r w:rsidR="00D60341">
        <w:t>Your</w:t>
      </w:r>
      <w:r w:rsidRPr="00202DB8">
        <w:t xml:space="preserve"> </w:t>
      </w:r>
      <w:r w:rsidRPr="00F212EF">
        <w:rPr>
          <w:b/>
          <w:color w:val="FF0000"/>
          <w:sz w:val="24"/>
          <w:szCs w:val="24"/>
          <w:vertAlign w:val="superscript"/>
        </w:rPr>
        <w:t>1a</w:t>
      </w:r>
      <w:r w:rsidR="00571C41" w:rsidRPr="00571C41">
        <w:rPr>
          <w:b/>
          <w:bCs/>
          <w:sz w:val="24"/>
        </w:rPr>
        <w:t>[</w:t>
      </w:r>
      <w:r w:rsidR="003762D5">
        <w:t>l</w:t>
      </w:r>
      <w:r w:rsidRPr="00202DB8">
        <w:t xml:space="preserve">ong </w:t>
      </w:r>
      <w:r w:rsidR="003762D5">
        <w:t>t</w:t>
      </w:r>
      <w:r w:rsidRPr="00202DB8">
        <w:t>erm</w:t>
      </w:r>
      <w:r w:rsidR="00571C41" w:rsidRPr="00571C41">
        <w:rPr>
          <w:b/>
          <w:bCs/>
          <w:sz w:val="24"/>
        </w:rPr>
        <w:t>]</w:t>
      </w:r>
      <w:r w:rsidRPr="00202DB8">
        <w:t xml:space="preserve"> </w:t>
      </w:r>
      <w:r w:rsidR="003762D5">
        <w:t>d</w:t>
      </w:r>
      <w:r w:rsidRPr="00202DB8">
        <w:t xml:space="preserve">isability coverage </w:t>
      </w:r>
      <w:r w:rsidRPr="00F212EF">
        <w:rPr>
          <w:b/>
          <w:color w:val="FF0000"/>
          <w:sz w:val="24"/>
          <w:szCs w:val="24"/>
          <w:vertAlign w:val="superscript"/>
        </w:rPr>
        <w:t>1</w:t>
      </w:r>
      <w:r w:rsidR="00571C41" w:rsidRPr="00571C41">
        <w:rPr>
          <w:b/>
          <w:bCs/>
          <w:sz w:val="24"/>
        </w:rPr>
        <w:t>[</w:t>
      </w:r>
      <w:r w:rsidRPr="00202DB8">
        <w:t xml:space="preserve">only if </w:t>
      </w:r>
      <w:r w:rsidR="00D60341">
        <w:t>Your</w:t>
      </w:r>
      <w:r w:rsidRPr="00202DB8">
        <w:t xml:space="preserve"> </w:t>
      </w:r>
      <w:r w:rsidR="00F71951">
        <w:t>Specifications Page</w:t>
      </w:r>
      <w:r w:rsidRPr="00202DB8">
        <w:t xml:space="preserve"> says that it does</w:t>
      </w:r>
      <w:r w:rsidR="00571C41" w:rsidRPr="00571C41">
        <w:rPr>
          <w:b/>
          <w:bCs/>
          <w:sz w:val="24"/>
        </w:rPr>
        <w:t>]</w:t>
      </w:r>
      <w:r w:rsidRPr="00202DB8">
        <w:t xml:space="preserve">. </w:t>
      </w:r>
      <w:r w:rsidRPr="00F212EF">
        <w:rPr>
          <w:b/>
          <w:color w:val="FF0000"/>
          <w:sz w:val="24"/>
          <w:szCs w:val="24"/>
          <w:vertAlign w:val="superscript"/>
        </w:rPr>
        <w:t>1</w:t>
      </w:r>
      <w:r w:rsidR="00571C41" w:rsidRPr="00571C41">
        <w:rPr>
          <w:b/>
          <w:bCs/>
          <w:sz w:val="24"/>
        </w:rPr>
        <w:t>[</w:t>
      </w:r>
      <w:r w:rsidRPr="00202DB8">
        <w:t xml:space="preserve">It is available to </w:t>
      </w:r>
      <w:r w:rsidR="00831858">
        <w:t>You</w:t>
      </w:r>
      <w:r w:rsidRPr="00202DB8">
        <w:t xml:space="preserve"> only when </w:t>
      </w:r>
      <w:r w:rsidR="00831858">
        <w:t>You</w:t>
      </w:r>
      <w:r w:rsidRPr="00202DB8">
        <w:t xml:space="preserve"> </w:t>
      </w:r>
      <w:r w:rsidR="00112780">
        <w:t xml:space="preserve">demonstrate satisfactory to Prudential that </w:t>
      </w:r>
      <w:r w:rsidR="00831858">
        <w:t>You</w:t>
      </w:r>
      <w:r w:rsidR="00112780">
        <w:t xml:space="preserve"> </w:t>
      </w:r>
      <w:r w:rsidRPr="00202DB8">
        <w:t>meet the below conditions:</w:t>
      </w:r>
      <w:r w:rsidR="00571C41" w:rsidRPr="00571C41">
        <w:rPr>
          <w:b/>
          <w:bCs/>
          <w:sz w:val="24"/>
        </w:rPr>
        <w:t>]</w:t>
      </w:r>
    </w:p>
    <w:p w14:paraId="60A4A06B" w14:textId="1B3344CA" w:rsidR="00567E8F" w:rsidRPr="00202DB8" w:rsidRDefault="00567E8F" w:rsidP="00B37216">
      <w:pPr>
        <w:pStyle w:val="BulletD"/>
      </w:pPr>
      <w:r>
        <w:rPr>
          <w:b/>
          <w:color w:val="FF0000"/>
          <w:sz w:val="24"/>
          <w:szCs w:val="24"/>
          <w:vertAlign w:val="superscript"/>
        </w:rPr>
        <w:t>2</w:t>
      </w:r>
      <w:r w:rsidR="00571C41" w:rsidRPr="001935DA">
        <w:rPr>
          <w:b/>
          <w:sz w:val="24"/>
          <w:szCs w:val="24"/>
        </w:rPr>
        <w:t>[</w:t>
      </w:r>
      <w:r w:rsidR="00831858">
        <w:t>You</w:t>
      </w:r>
      <w:r>
        <w:t xml:space="preserve"> were under </w:t>
      </w:r>
      <w:r w:rsidRPr="00202DB8">
        <w:t xml:space="preserve">age </w:t>
      </w:r>
      <w:r w:rsidR="002115FB">
        <w:rPr>
          <w:b/>
          <w:color w:val="FF0000"/>
          <w:sz w:val="24"/>
          <w:vertAlign w:val="superscript"/>
        </w:rPr>
        <w:t>2c</w:t>
      </w:r>
      <w:r w:rsidR="002115FB" w:rsidRPr="00571C41">
        <w:rPr>
          <w:b/>
          <w:bCs/>
          <w:sz w:val="24"/>
        </w:rPr>
        <w:t>[</w:t>
      </w:r>
      <w:r w:rsidRPr="00202DB8">
        <w:t>35 to 65</w:t>
      </w:r>
      <w:r w:rsidR="002115FB" w:rsidRPr="00571C41">
        <w:rPr>
          <w:b/>
          <w:bCs/>
          <w:sz w:val="24"/>
        </w:rPr>
        <w:t>]</w:t>
      </w:r>
      <w:r>
        <w:t xml:space="preserve"> </w:t>
      </w:r>
      <w:r w:rsidRPr="00202DB8">
        <w:t xml:space="preserve">on the date </w:t>
      </w:r>
      <w:r w:rsidR="00831858">
        <w:t>You</w:t>
      </w:r>
      <w:r w:rsidRPr="00202DB8">
        <w:t xml:space="preserve"> enroll</w:t>
      </w:r>
      <w:r>
        <w:t>ed</w:t>
      </w:r>
      <w:r w:rsidRPr="00202DB8">
        <w:t xml:space="preserve"> for </w:t>
      </w:r>
      <w:r w:rsidRPr="00E845F2">
        <w:rPr>
          <w:b/>
          <w:color w:val="FF0000"/>
          <w:sz w:val="24"/>
          <w:szCs w:val="24"/>
          <w:vertAlign w:val="superscript"/>
        </w:rPr>
        <w:t>1a</w:t>
      </w:r>
      <w:r w:rsidR="00571C41" w:rsidRPr="00571C41">
        <w:rPr>
          <w:b/>
          <w:bCs/>
          <w:sz w:val="24"/>
        </w:rPr>
        <w:t>[</w:t>
      </w:r>
      <w:r w:rsidR="003762D5">
        <w:t>l</w:t>
      </w:r>
      <w:r w:rsidRPr="00202DB8">
        <w:t xml:space="preserve">ong </w:t>
      </w:r>
      <w:r w:rsidR="003762D5">
        <w:t>t</w:t>
      </w:r>
      <w:r w:rsidRPr="00202DB8">
        <w:t>erm</w:t>
      </w:r>
      <w:r w:rsidR="00571C41" w:rsidRPr="00571C41">
        <w:rPr>
          <w:b/>
          <w:bCs/>
          <w:sz w:val="24"/>
        </w:rPr>
        <w:t>]</w:t>
      </w:r>
      <w:r w:rsidRPr="00202DB8">
        <w:t xml:space="preserve"> </w:t>
      </w:r>
      <w:r w:rsidR="003762D5">
        <w:t>d</w:t>
      </w:r>
      <w:r w:rsidRPr="00202DB8">
        <w:t>isability</w:t>
      </w:r>
      <w:r w:rsidR="00ED557B">
        <w:t xml:space="preserve"> coverage</w:t>
      </w:r>
      <w:r w:rsidRPr="00202DB8">
        <w:t>;</w:t>
      </w:r>
      <w:r>
        <w:t xml:space="preserve"> and</w:t>
      </w:r>
    </w:p>
    <w:p w14:paraId="26AB009D" w14:textId="4E8F1D3E" w:rsidR="00567E8F" w:rsidRDefault="00831858" w:rsidP="00B37216">
      <w:pPr>
        <w:pStyle w:val="BulletD"/>
      </w:pPr>
      <w:r>
        <w:t>You</w:t>
      </w:r>
      <w:r w:rsidR="00567E8F" w:rsidRPr="00202DB8">
        <w:t xml:space="preserve"> are receiving </w:t>
      </w:r>
      <w:r w:rsidR="00567E8F" w:rsidRPr="00E845F2">
        <w:rPr>
          <w:b/>
          <w:color w:val="FF0000"/>
          <w:sz w:val="24"/>
          <w:szCs w:val="24"/>
          <w:vertAlign w:val="superscript"/>
        </w:rPr>
        <w:t>1a</w:t>
      </w:r>
      <w:r w:rsidR="00571C41" w:rsidRPr="00571C41">
        <w:rPr>
          <w:b/>
          <w:bCs/>
          <w:sz w:val="24"/>
        </w:rPr>
        <w:t>[</w:t>
      </w:r>
      <w:r w:rsidR="003762D5">
        <w:t>l</w:t>
      </w:r>
      <w:r w:rsidR="00567E8F" w:rsidRPr="00202DB8">
        <w:t xml:space="preserve">ong </w:t>
      </w:r>
      <w:r w:rsidR="003762D5">
        <w:t>t</w:t>
      </w:r>
      <w:r w:rsidR="00567E8F" w:rsidRPr="00202DB8">
        <w:t>erm</w:t>
      </w:r>
      <w:r w:rsidR="00571C41" w:rsidRPr="00571C41">
        <w:rPr>
          <w:b/>
          <w:bCs/>
          <w:sz w:val="24"/>
        </w:rPr>
        <w:t>]</w:t>
      </w:r>
      <w:r w:rsidR="00567E8F" w:rsidRPr="00202DB8">
        <w:t xml:space="preserve"> </w:t>
      </w:r>
      <w:r w:rsidR="003762D5">
        <w:t>d</w:t>
      </w:r>
      <w:r w:rsidR="00567E8F" w:rsidRPr="00202DB8">
        <w:t>isability benefits under t</w:t>
      </w:r>
      <w:r w:rsidR="00567E8F">
        <w:t>he</w:t>
      </w:r>
      <w:r w:rsidR="00B26632">
        <w:t xml:space="preserve"> Plan </w:t>
      </w:r>
      <w:r w:rsidR="00567E8F">
        <w:t xml:space="preserve">equal to or greater than </w:t>
      </w:r>
      <w:r w:rsidR="00567E8F">
        <w:rPr>
          <w:b/>
          <w:color w:val="FF0000"/>
          <w:sz w:val="24"/>
          <w:vertAlign w:val="superscript"/>
        </w:rPr>
        <w:t>2b</w:t>
      </w:r>
      <w:r w:rsidR="00571C41" w:rsidRPr="00571C41">
        <w:rPr>
          <w:b/>
          <w:bCs/>
          <w:sz w:val="24"/>
        </w:rPr>
        <w:t>[</w:t>
      </w:r>
      <w:r w:rsidR="00567E8F">
        <w:t>$1,000 - unlimited</w:t>
      </w:r>
      <w:r w:rsidR="00571C41" w:rsidRPr="00571C41">
        <w:rPr>
          <w:b/>
          <w:bCs/>
          <w:sz w:val="24"/>
        </w:rPr>
        <w:t>]</w:t>
      </w:r>
      <w:r w:rsidR="00567E8F" w:rsidRPr="00202DB8">
        <w:t>; and</w:t>
      </w:r>
    </w:p>
    <w:p w14:paraId="0943556A" w14:textId="7CFAFF88" w:rsidR="00567E8F" w:rsidRPr="00202DB8" w:rsidRDefault="00831858" w:rsidP="00B37216">
      <w:pPr>
        <w:pStyle w:val="BulletD"/>
      </w:pPr>
      <w:r>
        <w:t>You</w:t>
      </w:r>
      <w:r w:rsidR="00567E8F">
        <w:t xml:space="preserve"> are a current resident in </w:t>
      </w:r>
      <w:r w:rsidR="000B67A1">
        <w:rPr>
          <w:b/>
          <w:color w:val="FF0000"/>
          <w:sz w:val="24"/>
          <w:vertAlign w:val="superscript"/>
        </w:rPr>
        <w:t>2a</w:t>
      </w:r>
      <w:r w:rsidR="000B67A1" w:rsidRPr="00571C41">
        <w:rPr>
          <w:b/>
          <w:bCs/>
          <w:sz w:val="24"/>
        </w:rPr>
        <w:t>[</w:t>
      </w:r>
      <w:r w:rsidR="00567E8F">
        <w:t>the state of STATE</w:t>
      </w:r>
      <w:r w:rsidR="00571C41" w:rsidRPr="00571C41">
        <w:rPr>
          <w:b/>
          <w:bCs/>
          <w:sz w:val="24"/>
        </w:rPr>
        <w:t>]</w:t>
      </w:r>
      <w:r w:rsidR="00567E8F">
        <w:t xml:space="preserve"> </w:t>
      </w:r>
      <w:r w:rsidR="00567E8F" w:rsidRPr="00823123">
        <w:rPr>
          <w:b/>
          <w:color w:val="FF0000"/>
          <w:sz w:val="24"/>
          <w:vertAlign w:val="superscript"/>
        </w:rPr>
        <w:t>1</w:t>
      </w:r>
      <w:r w:rsidR="00567E8F">
        <w:rPr>
          <w:b/>
          <w:color w:val="FF0000"/>
          <w:sz w:val="24"/>
          <w:vertAlign w:val="superscript"/>
        </w:rPr>
        <w:t>, 2c</w:t>
      </w:r>
      <w:r w:rsidR="00571C41" w:rsidRPr="00571C41">
        <w:rPr>
          <w:b/>
          <w:bCs/>
          <w:sz w:val="24"/>
        </w:rPr>
        <w:t>[</w:t>
      </w:r>
      <w:r w:rsidR="00567E8F">
        <w:t>age 35 to 65 and under</w:t>
      </w:r>
      <w:r w:rsidR="00571C41" w:rsidRPr="00571C41">
        <w:rPr>
          <w:b/>
          <w:bCs/>
          <w:sz w:val="24"/>
        </w:rPr>
        <w:t>]</w:t>
      </w:r>
      <w:r w:rsidR="00567E8F">
        <w:t xml:space="preserve">; or, an out of state resident moving to </w:t>
      </w:r>
      <w:r w:rsidR="00FF014F">
        <w:rPr>
          <w:b/>
          <w:color w:val="FF0000"/>
          <w:sz w:val="24"/>
          <w:vertAlign w:val="superscript"/>
        </w:rPr>
        <w:t>2a</w:t>
      </w:r>
      <w:r w:rsidR="00FF014F" w:rsidRPr="00571C41">
        <w:rPr>
          <w:b/>
          <w:bCs/>
          <w:sz w:val="24"/>
        </w:rPr>
        <w:t>[</w:t>
      </w:r>
      <w:r w:rsidR="00567E8F">
        <w:t>the state of STATE</w:t>
      </w:r>
      <w:r w:rsidR="00571C41" w:rsidRPr="00571C41">
        <w:rPr>
          <w:b/>
          <w:bCs/>
          <w:sz w:val="24"/>
        </w:rPr>
        <w:t>]</w:t>
      </w:r>
      <w:r w:rsidR="00567E8F">
        <w:t xml:space="preserve"> </w:t>
      </w:r>
      <w:r w:rsidR="00567E8F" w:rsidRPr="00823123">
        <w:rPr>
          <w:b/>
          <w:color w:val="FF0000"/>
          <w:sz w:val="24"/>
          <w:vertAlign w:val="superscript"/>
        </w:rPr>
        <w:t>1</w:t>
      </w:r>
      <w:r w:rsidR="00567E8F">
        <w:rPr>
          <w:b/>
          <w:color w:val="FF0000"/>
          <w:sz w:val="24"/>
          <w:vertAlign w:val="superscript"/>
        </w:rPr>
        <w:t>, 2c</w:t>
      </w:r>
      <w:r w:rsidR="00571C41" w:rsidRPr="00571C41">
        <w:rPr>
          <w:b/>
          <w:bCs/>
          <w:sz w:val="24"/>
        </w:rPr>
        <w:t>[</w:t>
      </w:r>
      <w:r w:rsidR="00567E8F">
        <w:t>age 35 to 65 and under</w:t>
      </w:r>
      <w:r w:rsidR="00571C41" w:rsidRPr="00571C41">
        <w:rPr>
          <w:b/>
          <w:bCs/>
          <w:sz w:val="24"/>
        </w:rPr>
        <w:t>]</w:t>
      </w:r>
      <w:r w:rsidR="00567E8F">
        <w:t>; and</w:t>
      </w:r>
    </w:p>
    <w:p w14:paraId="773076D5" w14:textId="6BDCD3E0" w:rsidR="00567E8F" w:rsidRPr="006B074E" w:rsidRDefault="00831858" w:rsidP="00B37216">
      <w:pPr>
        <w:pStyle w:val="BulletD"/>
      </w:pPr>
      <w:r>
        <w:t>You</w:t>
      </w:r>
      <w:r w:rsidR="00567E8F" w:rsidRPr="006B074E">
        <w:t xml:space="preserve"> are not working at any job; and</w:t>
      </w:r>
    </w:p>
    <w:p w14:paraId="194BB37B" w14:textId="7B11A990" w:rsidR="00567E8F" w:rsidRDefault="006911E9" w:rsidP="00B37216">
      <w:pPr>
        <w:pStyle w:val="BulletD"/>
      </w:pPr>
      <w:r>
        <w:t>Y</w:t>
      </w:r>
      <w:r w:rsidR="00567E8F" w:rsidRPr="006B074E">
        <w:t xml:space="preserve">our </w:t>
      </w:r>
      <w:r w:rsidR="00167306" w:rsidRPr="00987A39">
        <w:t>Doctor</w:t>
      </w:r>
      <w:r w:rsidR="00167306" w:rsidRPr="00A61A65">
        <w:t xml:space="preserve"> </w:t>
      </w:r>
      <w:r w:rsidR="00567E8F" w:rsidRPr="006B074E">
        <w:t xml:space="preserve">certifies </w:t>
      </w:r>
      <w:r w:rsidR="00831858">
        <w:t>You</w:t>
      </w:r>
      <w:r w:rsidR="00567E8F" w:rsidRPr="006B074E">
        <w:t xml:space="preserve"> are not expected to return to work </w:t>
      </w:r>
      <w:r w:rsidR="004E09FC">
        <w:t>at any occupation</w:t>
      </w:r>
      <w:r w:rsidR="00567E8F" w:rsidRPr="006B074E">
        <w:t xml:space="preserve"> from </w:t>
      </w:r>
      <w:r w:rsidR="00D60341">
        <w:t>Your</w:t>
      </w:r>
      <w:r w:rsidR="00567E8F" w:rsidRPr="006B074E">
        <w:t xml:space="preserve"> </w:t>
      </w:r>
      <w:r w:rsidR="00FF5545">
        <w:t>Disability</w:t>
      </w:r>
      <w:r w:rsidR="00567E8F" w:rsidRPr="006B074E">
        <w:t>; and</w:t>
      </w:r>
    </w:p>
    <w:p w14:paraId="083130F5" w14:textId="68CE6307" w:rsidR="00567E8F" w:rsidRDefault="00831858" w:rsidP="00B37216">
      <w:pPr>
        <w:pStyle w:val="BulletD"/>
      </w:pPr>
      <w:r>
        <w:t>You</w:t>
      </w:r>
      <w:r w:rsidR="00567E8F">
        <w:t xml:space="preserve"> are participating in a </w:t>
      </w:r>
      <w:r w:rsidR="00636D21">
        <w:t xml:space="preserve">Rehabilitation Program </w:t>
      </w:r>
      <w:r w:rsidR="00875C91">
        <w:t>approved by Prudential</w:t>
      </w:r>
      <w:r w:rsidR="00567E8F">
        <w:t>; and</w:t>
      </w:r>
    </w:p>
    <w:p w14:paraId="622FCE1D" w14:textId="2D099CBE" w:rsidR="00567E8F" w:rsidRDefault="00831858" w:rsidP="00B37216">
      <w:pPr>
        <w:pStyle w:val="BulletD"/>
      </w:pPr>
      <w:r>
        <w:t>You</w:t>
      </w:r>
      <w:r w:rsidR="00567E8F">
        <w:t xml:space="preserve"> were continuously </w:t>
      </w:r>
      <w:r w:rsidR="00B81B1F">
        <w:t>I</w:t>
      </w:r>
      <w:r w:rsidR="00567E8F">
        <w:t xml:space="preserve">nsured for </w:t>
      </w:r>
      <w:r w:rsidR="00F22B12">
        <w:t xml:space="preserve">the </w:t>
      </w:r>
      <w:r w:rsidR="0068185A">
        <w:t>d</w:t>
      </w:r>
      <w:r w:rsidR="00FF5545">
        <w:t>isability</w:t>
      </w:r>
      <w:r w:rsidR="00F22B12">
        <w:t xml:space="preserve"> </w:t>
      </w:r>
      <w:r w:rsidR="00567E8F">
        <w:t xml:space="preserve">coverage </w:t>
      </w:r>
      <w:r w:rsidR="00567E8F" w:rsidRPr="00202DB8">
        <w:t>under th</w:t>
      </w:r>
      <w:r w:rsidR="00567E8F">
        <w:t>is</w:t>
      </w:r>
      <w:r w:rsidR="00B26632">
        <w:t xml:space="preserve"> Plan </w:t>
      </w:r>
      <w:r w:rsidR="00567E8F" w:rsidRPr="0F677FAF">
        <w:rPr>
          <w:b/>
          <w:color w:val="FF0000"/>
          <w:sz w:val="24"/>
          <w:szCs w:val="24"/>
          <w:vertAlign w:val="superscript"/>
        </w:rPr>
        <w:t>2d</w:t>
      </w:r>
      <w:r w:rsidR="00571C41" w:rsidRPr="0F677FAF">
        <w:rPr>
          <w:b/>
          <w:sz w:val="24"/>
          <w:szCs w:val="24"/>
        </w:rPr>
        <w:t>[</w:t>
      </w:r>
      <w:r w:rsidR="00567E8F">
        <w:t>for 1 - 365 days</w:t>
      </w:r>
      <w:r w:rsidR="00571C41" w:rsidRPr="0F677FAF">
        <w:rPr>
          <w:b/>
          <w:sz w:val="24"/>
          <w:szCs w:val="24"/>
        </w:rPr>
        <w:t>]</w:t>
      </w:r>
      <w:r w:rsidR="00567E8F" w:rsidRPr="00202DB8">
        <w:t>; and</w:t>
      </w:r>
    </w:p>
    <w:p w14:paraId="5F0327B1" w14:textId="1C0AFA52" w:rsidR="00567E8F" w:rsidRPr="00202DB8" w:rsidRDefault="00831858" w:rsidP="00B37216">
      <w:pPr>
        <w:pStyle w:val="BulletD"/>
      </w:pPr>
      <w:r>
        <w:t>You</w:t>
      </w:r>
      <w:r w:rsidR="00567E8F">
        <w:t xml:space="preserve"> have been </w:t>
      </w:r>
      <w:r w:rsidR="00167306" w:rsidRPr="00987A39">
        <w:t>Disabled</w:t>
      </w:r>
      <w:r w:rsidR="00167306" w:rsidRPr="00A61A65">
        <w:t xml:space="preserve"> </w:t>
      </w:r>
      <w:r w:rsidR="00567E8F">
        <w:t xml:space="preserve">for the greater of </w:t>
      </w:r>
      <w:r w:rsidR="00567E8F">
        <w:rPr>
          <w:b/>
          <w:color w:val="FF0000"/>
          <w:sz w:val="24"/>
          <w:vertAlign w:val="superscript"/>
        </w:rPr>
        <w:t>2d</w:t>
      </w:r>
      <w:r w:rsidR="00571C41" w:rsidRPr="00571C41">
        <w:rPr>
          <w:b/>
          <w:bCs/>
          <w:sz w:val="24"/>
        </w:rPr>
        <w:t>[</w:t>
      </w:r>
      <w:r w:rsidR="00567E8F">
        <w:t>1 – 365 days</w:t>
      </w:r>
      <w:r w:rsidR="00571C41" w:rsidRPr="00571C41">
        <w:rPr>
          <w:b/>
          <w:bCs/>
          <w:sz w:val="24"/>
        </w:rPr>
        <w:t>]</w:t>
      </w:r>
      <w:r w:rsidR="00567E8F">
        <w:t xml:space="preserve"> or </w:t>
      </w:r>
      <w:r w:rsidR="00A0431F">
        <w:t>the Plan</w:t>
      </w:r>
      <w:r w:rsidR="008D593D">
        <w:t>’</w:t>
      </w:r>
      <w:r w:rsidR="00A0431F">
        <w:t>s</w:t>
      </w:r>
      <w:r w:rsidR="00567E8F">
        <w:t xml:space="preserve"> </w:t>
      </w:r>
      <w:r w:rsidR="00DB3F54" w:rsidRPr="00987A39">
        <w:t>Elimination Period</w:t>
      </w:r>
      <w:r w:rsidR="00E033BC">
        <w:t>; and</w:t>
      </w:r>
    </w:p>
    <w:p w14:paraId="1716A67E" w14:textId="36FFFAD5" w:rsidR="00567E8F" w:rsidRDefault="00831858" w:rsidP="00B37216">
      <w:pPr>
        <w:pStyle w:val="BulletD"/>
      </w:pPr>
      <w:r>
        <w:t>You</w:t>
      </w:r>
      <w:r w:rsidR="00567E8F" w:rsidRPr="00202DB8">
        <w:t xml:space="preserve"> have an outstanding balance on a </w:t>
      </w:r>
      <w:r w:rsidR="00567E8F" w:rsidRPr="00B37216">
        <w:rPr>
          <w:bCs/>
          <w:iCs/>
        </w:rPr>
        <w:t>Student Loan</w:t>
      </w:r>
      <w:r w:rsidR="00567E8F" w:rsidRPr="00202DB8">
        <w:t>.</w:t>
      </w:r>
      <w:r w:rsidR="00571C41" w:rsidRPr="00571C41">
        <w:rPr>
          <w:b/>
          <w:bCs/>
          <w:sz w:val="24"/>
        </w:rPr>
        <w:t>]</w:t>
      </w:r>
      <w:r w:rsidR="00567E8F">
        <w:t xml:space="preserve"> </w:t>
      </w:r>
    </w:p>
    <w:p w14:paraId="0F13404C" w14:textId="05923009" w:rsidR="00567E8F" w:rsidRPr="00202DB8" w:rsidRDefault="00567E8F" w:rsidP="00567E8F">
      <w:pPr>
        <w:pStyle w:val="SubtitleD"/>
      </w:pPr>
      <w:r w:rsidRPr="00202DB8">
        <w:t xml:space="preserve">When Will You Begin to Receive </w:t>
      </w:r>
      <w:r w:rsidR="008D5390">
        <w:t xml:space="preserve">the </w:t>
      </w:r>
      <w:r w:rsidRPr="00202DB8">
        <w:t xml:space="preserve">Student Loan </w:t>
      </w:r>
      <w:r>
        <w:t xml:space="preserve">Benefit </w:t>
      </w:r>
      <w:r w:rsidR="002B4F03">
        <w:t>Payments</w:t>
      </w:r>
      <w:r w:rsidRPr="00202DB8">
        <w:t>?</w:t>
      </w:r>
    </w:p>
    <w:p w14:paraId="70964A45" w14:textId="480216A3" w:rsidR="00567E8F" w:rsidRPr="00202DB8" w:rsidRDefault="00567E8F" w:rsidP="00567E8F">
      <w:pPr>
        <w:pStyle w:val="2Text"/>
      </w:pPr>
      <w:r w:rsidRPr="00202DB8">
        <w:t xml:space="preserve">You will begin to receive </w:t>
      </w:r>
      <w:r w:rsidR="00D911E9">
        <w:t>S</w:t>
      </w:r>
      <w:r w:rsidR="002B4F03">
        <w:t xml:space="preserve">tudent </w:t>
      </w:r>
      <w:r w:rsidR="00D911E9">
        <w:t>L</w:t>
      </w:r>
      <w:r w:rsidR="002B4F03">
        <w:t>oan</w:t>
      </w:r>
      <w:r>
        <w:t xml:space="preserve"> </w:t>
      </w:r>
      <w:r w:rsidR="0026625A">
        <w:t>B</w:t>
      </w:r>
      <w:r w:rsidR="008D5390">
        <w:t>enefi</w:t>
      </w:r>
      <w:r w:rsidR="002B4F03">
        <w:t xml:space="preserve">t </w:t>
      </w:r>
      <w:r w:rsidR="00A46E6B">
        <w:t xml:space="preserve">Payments </w:t>
      </w:r>
      <w:r>
        <w:t xml:space="preserve">when </w:t>
      </w:r>
      <w:r w:rsidR="003B254A">
        <w:t>We</w:t>
      </w:r>
      <w:r>
        <w:t xml:space="preserve"> approve </w:t>
      </w:r>
      <w:r w:rsidR="006911E9">
        <w:t>Y</w:t>
      </w:r>
      <w:r>
        <w:t xml:space="preserve">our claim </w:t>
      </w:r>
      <w:r w:rsidRPr="00F212EF">
        <w:rPr>
          <w:b/>
          <w:color w:val="FF0000"/>
          <w:sz w:val="24"/>
          <w:szCs w:val="24"/>
          <w:vertAlign w:val="superscript"/>
        </w:rPr>
        <w:t>5</w:t>
      </w:r>
      <w:r w:rsidR="00571C41" w:rsidRPr="442D5EB6">
        <w:rPr>
          <w:b/>
          <w:sz w:val="24"/>
          <w:szCs w:val="24"/>
        </w:rPr>
        <w:t>[</w:t>
      </w:r>
      <w:r>
        <w:t xml:space="preserve">, provided the </w:t>
      </w:r>
      <w:r w:rsidR="002B4F03">
        <w:t>E</w:t>
      </w:r>
      <w:r>
        <w:t xml:space="preserve">limination </w:t>
      </w:r>
      <w:r w:rsidR="002B4F03">
        <w:t>P</w:t>
      </w:r>
      <w:r>
        <w:t>eriod</w:t>
      </w:r>
      <w:r w:rsidR="0012258B">
        <w:t xml:space="preserve"> for </w:t>
      </w:r>
      <w:r w:rsidR="00257F54">
        <w:t>d</w:t>
      </w:r>
      <w:r w:rsidR="00FF5545">
        <w:t>isability</w:t>
      </w:r>
      <w:r w:rsidR="0012258B">
        <w:t xml:space="preserve"> coverage</w:t>
      </w:r>
      <w:r>
        <w:t xml:space="preserve"> under the</w:t>
      </w:r>
      <w:r w:rsidR="00B26632">
        <w:t xml:space="preserve"> Plan </w:t>
      </w:r>
      <w:r>
        <w:t>was met</w:t>
      </w:r>
      <w:r w:rsidR="00571C41" w:rsidRPr="442D5EB6">
        <w:rPr>
          <w:b/>
          <w:sz w:val="24"/>
          <w:szCs w:val="24"/>
        </w:rPr>
        <w:t>]</w:t>
      </w:r>
      <w:r>
        <w:t xml:space="preserve">. </w:t>
      </w:r>
      <w:r w:rsidRPr="00202DB8">
        <w:t xml:space="preserve">We will send </w:t>
      </w:r>
      <w:r w:rsidR="00831858">
        <w:t>You</w:t>
      </w:r>
      <w:r w:rsidRPr="00202DB8">
        <w:t xml:space="preserve"> a </w:t>
      </w:r>
      <w:r w:rsidR="004E3B26">
        <w:t>Student Loan Benefit P</w:t>
      </w:r>
      <w:r w:rsidR="002B4F03">
        <w:t>ayment</w:t>
      </w:r>
      <w:r w:rsidRPr="00202DB8">
        <w:t xml:space="preserve"> </w:t>
      </w:r>
      <w:r w:rsidRPr="442D5EB6">
        <w:rPr>
          <w:b/>
          <w:color w:val="FF0000"/>
          <w:sz w:val="24"/>
          <w:szCs w:val="24"/>
          <w:vertAlign w:val="superscript"/>
        </w:rPr>
        <w:t>6</w:t>
      </w:r>
      <w:r w:rsidR="00571C41" w:rsidRPr="442D5EB6">
        <w:rPr>
          <w:b/>
          <w:sz w:val="24"/>
          <w:szCs w:val="24"/>
        </w:rPr>
        <w:t>[</w:t>
      </w:r>
      <w:r>
        <w:t>each</w:t>
      </w:r>
      <w:r w:rsidRPr="00202DB8">
        <w:t xml:space="preserve"> month</w:t>
      </w:r>
      <w:r w:rsidR="00571C41" w:rsidRPr="442D5EB6">
        <w:rPr>
          <w:b/>
          <w:sz w:val="24"/>
          <w:szCs w:val="24"/>
        </w:rPr>
        <w:t>]</w:t>
      </w:r>
      <w:r w:rsidRPr="442D5EB6">
        <w:rPr>
          <w:vertAlign w:val="superscript"/>
        </w:rPr>
        <w:t xml:space="preserve"> </w:t>
      </w:r>
      <w:r w:rsidRPr="00202DB8">
        <w:t xml:space="preserve">for any period for which </w:t>
      </w:r>
      <w:r w:rsidR="00D7290C">
        <w:t xml:space="preserve">Prudential determines </w:t>
      </w:r>
      <w:r w:rsidR="00831858">
        <w:t>You</w:t>
      </w:r>
      <w:r w:rsidR="00EA7ED3">
        <w:t xml:space="preserve"> are entitled </w:t>
      </w:r>
      <w:r w:rsidR="00265C31">
        <w:t xml:space="preserve">to </w:t>
      </w:r>
      <w:r w:rsidR="00EA7ED3">
        <w:t>receive</w:t>
      </w:r>
      <w:r w:rsidR="001D3C91">
        <w:t xml:space="preserve"> such</w:t>
      </w:r>
      <w:r w:rsidR="00EA7ED3">
        <w:t xml:space="preserve"> benefit payments</w:t>
      </w:r>
      <w:r w:rsidRPr="00202DB8">
        <w:t>.</w:t>
      </w:r>
      <w:r>
        <w:t xml:space="preserve"> </w:t>
      </w:r>
    </w:p>
    <w:p w14:paraId="50AC2EC7" w14:textId="63258F14" w:rsidR="00567E8F" w:rsidRPr="00202DB8" w:rsidRDefault="00567E8F" w:rsidP="00567E8F">
      <w:pPr>
        <w:pStyle w:val="SubtitleD"/>
      </w:pPr>
      <w:r w:rsidRPr="00202DB8">
        <w:t>How Much Will Prudential Pay You</w:t>
      </w:r>
      <w:r w:rsidR="00576C34">
        <w:t xml:space="preserve"> as Student Loan Benefits</w:t>
      </w:r>
      <w:r w:rsidRPr="00202DB8">
        <w:t>?</w:t>
      </w:r>
    </w:p>
    <w:p w14:paraId="788B6FEA" w14:textId="453EF8C4" w:rsidR="00567E8F" w:rsidRDefault="00567E8F" w:rsidP="00B37216">
      <w:pPr>
        <w:pStyle w:val="2Text"/>
      </w:pPr>
      <w:r>
        <w:rPr>
          <w:b/>
          <w:color w:val="FF0000"/>
          <w:sz w:val="24"/>
          <w:vertAlign w:val="superscript"/>
        </w:rPr>
        <w:t>7</w:t>
      </w:r>
      <w:r w:rsidR="00571C41" w:rsidRPr="00571C41">
        <w:rPr>
          <w:b/>
          <w:bCs/>
          <w:sz w:val="24"/>
        </w:rPr>
        <w:t>[</w:t>
      </w:r>
      <w:r w:rsidR="00D60341">
        <w:t>Your</w:t>
      </w:r>
      <w:r w:rsidRPr="00202DB8">
        <w:t xml:space="preserve"> </w:t>
      </w:r>
      <w:r w:rsidR="0026625A">
        <w:t>Student Loan Benefit</w:t>
      </w:r>
      <w:r w:rsidR="00C9685D">
        <w:t xml:space="preserve"> </w:t>
      </w:r>
      <w:r w:rsidR="00A46E6B">
        <w:t>Payment</w:t>
      </w:r>
      <w:r w:rsidR="00A46E6B" w:rsidRPr="00202DB8">
        <w:t xml:space="preserve"> </w:t>
      </w:r>
      <w:r w:rsidRPr="00202DB8">
        <w:t xml:space="preserve">is </w:t>
      </w:r>
      <w:r w:rsidR="006127F6">
        <w:rPr>
          <w:b/>
          <w:color w:val="FF0000"/>
          <w:sz w:val="24"/>
          <w:vertAlign w:val="superscript"/>
        </w:rPr>
        <w:t>7a</w:t>
      </w:r>
      <w:r w:rsidR="006127F6" w:rsidRPr="00571C41">
        <w:rPr>
          <w:b/>
          <w:bCs/>
          <w:sz w:val="24"/>
        </w:rPr>
        <w:t>[</w:t>
      </w:r>
      <w:r w:rsidR="004E33AF">
        <w:t>1</w:t>
      </w:r>
      <w:r>
        <w:t>0% to 75%</w:t>
      </w:r>
      <w:r w:rsidR="006127F6" w:rsidRPr="00571C41">
        <w:rPr>
          <w:b/>
          <w:bCs/>
          <w:sz w:val="24"/>
        </w:rPr>
        <w:t>]</w:t>
      </w:r>
      <w:r>
        <w:t xml:space="preserve"> of </w:t>
      </w:r>
      <w:r w:rsidR="0051038D">
        <w:t>Y</w:t>
      </w:r>
      <w:r>
        <w:t xml:space="preserve">our </w:t>
      </w:r>
      <w:r w:rsidR="002756EE" w:rsidRPr="002756EE">
        <w:t>Monthly Benefit Payment</w:t>
      </w:r>
      <w:r w:rsidR="002756EE" w:rsidRPr="002756EE" w:rsidDel="002756EE">
        <w:t xml:space="preserve"> </w:t>
      </w:r>
      <w:r>
        <w:t>under th</w:t>
      </w:r>
      <w:r w:rsidR="002F5112">
        <w:t>is</w:t>
      </w:r>
      <w:r>
        <w:t xml:space="preserve"> Plan</w:t>
      </w:r>
      <w:r w:rsidR="00571C41" w:rsidRPr="00571C41">
        <w:rPr>
          <w:b/>
          <w:bCs/>
          <w:sz w:val="24"/>
        </w:rPr>
        <w:t>]</w:t>
      </w:r>
      <w:r w:rsidRPr="00202DB8">
        <w:t xml:space="preserve">. </w:t>
      </w:r>
      <w:r w:rsidR="007A2DEB">
        <w:rPr>
          <w:b/>
          <w:color w:val="FF0000"/>
          <w:sz w:val="24"/>
          <w:vertAlign w:val="superscript"/>
        </w:rPr>
        <w:t>1</w:t>
      </w:r>
      <w:r w:rsidR="00571C41" w:rsidRPr="00571C41">
        <w:rPr>
          <w:b/>
          <w:bCs/>
          <w:sz w:val="24"/>
        </w:rPr>
        <w:t>[</w:t>
      </w:r>
      <w:r w:rsidR="00D60341">
        <w:t>Your</w:t>
      </w:r>
      <w:r w:rsidR="007A2DEB">
        <w:t xml:space="preserve"> Student Loan </w:t>
      </w:r>
      <w:r w:rsidR="00A46E6B">
        <w:t>B</w:t>
      </w:r>
      <w:r w:rsidR="007A2DEB">
        <w:t xml:space="preserve">enefit </w:t>
      </w:r>
      <w:r w:rsidR="00A46E6B">
        <w:t xml:space="preserve">Payment </w:t>
      </w:r>
      <w:r w:rsidRPr="00202DB8">
        <w:t xml:space="preserve">will not be reduced by any </w:t>
      </w:r>
      <w:r w:rsidR="00383368">
        <w:t>D</w:t>
      </w:r>
      <w:r w:rsidR="00383368" w:rsidRPr="00202DB8">
        <w:t xml:space="preserve">eductible </w:t>
      </w:r>
      <w:r w:rsidR="00383368">
        <w:t>S</w:t>
      </w:r>
      <w:r w:rsidR="00383368" w:rsidRPr="00202DB8">
        <w:t xml:space="preserve">ources </w:t>
      </w:r>
      <w:r w:rsidR="00383368">
        <w:t>o</w:t>
      </w:r>
      <w:r w:rsidRPr="00202DB8">
        <w:t xml:space="preserve">f </w:t>
      </w:r>
      <w:r w:rsidR="00383368">
        <w:t>I</w:t>
      </w:r>
      <w:r w:rsidRPr="00202DB8">
        <w:t>ncome.</w:t>
      </w:r>
      <w:r w:rsidR="00571C41" w:rsidRPr="00571C41">
        <w:rPr>
          <w:b/>
          <w:bCs/>
          <w:sz w:val="24"/>
        </w:rPr>
        <w:t>]</w:t>
      </w:r>
    </w:p>
    <w:p w14:paraId="18516C3B" w14:textId="0C559635" w:rsidR="00567E8F" w:rsidRPr="00202DB8" w:rsidRDefault="00567E8F" w:rsidP="00567E8F">
      <w:pPr>
        <w:pStyle w:val="SubtitleD"/>
      </w:pPr>
      <w:r w:rsidRPr="00202DB8">
        <w:lastRenderedPageBreak/>
        <w:t xml:space="preserve">What </w:t>
      </w:r>
      <w:r w:rsidR="00513C29">
        <w:t>I</w:t>
      </w:r>
      <w:r w:rsidRPr="00202DB8">
        <w:t xml:space="preserve">nformation Is Needed as Proof of </w:t>
      </w:r>
      <w:r w:rsidR="00D60341">
        <w:t>Your</w:t>
      </w:r>
      <w:r w:rsidRPr="00202DB8">
        <w:t xml:space="preserve"> </w:t>
      </w:r>
      <w:r>
        <w:t>Student Loan Benefit?</w:t>
      </w:r>
    </w:p>
    <w:p w14:paraId="06B1CF9B" w14:textId="4A701F95" w:rsidR="00567E8F" w:rsidRDefault="00D60341" w:rsidP="00567E8F">
      <w:pPr>
        <w:pStyle w:val="2Text"/>
      </w:pPr>
      <w:r>
        <w:t>Your</w:t>
      </w:r>
      <w:r w:rsidR="00567E8F">
        <w:t xml:space="preserve"> p</w:t>
      </w:r>
      <w:r w:rsidR="00567E8F" w:rsidRPr="00202DB8">
        <w:t>roof of</w:t>
      </w:r>
      <w:r w:rsidR="00567E8F">
        <w:t xml:space="preserve"> claim</w:t>
      </w:r>
      <w:r w:rsidR="002F5112">
        <w:t xml:space="preserve">, satisfactory to Prudential, </w:t>
      </w:r>
      <w:r w:rsidR="00567E8F">
        <w:t xml:space="preserve">must show: </w:t>
      </w:r>
    </w:p>
    <w:p w14:paraId="6E761B50" w14:textId="7ACCD440" w:rsidR="00567E8F" w:rsidRDefault="00567E8F" w:rsidP="00B37216">
      <w:pPr>
        <w:pStyle w:val="BulletD"/>
      </w:pPr>
      <w:r>
        <w:rPr>
          <w:b/>
          <w:color w:val="FF0000"/>
          <w:sz w:val="24"/>
          <w:vertAlign w:val="superscript"/>
        </w:rPr>
        <w:t>2</w:t>
      </w:r>
      <w:r w:rsidR="00571C41" w:rsidRPr="00571C41">
        <w:rPr>
          <w:b/>
          <w:bCs/>
          <w:sz w:val="24"/>
        </w:rPr>
        <w:t>[</w:t>
      </w:r>
      <w:r>
        <w:t>T</w:t>
      </w:r>
      <w:r w:rsidRPr="00202DB8">
        <w:t xml:space="preserve">he </w:t>
      </w:r>
      <w:r w:rsidR="000E127F">
        <w:t xml:space="preserve">current </w:t>
      </w:r>
      <w:r w:rsidRPr="00202DB8">
        <w:t>outstanding balance amount</w:t>
      </w:r>
      <w:r>
        <w:t xml:space="preserve"> of </w:t>
      </w:r>
      <w:r w:rsidR="00D60341">
        <w:t>Your</w:t>
      </w:r>
      <w:r>
        <w:t xml:space="preserve"> </w:t>
      </w:r>
      <w:r w:rsidR="00A679E1">
        <w:t>S</w:t>
      </w:r>
      <w:r>
        <w:t xml:space="preserve">tudent </w:t>
      </w:r>
      <w:r w:rsidR="00A46E6B">
        <w:t>Loan</w:t>
      </w:r>
      <w:r>
        <w:t>.</w:t>
      </w:r>
    </w:p>
    <w:p w14:paraId="4402BA22" w14:textId="2A5690DF" w:rsidR="00567E8F" w:rsidRPr="00202DB8" w:rsidRDefault="00567E8F" w:rsidP="00B37216">
      <w:pPr>
        <w:pStyle w:val="BulletD"/>
      </w:pPr>
      <w:r>
        <w:t>The l</w:t>
      </w:r>
      <w:r w:rsidRPr="00202DB8">
        <w:t xml:space="preserve">oan number, name, address and telephone number of </w:t>
      </w:r>
      <w:r w:rsidR="00D60341">
        <w:t>Your</w:t>
      </w:r>
      <w:r w:rsidRPr="00202DB8">
        <w:t xml:space="preserve"> </w:t>
      </w:r>
      <w:r w:rsidR="00A679E1">
        <w:t>S</w:t>
      </w:r>
      <w:r w:rsidRPr="00202DB8">
        <w:t xml:space="preserve">tudent </w:t>
      </w:r>
      <w:r w:rsidR="00A679E1">
        <w:t>L</w:t>
      </w:r>
      <w:r w:rsidRPr="00202DB8">
        <w:t>oan company.</w:t>
      </w:r>
      <w:r w:rsidR="00571C41" w:rsidRPr="00571C41">
        <w:rPr>
          <w:b/>
          <w:bCs/>
          <w:sz w:val="24"/>
        </w:rPr>
        <w:t>]</w:t>
      </w:r>
      <w:r w:rsidRPr="00DD4C78">
        <w:rPr>
          <w:b/>
          <w:color w:val="FF0000"/>
          <w:sz w:val="24"/>
          <w:vertAlign w:val="superscript"/>
        </w:rPr>
        <w:t xml:space="preserve"> </w:t>
      </w:r>
    </w:p>
    <w:p w14:paraId="37AB7DBF" w14:textId="3EECDE3C" w:rsidR="00567E8F" w:rsidRPr="00202DB8" w:rsidRDefault="00567E8F" w:rsidP="00567E8F">
      <w:pPr>
        <w:pStyle w:val="SubtitleD"/>
      </w:pPr>
      <w:r w:rsidRPr="00202DB8">
        <w:t xml:space="preserve">How Long Will Prudential Continue to Send You Student Loan </w:t>
      </w:r>
      <w:r>
        <w:t>Benefit</w:t>
      </w:r>
      <w:r w:rsidRPr="00202DB8">
        <w:t xml:space="preserve"> </w:t>
      </w:r>
      <w:r w:rsidR="00F753B2">
        <w:t>Payments</w:t>
      </w:r>
      <w:r w:rsidRPr="00202DB8">
        <w:t>?</w:t>
      </w:r>
    </w:p>
    <w:p w14:paraId="4903E898" w14:textId="1C52C00B" w:rsidR="00567E8F" w:rsidRPr="00202DB8" w:rsidRDefault="00567E8F" w:rsidP="00567E8F">
      <w:pPr>
        <w:pStyle w:val="2Text"/>
      </w:pPr>
      <w:r>
        <w:t xml:space="preserve">Prudential will send </w:t>
      </w:r>
      <w:r w:rsidR="00831858">
        <w:t>You</w:t>
      </w:r>
      <w:r>
        <w:t xml:space="preserve"> a </w:t>
      </w:r>
      <w:r w:rsidR="0026625A">
        <w:t>Student Loan Benefit</w:t>
      </w:r>
      <w:r w:rsidR="000A4800">
        <w:t xml:space="preserve"> </w:t>
      </w:r>
      <w:r w:rsidR="00A46E6B">
        <w:t xml:space="preserve">Payment </w:t>
      </w:r>
      <w:r>
        <w:rPr>
          <w:b/>
          <w:color w:val="FF0000"/>
          <w:sz w:val="24"/>
          <w:vertAlign w:val="superscript"/>
        </w:rPr>
        <w:t>6</w:t>
      </w:r>
      <w:r w:rsidR="00571C41" w:rsidRPr="00571C41">
        <w:rPr>
          <w:b/>
          <w:bCs/>
          <w:sz w:val="24"/>
        </w:rPr>
        <w:t>[</w:t>
      </w:r>
      <w:r>
        <w:t>every month</w:t>
      </w:r>
      <w:r w:rsidR="00571C41" w:rsidRPr="00571C41">
        <w:rPr>
          <w:b/>
          <w:bCs/>
          <w:sz w:val="24"/>
        </w:rPr>
        <w:t>]</w:t>
      </w:r>
      <w:r w:rsidRPr="00BC3FDC">
        <w:rPr>
          <w:szCs w:val="16"/>
        </w:rPr>
        <w:t xml:space="preserve"> </w:t>
      </w:r>
      <w:r>
        <w:t>until the first of the following occurs</w:t>
      </w:r>
      <w:r w:rsidRPr="00202DB8">
        <w:t>:</w:t>
      </w:r>
    </w:p>
    <w:p w14:paraId="35FEF1C0" w14:textId="3B02A6B5" w:rsidR="00567E8F" w:rsidRPr="00202DB8" w:rsidRDefault="00567E8F" w:rsidP="00B37216">
      <w:pPr>
        <w:pStyle w:val="BulletD"/>
      </w:pPr>
      <w:r>
        <w:rPr>
          <w:b/>
          <w:color w:val="FF0000"/>
          <w:sz w:val="24"/>
          <w:vertAlign w:val="superscript"/>
        </w:rPr>
        <w:t>2</w:t>
      </w:r>
      <w:r w:rsidR="00571C41" w:rsidRPr="00571C41">
        <w:rPr>
          <w:b/>
          <w:bCs/>
          <w:sz w:val="24"/>
        </w:rPr>
        <w:t>[</w:t>
      </w:r>
      <w:r w:rsidRPr="00202DB8">
        <w:t xml:space="preserve">The date </w:t>
      </w:r>
      <w:r w:rsidR="00831858">
        <w:t>You</w:t>
      </w:r>
      <w:r w:rsidRPr="00202DB8">
        <w:t xml:space="preserve"> are no longer receiving </w:t>
      </w:r>
      <w:r w:rsidRPr="00E845F2">
        <w:rPr>
          <w:b/>
          <w:color w:val="FF0000"/>
          <w:sz w:val="24"/>
          <w:szCs w:val="24"/>
          <w:vertAlign w:val="superscript"/>
        </w:rPr>
        <w:t>1a</w:t>
      </w:r>
      <w:r w:rsidR="00571C41" w:rsidRPr="00571C41">
        <w:rPr>
          <w:b/>
          <w:bCs/>
          <w:sz w:val="24"/>
        </w:rPr>
        <w:t>[</w:t>
      </w:r>
      <w:r w:rsidR="003762D5">
        <w:t>l</w:t>
      </w:r>
      <w:r w:rsidRPr="00202DB8">
        <w:t xml:space="preserve">ong </w:t>
      </w:r>
      <w:r w:rsidR="003762D5">
        <w:t>t</w:t>
      </w:r>
      <w:r w:rsidRPr="00202DB8">
        <w:t>erm</w:t>
      </w:r>
      <w:r w:rsidR="00571C41" w:rsidRPr="00571C41">
        <w:rPr>
          <w:b/>
          <w:bCs/>
          <w:sz w:val="24"/>
        </w:rPr>
        <w:t>]</w:t>
      </w:r>
      <w:r w:rsidRPr="00202DB8">
        <w:t xml:space="preserve"> </w:t>
      </w:r>
      <w:r w:rsidR="003762D5">
        <w:t>d</w:t>
      </w:r>
      <w:r w:rsidRPr="00202DB8">
        <w:t>isability benefits under th</w:t>
      </w:r>
      <w:r w:rsidR="00944E2F">
        <w:t>is</w:t>
      </w:r>
      <w:r w:rsidRPr="00202DB8">
        <w:t xml:space="preserve"> </w:t>
      </w:r>
      <w:r>
        <w:t>P</w:t>
      </w:r>
      <w:r w:rsidRPr="00202DB8">
        <w:t>lan.</w:t>
      </w:r>
      <w:r>
        <w:t xml:space="preserve"> </w:t>
      </w:r>
    </w:p>
    <w:p w14:paraId="108D271F" w14:textId="33347047" w:rsidR="00567E8F" w:rsidRDefault="00567E8F" w:rsidP="00B37216">
      <w:pPr>
        <w:pStyle w:val="BulletD"/>
      </w:pPr>
      <w:r>
        <w:t xml:space="preserve">The date the </w:t>
      </w:r>
      <w:r w:rsidRPr="00B37216">
        <w:rPr>
          <w:bCs/>
          <w:iCs/>
        </w:rPr>
        <w:t>Maximum Student Loan Benefit Amount</w:t>
      </w:r>
      <w:r>
        <w:t xml:space="preserve"> has been paid.</w:t>
      </w:r>
    </w:p>
    <w:p w14:paraId="122297F9" w14:textId="7DC4320D" w:rsidR="00567E8F" w:rsidRPr="00202DB8" w:rsidRDefault="00567E8F" w:rsidP="00B37216">
      <w:pPr>
        <w:pStyle w:val="BulletD"/>
      </w:pPr>
      <w:r>
        <w:t xml:space="preserve">The date </w:t>
      </w:r>
      <w:r w:rsidR="00831858">
        <w:t>You</w:t>
      </w:r>
      <w:r>
        <w:t xml:space="preserve"> die.</w:t>
      </w:r>
    </w:p>
    <w:p w14:paraId="542CD86A" w14:textId="05C80B9A" w:rsidR="00567E8F" w:rsidRDefault="00D60341" w:rsidP="00B37216">
      <w:pPr>
        <w:pStyle w:val="BulletD"/>
      </w:pPr>
      <w:r>
        <w:t>Your</w:t>
      </w:r>
      <w:r w:rsidR="00567E8F" w:rsidRPr="00202DB8">
        <w:t xml:space="preserve"> </w:t>
      </w:r>
      <w:r w:rsidR="00A679E1">
        <w:t>S</w:t>
      </w:r>
      <w:r w:rsidR="00567E8F" w:rsidRPr="00202DB8">
        <w:t xml:space="preserve">tudent </w:t>
      </w:r>
      <w:r w:rsidR="00A679E1">
        <w:t>L</w:t>
      </w:r>
      <w:r w:rsidR="00567E8F" w:rsidRPr="00202DB8">
        <w:t>oan is paid in full.</w:t>
      </w:r>
    </w:p>
    <w:p w14:paraId="577733BF" w14:textId="30CD3171" w:rsidR="00567E8F" w:rsidRDefault="00567E8F" w:rsidP="00B37216">
      <w:pPr>
        <w:pStyle w:val="BulletD"/>
      </w:pPr>
      <w:r>
        <w:t xml:space="preserve">The date on which </w:t>
      </w:r>
      <w:r w:rsidR="00D60341">
        <w:t>Your</w:t>
      </w:r>
      <w:r>
        <w:t xml:space="preserve"> cumulative </w:t>
      </w:r>
      <w:r w:rsidR="0026625A">
        <w:t>Student Loan Benefit</w:t>
      </w:r>
      <w:r w:rsidR="006C2767">
        <w:t xml:space="preserve"> </w:t>
      </w:r>
      <w:r w:rsidR="00A46E6B">
        <w:t xml:space="preserve">Payment </w:t>
      </w:r>
      <w:r>
        <w:t xml:space="preserve">would equal or exceed the total of all </w:t>
      </w:r>
      <w:r w:rsidR="00D60341">
        <w:t>Your</w:t>
      </w:r>
      <w:r>
        <w:t xml:space="preserve"> monthly loan payments remaining unpaid under </w:t>
      </w:r>
      <w:r w:rsidR="00D60341">
        <w:t>Your</w:t>
      </w:r>
      <w:r>
        <w:t xml:space="preserve"> loan amortization schedule in effect at the time of </w:t>
      </w:r>
      <w:r w:rsidR="00D60341">
        <w:t>Your</w:t>
      </w:r>
      <w:r>
        <w:t xml:space="preserve"> </w:t>
      </w:r>
      <w:r w:rsidR="00FF5545">
        <w:t>Disability</w:t>
      </w:r>
      <w:r>
        <w:t xml:space="preserve"> (such date to be determined at time of claim application)</w:t>
      </w:r>
      <w:r w:rsidR="00DB0FEF">
        <w:t>.</w:t>
      </w:r>
    </w:p>
    <w:p w14:paraId="13090D0B" w14:textId="09A65663" w:rsidR="00567E8F" w:rsidRDefault="00567E8F" w:rsidP="00B37216">
      <w:pPr>
        <w:pStyle w:val="BulletD"/>
      </w:pPr>
      <w:r>
        <w:t xml:space="preserve">When </w:t>
      </w:r>
      <w:r w:rsidR="00831858">
        <w:t>You</w:t>
      </w:r>
      <w:r>
        <w:t xml:space="preserve"> have received </w:t>
      </w:r>
      <w:r>
        <w:rPr>
          <w:b/>
          <w:color w:val="FF0000"/>
          <w:sz w:val="24"/>
          <w:szCs w:val="24"/>
          <w:vertAlign w:val="superscript"/>
        </w:rPr>
        <w:t>6</w:t>
      </w:r>
      <w:r w:rsidRPr="00E845F2">
        <w:rPr>
          <w:b/>
          <w:color w:val="FF0000"/>
          <w:sz w:val="24"/>
          <w:szCs w:val="24"/>
          <w:vertAlign w:val="superscript"/>
        </w:rPr>
        <w:t>a</w:t>
      </w:r>
      <w:r w:rsidR="00571C41" w:rsidRPr="00571C41">
        <w:rPr>
          <w:b/>
          <w:bCs/>
          <w:sz w:val="24"/>
        </w:rPr>
        <w:t>[</w:t>
      </w:r>
      <w:r>
        <w:t>1 to 240 months</w:t>
      </w:r>
      <w:r w:rsidR="00571C41" w:rsidRPr="00571C41">
        <w:rPr>
          <w:b/>
          <w:bCs/>
          <w:sz w:val="24"/>
        </w:rPr>
        <w:t>]</w:t>
      </w:r>
      <w:r>
        <w:t xml:space="preserve"> of </w:t>
      </w:r>
      <w:r w:rsidR="0026625A">
        <w:t>Student Loan Benefit</w:t>
      </w:r>
      <w:r w:rsidR="00C41885">
        <w:t xml:space="preserve"> </w:t>
      </w:r>
      <w:r w:rsidR="00A46E6B">
        <w:t>Payments</w:t>
      </w:r>
      <w:r>
        <w:t>.</w:t>
      </w:r>
    </w:p>
    <w:p w14:paraId="5D460CA0" w14:textId="1FA63474" w:rsidR="00567E8F" w:rsidRDefault="00567E8F" w:rsidP="00B37216">
      <w:pPr>
        <w:pStyle w:val="BulletD"/>
        <w:rPr>
          <w:rFonts w:cs="Arial"/>
        </w:rPr>
      </w:pPr>
      <w:r>
        <w:t xml:space="preserve">There is no longer a legal obligation </w:t>
      </w:r>
      <w:r w:rsidR="00C41885">
        <w:t xml:space="preserve">for </w:t>
      </w:r>
      <w:r w:rsidR="00831858">
        <w:t>You</w:t>
      </w:r>
      <w:r w:rsidR="00C41885">
        <w:t xml:space="preserve"> </w:t>
      </w:r>
      <w:r>
        <w:t>to repay the Student Loan</w:t>
      </w:r>
      <w:r>
        <w:rPr>
          <w:rFonts w:cs="Arial"/>
        </w:rPr>
        <w:t>.</w:t>
      </w:r>
    </w:p>
    <w:p w14:paraId="635F47B7" w14:textId="474F25D8" w:rsidR="00567E8F" w:rsidRDefault="00567E8F" w:rsidP="00B37216">
      <w:pPr>
        <w:pStyle w:val="BulletD"/>
        <w:rPr>
          <w:rFonts w:cs="Arial"/>
        </w:rPr>
      </w:pPr>
      <w:r>
        <w:rPr>
          <w:rFonts w:cs="Arial"/>
        </w:rPr>
        <w:t xml:space="preserve">The </w:t>
      </w:r>
      <w:r w:rsidRPr="0051038D">
        <w:t>date</w:t>
      </w:r>
      <w:r>
        <w:rPr>
          <w:rFonts w:cs="Arial"/>
        </w:rPr>
        <w:t xml:space="preserve"> </w:t>
      </w:r>
      <w:r w:rsidR="00831858">
        <w:rPr>
          <w:rFonts w:cs="Arial"/>
        </w:rPr>
        <w:t>You</w:t>
      </w:r>
      <w:r>
        <w:rPr>
          <w:rFonts w:cs="Arial"/>
        </w:rPr>
        <w:t xml:space="preserve"> fail to submit </w:t>
      </w:r>
      <w:r w:rsidR="00F82913">
        <w:t xml:space="preserve">satisfactory </w:t>
      </w:r>
      <w:r>
        <w:rPr>
          <w:rFonts w:cs="Arial"/>
        </w:rPr>
        <w:t xml:space="preserve">proof of </w:t>
      </w:r>
      <w:r w:rsidR="00D60341">
        <w:rPr>
          <w:rFonts w:cs="Arial"/>
        </w:rPr>
        <w:t>Your</w:t>
      </w:r>
      <w:r>
        <w:rPr>
          <w:rFonts w:cs="Arial"/>
        </w:rPr>
        <w:t xml:space="preserve"> outstanding </w:t>
      </w:r>
      <w:r w:rsidR="00A679E1">
        <w:rPr>
          <w:rFonts w:cs="Arial"/>
        </w:rPr>
        <w:t>S</w:t>
      </w:r>
      <w:r>
        <w:rPr>
          <w:rFonts w:cs="Arial"/>
        </w:rPr>
        <w:t xml:space="preserve">tudent </w:t>
      </w:r>
      <w:r w:rsidR="00A679E1">
        <w:rPr>
          <w:rFonts w:cs="Arial"/>
        </w:rPr>
        <w:t>L</w:t>
      </w:r>
      <w:r>
        <w:rPr>
          <w:rFonts w:cs="Arial"/>
        </w:rPr>
        <w:t>oan.</w:t>
      </w:r>
    </w:p>
    <w:p w14:paraId="4B74B026" w14:textId="17917472" w:rsidR="00567E8F" w:rsidRDefault="00567E8F" w:rsidP="00B37216">
      <w:pPr>
        <w:pStyle w:val="BulletD"/>
        <w:rPr>
          <w:rFonts w:cs="Arial"/>
        </w:rPr>
      </w:pPr>
      <w:r>
        <w:rPr>
          <w:rFonts w:cs="Arial"/>
        </w:rPr>
        <w:t xml:space="preserve">The </w:t>
      </w:r>
      <w:r w:rsidRPr="0051038D">
        <w:t>date</w:t>
      </w:r>
      <w:r>
        <w:rPr>
          <w:rFonts w:cs="Arial"/>
        </w:rPr>
        <w:t xml:space="preserve"> </w:t>
      </w:r>
      <w:r w:rsidR="00831858">
        <w:rPr>
          <w:rFonts w:cs="Arial"/>
        </w:rPr>
        <w:t>You</w:t>
      </w:r>
      <w:r>
        <w:rPr>
          <w:rFonts w:cs="Arial"/>
        </w:rPr>
        <w:t xml:space="preserve"> have been paid </w:t>
      </w:r>
      <w:r>
        <w:rPr>
          <w:b/>
          <w:color w:val="FF0000"/>
          <w:sz w:val="24"/>
          <w:szCs w:val="24"/>
          <w:vertAlign w:val="superscript"/>
        </w:rPr>
        <w:t>6b</w:t>
      </w:r>
      <w:r w:rsidR="00571C41" w:rsidRPr="00571C41">
        <w:rPr>
          <w:rFonts w:cs="Arial"/>
          <w:b/>
          <w:bCs/>
          <w:sz w:val="24"/>
        </w:rPr>
        <w:t>[</w:t>
      </w:r>
      <w:r>
        <w:rPr>
          <w:rFonts w:cs="Arial"/>
        </w:rPr>
        <w:t>$2,000 to unlimited</w:t>
      </w:r>
      <w:r w:rsidR="00571C41" w:rsidRPr="00571C41">
        <w:rPr>
          <w:rFonts w:cs="Arial"/>
          <w:b/>
          <w:bCs/>
          <w:sz w:val="24"/>
        </w:rPr>
        <w:t>]</w:t>
      </w:r>
      <w:r>
        <w:rPr>
          <w:rFonts w:cs="Arial"/>
        </w:rPr>
        <w:t xml:space="preserve"> in </w:t>
      </w:r>
      <w:r w:rsidR="00A679E1">
        <w:rPr>
          <w:rFonts w:cs="Arial"/>
        </w:rPr>
        <w:t>S</w:t>
      </w:r>
      <w:r>
        <w:rPr>
          <w:rFonts w:cs="Arial"/>
        </w:rPr>
        <w:t xml:space="preserve">tudent </w:t>
      </w:r>
      <w:r w:rsidR="00A679E1">
        <w:rPr>
          <w:rFonts w:cs="Arial"/>
        </w:rPr>
        <w:t>L</w:t>
      </w:r>
      <w:r>
        <w:rPr>
          <w:rFonts w:cs="Arial"/>
        </w:rPr>
        <w:t xml:space="preserve">oan </w:t>
      </w:r>
      <w:r w:rsidR="00A46E6B">
        <w:rPr>
          <w:rFonts w:cs="Arial"/>
        </w:rPr>
        <w:t>Benefit Payments</w:t>
      </w:r>
      <w:r w:rsidR="00571C41" w:rsidRPr="00571C41">
        <w:rPr>
          <w:rFonts w:cs="Arial"/>
          <w:b/>
          <w:bCs/>
          <w:sz w:val="24"/>
        </w:rPr>
        <w:t>]</w:t>
      </w:r>
      <w:r>
        <w:rPr>
          <w:rFonts w:cs="Arial"/>
        </w:rPr>
        <w:t xml:space="preserve">. </w:t>
      </w:r>
    </w:p>
    <w:p w14:paraId="569673B3" w14:textId="779C9FC6" w:rsidR="00567E8F" w:rsidRDefault="00555AC2" w:rsidP="004B39F9">
      <w:pPr>
        <w:pStyle w:val="Indent2"/>
        <w:tabs>
          <w:tab w:val="clear" w:pos="864"/>
        </w:tabs>
        <w:ind w:left="432" w:firstLine="0"/>
        <w:rPr>
          <w:rFonts w:cs="Arial"/>
        </w:rPr>
      </w:pPr>
      <w:r>
        <w:rPr>
          <w:b/>
          <w:color w:val="FF0000"/>
          <w:sz w:val="24"/>
          <w:vertAlign w:val="superscript"/>
        </w:rPr>
        <w:t>8, 8a</w:t>
      </w:r>
      <w:r w:rsidR="00571C41" w:rsidRPr="00571C41">
        <w:rPr>
          <w:rFonts w:cs="Arial"/>
          <w:b/>
          <w:bCs/>
          <w:sz w:val="24"/>
        </w:rPr>
        <w:t>[</w:t>
      </w:r>
      <w:r w:rsidR="00D60341">
        <w:rPr>
          <w:rFonts w:cs="Arial"/>
        </w:rPr>
        <w:t>Your</w:t>
      </w:r>
      <w:r>
        <w:rPr>
          <w:rFonts w:cs="Arial"/>
        </w:rPr>
        <w:t xml:space="preserve"> </w:t>
      </w:r>
      <w:r w:rsidRPr="00E2286E">
        <w:rPr>
          <w:rFonts w:cs="Arial"/>
          <w:bCs/>
          <w:iCs/>
        </w:rPr>
        <w:t>Maximum Student Loan Benefit Amount</w:t>
      </w:r>
      <w:r>
        <w:rPr>
          <w:rFonts w:cs="Arial"/>
        </w:rPr>
        <w:t xml:space="preserve"> is </w:t>
      </w:r>
      <w:r>
        <w:rPr>
          <w:b/>
          <w:color w:val="FF0000"/>
          <w:sz w:val="24"/>
          <w:szCs w:val="24"/>
          <w:vertAlign w:val="superscript"/>
        </w:rPr>
        <w:t>6b</w:t>
      </w:r>
      <w:r w:rsidR="00571C41" w:rsidRPr="001935DA">
        <w:rPr>
          <w:b/>
          <w:sz w:val="24"/>
          <w:szCs w:val="24"/>
        </w:rPr>
        <w:t>[</w:t>
      </w:r>
      <w:r>
        <w:rPr>
          <w:rFonts w:cs="Arial"/>
        </w:rPr>
        <w:t>$2,000 to unlimited</w:t>
      </w:r>
      <w:r w:rsidR="00571C41" w:rsidRPr="00571C41">
        <w:rPr>
          <w:rFonts w:cs="Arial"/>
          <w:b/>
          <w:bCs/>
          <w:sz w:val="24"/>
        </w:rPr>
        <w:t>]</w:t>
      </w:r>
      <w:r w:rsidR="00524361">
        <w:rPr>
          <w:rFonts w:cs="Arial"/>
        </w:rPr>
        <w:t>.</w:t>
      </w:r>
      <w:r w:rsidR="00AA3123" w:rsidRPr="00571C41">
        <w:rPr>
          <w:rFonts w:cs="Arial"/>
          <w:b/>
          <w:bCs/>
          <w:sz w:val="24"/>
        </w:rPr>
        <w:t>]</w:t>
      </w:r>
    </w:p>
    <w:p w14:paraId="62A8E380" w14:textId="1A24D9E1" w:rsidR="00832BD2" w:rsidRPr="009A07E0" w:rsidRDefault="00974EC8" w:rsidP="004B39F9">
      <w:pPr>
        <w:pStyle w:val="Indent2"/>
        <w:tabs>
          <w:tab w:val="clear" w:pos="864"/>
        </w:tabs>
        <w:ind w:left="432" w:firstLine="0"/>
      </w:pPr>
      <w:r w:rsidRPr="00987A39">
        <w:rPr>
          <w:b/>
          <w:bCs/>
          <w:color w:val="FF0000"/>
          <w:sz w:val="24"/>
          <w:szCs w:val="24"/>
          <w:vertAlign w:val="superscript"/>
        </w:rPr>
        <w:t>11</w:t>
      </w:r>
      <w:r w:rsidR="00571C41" w:rsidRPr="00571C41">
        <w:rPr>
          <w:b/>
          <w:bCs/>
          <w:sz w:val="24"/>
        </w:rPr>
        <w:t>[</w:t>
      </w:r>
      <w:r w:rsidR="00AC24CB">
        <w:t>If there is an overpayment due</w:t>
      </w:r>
      <w:r w:rsidR="00A90F67">
        <w:t xml:space="preserve"> to Prudential</w:t>
      </w:r>
      <w:r w:rsidR="005F62D3" w:rsidRPr="005F62D3">
        <w:t xml:space="preserve"> </w:t>
      </w:r>
      <w:r w:rsidR="005F62D3">
        <w:t xml:space="preserve">for any </w:t>
      </w:r>
      <w:r w:rsidR="009656B7">
        <w:t xml:space="preserve">Prudential </w:t>
      </w:r>
      <w:r w:rsidR="005F62D3">
        <w:t>claim</w:t>
      </w:r>
      <w:r w:rsidR="00AC24CB">
        <w:t xml:space="preserve">, Prudential may apply </w:t>
      </w:r>
      <w:r w:rsidR="00D60341">
        <w:t>Your</w:t>
      </w:r>
      <w:r w:rsidR="00AC24CB">
        <w:t xml:space="preserve"> </w:t>
      </w:r>
      <w:r w:rsidR="0026625A">
        <w:t>Student Loan Benefit</w:t>
      </w:r>
      <w:r w:rsidR="00860C1B">
        <w:t xml:space="preserve"> </w:t>
      </w:r>
      <w:r w:rsidR="00A46E6B">
        <w:t xml:space="preserve">Payment </w:t>
      </w:r>
      <w:r w:rsidR="00AC24CB">
        <w:t xml:space="preserve">toward </w:t>
      </w:r>
      <w:r w:rsidR="00A90F67">
        <w:t xml:space="preserve">any </w:t>
      </w:r>
      <w:r w:rsidR="00AC24CB">
        <w:t>outstanding overpayment.</w:t>
      </w:r>
      <w:r w:rsidR="00571C41" w:rsidRPr="00571C41">
        <w:rPr>
          <w:b/>
          <w:bCs/>
          <w:sz w:val="24"/>
        </w:rPr>
        <w:t>]</w:t>
      </w:r>
    </w:p>
    <w:p w14:paraId="64E18852" w14:textId="16020E98" w:rsidR="00567E8F" w:rsidRPr="00202DB8" w:rsidRDefault="00567E8F" w:rsidP="00567E8F">
      <w:pPr>
        <w:pStyle w:val="SubtitleD"/>
      </w:pPr>
      <w:r w:rsidRPr="00F212EF">
        <w:rPr>
          <w:rFonts w:ascii="Arial" w:hAnsi="Arial" w:cs="Arial"/>
          <w:color w:val="FF0000"/>
          <w:vertAlign w:val="superscript"/>
        </w:rPr>
        <w:t>1</w:t>
      </w:r>
      <w:r w:rsidR="00571C41" w:rsidRPr="00EF6E18">
        <w:rPr>
          <w:rFonts w:ascii="Arial" w:hAnsi="Arial" w:cs="Arial"/>
        </w:rPr>
        <w:t>[</w:t>
      </w:r>
      <w:r>
        <w:t xml:space="preserve">What Happens If My Student </w:t>
      </w:r>
      <w:r w:rsidR="00AA3123">
        <w:t xml:space="preserve">Loan Balance </w:t>
      </w:r>
      <w:r>
        <w:t>Increases?</w:t>
      </w:r>
    </w:p>
    <w:p w14:paraId="5F1C5854" w14:textId="1DFA80FF" w:rsidR="00567E8F" w:rsidRDefault="00567E8F" w:rsidP="003666F2">
      <w:pPr>
        <w:pStyle w:val="2Text"/>
      </w:pPr>
      <w:r w:rsidRPr="00202DB8">
        <w:t xml:space="preserve">Once </w:t>
      </w:r>
      <w:r w:rsidR="00831858">
        <w:t>You</w:t>
      </w:r>
      <w:r w:rsidRPr="00202DB8">
        <w:t xml:space="preserve"> submit </w:t>
      </w:r>
      <w:r w:rsidR="00B3519D">
        <w:t xml:space="preserve">satisfactory </w:t>
      </w:r>
      <w:r w:rsidRPr="00202DB8">
        <w:t xml:space="preserve">proof of </w:t>
      </w:r>
      <w:r w:rsidR="00D60341">
        <w:t>Your</w:t>
      </w:r>
      <w:r w:rsidRPr="00202DB8">
        <w:t xml:space="preserve"> </w:t>
      </w:r>
      <w:r w:rsidR="0095201C">
        <w:t>S</w:t>
      </w:r>
      <w:r w:rsidRPr="00202DB8">
        <w:t xml:space="preserve">tudent </w:t>
      </w:r>
      <w:r w:rsidR="0095201C">
        <w:t>L</w:t>
      </w:r>
      <w:r w:rsidRPr="00202DB8">
        <w:t xml:space="preserve">oan, an increase in </w:t>
      </w:r>
      <w:r w:rsidR="00D60341">
        <w:t>Your</w:t>
      </w:r>
      <w:r>
        <w:t xml:space="preserve"> </w:t>
      </w:r>
      <w:r w:rsidR="00AA3123">
        <w:t>balance</w:t>
      </w:r>
      <w:r w:rsidR="00AA3123" w:rsidRPr="00202DB8">
        <w:t xml:space="preserve"> </w:t>
      </w:r>
      <w:r w:rsidRPr="00202DB8">
        <w:t xml:space="preserve">will not affect a </w:t>
      </w:r>
      <w:r w:rsidR="003D104E" w:rsidRPr="00B37216">
        <w:rPr>
          <w:bCs/>
          <w:iCs/>
        </w:rPr>
        <w:t>S</w:t>
      </w:r>
      <w:r w:rsidR="00B84DB2" w:rsidRPr="00B37216">
        <w:rPr>
          <w:bCs/>
          <w:iCs/>
        </w:rPr>
        <w:t xml:space="preserve">tudent </w:t>
      </w:r>
      <w:r w:rsidR="003D104E" w:rsidRPr="00B37216">
        <w:rPr>
          <w:bCs/>
          <w:iCs/>
        </w:rPr>
        <w:t>L</w:t>
      </w:r>
      <w:r w:rsidR="00B84DB2" w:rsidRPr="00B37216">
        <w:rPr>
          <w:bCs/>
          <w:iCs/>
        </w:rPr>
        <w:t xml:space="preserve">oan </w:t>
      </w:r>
      <w:r w:rsidR="003D104E" w:rsidRPr="00B37216">
        <w:rPr>
          <w:bCs/>
          <w:iCs/>
        </w:rPr>
        <w:t>P</w:t>
      </w:r>
      <w:r w:rsidRPr="00B37216">
        <w:rPr>
          <w:bCs/>
          <w:iCs/>
        </w:rPr>
        <w:t xml:space="preserve">ayable </w:t>
      </w:r>
      <w:r w:rsidR="003D104E" w:rsidRPr="00B37216">
        <w:rPr>
          <w:bCs/>
          <w:iCs/>
        </w:rPr>
        <w:t>C</w:t>
      </w:r>
      <w:r w:rsidRPr="00B37216">
        <w:rPr>
          <w:bCs/>
          <w:iCs/>
        </w:rPr>
        <w:t>laim</w:t>
      </w:r>
      <w:r w:rsidRPr="00202DB8">
        <w:t xml:space="preserve"> that occurs prior to the increase.</w:t>
      </w:r>
      <w:r w:rsidR="00571C41" w:rsidRPr="00571C41">
        <w:rPr>
          <w:b/>
          <w:bCs/>
          <w:sz w:val="24"/>
        </w:rPr>
        <w:t>]</w:t>
      </w:r>
    </w:p>
    <w:p w14:paraId="5D75764A" w14:textId="172B5762" w:rsidR="00567E8F" w:rsidRPr="00202DB8" w:rsidRDefault="00567E8F" w:rsidP="00567E8F">
      <w:pPr>
        <w:pStyle w:val="SubtitleD"/>
      </w:pPr>
      <w:r w:rsidRPr="00202DB8">
        <w:t xml:space="preserve">Who Will Prudential Make </w:t>
      </w:r>
      <w:r w:rsidR="008D5390">
        <w:t>Benefit</w:t>
      </w:r>
      <w:r w:rsidRPr="00202DB8">
        <w:t>s To?</w:t>
      </w:r>
    </w:p>
    <w:p w14:paraId="7E47E4AC" w14:textId="7B4DFEE8" w:rsidR="00567E8F" w:rsidRPr="00202DB8" w:rsidRDefault="00567E8F" w:rsidP="00567E8F">
      <w:pPr>
        <w:pStyle w:val="2Text"/>
      </w:pPr>
      <w:r w:rsidRPr="00202DB8">
        <w:t xml:space="preserve">Prudential will make </w:t>
      </w:r>
      <w:r>
        <w:t xml:space="preserve">Student Loan </w:t>
      </w:r>
      <w:r w:rsidR="008835AB">
        <w:t>B</w:t>
      </w:r>
      <w:r>
        <w:t>enefit</w:t>
      </w:r>
      <w:r w:rsidRPr="00202DB8">
        <w:t xml:space="preserve">s to </w:t>
      </w:r>
      <w:r>
        <w:rPr>
          <w:b/>
          <w:color w:val="FF0000"/>
          <w:sz w:val="24"/>
          <w:vertAlign w:val="superscript"/>
        </w:rPr>
        <w:t>9</w:t>
      </w:r>
      <w:r w:rsidR="00571C41" w:rsidRPr="00571C41">
        <w:rPr>
          <w:b/>
          <w:bCs/>
          <w:sz w:val="24"/>
        </w:rPr>
        <w:t>[</w:t>
      </w:r>
      <w:r w:rsidR="00831858">
        <w:t>You</w:t>
      </w:r>
      <w:r w:rsidR="00571C41" w:rsidRPr="00571C41">
        <w:rPr>
          <w:b/>
          <w:bCs/>
          <w:sz w:val="24"/>
        </w:rPr>
        <w:t>]</w:t>
      </w:r>
      <w:r w:rsidRPr="00202DB8">
        <w:t>.</w:t>
      </w:r>
    </w:p>
    <w:p w14:paraId="271C9AFD" w14:textId="7773FE50" w:rsidR="00567E8F" w:rsidRPr="00202DB8" w:rsidRDefault="00567E8F" w:rsidP="00567E8F">
      <w:pPr>
        <w:pStyle w:val="SubtitleD"/>
      </w:pPr>
      <w:r w:rsidRPr="00F212EF">
        <w:rPr>
          <w:rFonts w:ascii="Arial" w:hAnsi="Arial" w:cs="Arial"/>
          <w:color w:val="FF0000"/>
          <w:vertAlign w:val="superscript"/>
        </w:rPr>
        <w:lastRenderedPageBreak/>
        <w:t>10</w:t>
      </w:r>
      <w:r w:rsidR="00571C41" w:rsidRPr="006E5BC0">
        <w:rPr>
          <w:rFonts w:ascii="Arial" w:hAnsi="Arial" w:cs="Arial"/>
        </w:rPr>
        <w:t>[</w:t>
      </w:r>
      <w:r w:rsidRPr="00202DB8">
        <w:t xml:space="preserve">What Benefits Will be Provided to You or </w:t>
      </w:r>
      <w:r w:rsidR="00D60341">
        <w:t>Your</w:t>
      </w:r>
      <w:r w:rsidRPr="00202DB8">
        <w:t xml:space="preserve"> Family If You Die?</w:t>
      </w:r>
      <w:r w:rsidRPr="00202DB8">
        <w:br/>
        <w:t>(Survivor Benefit)</w:t>
      </w:r>
    </w:p>
    <w:p w14:paraId="0F72A32C" w14:textId="3A4C0A95" w:rsidR="00567E8F" w:rsidRPr="00202DB8" w:rsidRDefault="00567E8F" w:rsidP="00567E8F">
      <w:pPr>
        <w:pStyle w:val="2Text"/>
      </w:pPr>
      <w:r w:rsidRPr="00202DB8">
        <w:t xml:space="preserve">When Prudential receives </w:t>
      </w:r>
      <w:r w:rsidR="00B3519D">
        <w:t xml:space="preserve">satisfactory </w:t>
      </w:r>
      <w:r w:rsidRPr="00202DB8">
        <w:t xml:space="preserve">proof that </w:t>
      </w:r>
      <w:r w:rsidR="00831858">
        <w:t>You</w:t>
      </w:r>
      <w:r w:rsidRPr="00202DB8">
        <w:t xml:space="preserve"> have died, </w:t>
      </w:r>
      <w:r w:rsidR="003B254A">
        <w:t>We</w:t>
      </w:r>
      <w:r w:rsidRPr="00202DB8">
        <w:t xml:space="preserve"> will pay </w:t>
      </w:r>
      <w:r w:rsidR="00D60341">
        <w:t>Your</w:t>
      </w:r>
      <w:r w:rsidRPr="00202DB8">
        <w:t xml:space="preserve"> </w:t>
      </w:r>
      <w:r w:rsidR="003D104E" w:rsidRPr="00B37216">
        <w:rPr>
          <w:bCs/>
          <w:iCs/>
        </w:rPr>
        <w:t>S</w:t>
      </w:r>
      <w:r w:rsidR="003730C5" w:rsidRPr="00B37216">
        <w:rPr>
          <w:bCs/>
          <w:iCs/>
        </w:rPr>
        <w:t xml:space="preserve">tudent </w:t>
      </w:r>
      <w:r w:rsidR="003D104E" w:rsidRPr="00B37216">
        <w:rPr>
          <w:bCs/>
          <w:iCs/>
        </w:rPr>
        <w:t>L</w:t>
      </w:r>
      <w:r w:rsidR="003730C5" w:rsidRPr="00B37216">
        <w:rPr>
          <w:bCs/>
          <w:iCs/>
        </w:rPr>
        <w:t xml:space="preserve">oan </w:t>
      </w:r>
      <w:r w:rsidR="003D104E" w:rsidRPr="00B37216">
        <w:rPr>
          <w:bCs/>
          <w:iCs/>
        </w:rPr>
        <w:t>E</w:t>
      </w:r>
      <w:r w:rsidRPr="00B37216">
        <w:rPr>
          <w:bCs/>
          <w:iCs/>
        </w:rPr>
        <w:t xml:space="preserve">ligible </w:t>
      </w:r>
      <w:r w:rsidR="003D104E" w:rsidRPr="00B37216">
        <w:rPr>
          <w:bCs/>
          <w:iCs/>
        </w:rPr>
        <w:t>S</w:t>
      </w:r>
      <w:r w:rsidRPr="00B37216">
        <w:rPr>
          <w:bCs/>
          <w:iCs/>
        </w:rPr>
        <w:t>urvivor</w:t>
      </w:r>
      <w:r w:rsidR="00CE1EDB" w:rsidRPr="00B37216">
        <w:rPr>
          <w:bCs/>
          <w:iCs/>
        </w:rPr>
        <w:t>(s)</w:t>
      </w:r>
      <w:r w:rsidRPr="00202DB8">
        <w:t xml:space="preserve"> a </w:t>
      </w:r>
      <w:r w:rsidR="004131AF">
        <w:t xml:space="preserve">Student Loan </w:t>
      </w:r>
      <w:r w:rsidR="00210158">
        <w:t>Survivor Benefit</w:t>
      </w:r>
      <w:r w:rsidRPr="00202DB8">
        <w:t xml:space="preserve"> equal to </w:t>
      </w:r>
      <w:r w:rsidRPr="00F212EF">
        <w:rPr>
          <w:b/>
          <w:color w:val="FF0000"/>
          <w:sz w:val="24"/>
          <w:szCs w:val="24"/>
          <w:vertAlign w:val="superscript"/>
        </w:rPr>
        <w:t>10a</w:t>
      </w:r>
      <w:r w:rsidR="00571C41" w:rsidRPr="00571C41">
        <w:rPr>
          <w:b/>
          <w:bCs/>
          <w:sz w:val="24"/>
        </w:rPr>
        <w:t>[</w:t>
      </w:r>
      <w:r w:rsidRPr="00202DB8">
        <w:t>3</w:t>
      </w:r>
      <w:r>
        <w:t xml:space="preserve"> - 9</w:t>
      </w:r>
      <w:r w:rsidRPr="00202DB8">
        <w:t xml:space="preserve"> months</w:t>
      </w:r>
      <w:r w:rsidR="00571C41" w:rsidRPr="00571C41">
        <w:rPr>
          <w:b/>
          <w:bCs/>
          <w:sz w:val="24"/>
        </w:rPr>
        <w:t>]</w:t>
      </w:r>
      <w:r w:rsidRPr="00202DB8">
        <w:t xml:space="preserve"> of </w:t>
      </w:r>
      <w:r w:rsidR="00D60341">
        <w:t>Your</w:t>
      </w:r>
      <w:r w:rsidRPr="00202DB8">
        <w:t xml:space="preserve"> </w:t>
      </w:r>
      <w:r w:rsidR="00311E3A">
        <w:t>S</w:t>
      </w:r>
      <w:r w:rsidR="0073149E">
        <w:t xml:space="preserve">tudent </w:t>
      </w:r>
      <w:r w:rsidR="00311E3A">
        <w:t>L</w:t>
      </w:r>
      <w:r w:rsidR="0073149E">
        <w:t xml:space="preserve">oan </w:t>
      </w:r>
      <w:r w:rsidR="0025621E">
        <w:t>Benefit Payment</w:t>
      </w:r>
      <w:r w:rsidRPr="00202DB8">
        <w:t>.</w:t>
      </w:r>
    </w:p>
    <w:p w14:paraId="3BEA787F" w14:textId="2DFB36FE" w:rsidR="00567E8F" w:rsidRPr="00202DB8" w:rsidRDefault="00567E8F" w:rsidP="00567E8F">
      <w:pPr>
        <w:pStyle w:val="2Text"/>
      </w:pPr>
      <w:r w:rsidRPr="00202DB8">
        <w:t xml:space="preserve">The </w:t>
      </w:r>
      <w:r w:rsidR="00311E3A">
        <w:t>S</w:t>
      </w:r>
      <w:r w:rsidR="008A4A0B">
        <w:t xml:space="preserve">tudent </w:t>
      </w:r>
      <w:r w:rsidR="00311E3A">
        <w:t>L</w:t>
      </w:r>
      <w:r w:rsidR="008A4A0B">
        <w:t xml:space="preserve">oan </w:t>
      </w:r>
      <w:r w:rsidR="00E26B07">
        <w:t>S</w:t>
      </w:r>
      <w:r w:rsidRPr="00202DB8">
        <w:t xml:space="preserve">urvivor </w:t>
      </w:r>
      <w:r w:rsidR="00E26B07">
        <w:t>B</w:t>
      </w:r>
      <w:r w:rsidRPr="00202DB8">
        <w:t xml:space="preserve">enefit will be paid if, on the date of </w:t>
      </w:r>
      <w:r w:rsidR="00D60341">
        <w:t>Your</w:t>
      </w:r>
      <w:r w:rsidRPr="00202DB8">
        <w:t xml:space="preserve"> death:</w:t>
      </w:r>
    </w:p>
    <w:p w14:paraId="2D1D6BBE" w14:textId="4764BBED" w:rsidR="00567E8F" w:rsidRPr="00202DB8" w:rsidRDefault="00D60341" w:rsidP="00567E8F">
      <w:pPr>
        <w:pStyle w:val="BulletD"/>
      </w:pPr>
      <w:r>
        <w:t>Your</w:t>
      </w:r>
      <w:r w:rsidR="00567E8F" w:rsidRPr="00202DB8">
        <w:t xml:space="preserve"> </w:t>
      </w:r>
      <w:r w:rsidR="00FF5545">
        <w:t>Disability</w:t>
      </w:r>
      <w:r w:rsidR="00567E8F" w:rsidRPr="00202DB8">
        <w:t xml:space="preserve"> had continued for </w:t>
      </w:r>
      <w:r w:rsidR="00567E8F" w:rsidRPr="00F212EF">
        <w:rPr>
          <w:b/>
          <w:color w:val="FF0000"/>
          <w:sz w:val="24"/>
          <w:szCs w:val="24"/>
          <w:vertAlign w:val="superscript"/>
        </w:rPr>
        <w:t>10</w:t>
      </w:r>
      <w:r w:rsidR="00567E8F">
        <w:rPr>
          <w:b/>
          <w:color w:val="FF0000"/>
          <w:sz w:val="24"/>
          <w:szCs w:val="24"/>
          <w:vertAlign w:val="superscript"/>
        </w:rPr>
        <w:t>b</w:t>
      </w:r>
      <w:r w:rsidR="00571C41" w:rsidRPr="00571C41">
        <w:rPr>
          <w:b/>
          <w:bCs/>
          <w:sz w:val="24"/>
        </w:rPr>
        <w:t>[</w:t>
      </w:r>
      <w:r w:rsidR="00567E8F">
        <w:t>1</w:t>
      </w:r>
      <w:r w:rsidR="00567E8F" w:rsidRPr="00202DB8">
        <w:t xml:space="preserve"> to 365 or more consecutive days</w:t>
      </w:r>
      <w:r w:rsidR="00571C41" w:rsidRPr="00571C41">
        <w:rPr>
          <w:b/>
          <w:bCs/>
          <w:sz w:val="24"/>
        </w:rPr>
        <w:t>]</w:t>
      </w:r>
      <w:r w:rsidR="00567E8F" w:rsidRPr="00202DB8">
        <w:t>; and</w:t>
      </w:r>
    </w:p>
    <w:p w14:paraId="5CBB1610" w14:textId="1FFA86B3" w:rsidR="00567E8F" w:rsidRPr="00202DB8" w:rsidRDefault="00831858" w:rsidP="00567E8F">
      <w:pPr>
        <w:pStyle w:val="BulletD"/>
      </w:pPr>
      <w:r>
        <w:t>You</w:t>
      </w:r>
      <w:r w:rsidR="00567E8F" w:rsidRPr="00202DB8">
        <w:t xml:space="preserve"> were receiving or were </w:t>
      </w:r>
      <w:r w:rsidR="002D0DF3">
        <w:t>eligible</w:t>
      </w:r>
      <w:r w:rsidR="00567E8F" w:rsidRPr="00202DB8">
        <w:t xml:space="preserve"> to receive </w:t>
      </w:r>
      <w:r w:rsidR="0026625A">
        <w:t>Student Loan Benefit</w:t>
      </w:r>
      <w:r w:rsidR="00F43E09">
        <w:t xml:space="preserve"> </w:t>
      </w:r>
      <w:r w:rsidR="00AA3123">
        <w:t>Payments</w:t>
      </w:r>
      <w:r w:rsidR="00567E8F" w:rsidRPr="00202DB8">
        <w:t>.</w:t>
      </w:r>
    </w:p>
    <w:p w14:paraId="104A4CF1" w14:textId="3459A205" w:rsidR="00567E8F" w:rsidRPr="00202DB8" w:rsidRDefault="00567E8F" w:rsidP="00567E8F">
      <w:pPr>
        <w:pStyle w:val="2Text"/>
      </w:pPr>
      <w:commentRangeStart w:id="613"/>
      <w:commentRangeStart w:id="614"/>
      <w:r w:rsidRPr="00202DB8">
        <w:t>If a</w:t>
      </w:r>
      <w:r w:rsidR="002515DF">
        <w:t xml:space="preserve"> </w:t>
      </w:r>
      <w:r w:rsidR="00561DE7">
        <w:t>S</w:t>
      </w:r>
      <w:r w:rsidR="002515DF">
        <w:t xml:space="preserve">tudent </w:t>
      </w:r>
      <w:r w:rsidR="00561DE7">
        <w:t>L</w:t>
      </w:r>
      <w:r w:rsidR="002515DF">
        <w:t xml:space="preserve">oan </w:t>
      </w:r>
      <w:r w:rsidR="00E26B07">
        <w:t>S</w:t>
      </w:r>
      <w:r w:rsidR="002515DF">
        <w:t>urvivor</w:t>
      </w:r>
      <w:r w:rsidRPr="00202DB8">
        <w:t xml:space="preserve"> </w:t>
      </w:r>
      <w:r w:rsidR="00E26B07">
        <w:t>B</w:t>
      </w:r>
      <w:r w:rsidRPr="00202DB8">
        <w:t xml:space="preserve">enefit is payable to a person who is a minor or not capable of giving a valid release for any </w:t>
      </w:r>
      <w:r w:rsidR="008D5390">
        <w:t>benefit</w:t>
      </w:r>
      <w:r w:rsidRPr="00202DB8">
        <w:t xml:space="preserve"> due, Prudential may, at its option, pay the amount payable to that person or to any person or </w:t>
      </w:r>
      <w:r w:rsidR="00130620">
        <w:t>i</w:t>
      </w:r>
      <w:r w:rsidR="00381D0B">
        <w:t>nstitution</w:t>
      </w:r>
      <w:r w:rsidRPr="00202DB8">
        <w:t xml:space="preserve"> that appears to Prudential to have assumed the custody and main support of that person. If any amount is so paid, Prudential will not have to pay that amount again.</w:t>
      </w:r>
      <w:commentRangeEnd w:id="613"/>
      <w:r w:rsidR="00E61515" w:rsidRPr="00202DB8">
        <w:rPr>
          <w:rStyle w:val="CommentReference"/>
          <w:sz w:val="20"/>
          <w:szCs w:val="20"/>
        </w:rPr>
        <w:commentReference w:id="613"/>
      </w:r>
      <w:commentRangeEnd w:id="614"/>
      <w:r w:rsidR="00951988" w:rsidRPr="00202DB8">
        <w:rPr>
          <w:rStyle w:val="CommentReference"/>
          <w:sz w:val="20"/>
          <w:szCs w:val="20"/>
        </w:rPr>
        <w:commentReference w:id="614"/>
      </w:r>
    </w:p>
    <w:p w14:paraId="0D7666F6" w14:textId="5C18443A" w:rsidR="00567E8F" w:rsidRPr="00202DB8" w:rsidRDefault="00567E8F" w:rsidP="00567E8F">
      <w:pPr>
        <w:pStyle w:val="2Text"/>
      </w:pPr>
      <w:r w:rsidRPr="00202DB8">
        <w:t xml:space="preserve">If </w:t>
      </w:r>
      <w:r w:rsidR="00831858">
        <w:t>You</w:t>
      </w:r>
      <w:r w:rsidRPr="00202DB8">
        <w:t xml:space="preserve"> have no </w:t>
      </w:r>
      <w:r w:rsidR="00CE1EDB">
        <w:t>Student L</w:t>
      </w:r>
      <w:r w:rsidR="005747AA">
        <w:t>oa</w:t>
      </w:r>
      <w:r w:rsidR="00CE1EDB">
        <w:t>n E</w:t>
      </w:r>
      <w:r w:rsidRPr="00202DB8">
        <w:t xml:space="preserve">ligible </w:t>
      </w:r>
      <w:r w:rsidR="00CE1EDB">
        <w:t>S</w:t>
      </w:r>
      <w:r w:rsidRPr="00202DB8">
        <w:t>urvivors,</w:t>
      </w:r>
      <w:r w:rsidR="0088658C">
        <w:t xml:space="preserve"> the </w:t>
      </w:r>
      <w:r w:rsidR="00E744B1">
        <w:t>S</w:t>
      </w:r>
      <w:r w:rsidR="0088658C">
        <w:t xml:space="preserve">tudent </w:t>
      </w:r>
      <w:r w:rsidR="00E744B1">
        <w:t>L</w:t>
      </w:r>
      <w:r w:rsidR="0088658C">
        <w:t xml:space="preserve">oan </w:t>
      </w:r>
      <w:r w:rsidR="003D6BF8">
        <w:t>S</w:t>
      </w:r>
      <w:r w:rsidR="0088658C">
        <w:t>urvivor</w:t>
      </w:r>
      <w:r w:rsidRPr="00202DB8">
        <w:t xml:space="preserve"> </w:t>
      </w:r>
      <w:r w:rsidR="003D6BF8">
        <w:t>B</w:t>
      </w:r>
      <w:r w:rsidR="008D5390">
        <w:t>enefit</w:t>
      </w:r>
      <w:r w:rsidRPr="00202DB8">
        <w:t xml:space="preserve"> will be </w:t>
      </w:r>
      <w:r w:rsidR="00245943">
        <w:t>paid</w:t>
      </w:r>
      <w:r w:rsidR="00245943" w:rsidRPr="00202DB8">
        <w:t xml:space="preserve"> </w:t>
      </w:r>
      <w:r w:rsidRPr="00202DB8">
        <w:t xml:space="preserve">to </w:t>
      </w:r>
      <w:r w:rsidR="00D60341">
        <w:t>Your</w:t>
      </w:r>
      <w:r w:rsidRPr="00202DB8">
        <w:t xml:space="preserve"> estate.</w:t>
      </w:r>
    </w:p>
    <w:p w14:paraId="4C26EB9B" w14:textId="77777777" w:rsidR="006A5D9B" w:rsidRDefault="0031594B" w:rsidP="00567E8F">
      <w:pPr>
        <w:pStyle w:val="2Text"/>
        <w:rPr>
          <w:b/>
          <w:bCs/>
          <w:sz w:val="24"/>
        </w:rPr>
        <w:sectPr w:rsidR="006A5D9B" w:rsidSect="00671431">
          <w:footerReference w:type="default" r:id="rId64"/>
          <w:pgSz w:w="12240" w:h="15840" w:code="1"/>
          <w:pgMar w:top="1440" w:right="1627" w:bottom="1800" w:left="1627" w:header="720" w:footer="720" w:gutter="0"/>
          <w:cols w:space="720"/>
        </w:sectPr>
      </w:pPr>
      <w:r w:rsidRPr="0031594B">
        <w:t>If there is an overpayment due to Prudential for any Prudential claim</w:t>
      </w:r>
      <w:r>
        <w:t xml:space="preserve">, </w:t>
      </w:r>
      <w:r w:rsidR="00EB4D4C">
        <w:t>Prudential may</w:t>
      </w:r>
      <w:r w:rsidR="00567E8F" w:rsidRPr="00202DB8">
        <w:t xml:space="preserve"> apply the </w:t>
      </w:r>
      <w:r w:rsidR="00E744B1">
        <w:t>S</w:t>
      </w:r>
      <w:r w:rsidR="00C57390">
        <w:t xml:space="preserve">tudent </w:t>
      </w:r>
      <w:r w:rsidR="00E744B1">
        <w:t>L</w:t>
      </w:r>
      <w:r w:rsidR="00C57390">
        <w:t xml:space="preserve">oan </w:t>
      </w:r>
      <w:r w:rsidR="003D6BF8">
        <w:t>S</w:t>
      </w:r>
      <w:r w:rsidR="00567E8F" w:rsidRPr="00202DB8">
        <w:t xml:space="preserve">urvivor </w:t>
      </w:r>
      <w:r w:rsidR="003D6BF8">
        <w:t>B</w:t>
      </w:r>
      <w:r w:rsidR="00567E8F" w:rsidRPr="00202DB8">
        <w:t>enefit to any</w:t>
      </w:r>
      <w:r w:rsidR="00EB4D4C">
        <w:t xml:space="preserve"> outstanding</w:t>
      </w:r>
      <w:r w:rsidR="00567E8F" w:rsidRPr="00202DB8">
        <w:t xml:space="preserve"> overpayment.</w:t>
      </w:r>
      <w:r w:rsidR="00184B8E" w:rsidRPr="00571C41">
        <w:rPr>
          <w:b/>
          <w:bCs/>
          <w:sz w:val="24"/>
        </w:rPr>
        <w:t>]</w:t>
      </w:r>
    </w:p>
    <w:p w14:paraId="1258A1B1" w14:textId="7218CD96" w:rsidR="00567E8F" w:rsidRPr="00202DB8" w:rsidRDefault="00567E8F" w:rsidP="00567E8F">
      <w:pPr>
        <w:pStyle w:val="2Text"/>
      </w:pPr>
    </w:p>
    <w:p w14:paraId="26AC3E74" w14:textId="09FC515E" w:rsidR="003F349C" w:rsidRDefault="003F349C">
      <w:pPr>
        <w:spacing w:after="0"/>
      </w:pPr>
    </w:p>
    <w:p w14:paraId="4DBD7295" w14:textId="77777777" w:rsidR="00567E8F" w:rsidRDefault="00567E8F" w:rsidP="00567E8F">
      <w:pPr>
        <w:pStyle w:val="2Text"/>
      </w:pPr>
    </w:p>
    <w:p w14:paraId="7E37A900" w14:textId="77777777" w:rsidR="00D43233" w:rsidRDefault="00D43233" w:rsidP="00567E8F">
      <w:pPr>
        <w:pStyle w:val="2Text"/>
      </w:pPr>
    </w:p>
    <w:p w14:paraId="467F65D0" w14:textId="77777777" w:rsidR="00D43233" w:rsidRDefault="00D43233" w:rsidP="00567E8F">
      <w:pPr>
        <w:pStyle w:val="2Text"/>
      </w:pPr>
    </w:p>
    <w:p w14:paraId="6BCBD255" w14:textId="77777777" w:rsidR="00D43233" w:rsidRDefault="00D43233" w:rsidP="00567E8F">
      <w:pPr>
        <w:pStyle w:val="2Text"/>
      </w:pPr>
    </w:p>
    <w:p w14:paraId="78440D26" w14:textId="77777777" w:rsidR="00D43233" w:rsidRDefault="00D43233" w:rsidP="00567E8F">
      <w:pPr>
        <w:pStyle w:val="2Text"/>
      </w:pPr>
    </w:p>
    <w:p w14:paraId="2E52035B" w14:textId="77777777" w:rsidR="00D43233" w:rsidRDefault="00D43233" w:rsidP="00567E8F">
      <w:pPr>
        <w:pStyle w:val="2Text"/>
      </w:pPr>
    </w:p>
    <w:p w14:paraId="74CA7CE3" w14:textId="77777777" w:rsidR="00D43233" w:rsidRDefault="00D43233" w:rsidP="00567E8F">
      <w:pPr>
        <w:pStyle w:val="2Text"/>
      </w:pPr>
    </w:p>
    <w:p w14:paraId="706857C8" w14:textId="77777777" w:rsidR="00D43233" w:rsidRDefault="00D43233" w:rsidP="00567E8F">
      <w:pPr>
        <w:pStyle w:val="2Text"/>
      </w:pPr>
    </w:p>
    <w:p w14:paraId="53A92C08" w14:textId="77777777" w:rsidR="00D43233" w:rsidRPr="00202DB8" w:rsidRDefault="00D43233" w:rsidP="00567E8F">
      <w:pPr>
        <w:pStyle w:val="2Text"/>
      </w:pPr>
    </w:p>
    <w:p w14:paraId="5DD8B9B8" w14:textId="76861E56" w:rsidR="00D66FE1" w:rsidRDefault="00D66FE1" w:rsidP="00D66FE1">
      <w:pPr>
        <w:pStyle w:val="TitleD"/>
        <w:rPr>
          <w:bCs/>
        </w:rPr>
      </w:pPr>
      <w:r w:rsidRPr="006E5BC0">
        <w:rPr>
          <w:rFonts w:ascii="Arial" w:hAnsi="Arial" w:cs="Arial"/>
          <w:color w:val="FF0000"/>
          <w:sz w:val="24"/>
          <w:szCs w:val="24"/>
          <w:vertAlign w:val="superscript"/>
        </w:rPr>
        <w:lastRenderedPageBreak/>
        <w:t>CV1</w:t>
      </w:r>
      <w:r w:rsidR="00571C41" w:rsidRPr="006E5BC0">
        <w:rPr>
          <w:rFonts w:ascii="Arial" w:hAnsi="Arial" w:cs="Arial"/>
          <w:szCs w:val="36"/>
        </w:rPr>
        <w:t>[</w:t>
      </w:r>
      <w:r>
        <w:rPr>
          <w:bCs/>
        </w:rPr>
        <w:t>Long Term</w:t>
      </w:r>
      <w:r w:rsidR="00571C41" w:rsidRPr="006E5BC0">
        <w:rPr>
          <w:rFonts w:ascii="Arial" w:hAnsi="Arial" w:cs="Arial"/>
          <w:szCs w:val="36"/>
        </w:rPr>
        <w:t>]</w:t>
      </w:r>
      <w:r>
        <w:rPr>
          <w:bCs/>
        </w:rPr>
        <w:t xml:space="preserve"> Disability Coverage - Business </w:t>
      </w:r>
      <w:r w:rsidR="0079198D">
        <w:rPr>
          <w:bCs/>
        </w:rPr>
        <w:t>Protection</w:t>
      </w:r>
      <w:r>
        <w:rPr>
          <w:bCs/>
        </w:rPr>
        <w:t xml:space="preserve"> </w:t>
      </w:r>
      <w:r w:rsidR="1F0979B3">
        <w:t>Benefit</w:t>
      </w:r>
    </w:p>
    <w:p w14:paraId="5E59A162" w14:textId="11EE09E8" w:rsidR="00D66FE1" w:rsidRDefault="00D66FE1" w:rsidP="00D66FE1">
      <w:pPr>
        <w:pStyle w:val="SubtitleD"/>
      </w:pPr>
      <w:bookmarkStart w:id="619" w:name="LTD_Business_Protection"/>
      <w:bookmarkEnd w:id="619"/>
      <w:r>
        <w:t xml:space="preserve">BUSINESS </w:t>
      </w:r>
      <w:r w:rsidR="0079198D">
        <w:t>PROTECTION</w:t>
      </w:r>
      <w:r>
        <w:t xml:space="preserve"> </w:t>
      </w:r>
      <w:r w:rsidR="001F7894">
        <w:t>BENEFIT</w:t>
      </w:r>
    </w:p>
    <w:p w14:paraId="71F5B6EE" w14:textId="483A91A4" w:rsidR="0029144E" w:rsidRDefault="006E3F6A" w:rsidP="00B37216">
      <w:pPr>
        <w:pStyle w:val="2Text"/>
      </w:pPr>
      <w:r w:rsidRPr="00202DB8">
        <w:t xml:space="preserve">The </w:t>
      </w:r>
      <w:r w:rsidR="00FC7C90">
        <w:t xml:space="preserve">Business Protection </w:t>
      </w:r>
      <w:r w:rsidR="001F7894">
        <w:t>B</w:t>
      </w:r>
      <w:r w:rsidR="00557385">
        <w:t>enefit</w:t>
      </w:r>
      <w:r w:rsidR="00C174D8">
        <w:t xml:space="preserve"> </w:t>
      </w:r>
      <w:r w:rsidRPr="00202DB8">
        <w:t xml:space="preserve">applies to </w:t>
      </w:r>
      <w:r w:rsidR="00D60341">
        <w:t>Your</w:t>
      </w:r>
      <w:r w:rsidRPr="00202DB8">
        <w:t xml:space="preserve"> </w:t>
      </w:r>
      <w:r w:rsidR="00306437" w:rsidRPr="00DB5840">
        <w:rPr>
          <w:b/>
          <w:color w:val="FF0000"/>
          <w:sz w:val="24"/>
          <w:szCs w:val="24"/>
          <w:vertAlign w:val="superscript"/>
        </w:rPr>
        <w:t>CV1</w:t>
      </w:r>
      <w:r w:rsidR="00571C41" w:rsidRPr="00571C41">
        <w:rPr>
          <w:b/>
          <w:bCs/>
          <w:sz w:val="24"/>
        </w:rPr>
        <w:t>[</w:t>
      </w:r>
      <w:r w:rsidR="00C51719">
        <w:t>l</w:t>
      </w:r>
      <w:r w:rsidRPr="00202DB8">
        <w:t xml:space="preserve">ong </w:t>
      </w:r>
      <w:r w:rsidR="00C51719">
        <w:t>t</w:t>
      </w:r>
      <w:r w:rsidRPr="00202DB8">
        <w:t>erm</w:t>
      </w:r>
      <w:r w:rsidR="00571C41" w:rsidRPr="00571C41">
        <w:rPr>
          <w:b/>
          <w:bCs/>
          <w:sz w:val="24"/>
        </w:rPr>
        <w:t>]</w:t>
      </w:r>
      <w:r w:rsidRPr="00202DB8">
        <w:t xml:space="preserve"> </w:t>
      </w:r>
      <w:r w:rsidR="00C51719">
        <w:t>d</w:t>
      </w:r>
      <w:r w:rsidRPr="00202DB8">
        <w:t xml:space="preserve">isability </w:t>
      </w:r>
      <w:r w:rsidR="003762D5">
        <w:t>coverage</w:t>
      </w:r>
      <w:r w:rsidRPr="00202DB8">
        <w:t xml:space="preserve"> </w:t>
      </w:r>
      <w:r w:rsidR="00AB6866" w:rsidRPr="00987A39">
        <w:rPr>
          <w:b/>
          <w:color w:val="FF0000"/>
          <w:sz w:val="24"/>
          <w:vertAlign w:val="superscript"/>
        </w:rPr>
        <w:t>3</w:t>
      </w:r>
      <w:r w:rsidR="00571C41" w:rsidRPr="00571C41">
        <w:rPr>
          <w:b/>
          <w:bCs/>
          <w:sz w:val="24"/>
        </w:rPr>
        <w:t>[</w:t>
      </w:r>
      <w:r w:rsidRPr="00202DB8">
        <w:t xml:space="preserve">only if </w:t>
      </w:r>
      <w:r w:rsidR="00D60341">
        <w:t>Your</w:t>
      </w:r>
      <w:r w:rsidRPr="00202DB8">
        <w:t xml:space="preserve"> </w:t>
      </w:r>
      <w:r w:rsidR="00F71951">
        <w:t>Specifications Page</w:t>
      </w:r>
      <w:r w:rsidRPr="00202DB8">
        <w:t xml:space="preserve"> says that it does</w:t>
      </w:r>
      <w:r w:rsidR="00571C41" w:rsidRPr="00571C41">
        <w:rPr>
          <w:b/>
          <w:bCs/>
          <w:sz w:val="24"/>
        </w:rPr>
        <w:t>]</w:t>
      </w:r>
      <w:r w:rsidRPr="00202DB8">
        <w:t xml:space="preserve">. </w:t>
      </w:r>
    </w:p>
    <w:p w14:paraId="6C03F0D7" w14:textId="45D8C569" w:rsidR="0029144E" w:rsidRPr="00202DB8" w:rsidRDefault="0012216B" w:rsidP="0029144E">
      <w:pPr>
        <w:pStyle w:val="SubtitleD"/>
      </w:pPr>
      <w:r>
        <w:t>When</w:t>
      </w:r>
      <w:r w:rsidR="0029144E">
        <w:t xml:space="preserve"> Are You Eligible For Coverage Under the Business Protection </w:t>
      </w:r>
      <w:r w:rsidR="001613A6">
        <w:t>Benefit</w:t>
      </w:r>
      <w:r w:rsidR="0029144E" w:rsidRPr="00202DB8">
        <w:t>?</w:t>
      </w:r>
    </w:p>
    <w:p w14:paraId="50F92B08" w14:textId="3674C7EE" w:rsidR="00E4753C" w:rsidRDefault="003B22A8" w:rsidP="00B37216">
      <w:pPr>
        <w:pStyle w:val="2Text"/>
      </w:pPr>
      <w:r>
        <w:t xml:space="preserve">Prudential will pay a </w:t>
      </w:r>
      <w:r w:rsidR="00BC2FB8">
        <w:t>B</w:t>
      </w:r>
      <w:r>
        <w:t xml:space="preserve">usiness </w:t>
      </w:r>
      <w:r w:rsidR="00BC2FB8">
        <w:t>P</w:t>
      </w:r>
      <w:r>
        <w:t>rotection</w:t>
      </w:r>
      <w:r w:rsidDel="00D827E0">
        <w:t xml:space="preserve"> </w:t>
      </w:r>
      <w:r w:rsidR="00BC2FB8">
        <w:t>B</w:t>
      </w:r>
      <w:r w:rsidR="00E4753C">
        <w:t>enefit</w:t>
      </w:r>
      <w:r w:rsidR="00C174D8">
        <w:t xml:space="preserve"> payment</w:t>
      </w:r>
      <w:r w:rsidR="00E4753C">
        <w:t xml:space="preserve"> to </w:t>
      </w:r>
      <w:r w:rsidR="00F5346A" w:rsidRPr="00987A39">
        <w:rPr>
          <w:b/>
          <w:color w:val="FF0000"/>
          <w:sz w:val="24"/>
          <w:vertAlign w:val="superscript"/>
        </w:rPr>
        <w:t>CV2, 1a</w:t>
      </w:r>
      <w:r w:rsidR="00571C41" w:rsidRPr="00571C41">
        <w:rPr>
          <w:b/>
          <w:bCs/>
          <w:sz w:val="24"/>
        </w:rPr>
        <w:t>[</w:t>
      </w:r>
      <w:r w:rsidR="00D60341">
        <w:t>Your</w:t>
      </w:r>
      <w:r w:rsidR="00527F51">
        <w:t xml:space="preserve"> Employer</w:t>
      </w:r>
      <w:r w:rsidR="00571C41" w:rsidRPr="00571C41">
        <w:rPr>
          <w:b/>
          <w:bCs/>
          <w:sz w:val="24"/>
        </w:rPr>
        <w:t>]</w:t>
      </w:r>
      <w:r w:rsidR="00E4753C">
        <w:t xml:space="preserve"> if </w:t>
      </w:r>
      <w:r w:rsidR="00831858">
        <w:t>You</w:t>
      </w:r>
      <w:r w:rsidR="00E4753C">
        <w:t xml:space="preserve"> </w:t>
      </w:r>
      <w:r w:rsidR="00112780">
        <w:t>demonstrate</w:t>
      </w:r>
      <w:r w:rsidR="00831E5E">
        <w:t>,</w:t>
      </w:r>
      <w:r w:rsidR="00112780">
        <w:t xml:space="preserve"> satisfactory to Prudential</w:t>
      </w:r>
      <w:r w:rsidR="00831E5E">
        <w:t>,</w:t>
      </w:r>
      <w:r w:rsidR="00112780">
        <w:t xml:space="preserve"> that </w:t>
      </w:r>
      <w:r w:rsidR="00831858">
        <w:t>You</w:t>
      </w:r>
      <w:r w:rsidR="00514CCC">
        <w:t xml:space="preserve"> </w:t>
      </w:r>
      <w:r w:rsidR="00E4753C">
        <w:t>meet the below conditions</w:t>
      </w:r>
      <w:r w:rsidR="001323BA">
        <w:rPr>
          <w:b/>
          <w:color w:val="FF0000"/>
          <w:sz w:val="24"/>
          <w:szCs w:val="24"/>
          <w:vertAlign w:val="superscript"/>
        </w:rPr>
        <w:t>2</w:t>
      </w:r>
      <w:r w:rsidR="00571C41" w:rsidRPr="001935DA">
        <w:rPr>
          <w:b/>
          <w:sz w:val="24"/>
          <w:szCs w:val="24"/>
        </w:rPr>
        <w:t>[</w:t>
      </w:r>
      <w:r w:rsidR="00E4753C">
        <w:t>:</w:t>
      </w:r>
    </w:p>
    <w:p w14:paraId="410E4F76" w14:textId="3C33D916" w:rsidR="005D6134" w:rsidRPr="005D6134" w:rsidRDefault="004478FE" w:rsidP="00B37216">
      <w:pPr>
        <w:pStyle w:val="BulletD"/>
      </w:pPr>
      <w:r>
        <w:t xml:space="preserve">You </w:t>
      </w:r>
      <w:r w:rsidR="005D6134" w:rsidRPr="005D6134">
        <w:t xml:space="preserve">become </w:t>
      </w:r>
      <w:r w:rsidR="00167306" w:rsidRPr="00987A39">
        <w:t>Disabled</w:t>
      </w:r>
      <w:r w:rsidR="00167306" w:rsidRPr="00AA7CE6">
        <w:t xml:space="preserve"> </w:t>
      </w:r>
      <w:r w:rsidR="005D6134" w:rsidRPr="005D6134">
        <w:t xml:space="preserve">while </w:t>
      </w:r>
      <w:r w:rsidR="00345DCE">
        <w:t>I</w:t>
      </w:r>
      <w:r w:rsidR="005D6134" w:rsidRPr="005D6134">
        <w:t xml:space="preserve">nsured under the </w:t>
      </w:r>
      <w:r w:rsidR="00297595" w:rsidRPr="00DB5840">
        <w:rPr>
          <w:b/>
          <w:color w:val="FF0000"/>
          <w:sz w:val="24"/>
          <w:szCs w:val="24"/>
          <w:vertAlign w:val="superscript"/>
        </w:rPr>
        <w:t>CV1</w:t>
      </w:r>
      <w:r w:rsidR="00571C41" w:rsidRPr="00571C41">
        <w:rPr>
          <w:b/>
          <w:bCs/>
          <w:sz w:val="24"/>
        </w:rPr>
        <w:t>[</w:t>
      </w:r>
      <w:r w:rsidR="004B7887">
        <w:t>l</w:t>
      </w:r>
      <w:r w:rsidR="00297595">
        <w:t xml:space="preserve">ong </w:t>
      </w:r>
      <w:r w:rsidR="004B7887">
        <w:t>t</w:t>
      </w:r>
      <w:r w:rsidR="00297595">
        <w:t>erm</w:t>
      </w:r>
      <w:r w:rsidR="00571C41" w:rsidRPr="00571C41">
        <w:rPr>
          <w:b/>
          <w:bCs/>
          <w:sz w:val="24"/>
        </w:rPr>
        <w:t>]</w:t>
      </w:r>
      <w:r w:rsidR="00297595">
        <w:t xml:space="preserve"> </w:t>
      </w:r>
      <w:r w:rsidR="004B7887">
        <w:t>d</w:t>
      </w:r>
      <w:r w:rsidR="00297595">
        <w:t xml:space="preserve">isability </w:t>
      </w:r>
      <w:r w:rsidR="004B7887">
        <w:t>c</w:t>
      </w:r>
      <w:r w:rsidR="00297595">
        <w:t>overage</w:t>
      </w:r>
      <w:r w:rsidR="005D6134" w:rsidRPr="005D6134">
        <w:t xml:space="preserve"> and </w:t>
      </w:r>
      <w:r w:rsidR="00924327">
        <w:t>I</w:t>
      </w:r>
      <w:r w:rsidR="005D6134" w:rsidRPr="005D6134">
        <w:t xml:space="preserve">nsured under </w:t>
      </w:r>
      <w:r w:rsidR="00EA424F">
        <w:t>the</w:t>
      </w:r>
      <w:r w:rsidR="005D6134" w:rsidRPr="005D6134">
        <w:t xml:space="preserve"> </w:t>
      </w:r>
      <w:r w:rsidR="006F4A6A">
        <w:t>B</w:t>
      </w:r>
      <w:r w:rsidR="005D6134" w:rsidRPr="005D6134">
        <w:t xml:space="preserve">usiness </w:t>
      </w:r>
      <w:r w:rsidR="006F4A6A">
        <w:t>P</w:t>
      </w:r>
      <w:r w:rsidR="005D6134" w:rsidRPr="005D6134">
        <w:t xml:space="preserve">rotection </w:t>
      </w:r>
      <w:r w:rsidR="00D827E0">
        <w:t>Benefit</w:t>
      </w:r>
      <w:r w:rsidR="005D6134" w:rsidRPr="005D6134">
        <w:t>;</w:t>
      </w:r>
    </w:p>
    <w:p w14:paraId="5D0B308A" w14:textId="21FA83F3" w:rsidR="005D6134" w:rsidRPr="005D6134" w:rsidRDefault="004478FE" w:rsidP="00B37216">
      <w:pPr>
        <w:pStyle w:val="BulletD"/>
      </w:pPr>
      <w:r>
        <w:t xml:space="preserve">You </w:t>
      </w:r>
      <w:r w:rsidR="005D6134" w:rsidRPr="005D6134">
        <w:t xml:space="preserve">are receiving a </w:t>
      </w:r>
      <w:r w:rsidR="00FF5545">
        <w:t>disability</w:t>
      </w:r>
      <w:r w:rsidR="001A5C69">
        <w:t xml:space="preserve"> </w:t>
      </w:r>
      <w:r w:rsidR="005D6134" w:rsidRPr="005D6134">
        <w:t xml:space="preserve">benefit for the same </w:t>
      </w:r>
      <w:r w:rsidR="00FF5545">
        <w:t>Disability</w:t>
      </w:r>
      <w:r w:rsidR="005D6134" w:rsidRPr="005D6134">
        <w:t xml:space="preserve"> under the </w:t>
      </w:r>
      <w:r w:rsidR="00A24D54" w:rsidRPr="00DB5840">
        <w:rPr>
          <w:b/>
          <w:color w:val="FF0000"/>
          <w:sz w:val="24"/>
          <w:szCs w:val="24"/>
          <w:vertAlign w:val="superscript"/>
        </w:rPr>
        <w:t>CV1</w:t>
      </w:r>
      <w:r w:rsidR="00571C41" w:rsidRPr="00571C41">
        <w:rPr>
          <w:b/>
          <w:bCs/>
          <w:sz w:val="24"/>
        </w:rPr>
        <w:t>[</w:t>
      </w:r>
      <w:r w:rsidR="004B7887">
        <w:t>l</w:t>
      </w:r>
      <w:r w:rsidR="00A24D54">
        <w:t xml:space="preserve">ong </w:t>
      </w:r>
      <w:r w:rsidR="004B7887">
        <w:t>t</w:t>
      </w:r>
      <w:r w:rsidR="00A24D54">
        <w:t>erm</w:t>
      </w:r>
      <w:r w:rsidR="00571C41" w:rsidRPr="00571C41">
        <w:rPr>
          <w:b/>
          <w:bCs/>
          <w:sz w:val="24"/>
        </w:rPr>
        <w:t>]</w:t>
      </w:r>
      <w:r w:rsidR="00A24D54">
        <w:t xml:space="preserve"> </w:t>
      </w:r>
      <w:r w:rsidR="004B7887">
        <w:t>d</w:t>
      </w:r>
      <w:r w:rsidR="00A24D54">
        <w:t xml:space="preserve">isability </w:t>
      </w:r>
      <w:r w:rsidR="004B7887">
        <w:t>c</w:t>
      </w:r>
      <w:r w:rsidR="00A24D54">
        <w:t>overage</w:t>
      </w:r>
      <w:r w:rsidR="005D6134" w:rsidRPr="005D6134">
        <w:t>;</w:t>
      </w:r>
    </w:p>
    <w:p w14:paraId="115213B3" w14:textId="10A50416" w:rsidR="005D6134" w:rsidRPr="005D6134" w:rsidRDefault="00FB4E1D" w:rsidP="00B37216">
      <w:pPr>
        <w:pStyle w:val="BulletD"/>
      </w:pPr>
      <w:r w:rsidRPr="00987A39">
        <w:rPr>
          <w:b/>
          <w:color w:val="FF0000"/>
          <w:sz w:val="24"/>
          <w:vertAlign w:val="superscript"/>
        </w:rPr>
        <w:t>2a</w:t>
      </w:r>
      <w:r w:rsidR="00571C41" w:rsidRPr="00571C41">
        <w:rPr>
          <w:b/>
          <w:bCs/>
          <w:sz w:val="24"/>
        </w:rPr>
        <w:t>[</w:t>
      </w:r>
      <w:r w:rsidR="004478FE">
        <w:t xml:space="preserve">You </w:t>
      </w:r>
      <w:r w:rsidR="005D6134" w:rsidRPr="005D6134">
        <w:t xml:space="preserve">have been </w:t>
      </w:r>
      <w:r w:rsidR="00167306" w:rsidRPr="00987A39">
        <w:t>Disabled</w:t>
      </w:r>
      <w:r w:rsidR="00167306" w:rsidRPr="003E450C">
        <w:t xml:space="preserve"> </w:t>
      </w:r>
      <w:r w:rsidR="00176529">
        <w:t xml:space="preserve">under the </w:t>
      </w:r>
      <w:r w:rsidR="00176529" w:rsidRPr="00DB5840">
        <w:rPr>
          <w:b/>
          <w:color w:val="FF0000"/>
          <w:sz w:val="24"/>
          <w:szCs w:val="24"/>
          <w:vertAlign w:val="superscript"/>
        </w:rPr>
        <w:t>CV1</w:t>
      </w:r>
      <w:r w:rsidR="00571C41" w:rsidRPr="00571C41">
        <w:rPr>
          <w:b/>
          <w:bCs/>
          <w:sz w:val="24"/>
        </w:rPr>
        <w:t>[</w:t>
      </w:r>
      <w:r w:rsidR="004B7887">
        <w:t>l</w:t>
      </w:r>
      <w:r w:rsidR="00176529">
        <w:t xml:space="preserve">ong </w:t>
      </w:r>
      <w:r w:rsidR="004B7887">
        <w:t>t</w:t>
      </w:r>
      <w:r w:rsidR="00176529">
        <w:t>erm</w:t>
      </w:r>
      <w:r w:rsidR="00571C41" w:rsidRPr="00571C41">
        <w:rPr>
          <w:b/>
          <w:bCs/>
          <w:sz w:val="24"/>
        </w:rPr>
        <w:t>]</w:t>
      </w:r>
      <w:r w:rsidR="00176529">
        <w:t xml:space="preserve"> </w:t>
      </w:r>
      <w:r w:rsidR="004B7887">
        <w:t>d</w:t>
      </w:r>
      <w:r w:rsidR="00176529">
        <w:t xml:space="preserve">isability </w:t>
      </w:r>
      <w:r w:rsidR="004B7887">
        <w:t>c</w:t>
      </w:r>
      <w:r w:rsidR="00176529">
        <w:t>overage</w:t>
      </w:r>
      <w:r w:rsidR="00176529" w:rsidRPr="005D6134">
        <w:t xml:space="preserve"> </w:t>
      </w:r>
      <w:r w:rsidR="005D6134" w:rsidRPr="005D6134">
        <w:t xml:space="preserve">for the greater of </w:t>
      </w:r>
      <w:r w:rsidR="00EB6EAF" w:rsidRPr="00A8094D">
        <w:rPr>
          <w:b/>
          <w:color w:val="FF0000"/>
          <w:sz w:val="24"/>
          <w:vertAlign w:val="superscript"/>
        </w:rPr>
        <w:t>2</w:t>
      </w:r>
      <w:r w:rsidR="00EB6EAF">
        <w:rPr>
          <w:b/>
          <w:color w:val="FF0000"/>
          <w:sz w:val="24"/>
          <w:vertAlign w:val="superscript"/>
        </w:rPr>
        <w:t>b</w:t>
      </w:r>
      <w:r w:rsidR="00571C41" w:rsidRPr="00571C41">
        <w:rPr>
          <w:b/>
          <w:bCs/>
          <w:sz w:val="24"/>
        </w:rPr>
        <w:t>[</w:t>
      </w:r>
      <w:r w:rsidR="008D681E">
        <w:t>30 – 365</w:t>
      </w:r>
      <w:r w:rsidR="005D6134" w:rsidRPr="005D6134">
        <w:t xml:space="preserve"> consecutive days</w:t>
      </w:r>
      <w:r w:rsidR="00571C41" w:rsidRPr="00571C41">
        <w:rPr>
          <w:b/>
          <w:bCs/>
          <w:sz w:val="24"/>
        </w:rPr>
        <w:t>]</w:t>
      </w:r>
      <w:r w:rsidR="005D6134" w:rsidRPr="005D6134">
        <w:t xml:space="preserve"> or </w:t>
      </w:r>
      <w:r w:rsidR="00D60341">
        <w:t>Your</w:t>
      </w:r>
      <w:r w:rsidR="005D6134" w:rsidRPr="005D6134">
        <w:t xml:space="preserve"> </w:t>
      </w:r>
      <w:r w:rsidR="00DB3F54" w:rsidRPr="00987A39">
        <w:t>Elimination Period</w:t>
      </w:r>
      <w:r w:rsidR="008D681E">
        <w:t xml:space="preserve"> under th</w:t>
      </w:r>
      <w:r w:rsidR="00E976DB">
        <w:t>is</w:t>
      </w:r>
      <w:r w:rsidR="008D681E">
        <w:t xml:space="preserve"> Plan</w:t>
      </w:r>
      <w:r w:rsidR="005D6134" w:rsidRPr="005D6134">
        <w:t>;</w:t>
      </w:r>
      <w:r w:rsidR="00571C41" w:rsidRPr="00571C41">
        <w:rPr>
          <w:b/>
          <w:bCs/>
          <w:sz w:val="24"/>
        </w:rPr>
        <w:t>]</w:t>
      </w:r>
      <w:r w:rsidR="005D6134" w:rsidRPr="005D6134">
        <w:t xml:space="preserve"> and </w:t>
      </w:r>
    </w:p>
    <w:p w14:paraId="3E30763F" w14:textId="1D0BA565" w:rsidR="006E3F6A" w:rsidRDefault="001B2BDD" w:rsidP="00B37216">
      <w:pPr>
        <w:pStyle w:val="BulletD"/>
      </w:pPr>
      <w:r>
        <w:t>P</w:t>
      </w:r>
      <w:r w:rsidR="005D6134" w:rsidRPr="005D6134">
        <w:t xml:space="preserve">rior to </w:t>
      </w:r>
      <w:r w:rsidR="00D60341">
        <w:t>Your</w:t>
      </w:r>
      <w:r w:rsidR="005D6134" w:rsidRPr="005D6134">
        <w:t xml:space="preserve"> </w:t>
      </w:r>
      <w:r w:rsidR="00FF5545">
        <w:t>Disability</w:t>
      </w:r>
      <w:r w:rsidR="00176529">
        <w:t xml:space="preserve"> under the </w:t>
      </w:r>
      <w:r w:rsidR="00176529" w:rsidRPr="00DB5840">
        <w:rPr>
          <w:b/>
          <w:color w:val="FF0000"/>
          <w:sz w:val="24"/>
          <w:szCs w:val="24"/>
          <w:vertAlign w:val="superscript"/>
        </w:rPr>
        <w:t>CV1</w:t>
      </w:r>
      <w:r w:rsidR="00571C41" w:rsidRPr="00571C41">
        <w:rPr>
          <w:b/>
          <w:bCs/>
          <w:sz w:val="24"/>
        </w:rPr>
        <w:t>[</w:t>
      </w:r>
      <w:r w:rsidR="004B7887">
        <w:t>l</w:t>
      </w:r>
      <w:r w:rsidR="00176529">
        <w:t xml:space="preserve">ong </w:t>
      </w:r>
      <w:r w:rsidR="004B7887">
        <w:t>t</w:t>
      </w:r>
      <w:r w:rsidR="00176529">
        <w:t>erm</w:t>
      </w:r>
      <w:r w:rsidR="00571C41" w:rsidRPr="00571C41">
        <w:rPr>
          <w:b/>
          <w:bCs/>
          <w:sz w:val="24"/>
        </w:rPr>
        <w:t>]</w:t>
      </w:r>
      <w:r w:rsidR="00176529">
        <w:t xml:space="preserve"> </w:t>
      </w:r>
      <w:r w:rsidR="004B7887">
        <w:t>d</w:t>
      </w:r>
      <w:r w:rsidR="00176529">
        <w:t xml:space="preserve">isability </w:t>
      </w:r>
      <w:r w:rsidR="004B7887">
        <w:t>c</w:t>
      </w:r>
      <w:r w:rsidR="00176529">
        <w:t>overage</w:t>
      </w:r>
      <w:r w:rsidR="005D6134" w:rsidRPr="005D6134">
        <w:t xml:space="preserve">, </w:t>
      </w:r>
      <w:r w:rsidR="00831858">
        <w:t>You</w:t>
      </w:r>
      <w:r w:rsidR="005D6134" w:rsidRPr="005D6134">
        <w:t xml:space="preserve"> </w:t>
      </w:r>
      <w:r w:rsidR="00761EE3">
        <w:t xml:space="preserve">were </w:t>
      </w:r>
      <w:r w:rsidR="00430707">
        <w:t>A</w:t>
      </w:r>
      <w:r w:rsidR="005D6134" w:rsidRPr="005D6134">
        <w:t>ctively</w:t>
      </w:r>
      <w:r w:rsidR="00E0198A">
        <w:t xml:space="preserve"> at Work</w:t>
      </w:r>
      <w:r w:rsidR="009C1C80">
        <w:t>.</w:t>
      </w:r>
      <w:r w:rsidR="00571C41" w:rsidRPr="00571C41">
        <w:rPr>
          <w:b/>
          <w:bCs/>
          <w:sz w:val="24"/>
        </w:rPr>
        <w:t>]</w:t>
      </w:r>
    </w:p>
    <w:p w14:paraId="4B1FC1A7" w14:textId="36D9D88B" w:rsidR="00260CF7" w:rsidRDefault="008558EB" w:rsidP="00B37216">
      <w:pPr>
        <w:pStyle w:val="2Text"/>
      </w:pPr>
      <w:r w:rsidRPr="10B7966A">
        <w:rPr>
          <w:b/>
          <w:color w:val="FF0000"/>
          <w:sz w:val="24"/>
          <w:szCs w:val="24"/>
          <w:vertAlign w:val="superscript"/>
        </w:rPr>
        <w:t>3</w:t>
      </w:r>
      <w:r w:rsidR="00571C41" w:rsidRPr="10B7966A">
        <w:rPr>
          <w:b/>
          <w:sz w:val="24"/>
          <w:szCs w:val="24"/>
        </w:rPr>
        <w:t>[</w:t>
      </w:r>
      <w:r w:rsidR="00260CF7">
        <w:t xml:space="preserve">The </w:t>
      </w:r>
      <w:r w:rsidR="00FB2EE4">
        <w:t>B</w:t>
      </w:r>
      <w:r w:rsidR="00260CF7">
        <w:t xml:space="preserve">usiness </w:t>
      </w:r>
      <w:r w:rsidR="00FB2EE4">
        <w:t>P</w:t>
      </w:r>
      <w:r w:rsidR="00CE4A4B">
        <w:t>rotection</w:t>
      </w:r>
      <w:r w:rsidR="00260CF7">
        <w:t xml:space="preserve"> </w:t>
      </w:r>
      <w:r w:rsidR="001F7894">
        <w:t xml:space="preserve">Benefit </w:t>
      </w:r>
      <w:r w:rsidR="00260CF7">
        <w:t xml:space="preserve">is subject to all other terms and conditions </w:t>
      </w:r>
      <w:r w:rsidR="00C8579D">
        <w:t xml:space="preserve">under this </w:t>
      </w:r>
      <w:r w:rsidR="00536536">
        <w:t>d</w:t>
      </w:r>
      <w:r w:rsidR="00FF5545">
        <w:t>isability</w:t>
      </w:r>
      <w:r w:rsidR="00260CF7">
        <w:t xml:space="preserve"> </w:t>
      </w:r>
      <w:r w:rsidR="000F5105">
        <w:t>P</w:t>
      </w:r>
      <w:r w:rsidR="00260CF7">
        <w:t>lan.</w:t>
      </w:r>
      <w:r w:rsidR="00571C41" w:rsidRPr="10B7966A">
        <w:rPr>
          <w:b/>
          <w:sz w:val="24"/>
          <w:szCs w:val="24"/>
        </w:rPr>
        <w:t>]</w:t>
      </w:r>
    </w:p>
    <w:p w14:paraId="705B1875" w14:textId="29A084AA" w:rsidR="00E75953" w:rsidRPr="00202DB8" w:rsidRDefault="00372DBA" w:rsidP="00E75953">
      <w:pPr>
        <w:pStyle w:val="SubtitleD"/>
      </w:pPr>
      <w:r>
        <w:t>How</w:t>
      </w:r>
      <w:r w:rsidR="00E75953">
        <w:t xml:space="preserve"> is the Business Protection Benefit Calculated</w:t>
      </w:r>
      <w:r w:rsidR="00E75953" w:rsidRPr="00202DB8">
        <w:t>?</w:t>
      </w:r>
    </w:p>
    <w:p w14:paraId="58C464B9" w14:textId="119F3CFE" w:rsidR="00907E99" w:rsidRDefault="00907E99" w:rsidP="00CC42EC">
      <w:pPr>
        <w:pStyle w:val="2Text"/>
      </w:pPr>
      <w:r>
        <w:t xml:space="preserve">If </w:t>
      </w:r>
      <w:r w:rsidR="00831858">
        <w:t>You</w:t>
      </w:r>
      <w:r>
        <w:t xml:space="preserve"> are </w:t>
      </w:r>
      <w:r w:rsidR="00167306" w:rsidRPr="00987A39">
        <w:t>Disabled</w:t>
      </w:r>
      <w:r w:rsidR="00167306" w:rsidRPr="003E450C">
        <w:t xml:space="preserve"> </w:t>
      </w:r>
      <w:r w:rsidR="002C5E8C" w:rsidRPr="00987A39">
        <w:rPr>
          <w:b/>
          <w:color w:val="FF0000"/>
          <w:sz w:val="24"/>
          <w:szCs w:val="24"/>
          <w:vertAlign w:val="superscript"/>
        </w:rPr>
        <w:t>4</w:t>
      </w:r>
      <w:r w:rsidR="00571C41" w:rsidRPr="00571C41">
        <w:rPr>
          <w:b/>
          <w:bCs/>
          <w:sz w:val="24"/>
        </w:rPr>
        <w:t>[</w:t>
      </w:r>
      <w:r w:rsidR="006C3E9E">
        <w:t>and</w:t>
      </w:r>
      <w:r w:rsidR="005C33E4">
        <w:t xml:space="preserve"> </w:t>
      </w:r>
      <w:r w:rsidR="00D60341">
        <w:t>Your</w:t>
      </w:r>
      <w:r w:rsidR="005C33E4">
        <w:t xml:space="preserve"> </w:t>
      </w:r>
      <w:r w:rsidR="00167306" w:rsidRPr="00987A39">
        <w:t>Disability Earnings</w:t>
      </w:r>
      <w:r w:rsidR="00167306" w:rsidRPr="003E450C">
        <w:t xml:space="preserve"> </w:t>
      </w:r>
      <w:r w:rsidR="005C33E4">
        <w:t xml:space="preserve">are </w:t>
      </w:r>
      <w:r w:rsidR="0025621E">
        <w:rPr>
          <w:b/>
          <w:color w:val="FF0000"/>
          <w:sz w:val="24"/>
          <w:vertAlign w:val="superscript"/>
        </w:rPr>
        <w:t>4a</w:t>
      </w:r>
      <w:r w:rsidR="0037434C" w:rsidRPr="00571C41">
        <w:rPr>
          <w:b/>
          <w:bCs/>
          <w:sz w:val="24"/>
        </w:rPr>
        <w:t>[</w:t>
      </w:r>
      <w:r w:rsidR="005C33E4">
        <w:t>20%</w:t>
      </w:r>
      <w:r w:rsidR="0037434C">
        <w:t xml:space="preserve"> - 100%</w:t>
      </w:r>
      <w:r w:rsidR="0037434C" w:rsidRPr="00571C41">
        <w:rPr>
          <w:b/>
          <w:bCs/>
          <w:sz w:val="24"/>
        </w:rPr>
        <w:t>]</w:t>
      </w:r>
      <w:r w:rsidR="005C33E4">
        <w:t xml:space="preserve"> or less</w:t>
      </w:r>
      <w:r w:rsidR="00DC0C74">
        <w:t xml:space="preserve"> of </w:t>
      </w:r>
      <w:r w:rsidR="00D60341">
        <w:t>Your</w:t>
      </w:r>
      <w:r w:rsidR="00DC0C74">
        <w:t xml:space="preserve"> </w:t>
      </w:r>
      <w:r w:rsidR="00313188">
        <w:t xml:space="preserve"> </w:t>
      </w:r>
      <w:r w:rsidR="00313188">
        <w:rPr>
          <w:b/>
          <w:color w:val="FF0000"/>
          <w:sz w:val="24"/>
          <w:szCs w:val="24"/>
          <w:vertAlign w:val="superscript"/>
        </w:rPr>
        <w:t>3</w:t>
      </w:r>
      <w:r w:rsidR="00313188" w:rsidRPr="00571C41">
        <w:rPr>
          <w:b/>
          <w:bCs/>
          <w:sz w:val="24"/>
        </w:rPr>
        <w:t>[</w:t>
      </w:r>
      <w:r w:rsidR="00313188">
        <w:t>Indexed</w:t>
      </w:r>
      <w:r w:rsidR="00313188" w:rsidRPr="00571C41">
        <w:rPr>
          <w:b/>
          <w:bCs/>
          <w:sz w:val="24"/>
        </w:rPr>
        <w:t>]</w:t>
      </w:r>
      <w:r w:rsidR="00313188">
        <w:t xml:space="preserve"> </w:t>
      </w:r>
      <w:r w:rsidR="00DC0C74">
        <w:t>Monthly Earnings</w:t>
      </w:r>
      <w:r w:rsidR="00CA7A5D">
        <w:t>,</w:t>
      </w:r>
      <w:r w:rsidR="00571C41" w:rsidRPr="00571C41">
        <w:rPr>
          <w:b/>
          <w:bCs/>
          <w:sz w:val="24"/>
        </w:rPr>
        <w:t>]</w:t>
      </w:r>
      <w:r w:rsidR="00DC0C74">
        <w:t xml:space="preserve"> the </w:t>
      </w:r>
      <w:r w:rsidR="00986FE5">
        <w:t>B</w:t>
      </w:r>
      <w:r w:rsidR="00BB7A56">
        <w:t xml:space="preserve">usiness </w:t>
      </w:r>
      <w:r w:rsidR="00986FE5">
        <w:t>P</w:t>
      </w:r>
      <w:r w:rsidR="00BB7A56">
        <w:t xml:space="preserve">rotection </w:t>
      </w:r>
      <w:r w:rsidR="004604C7">
        <w:t>B</w:t>
      </w:r>
      <w:r w:rsidR="00BB7A56">
        <w:t>enefit pay</w:t>
      </w:r>
      <w:r w:rsidR="009772BE">
        <w:t>ment</w:t>
      </w:r>
      <w:r w:rsidR="00BB7A56">
        <w:t xml:space="preserve"> </w:t>
      </w:r>
      <w:r w:rsidR="00AD2E08" w:rsidRPr="00987A39">
        <w:rPr>
          <w:b/>
          <w:color w:val="FF0000"/>
          <w:sz w:val="24"/>
          <w:vertAlign w:val="superscript"/>
        </w:rPr>
        <w:t>5</w:t>
      </w:r>
      <w:r w:rsidR="00571C41" w:rsidRPr="00571C41">
        <w:rPr>
          <w:b/>
          <w:bCs/>
          <w:sz w:val="24"/>
        </w:rPr>
        <w:t>[</w:t>
      </w:r>
      <w:r w:rsidR="00BB7A56">
        <w:t xml:space="preserve">is </w:t>
      </w:r>
      <w:r w:rsidR="00093354">
        <w:t xml:space="preserve">an amount equal to the </w:t>
      </w:r>
      <w:r w:rsidR="000E5022">
        <w:t>lesser</w:t>
      </w:r>
      <w:r w:rsidR="00093354">
        <w:t xml:space="preserve"> of</w:t>
      </w:r>
      <w:r w:rsidR="00BB7A56">
        <w:t>:</w:t>
      </w:r>
    </w:p>
    <w:p w14:paraId="2FCF3AA6" w14:textId="3B02CE85" w:rsidR="00F55226" w:rsidRPr="000815AD" w:rsidRDefault="00AD2E08" w:rsidP="00EC17C2">
      <w:pPr>
        <w:pStyle w:val="BulletD"/>
        <w:numPr>
          <w:ilvl w:val="0"/>
          <w:numId w:val="49"/>
        </w:numPr>
      </w:pPr>
      <w:r w:rsidRPr="00A8094D">
        <w:rPr>
          <w:b/>
          <w:color w:val="FF0000"/>
          <w:sz w:val="24"/>
          <w:vertAlign w:val="superscript"/>
        </w:rPr>
        <w:t>5</w:t>
      </w:r>
      <w:r>
        <w:rPr>
          <w:b/>
          <w:color w:val="FF0000"/>
          <w:sz w:val="24"/>
          <w:vertAlign w:val="superscript"/>
        </w:rPr>
        <w:t>a</w:t>
      </w:r>
      <w:r w:rsidR="00571C41" w:rsidRPr="00571C41">
        <w:rPr>
          <w:b/>
          <w:bCs/>
          <w:sz w:val="24"/>
        </w:rPr>
        <w:t>[</w:t>
      </w:r>
      <w:r w:rsidR="00F55226">
        <w:t xml:space="preserve">10% to </w:t>
      </w:r>
      <w:r w:rsidR="00A7082F">
        <w:t>10</w:t>
      </w:r>
      <w:r w:rsidR="00F55226">
        <w:t>0%</w:t>
      </w:r>
      <w:r w:rsidR="00571C41" w:rsidRPr="00571C41">
        <w:rPr>
          <w:b/>
          <w:bCs/>
          <w:sz w:val="24"/>
        </w:rPr>
        <w:t>]</w:t>
      </w:r>
      <w:r w:rsidR="00F55226">
        <w:t xml:space="preserve"> of </w:t>
      </w:r>
      <w:r w:rsidR="00D60341">
        <w:t>Your</w:t>
      </w:r>
      <w:r w:rsidR="00F55226">
        <w:t xml:space="preserve"> </w:t>
      </w:r>
      <w:r w:rsidR="004E6D32">
        <w:t>Monthly Earnings</w:t>
      </w:r>
      <w:r w:rsidR="00F55226" w:rsidRPr="000815AD">
        <w:t>;</w:t>
      </w:r>
    </w:p>
    <w:p w14:paraId="3C09AF39" w14:textId="6CA799B1" w:rsidR="00F55226" w:rsidRDefault="00AD2E08" w:rsidP="00EC17C2">
      <w:pPr>
        <w:pStyle w:val="BulletD"/>
        <w:numPr>
          <w:ilvl w:val="0"/>
          <w:numId w:val="49"/>
        </w:numPr>
      </w:pPr>
      <w:r w:rsidRPr="00A8094D">
        <w:rPr>
          <w:b/>
          <w:color w:val="FF0000"/>
          <w:sz w:val="24"/>
          <w:vertAlign w:val="superscript"/>
        </w:rPr>
        <w:t>5</w:t>
      </w:r>
      <w:r>
        <w:rPr>
          <w:b/>
          <w:color w:val="FF0000"/>
          <w:sz w:val="24"/>
          <w:vertAlign w:val="superscript"/>
        </w:rPr>
        <w:t>b</w:t>
      </w:r>
      <w:r w:rsidR="00571C41" w:rsidRPr="00571C41">
        <w:rPr>
          <w:b/>
          <w:bCs/>
          <w:sz w:val="24"/>
        </w:rPr>
        <w:t>[</w:t>
      </w:r>
      <w:r w:rsidR="00F55226">
        <w:t>$</w:t>
      </w:r>
      <w:r w:rsidR="00AA1E32">
        <w:t>2,5</w:t>
      </w:r>
      <w:r w:rsidR="00F55226">
        <w:t>00 to $</w:t>
      </w:r>
      <w:r w:rsidR="00642022">
        <w:t>2</w:t>
      </w:r>
      <w:r w:rsidR="00F55226">
        <w:t>0,000</w:t>
      </w:r>
      <w:r w:rsidR="00571C41" w:rsidRPr="00571C41">
        <w:rPr>
          <w:b/>
          <w:bCs/>
          <w:sz w:val="24"/>
        </w:rPr>
        <w:t>]</w:t>
      </w:r>
      <w:r w:rsidR="00F55226" w:rsidRPr="000815AD">
        <w:t>;</w:t>
      </w:r>
      <w:r w:rsidR="00DF1FBE">
        <w:t xml:space="preserve"> and</w:t>
      </w:r>
    </w:p>
    <w:p w14:paraId="5A93EB08" w14:textId="3C84DFB0" w:rsidR="00F55226" w:rsidRPr="000815AD" w:rsidRDefault="00F55226" w:rsidP="00EC17C2">
      <w:pPr>
        <w:pStyle w:val="BulletD"/>
        <w:numPr>
          <w:ilvl w:val="0"/>
          <w:numId w:val="49"/>
        </w:numPr>
      </w:pPr>
      <w:r>
        <w:t>the Maximum Monthly Benefit</w:t>
      </w:r>
      <w:r w:rsidRPr="000815AD">
        <w:t>.</w:t>
      </w:r>
      <w:r w:rsidR="00571C41" w:rsidRPr="008E5F6F">
        <w:rPr>
          <w:b/>
          <w:bCs/>
          <w:sz w:val="24"/>
        </w:rPr>
        <w:t>]</w:t>
      </w:r>
    </w:p>
    <w:p w14:paraId="2032EE7F" w14:textId="5FDD94B8" w:rsidR="00CC42EC" w:rsidRDefault="00123236" w:rsidP="00CC42EC">
      <w:pPr>
        <w:pStyle w:val="2Text"/>
      </w:pPr>
      <w:r>
        <w:rPr>
          <w:b/>
          <w:color w:val="FF0000"/>
          <w:sz w:val="24"/>
          <w:vertAlign w:val="superscript"/>
        </w:rPr>
        <w:t>5c</w:t>
      </w:r>
      <w:r w:rsidR="00571C41" w:rsidRPr="00571C41">
        <w:rPr>
          <w:b/>
          <w:bCs/>
          <w:sz w:val="24"/>
        </w:rPr>
        <w:t>[</w:t>
      </w:r>
      <w:r w:rsidR="00CC42EC">
        <w:t xml:space="preserve">If </w:t>
      </w:r>
      <w:r w:rsidR="00831858">
        <w:t>You</w:t>
      </w:r>
      <w:r w:rsidR="00CC42EC">
        <w:t xml:space="preserve"> are </w:t>
      </w:r>
      <w:r w:rsidR="00167306" w:rsidRPr="00987A39">
        <w:t>Disabled</w:t>
      </w:r>
      <w:r w:rsidR="00167306" w:rsidRPr="003E450C">
        <w:t xml:space="preserve"> </w:t>
      </w:r>
      <w:r w:rsidR="00CC42EC">
        <w:t xml:space="preserve">and </w:t>
      </w:r>
      <w:r w:rsidR="00D60341">
        <w:t>Your</w:t>
      </w:r>
      <w:r w:rsidR="00CC42EC">
        <w:t xml:space="preserve"> </w:t>
      </w:r>
      <w:r w:rsidR="00167306" w:rsidRPr="00987A39">
        <w:t>Disability Earnings</w:t>
      </w:r>
      <w:r w:rsidR="00167306" w:rsidRPr="003E450C">
        <w:t xml:space="preserve"> </w:t>
      </w:r>
      <w:r w:rsidR="00CC42EC">
        <w:t xml:space="preserve">are 20% or more of </w:t>
      </w:r>
      <w:r w:rsidR="00D60341">
        <w:t>Your</w:t>
      </w:r>
      <w:r w:rsidR="00CC42EC">
        <w:t xml:space="preserve"> </w:t>
      </w:r>
      <w:r w:rsidR="00A7082F">
        <w:rPr>
          <w:b/>
          <w:color w:val="FF0000"/>
          <w:sz w:val="24"/>
          <w:szCs w:val="24"/>
          <w:vertAlign w:val="superscript"/>
        </w:rPr>
        <w:t>3</w:t>
      </w:r>
      <w:r w:rsidR="00A7082F" w:rsidRPr="00571C41">
        <w:rPr>
          <w:b/>
          <w:bCs/>
          <w:sz w:val="24"/>
        </w:rPr>
        <w:t>[</w:t>
      </w:r>
      <w:r w:rsidR="00AE3954">
        <w:t>I</w:t>
      </w:r>
      <w:r w:rsidR="00CC42EC">
        <w:t>ndexed</w:t>
      </w:r>
      <w:r w:rsidR="00A7082F" w:rsidRPr="00571C41">
        <w:rPr>
          <w:b/>
          <w:bCs/>
          <w:sz w:val="24"/>
        </w:rPr>
        <w:t>]</w:t>
      </w:r>
      <w:r w:rsidR="00CC42EC">
        <w:t xml:space="preserve"> </w:t>
      </w:r>
      <w:r w:rsidR="00AE3954">
        <w:t>M</w:t>
      </w:r>
      <w:r w:rsidR="00CC42EC">
        <w:t xml:space="preserve">onthly </w:t>
      </w:r>
      <w:r w:rsidR="00AE3954">
        <w:t>E</w:t>
      </w:r>
      <w:r w:rsidR="00CC42EC">
        <w:t xml:space="preserve">arnings, Prudential will </w:t>
      </w:r>
      <w:r w:rsidR="00DB2656">
        <w:t>calculate</w:t>
      </w:r>
      <w:r w:rsidR="00CC42EC">
        <w:t xml:space="preserve"> </w:t>
      </w:r>
      <w:r w:rsidR="00D60341">
        <w:t>Your</w:t>
      </w:r>
      <w:r w:rsidR="00CC42EC">
        <w:t xml:space="preserve"> </w:t>
      </w:r>
      <w:r w:rsidR="00DA28C2">
        <w:t>Business Protection Benefit</w:t>
      </w:r>
      <w:r w:rsidR="0021740E">
        <w:t xml:space="preserve"> </w:t>
      </w:r>
      <w:r w:rsidR="00D11602">
        <w:t xml:space="preserve">payment </w:t>
      </w:r>
      <w:r w:rsidR="00CC42EC">
        <w:t>as follows:</w:t>
      </w:r>
    </w:p>
    <w:p w14:paraId="6EDB13D8" w14:textId="1099561D" w:rsidR="00AC79CE" w:rsidRDefault="00AA5ACA" w:rsidP="00AC79CE">
      <w:pPr>
        <w:pStyle w:val="2Text"/>
      </w:pPr>
      <w:r>
        <w:t>(</w:t>
      </w:r>
      <w:r w:rsidR="00AC79CE" w:rsidRPr="00F84F08">
        <w:t>A</w:t>
      </w:r>
      <w:r w:rsidR="00AC79CE">
        <w:t xml:space="preserve"> </w:t>
      </w:r>
      <w:r>
        <w:t xml:space="preserve">divided by </w:t>
      </w:r>
      <w:r w:rsidR="00AC79CE" w:rsidRPr="00F84F08">
        <w:t xml:space="preserve">B) </w:t>
      </w:r>
      <w:r>
        <w:t>multiplied by</w:t>
      </w:r>
      <w:r w:rsidR="00AC79CE" w:rsidRPr="00F84F08">
        <w:t xml:space="preserve"> C.</w:t>
      </w:r>
      <w:r w:rsidR="00AC79CE" w:rsidRPr="00F84F08" w:rsidDel="001613C8">
        <w:t xml:space="preserve"> </w:t>
      </w:r>
    </w:p>
    <w:p w14:paraId="7721AEFD" w14:textId="76A5EA31" w:rsidR="003520B1" w:rsidRDefault="000563E2" w:rsidP="000563E2">
      <w:pPr>
        <w:pStyle w:val="2Text"/>
      </w:pPr>
      <w:r>
        <w:lastRenderedPageBreak/>
        <w:t xml:space="preserve">Where (A) equals </w:t>
      </w:r>
      <w:r w:rsidR="00D60341">
        <w:t>Your</w:t>
      </w:r>
      <w:r w:rsidR="00AC79CE">
        <w:t xml:space="preserve"> </w:t>
      </w:r>
      <w:r w:rsidR="00B23A58">
        <w:rPr>
          <w:b/>
          <w:color w:val="FF0000"/>
          <w:sz w:val="24"/>
          <w:szCs w:val="24"/>
          <w:vertAlign w:val="superscript"/>
        </w:rPr>
        <w:t>3</w:t>
      </w:r>
      <w:r w:rsidR="00B23A58" w:rsidRPr="00571C41">
        <w:rPr>
          <w:b/>
          <w:bCs/>
          <w:sz w:val="24"/>
        </w:rPr>
        <w:t>[</w:t>
      </w:r>
      <w:r w:rsidR="00D500D3">
        <w:t>Indexed</w:t>
      </w:r>
      <w:r w:rsidR="00B23A58" w:rsidRPr="00571C41">
        <w:rPr>
          <w:b/>
          <w:bCs/>
          <w:sz w:val="24"/>
        </w:rPr>
        <w:t>]</w:t>
      </w:r>
      <w:r w:rsidR="00D500D3">
        <w:t xml:space="preserve"> </w:t>
      </w:r>
      <w:r w:rsidR="001600CE">
        <w:t>Monthly Earnings</w:t>
      </w:r>
      <w:r>
        <w:t xml:space="preserve"> minus </w:t>
      </w:r>
      <w:r w:rsidR="00D60341">
        <w:t>Your</w:t>
      </w:r>
      <w:r>
        <w:t xml:space="preserve"> </w:t>
      </w:r>
      <w:r w:rsidR="00FB161A">
        <w:t>Disability Earnings</w:t>
      </w:r>
      <w:r w:rsidR="009B408B">
        <w:t xml:space="preserve">; (B) equals </w:t>
      </w:r>
      <w:r w:rsidR="00D60341">
        <w:t>Your</w:t>
      </w:r>
      <w:r w:rsidR="009B408B">
        <w:t xml:space="preserve"> </w:t>
      </w:r>
      <w:r w:rsidR="00B23A58">
        <w:rPr>
          <w:b/>
          <w:color w:val="FF0000"/>
          <w:sz w:val="24"/>
          <w:szCs w:val="24"/>
          <w:vertAlign w:val="superscript"/>
        </w:rPr>
        <w:t>3</w:t>
      </w:r>
      <w:r w:rsidR="00B23A58" w:rsidRPr="00571C41">
        <w:rPr>
          <w:b/>
          <w:bCs/>
          <w:sz w:val="24"/>
        </w:rPr>
        <w:t>[</w:t>
      </w:r>
      <w:r w:rsidR="009B408B">
        <w:t>Indexed</w:t>
      </w:r>
      <w:r w:rsidR="00B23A58" w:rsidRPr="00571C41">
        <w:rPr>
          <w:b/>
          <w:bCs/>
          <w:sz w:val="24"/>
        </w:rPr>
        <w:t>]</w:t>
      </w:r>
      <w:r w:rsidR="009B408B">
        <w:t xml:space="preserve"> Monthly Earnings</w:t>
      </w:r>
      <w:r w:rsidR="00085F6F">
        <w:t xml:space="preserve">; and, (C) equals the </w:t>
      </w:r>
      <w:r w:rsidR="000524DC">
        <w:t>Business</w:t>
      </w:r>
      <w:r w:rsidR="00085F6F">
        <w:t xml:space="preserve"> </w:t>
      </w:r>
      <w:r w:rsidR="000524DC">
        <w:t>Protection</w:t>
      </w:r>
      <w:r w:rsidR="00085F6F">
        <w:t xml:space="preserve"> </w:t>
      </w:r>
      <w:r w:rsidR="000524DC">
        <w:t>Benefit</w:t>
      </w:r>
      <w:r w:rsidR="003520B1">
        <w:t>.</w:t>
      </w:r>
      <w:r w:rsidR="00571C41" w:rsidRPr="00571C41">
        <w:rPr>
          <w:b/>
          <w:bCs/>
          <w:sz w:val="24"/>
        </w:rPr>
        <w:t>]</w:t>
      </w:r>
    </w:p>
    <w:p w14:paraId="6E450BE9" w14:textId="17EC3CE7" w:rsidR="00AC79CE" w:rsidRDefault="00DF139C" w:rsidP="00AC79CE">
      <w:pPr>
        <w:pStyle w:val="2Text"/>
      </w:pPr>
      <w:r w:rsidRPr="00987A39">
        <w:rPr>
          <w:b/>
          <w:color w:val="FF0000"/>
          <w:sz w:val="24"/>
          <w:vertAlign w:val="superscript"/>
        </w:rPr>
        <w:t>3</w:t>
      </w:r>
      <w:r w:rsidR="00571C41" w:rsidRPr="00571C41">
        <w:rPr>
          <w:b/>
          <w:bCs/>
          <w:sz w:val="24"/>
        </w:rPr>
        <w:t>[</w:t>
      </w:r>
      <w:r w:rsidR="00AC79CE" w:rsidRPr="00F84F08">
        <w:t xml:space="preserve">If </w:t>
      </w:r>
      <w:r w:rsidR="00831858">
        <w:t>You</w:t>
      </w:r>
      <w:r w:rsidR="00AC79CE" w:rsidRPr="00F84F08">
        <w:t xml:space="preserve"> are </w:t>
      </w:r>
      <w:r w:rsidR="00167306" w:rsidRPr="00987A39">
        <w:t>Disabled</w:t>
      </w:r>
      <w:r w:rsidR="00167306" w:rsidRPr="003E450C">
        <w:t xml:space="preserve"> </w:t>
      </w:r>
      <w:r w:rsidR="00AC79CE" w:rsidRPr="00F84F08">
        <w:t xml:space="preserve">for less than 1 month, </w:t>
      </w:r>
      <w:r w:rsidR="003B254A">
        <w:t>We</w:t>
      </w:r>
      <w:r w:rsidR="00AC79CE" w:rsidRPr="00F84F08">
        <w:t xml:space="preserve"> will send </w:t>
      </w:r>
      <w:r w:rsidR="00831858">
        <w:t>You</w:t>
      </w:r>
      <w:r w:rsidR="00AC79CE" w:rsidRPr="00F84F08">
        <w:t xml:space="preserve"> </w:t>
      </w:r>
      <w:r w:rsidR="00EB30D0">
        <w:rPr>
          <w:b/>
          <w:color w:val="FF0000"/>
          <w:sz w:val="24"/>
          <w:vertAlign w:val="superscript"/>
        </w:rPr>
        <w:t>6</w:t>
      </w:r>
      <w:r w:rsidR="00571C41" w:rsidRPr="00571C41">
        <w:rPr>
          <w:b/>
          <w:bCs/>
          <w:sz w:val="24"/>
        </w:rPr>
        <w:t>[</w:t>
      </w:r>
      <w:r w:rsidR="00AC79CE" w:rsidRPr="00F84F08">
        <w:t>1/</w:t>
      </w:r>
      <w:r w:rsidR="004074E5">
        <w:t>3</w:t>
      </w:r>
      <w:r w:rsidR="00AC79CE" w:rsidRPr="00F84F08">
        <w:t>0th to 1/</w:t>
      </w:r>
      <w:r w:rsidR="004074E5">
        <w:t>2</w:t>
      </w:r>
      <w:r w:rsidR="00571C41" w:rsidRPr="00571C41">
        <w:rPr>
          <w:b/>
          <w:bCs/>
          <w:sz w:val="24"/>
        </w:rPr>
        <w:t>]</w:t>
      </w:r>
      <w:r w:rsidR="00AC79CE" w:rsidRPr="00F84F08">
        <w:t xml:space="preserve"> of </w:t>
      </w:r>
      <w:r w:rsidR="00D60341">
        <w:t>Your</w:t>
      </w:r>
      <w:r w:rsidR="00AC79CE" w:rsidRPr="00F84F08">
        <w:t xml:space="preserve"> </w:t>
      </w:r>
      <w:r w:rsidR="008D5390">
        <w:t>benefit</w:t>
      </w:r>
      <w:r w:rsidR="00AC79CE" w:rsidRPr="00F84F08" w:rsidDel="00BF5BB9">
        <w:t>.</w:t>
      </w:r>
      <w:r w:rsidR="00571C41" w:rsidRPr="00571C41">
        <w:rPr>
          <w:b/>
          <w:bCs/>
          <w:sz w:val="24"/>
        </w:rPr>
        <w:t>]</w:t>
      </w:r>
    </w:p>
    <w:p w14:paraId="5BAF6DE3" w14:textId="5F0C6170" w:rsidR="00925272" w:rsidRDefault="00925272" w:rsidP="00925272">
      <w:pPr>
        <w:pStyle w:val="SubtitleD"/>
      </w:pPr>
      <w:r>
        <w:t xml:space="preserve">How Long Will Prudential Continue to Send </w:t>
      </w:r>
      <w:r w:rsidR="00A80F24" w:rsidRPr="00B37216">
        <w:rPr>
          <w:rFonts w:ascii="Arial" w:hAnsi="Arial" w:cs="Arial"/>
          <w:bCs/>
          <w:color w:val="FF0000"/>
          <w:vertAlign w:val="superscript"/>
        </w:rPr>
        <w:t>CV2</w:t>
      </w:r>
      <w:r w:rsidR="00A07B9B">
        <w:rPr>
          <w:rFonts w:ascii="Arial" w:hAnsi="Arial" w:cs="Arial"/>
          <w:bCs/>
          <w:color w:val="FF0000"/>
          <w:vertAlign w:val="superscript"/>
        </w:rPr>
        <w:t>, 1a</w:t>
      </w:r>
      <w:r w:rsidR="00A80F24" w:rsidRPr="00B37216">
        <w:rPr>
          <w:rFonts w:ascii="Arial" w:hAnsi="Arial" w:cs="Arial"/>
          <w:bCs/>
        </w:rPr>
        <w:t>[</w:t>
      </w:r>
      <w:r w:rsidR="00D60341">
        <w:t>Your</w:t>
      </w:r>
      <w:r w:rsidR="00A80F24">
        <w:t xml:space="preserve"> Employer</w:t>
      </w:r>
      <w:r w:rsidR="00A80F24" w:rsidRPr="00B37216">
        <w:rPr>
          <w:rFonts w:ascii="Arial" w:hAnsi="Arial" w:cs="Arial"/>
        </w:rPr>
        <w:t>]</w:t>
      </w:r>
      <w:r>
        <w:t xml:space="preserve"> Business </w:t>
      </w:r>
      <w:r w:rsidR="00A15C46">
        <w:t xml:space="preserve">Protection </w:t>
      </w:r>
      <w:r>
        <w:t>Benefit</w:t>
      </w:r>
      <w:r w:rsidR="00DD01C9">
        <w:t xml:space="preserve"> Payments</w:t>
      </w:r>
      <w:r>
        <w:t>?</w:t>
      </w:r>
    </w:p>
    <w:p w14:paraId="7417762D" w14:textId="037D71B7" w:rsidR="00925272" w:rsidRPr="00202DB8" w:rsidRDefault="00054E66" w:rsidP="00925272">
      <w:pPr>
        <w:pStyle w:val="2Text"/>
      </w:pPr>
      <w:r>
        <w:t>In a man</w:t>
      </w:r>
      <w:r w:rsidR="00BF7FD7">
        <w:t>ner satisfactory to Prudential, w</w:t>
      </w:r>
      <w:r w:rsidR="00BB157F">
        <w:t>e</w:t>
      </w:r>
      <w:r w:rsidR="00925272">
        <w:t xml:space="preserve"> will send </w:t>
      </w:r>
      <w:r w:rsidR="00500F11" w:rsidRPr="00EB60F1">
        <w:rPr>
          <w:b/>
          <w:color w:val="FF0000"/>
          <w:sz w:val="24"/>
          <w:vertAlign w:val="superscript"/>
        </w:rPr>
        <w:t>1a</w:t>
      </w:r>
      <w:r w:rsidR="00C03753">
        <w:rPr>
          <w:b/>
          <w:color w:val="FF0000"/>
          <w:sz w:val="24"/>
          <w:vertAlign w:val="superscript"/>
        </w:rPr>
        <w:t>, CV2</w:t>
      </w:r>
      <w:r w:rsidR="00571C41" w:rsidRPr="00571C41">
        <w:rPr>
          <w:b/>
          <w:bCs/>
          <w:sz w:val="24"/>
        </w:rPr>
        <w:t>[</w:t>
      </w:r>
      <w:r w:rsidR="00D60341">
        <w:t>Your</w:t>
      </w:r>
      <w:r w:rsidR="00C5714B">
        <w:t xml:space="preserve"> Employer</w:t>
      </w:r>
      <w:r w:rsidR="00571C41" w:rsidRPr="00571C41">
        <w:rPr>
          <w:b/>
          <w:bCs/>
          <w:sz w:val="24"/>
        </w:rPr>
        <w:t>]</w:t>
      </w:r>
      <w:r w:rsidR="00A15C46">
        <w:t xml:space="preserve"> </w:t>
      </w:r>
      <w:r w:rsidR="0001304F">
        <w:t xml:space="preserve">a </w:t>
      </w:r>
      <w:r w:rsidR="000524DC">
        <w:t xml:space="preserve">Business Protection Benefit </w:t>
      </w:r>
      <w:r w:rsidR="00DD01C9">
        <w:t>payment</w:t>
      </w:r>
      <w:r w:rsidR="00925272">
        <w:t xml:space="preserve"> </w:t>
      </w:r>
      <w:r w:rsidR="00975BD2">
        <w:rPr>
          <w:b/>
          <w:color w:val="FF0000"/>
          <w:sz w:val="24"/>
          <w:vertAlign w:val="superscript"/>
        </w:rPr>
        <w:t>1</w:t>
      </w:r>
      <w:r w:rsidR="00571C41" w:rsidRPr="00571C41">
        <w:rPr>
          <w:b/>
          <w:bCs/>
          <w:sz w:val="24"/>
        </w:rPr>
        <w:t>[</w:t>
      </w:r>
      <w:r w:rsidR="00925272">
        <w:t>every month</w:t>
      </w:r>
      <w:r w:rsidR="00571C41" w:rsidRPr="00571C41">
        <w:rPr>
          <w:b/>
          <w:bCs/>
          <w:sz w:val="24"/>
        </w:rPr>
        <w:t>]</w:t>
      </w:r>
      <w:r w:rsidR="00925272" w:rsidRPr="006F5957">
        <w:rPr>
          <w:szCs w:val="16"/>
          <w:vertAlign w:val="superscript"/>
        </w:rPr>
        <w:t xml:space="preserve"> </w:t>
      </w:r>
      <w:r w:rsidR="00925272">
        <w:t>until the first</w:t>
      </w:r>
      <w:r>
        <w:t xml:space="preserve"> </w:t>
      </w:r>
      <w:r w:rsidR="00925272">
        <w:t xml:space="preserve">of the following occurs </w:t>
      </w:r>
      <w:r w:rsidR="00975BD2">
        <w:rPr>
          <w:b/>
          <w:color w:val="FF0000"/>
          <w:sz w:val="24"/>
          <w:vertAlign w:val="superscript"/>
        </w:rPr>
        <w:t>2</w:t>
      </w:r>
      <w:r w:rsidR="00571C41" w:rsidRPr="00571C41">
        <w:rPr>
          <w:b/>
          <w:bCs/>
          <w:sz w:val="24"/>
        </w:rPr>
        <w:t>[</w:t>
      </w:r>
      <w:r w:rsidR="00925272" w:rsidRPr="00202DB8">
        <w:t>:</w:t>
      </w:r>
    </w:p>
    <w:p w14:paraId="431D9EF3" w14:textId="39CFD818" w:rsidR="00925272" w:rsidRDefault="00925272" w:rsidP="00B37216">
      <w:pPr>
        <w:pStyle w:val="BulletD"/>
      </w:pPr>
      <w:r>
        <w:t xml:space="preserve">The date </w:t>
      </w:r>
      <w:r w:rsidR="00831858">
        <w:t>You</w:t>
      </w:r>
      <w:r>
        <w:t xml:space="preserve"> are no longer </w:t>
      </w:r>
      <w:r w:rsidR="00D610AC">
        <w:t>I</w:t>
      </w:r>
      <w:r>
        <w:t xml:space="preserve">nsured under this </w:t>
      </w:r>
      <w:r w:rsidR="001E26DB">
        <w:t>Plan</w:t>
      </w:r>
      <w:r w:rsidRPr="00202DB8">
        <w:t>.</w:t>
      </w:r>
      <w:r>
        <w:t xml:space="preserve"> </w:t>
      </w:r>
    </w:p>
    <w:p w14:paraId="62679AD4" w14:textId="3896E82B" w:rsidR="00925272" w:rsidRDefault="00925272" w:rsidP="00B37216">
      <w:pPr>
        <w:pStyle w:val="BulletD"/>
      </w:pPr>
      <w:r>
        <w:t xml:space="preserve">The date </w:t>
      </w:r>
      <w:r w:rsidR="00831858">
        <w:t>You</w:t>
      </w:r>
      <w:r>
        <w:t xml:space="preserve"> are no longer receiving </w:t>
      </w:r>
      <w:r w:rsidRPr="00DB5840">
        <w:rPr>
          <w:b/>
          <w:color w:val="FF0000"/>
          <w:sz w:val="24"/>
          <w:szCs w:val="24"/>
          <w:vertAlign w:val="superscript"/>
        </w:rPr>
        <w:t>CV1</w:t>
      </w:r>
      <w:r w:rsidR="00571C41" w:rsidRPr="00571C41">
        <w:rPr>
          <w:b/>
          <w:bCs/>
          <w:sz w:val="24"/>
        </w:rPr>
        <w:t>[</w:t>
      </w:r>
      <w:r w:rsidR="00081686">
        <w:t>l</w:t>
      </w:r>
      <w:r>
        <w:t xml:space="preserve">ong </w:t>
      </w:r>
      <w:r w:rsidR="00081686">
        <w:t>t</w:t>
      </w:r>
      <w:r>
        <w:t>erm</w:t>
      </w:r>
      <w:r w:rsidR="00571C41" w:rsidRPr="00571C41">
        <w:rPr>
          <w:b/>
          <w:bCs/>
          <w:sz w:val="24"/>
        </w:rPr>
        <w:t>]</w:t>
      </w:r>
      <w:r>
        <w:t xml:space="preserve"> </w:t>
      </w:r>
      <w:r w:rsidR="00081686">
        <w:t>d</w:t>
      </w:r>
      <w:r>
        <w:t>isability benefits under the Plan.</w:t>
      </w:r>
    </w:p>
    <w:p w14:paraId="3BABACF4" w14:textId="210C9758" w:rsidR="00925272" w:rsidRDefault="00925272" w:rsidP="00B37216">
      <w:pPr>
        <w:pStyle w:val="BulletD"/>
      </w:pPr>
      <w:r>
        <w:t xml:space="preserve">The date </w:t>
      </w:r>
      <w:r w:rsidR="00B70880">
        <w:t xml:space="preserve">Your </w:t>
      </w:r>
      <w:r w:rsidR="00B70880" w:rsidRPr="00EB60F1">
        <w:rPr>
          <w:b/>
          <w:color w:val="FF0000"/>
          <w:sz w:val="24"/>
          <w:vertAlign w:val="superscript"/>
        </w:rPr>
        <w:t>1a</w:t>
      </w:r>
      <w:r w:rsidR="00B70880">
        <w:rPr>
          <w:b/>
          <w:color w:val="FF0000"/>
          <w:sz w:val="24"/>
          <w:vertAlign w:val="superscript"/>
        </w:rPr>
        <w:t>, CV2</w:t>
      </w:r>
      <w:r w:rsidR="00B70880" w:rsidRPr="00571C41">
        <w:rPr>
          <w:b/>
          <w:bCs/>
          <w:sz w:val="24"/>
        </w:rPr>
        <w:t>[</w:t>
      </w:r>
      <w:r w:rsidR="00B70880">
        <w:t>Employer</w:t>
      </w:r>
      <w:r w:rsidR="00B70880" w:rsidRPr="00571C41">
        <w:rPr>
          <w:b/>
          <w:bCs/>
          <w:sz w:val="24"/>
        </w:rPr>
        <w:t>]</w:t>
      </w:r>
      <w:r w:rsidR="00B70880">
        <w:t xml:space="preserve"> has been paid </w:t>
      </w:r>
      <w:r w:rsidR="00B70880">
        <w:rPr>
          <w:b/>
          <w:color w:val="FF0000"/>
          <w:sz w:val="24"/>
          <w:vertAlign w:val="superscript"/>
        </w:rPr>
        <w:t>7</w:t>
      </w:r>
      <w:r w:rsidR="003A7C1C">
        <w:rPr>
          <w:b/>
          <w:color w:val="FF0000"/>
          <w:sz w:val="24"/>
          <w:vertAlign w:val="superscript"/>
        </w:rPr>
        <w:t>a</w:t>
      </w:r>
      <w:r w:rsidR="00B70880" w:rsidRPr="001935DA">
        <w:rPr>
          <w:b/>
          <w:sz w:val="24"/>
        </w:rPr>
        <w:t>[</w:t>
      </w:r>
      <w:r w:rsidR="00B70880" w:rsidRPr="00B37216">
        <w:t>$1,000 to unlimited</w:t>
      </w:r>
      <w:r w:rsidR="00B70880" w:rsidRPr="00571C41">
        <w:rPr>
          <w:b/>
          <w:bCs/>
          <w:sz w:val="24"/>
        </w:rPr>
        <w:t>]</w:t>
      </w:r>
      <w:r w:rsidR="00B70880">
        <w:rPr>
          <w:b/>
          <w:bCs/>
          <w:sz w:val="24"/>
        </w:rPr>
        <w:t xml:space="preserve"> </w:t>
      </w:r>
      <w:r w:rsidR="00B70880">
        <w:t>in Business Protection Benefit Payments</w:t>
      </w:r>
      <w:r>
        <w:t>.</w:t>
      </w:r>
    </w:p>
    <w:p w14:paraId="4416E2BC" w14:textId="1055800F" w:rsidR="00925272" w:rsidRPr="00202DB8" w:rsidRDefault="00925272" w:rsidP="00B37216">
      <w:pPr>
        <w:pStyle w:val="BulletD"/>
      </w:pPr>
      <w:r>
        <w:t xml:space="preserve">The date </w:t>
      </w:r>
      <w:r w:rsidR="00831858">
        <w:t>You</w:t>
      </w:r>
      <w:r>
        <w:t xml:space="preserve"> die.</w:t>
      </w:r>
    </w:p>
    <w:p w14:paraId="3D0514D2" w14:textId="3FA84C06" w:rsidR="00925272" w:rsidRDefault="00925272" w:rsidP="00B37216">
      <w:pPr>
        <w:pStyle w:val="BulletD"/>
      </w:pPr>
      <w:r>
        <w:t xml:space="preserve">When </w:t>
      </w:r>
      <w:r w:rsidR="00831858">
        <w:t>You</w:t>
      </w:r>
      <w:r>
        <w:t xml:space="preserve"> have </w:t>
      </w:r>
      <w:r w:rsidR="00A142A0">
        <w:t>been paid</w:t>
      </w:r>
      <w:r>
        <w:t xml:space="preserve"> </w:t>
      </w:r>
      <w:r w:rsidR="007A5A6D">
        <w:rPr>
          <w:b/>
          <w:color w:val="FF0000"/>
          <w:sz w:val="24"/>
          <w:vertAlign w:val="superscript"/>
        </w:rPr>
        <w:t>7</w:t>
      </w:r>
      <w:r w:rsidR="00571C41" w:rsidRPr="00571C41">
        <w:rPr>
          <w:b/>
          <w:bCs/>
          <w:sz w:val="24"/>
        </w:rPr>
        <w:t>[</w:t>
      </w:r>
      <w:r>
        <w:t xml:space="preserve">1 to </w:t>
      </w:r>
      <w:r w:rsidR="00F920A0">
        <w:t>36</w:t>
      </w:r>
      <w:r>
        <w:t xml:space="preserve"> months</w:t>
      </w:r>
      <w:r w:rsidR="00571C41" w:rsidRPr="00571C41">
        <w:rPr>
          <w:b/>
          <w:bCs/>
          <w:sz w:val="24"/>
        </w:rPr>
        <w:t>]</w:t>
      </w:r>
      <w:r>
        <w:t xml:space="preserve"> of </w:t>
      </w:r>
      <w:r w:rsidR="000524DC">
        <w:t>B</w:t>
      </w:r>
      <w:r w:rsidR="000524DC" w:rsidRPr="00256DB5">
        <w:t xml:space="preserve">usiness </w:t>
      </w:r>
      <w:r w:rsidR="000524DC">
        <w:t>Protection</w:t>
      </w:r>
      <w:r w:rsidR="000524DC" w:rsidDel="00D610AC">
        <w:t xml:space="preserve"> </w:t>
      </w:r>
      <w:r w:rsidR="000524DC">
        <w:t>B</w:t>
      </w:r>
      <w:r w:rsidR="000524DC" w:rsidRPr="00256DB5">
        <w:t>enefit</w:t>
      </w:r>
      <w:r w:rsidR="000524DC">
        <w:t xml:space="preserve"> </w:t>
      </w:r>
      <w:r w:rsidR="007F0495">
        <w:t>payments</w:t>
      </w:r>
      <w:r>
        <w:t>.</w:t>
      </w:r>
    </w:p>
    <w:p w14:paraId="15B7D5D6" w14:textId="15E6662D" w:rsidR="00C3544F" w:rsidRDefault="00E43D8F" w:rsidP="00B37216">
      <w:pPr>
        <w:pStyle w:val="BulletD"/>
      </w:pPr>
      <w:r>
        <w:t xml:space="preserve">When </w:t>
      </w:r>
      <w:r w:rsidR="00D60341">
        <w:t>Your</w:t>
      </w:r>
      <w:r>
        <w:t xml:space="preserve"> </w:t>
      </w:r>
      <w:r w:rsidR="00C03753" w:rsidRPr="00EB60F1">
        <w:rPr>
          <w:b/>
          <w:color w:val="FF0000"/>
          <w:sz w:val="24"/>
          <w:vertAlign w:val="superscript"/>
        </w:rPr>
        <w:t>1a</w:t>
      </w:r>
      <w:r w:rsidR="00C03753">
        <w:rPr>
          <w:b/>
          <w:color w:val="FF0000"/>
          <w:sz w:val="24"/>
          <w:vertAlign w:val="superscript"/>
        </w:rPr>
        <w:t>, CV2</w:t>
      </w:r>
      <w:r w:rsidR="00571C41" w:rsidRPr="00571C41">
        <w:rPr>
          <w:b/>
          <w:bCs/>
          <w:sz w:val="24"/>
        </w:rPr>
        <w:t>[</w:t>
      </w:r>
      <w:r>
        <w:t>Employer</w:t>
      </w:r>
      <w:r w:rsidR="00571C41" w:rsidRPr="00571C41">
        <w:rPr>
          <w:b/>
          <w:bCs/>
          <w:sz w:val="24"/>
        </w:rPr>
        <w:t>]</w:t>
      </w:r>
      <w:r>
        <w:t xml:space="preserve"> has </w:t>
      </w:r>
      <w:r w:rsidR="00A142A0">
        <w:t>been paid</w:t>
      </w:r>
      <w:r>
        <w:t xml:space="preserve"> </w:t>
      </w:r>
      <w:r>
        <w:rPr>
          <w:b/>
          <w:color w:val="FF0000"/>
          <w:sz w:val="24"/>
          <w:vertAlign w:val="superscript"/>
        </w:rPr>
        <w:t>7</w:t>
      </w:r>
      <w:r w:rsidR="00571C41" w:rsidRPr="00571C41">
        <w:rPr>
          <w:b/>
          <w:bCs/>
          <w:sz w:val="24"/>
        </w:rPr>
        <w:t>[</w:t>
      </w:r>
      <w:r>
        <w:t>1 to 36 months</w:t>
      </w:r>
      <w:r w:rsidR="00571C41" w:rsidRPr="00571C41">
        <w:rPr>
          <w:b/>
          <w:bCs/>
          <w:sz w:val="24"/>
        </w:rPr>
        <w:t>]</w:t>
      </w:r>
      <w:r>
        <w:t xml:space="preserve"> of </w:t>
      </w:r>
      <w:r w:rsidR="0026625A">
        <w:t xml:space="preserve">Business Protection </w:t>
      </w:r>
      <w:r w:rsidR="000524DC">
        <w:t>B</w:t>
      </w:r>
      <w:r w:rsidRPr="00256DB5">
        <w:t>enefit</w:t>
      </w:r>
      <w:r w:rsidR="005E34B4">
        <w:t xml:space="preserve"> payment</w:t>
      </w:r>
      <w:r>
        <w:t>s.</w:t>
      </w:r>
    </w:p>
    <w:p w14:paraId="252929DE" w14:textId="457C3F3B" w:rsidR="00925272" w:rsidRDefault="00925272" w:rsidP="00B37216">
      <w:pPr>
        <w:pStyle w:val="BulletD"/>
      </w:pPr>
      <w:r>
        <w:t xml:space="preserve">The date </w:t>
      </w:r>
      <w:r w:rsidR="00831858">
        <w:t>You</w:t>
      </w:r>
      <w:r>
        <w:t xml:space="preserve"> are no longer </w:t>
      </w:r>
      <w:r w:rsidR="00167306" w:rsidRPr="00987A39">
        <w:t>Disabled</w:t>
      </w:r>
      <w:r w:rsidR="00167306" w:rsidRPr="003E450C">
        <w:t xml:space="preserve"> </w:t>
      </w:r>
      <w:r>
        <w:t xml:space="preserve">under the terms of the </w:t>
      </w:r>
      <w:r w:rsidR="00985B0E">
        <w:t>Plan</w:t>
      </w:r>
      <w:r>
        <w:t>.</w:t>
      </w:r>
    </w:p>
    <w:p w14:paraId="5281ACB1" w14:textId="3063BF97" w:rsidR="00E135DC" w:rsidRDefault="00E135DC" w:rsidP="00E135DC">
      <w:pPr>
        <w:pStyle w:val="BulletD"/>
      </w:pPr>
      <w:r>
        <w:t>The date You refuse to be examined by Doctors, other medical practitioners or vocational experts of Our choice.</w:t>
      </w:r>
    </w:p>
    <w:p w14:paraId="6A3C6551" w14:textId="2B51427C" w:rsidR="00E135DC" w:rsidRPr="00DB6525" w:rsidRDefault="00E135DC" w:rsidP="00C8009F">
      <w:pPr>
        <w:pStyle w:val="BulletD"/>
        <w:rPr>
          <w:b/>
          <w:sz w:val="24"/>
        </w:rPr>
      </w:pPr>
      <w:r>
        <w:t>The date You refuse to be interviewed by an authorized Prudential representative.</w:t>
      </w:r>
    </w:p>
    <w:p w14:paraId="252CF289" w14:textId="6EA4A9C5" w:rsidR="00925272" w:rsidRDefault="00925272" w:rsidP="00B37216">
      <w:pPr>
        <w:pStyle w:val="BulletD"/>
      </w:pPr>
      <w:r>
        <w:t xml:space="preserve">The date </w:t>
      </w:r>
      <w:r w:rsidR="00831858">
        <w:t>You</w:t>
      </w:r>
      <w:r>
        <w:t xml:space="preserve"> fail to submit</w:t>
      </w:r>
      <w:r w:rsidR="002375B8" w:rsidRPr="002375B8">
        <w:t xml:space="preserve"> </w:t>
      </w:r>
      <w:r w:rsidR="002375B8">
        <w:t>satisfactory</w:t>
      </w:r>
      <w:r>
        <w:t xml:space="preserve"> proof of </w:t>
      </w:r>
      <w:r w:rsidR="00D60341">
        <w:t>Your</w:t>
      </w:r>
      <w:r>
        <w:t xml:space="preserve"> </w:t>
      </w:r>
      <w:r w:rsidR="00FF5545">
        <w:t>Disability</w:t>
      </w:r>
      <w:r>
        <w:t xml:space="preserve"> to Prudential.</w:t>
      </w:r>
      <w:r w:rsidR="00571C41" w:rsidRPr="00571C41">
        <w:rPr>
          <w:b/>
          <w:bCs/>
          <w:sz w:val="24"/>
        </w:rPr>
        <w:t>]</w:t>
      </w:r>
    </w:p>
    <w:p w14:paraId="53474A8E" w14:textId="7EAA0AD9" w:rsidR="00163F77" w:rsidRPr="00BF4DA9" w:rsidRDefault="00163F77" w:rsidP="00987A39">
      <w:pPr>
        <w:pStyle w:val="1Text"/>
        <w:ind w:left="432"/>
      </w:pPr>
      <w:r>
        <w:rPr>
          <w:b/>
          <w:bCs/>
          <w:color w:val="FF0000"/>
          <w:sz w:val="24"/>
          <w:szCs w:val="24"/>
          <w:vertAlign w:val="superscript"/>
        </w:rPr>
        <w:t>8</w:t>
      </w:r>
      <w:r w:rsidR="00571C41" w:rsidRPr="00571C41">
        <w:rPr>
          <w:b/>
          <w:bCs/>
          <w:sz w:val="24"/>
        </w:rPr>
        <w:t>[</w:t>
      </w:r>
      <w:r w:rsidRPr="00BF4DA9">
        <w:t>If there is an overpayment due to Prudential</w:t>
      </w:r>
      <w:r w:rsidR="005F62D3" w:rsidRPr="005F62D3">
        <w:t xml:space="preserve"> </w:t>
      </w:r>
      <w:r w:rsidR="005F62D3">
        <w:t xml:space="preserve">for any </w:t>
      </w:r>
      <w:r w:rsidR="009656B7">
        <w:t xml:space="preserve">Prudential </w:t>
      </w:r>
      <w:r w:rsidR="005F62D3">
        <w:t>claim</w:t>
      </w:r>
      <w:r w:rsidRPr="00BF4DA9">
        <w:t xml:space="preserve">, Prudential may apply </w:t>
      </w:r>
      <w:r w:rsidR="00CB076A">
        <w:t>the</w:t>
      </w:r>
      <w:r w:rsidRPr="00BF4DA9">
        <w:t xml:space="preserve"> </w:t>
      </w:r>
      <w:r w:rsidR="00D2757A">
        <w:t>Business Protection</w:t>
      </w:r>
      <w:r w:rsidR="00D2757A" w:rsidRPr="00BF4DA9">
        <w:t xml:space="preserve"> </w:t>
      </w:r>
      <w:r w:rsidR="00D2757A">
        <w:t>B</w:t>
      </w:r>
      <w:r w:rsidR="00D2757A" w:rsidRPr="00BF4DA9">
        <w:t xml:space="preserve">enefit </w:t>
      </w:r>
      <w:r w:rsidRPr="00BF4DA9">
        <w:t>payment toward any outstanding overpayment.</w:t>
      </w:r>
      <w:r w:rsidR="00571C41" w:rsidRPr="00571C41">
        <w:rPr>
          <w:b/>
          <w:bCs/>
          <w:sz w:val="24"/>
        </w:rPr>
        <w:t>]</w:t>
      </w:r>
    </w:p>
    <w:p w14:paraId="242113E7" w14:textId="0CA7360F" w:rsidR="00163F77" w:rsidRDefault="00163F77">
      <w:pPr>
        <w:pStyle w:val="1Text"/>
        <w:ind w:left="432"/>
        <w:sectPr w:rsidR="00163F77" w:rsidSect="006A5D9B">
          <w:footerReference w:type="default" r:id="rId65"/>
          <w:type w:val="continuous"/>
          <w:pgSz w:w="12240" w:h="15840" w:code="1"/>
          <w:pgMar w:top="1440" w:right="1627" w:bottom="1800" w:left="1627" w:header="720" w:footer="720" w:gutter="0"/>
          <w:cols w:space="720"/>
        </w:sectPr>
      </w:pPr>
    </w:p>
    <w:p w14:paraId="10102EED" w14:textId="6F9D823E" w:rsidR="007A7564" w:rsidRPr="00202DB8" w:rsidRDefault="001A5029" w:rsidP="007A7564">
      <w:pPr>
        <w:pStyle w:val="TitleD"/>
        <w:rPr>
          <w:bCs/>
        </w:rPr>
      </w:pPr>
      <w:r w:rsidRPr="00DB6525">
        <w:rPr>
          <w:rFonts w:ascii="Arial" w:hAnsi="Arial" w:cs="Arial"/>
          <w:color w:val="FF0000"/>
          <w:sz w:val="24"/>
          <w:szCs w:val="24"/>
          <w:vertAlign w:val="superscript"/>
        </w:rPr>
        <w:lastRenderedPageBreak/>
        <w:t>CV1</w:t>
      </w:r>
      <w:r w:rsidR="00571C41" w:rsidRPr="00DB6525">
        <w:rPr>
          <w:rFonts w:ascii="Arial" w:hAnsi="Arial" w:cs="Arial"/>
          <w:szCs w:val="36"/>
        </w:rPr>
        <w:t>[</w:t>
      </w:r>
      <w:r w:rsidR="007A7564">
        <w:rPr>
          <w:bCs/>
        </w:rPr>
        <w:t>Long</w:t>
      </w:r>
      <w:r w:rsidR="007A7564" w:rsidRPr="00202DB8">
        <w:rPr>
          <w:bCs/>
        </w:rPr>
        <w:t xml:space="preserve"> Term</w:t>
      </w:r>
      <w:r w:rsidR="00571C41" w:rsidRPr="00DB6525">
        <w:rPr>
          <w:rFonts w:ascii="Arial" w:hAnsi="Arial" w:cs="Arial"/>
          <w:szCs w:val="36"/>
        </w:rPr>
        <w:t>]</w:t>
      </w:r>
      <w:r w:rsidR="007A7564" w:rsidRPr="00202DB8">
        <w:rPr>
          <w:bCs/>
        </w:rPr>
        <w:t xml:space="preserve"> Disability Coverage – </w:t>
      </w:r>
      <w:r>
        <w:rPr>
          <w:bCs/>
        </w:rPr>
        <w:t>Retro Disability Benefit</w:t>
      </w:r>
    </w:p>
    <w:p w14:paraId="57E4E661" w14:textId="43CB8F97" w:rsidR="007A7564" w:rsidRPr="00202DB8" w:rsidRDefault="007A7564" w:rsidP="007A7564">
      <w:pPr>
        <w:pStyle w:val="SubtitleD"/>
      </w:pPr>
      <w:bookmarkStart w:id="624" w:name="LTD_Retro_Benefit"/>
      <w:bookmarkEnd w:id="624"/>
      <w:r>
        <w:t>RETRO DISABI</w:t>
      </w:r>
      <w:r w:rsidR="00E12C4A">
        <w:t>LI</w:t>
      </w:r>
      <w:r>
        <w:t xml:space="preserve">TY BENEFIT </w:t>
      </w:r>
    </w:p>
    <w:p w14:paraId="0366FE7E" w14:textId="53DE9EBF" w:rsidR="007A7564" w:rsidRPr="00202DB8" w:rsidRDefault="007A7564" w:rsidP="004B39F9">
      <w:pPr>
        <w:pStyle w:val="1Text"/>
        <w:ind w:left="432"/>
      </w:pPr>
      <w:r w:rsidRPr="00202DB8">
        <w:t xml:space="preserve">The </w:t>
      </w:r>
      <w:r w:rsidR="00081686" w:rsidRPr="00B37216">
        <w:t>R</w:t>
      </w:r>
      <w:r w:rsidRPr="00B37216">
        <w:t xml:space="preserve">etro </w:t>
      </w:r>
      <w:r w:rsidR="00081686" w:rsidRPr="00B37216">
        <w:t>D</w:t>
      </w:r>
      <w:r w:rsidRPr="00B37216">
        <w:t>isability</w:t>
      </w:r>
      <w:r w:rsidRPr="003F1678">
        <w:t xml:space="preserve"> </w:t>
      </w:r>
      <w:r w:rsidR="00B035C0">
        <w:t>B</w:t>
      </w:r>
      <w:r w:rsidRPr="003F1678">
        <w:t>enefit</w:t>
      </w:r>
      <w:r w:rsidR="005E34B4">
        <w:t xml:space="preserve"> </w:t>
      </w:r>
      <w:r>
        <w:t xml:space="preserve">applies to </w:t>
      </w:r>
      <w:r w:rsidR="00D60341">
        <w:t>Your</w:t>
      </w:r>
      <w:r>
        <w:t xml:space="preserve"> </w:t>
      </w:r>
      <w:r w:rsidR="00237908" w:rsidRPr="00987A39">
        <w:rPr>
          <w:b/>
          <w:color w:val="FF0000"/>
          <w:sz w:val="24"/>
          <w:vertAlign w:val="superscript"/>
        </w:rPr>
        <w:t>CV1</w:t>
      </w:r>
      <w:r w:rsidR="00571C41" w:rsidRPr="00571C41">
        <w:rPr>
          <w:b/>
          <w:bCs/>
          <w:sz w:val="24"/>
        </w:rPr>
        <w:t>[</w:t>
      </w:r>
      <w:r w:rsidR="00081686">
        <w:t>l</w:t>
      </w:r>
      <w:r>
        <w:t>ong</w:t>
      </w:r>
      <w:r w:rsidRPr="00202DB8">
        <w:t xml:space="preserve"> </w:t>
      </w:r>
      <w:r w:rsidR="00081686">
        <w:t>t</w:t>
      </w:r>
      <w:r w:rsidRPr="00202DB8">
        <w:t>erm</w:t>
      </w:r>
      <w:r w:rsidR="00571C41" w:rsidRPr="00571C41">
        <w:rPr>
          <w:b/>
          <w:bCs/>
          <w:sz w:val="24"/>
        </w:rPr>
        <w:t>]</w:t>
      </w:r>
      <w:r w:rsidRPr="00202DB8">
        <w:t xml:space="preserve"> </w:t>
      </w:r>
      <w:r w:rsidR="00081686">
        <w:t>d</w:t>
      </w:r>
      <w:r w:rsidR="005E34B4">
        <w:t>i</w:t>
      </w:r>
      <w:r w:rsidRPr="00202DB8">
        <w:t xml:space="preserve">sability coverage. It is available to </w:t>
      </w:r>
      <w:r w:rsidR="00831858">
        <w:t>You</w:t>
      </w:r>
      <w:r w:rsidRPr="00202DB8">
        <w:t xml:space="preserve"> only when </w:t>
      </w:r>
      <w:r w:rsidR="00831858">
        <w:t>You</w:t>
      </w:r>
      <w:r w:rsidR="00514CCC" w:rsidRPr="00514CCC">
        <w:t xml:space="preserve"> </w:t>
      </w:r>
      <w:r w:rsidR="00514CCC">
        <w:t xml:space="preserve">demonstrate satisfactory to Prudential that </w:t>
      </w:r>
      <w:r w:rsidR="00831858">
        <w:t>You</w:t>
      </w:r>
      <w:r w:rsidRPr="00202DB8">
        <w:t xml:space="preserve"> meet the below conditions:</w:t>
      </w:r>
    </w:p>
    <w:p w14:paraId="7135238B" w14:textId="187D114C" w:rsidR="00A46971" w:rsidRPr="0051038D" w:rsidRDefault="00781A2E" w:rsidP="00B37216">
      <w:pPr>
        <w:pStyle w:val="BulletD"/>
      </w:pPr>
      <w:r w:rsidRPr="007B1C3B">
        <w:rPr>
          <w:b/>
          <w:color w:val="FF0000"/>
          <w:sz w:val="24"/>
          <w:vertAlign w:val="superscript"/>
        </w:rPr>
        <w:t>1</w:t>
      </w:r>
      <w:r w:rsidR="00D707D9" w:rsidRPr="00D707D9">
        <w:rPr>
          <w:b/>
          <w:sz w:val="24"/>
        </w:rPr>
        <w:t>[</w:t>
      </w:r>
      <w:r w:rsidR="00831858" w:rsidRPr="007B1C3B">
        <w:t>You</w:t>
      </w:r>
      <w:r w:rsidR="007A7564">
        <w:t xml:space="preserve"> are receiving </w:t>
      </w:r>
      <w:r w:rsidR="00FE24F3" w:rsidRPr="007B1C3B">
        <w:rPr>
          <w:b/>
          <w:color w:val="FF0000"/>
          <w:sz w:val="24"/>
          <w:vertAlign w:val="superscript"/>
        </w:rPr>
        <w:t>CV1</w:t>
      </w:r>
      <w:r w:rsidR="00571C41" w:rsidRPr="007B1C3B">
        <w:rPr>
          <w:b/>
          <w:bCs/>
          <w:sz w:val="24"/>
        </w:rPr>
        <w:t>[</w:t>
      </w:r>
      <w:r w:rsidR="00682FF3">
        <w:t>l</w:t>
      </w:r>
      <w:r w:rsidR="007A7564">
        <w:t>ong term</w:t>
      </w:r>
      <w:r w:rsidR="00571C41" w:rsidRPr="007B1C3B">
        <w:rPr>
          <w:b/>
          <w:bCs/>
          <w:sz w:val="24"/>
        </w:rPr>
        <w:t>]</w:t>
      </w:r>
      <w:r w:rsidR="007A7564">
        <w:t xml:space="preserve"> disability benefits und</w:t>
      </w:r>
      <w:r w:rsidR="007A7564" w:rsidRPr="0051038D">
        <w:t xml:space="preserve">er the </w:t>
      </w:r>
      <w:r w:rsidR="00985B0E" w:rsidRPr="0051038D">
        <w:t>Plan</w:t>
      </w:r>
      <w:r w:rsidR="007A7564" w:rsidRPr="0051038D">
        <w:t>; and</w:t>
      </w:r>
    </w:p>
    <w:p w14:paraId="5ECBA401" w14:textId="3C231FDB" w:rsidR="007A7564" w:rsidRPr="006F5957" w:rsidRDefault="00831858" w:rsidP="00B37216">
      <w:pPr>
        <w:pStyle w:val="BulletD"/>
        <w:rPr>
          <w:szCs w:val="16"/>
        </w:rPr>
      </w:pPr>
      <w:r w:rsidRPr="0051038D">
        <w:t>You</w:t>
      </w:r>
      <w:r w:rsidR="007A7564" w:rsidRPr="0051038D">
        <w:t xml:space="preserve"> have </w:t>
      </w:r>
      <w:r w:rsidR="007A7564">
        <w:t xml:space="preserve">a </w:t>
      </w:r>
      <w:r w:rsidR="0012733C" w:rsidRPr="00B37216">
        <w:rPr>
          <w:rFonts w:ascii="Helvetica" w:hAnsi="Helvetica"/>
          <w:bCs/>
          <w:iCs/>
        </w:rPr>
        <w:t>R</w:t>
      </w:r>
      <w:r w:rsidR="007A7564" w:rsidRPr="00B37216">
        <w:rPr>
          <w:rFonts w:ascii="Helvetica" w:hAnsi="Helvetica"/>
          <w:bCs/>
          <w:iCs/>
        </w:rPr>
        <w:t xml:space="preserve">etro </w:t>
      </w:r>
      <w:r w:rsidR="0012733C" w:rsidRPr="00B37216">
        <w:rPr>
          <w:rFonts w:ascii="Helvetica" w:hAnsi="Helvetica"/>
          <w:bCs/>
          <w:iCs/>
        </w:rPr>
        <w:t>D</w:t>
      </w:r>
      <w:r w:rsidR="007A7564" w:rsidRPr="00B37216">
        <w:rPr>
          <w:rFonts w:ascii="Helvetica" w:hAnsi="Helvetica"/>
          <w:bCs/>
          <w:iCs/>
        </w:rPr>
        <w:t>isability</w:t>
      </w:r>
      <w:r w:rsidR="007A7564">
        <w:t xml:space="preserve"> that was due to the same Sickness or Injury that caused </w:t>
      </w:r>
      <w:r w:rsidR="00D60341">
        <w:t>Your</w:t>
      </w:r>
      <w:r w:rsidR="007A7564">
        <w:t xml:space="preserve"> </w:t>
      </w:r>
      <w:r w:rsidR="000356CF">
        <w:t>D</w:t>
      </w:r>
      <w:r w:rsidR="00081686">
        <w:t>isability</w:t>
      </w:r>
      <w:r w:rsidR="007A7564">
        <w:t>.</w:t>
      </w:r>
      <w:r w:rsidR="00571C41" w:rsidRPr="007B1C3B">
        <w:rPr>
          <w:b/>
          <w:bCs/>
          <w:sz w:val="24"/>
        </w:rPr>
        <w:t>]</w:t>
      </w:r>
    </w:p>
    <w:p w14:paraId="474BD2B1" w14:textId="0B45087F" w:rsidR="007A7564" w:rsidRPr="00202DB8" w:rsidRDefault="007A7564" w:rsidP="007A7564">
      <w:pPr>
        <w:pStyle w:val="SubtitleD"/>
      </w:pPr>
      <w:r w:rsidRPr="00202DB8">
        <w:t xml:space="preserve">What </w:t>
      </w:r>
      <w:r w:rsidR="004F6592">
        <w:t>I</w:t>
      </w:r>
      <w:r w:rsidRPr="00202DB8">
        <w:t xml:space="preserve">nformation Is Needed as Proof of </w:t>
      </w:r>
      <w:r w:rsidR="00D60341">
        <w:t>Your</w:t>
      </w:r>
      <w:r w:rsidRPr="00202DB8">
        <w:t xml:space="preserve"> </w:t>
      </w:r>
      <w:r>
        <w:t>Retro Disability Benefit?</w:t>
      </w:r>
    </w:p>
    <w:p w14:paraId="42DEB036" w14:textId="62250A96" w:rsidR="007A7564" w:rsidRPr="007D7A22" w:rsidRDefault="007A7564" w:rsidP="007A7564">
      <w:pPr>
        <w:pStyle w:val="2Text"/>
      </w:pPr>
      <w:r>
        <w:t>You</w:t>
      </w:r>
      <w:r w:rsidR="00BC5846" w:rsidDel="00925414">
        <w:t xml:space="preserve"> </w:t>
      </w:r>
      <w:r>
        <w:t>must provide</w:t>
      </w:r>
      <w:r w:rsidR="00B4405B">
        <w:t xml:space="preserve"> </w:t>
      </w:r>
      <w:r w:rsidR="00B277B8">
        <w:t xml:space="preserve">to Prudential </w:t>
      </w:r>
      <w:r w:rsidR="00B4405B">
        <w:t>satisfactory</w:t>
      </w:r>
      <w:r>
        <w:t xml:space="preserve"> proof</w:t>
      </w:r>
      <w:r w:rsidR="00B277B8">
        <w:t xml:space="preserve"> of </w:t>
      </w:r>
      <w:r w:rsidR="00D60341">
        <w:t>Your</w:t>
      </w:r>
      <w:r>
        <w:t xml:space="preserve"> claim that </w:t>
      </w:r>
      <w:r w:rsidR="00831858">
        <w:t>You</w:t>
      </w:r>
      <w:r>
        <w:t xml:space="preserve"> have a </w:t>
      </w:r>
      <w:r w:rsidR="00DA38BF">
        <w:t>R</w:t>
      </w:r>
      <w:r>
        <w:t xml:space="preserve">etro </w:t>
      </w:r>
      <w:r w:rsidR="00DA38BF">
        <w:t>Disability</w:t>
      </w:r>
      <w:r>
        <w:t xml:space="preserve"> </w:t>
      </w:r>
      <w:r w:rsidR="00783FF9" w:rsidRPr="00B37216">
        <w:rPr>
          <w:b/>
          <w:color w:val="FF0000"/>
          <w:sz w:val="24"/>
          <w:szCs w:val="24"/>
          <w:vertAlign w:val="superscript"/>
        </w:rPr>
        <w:t>5</w:t>
      </w:r>
      <w:r w:rsidR="00571C41" w:rsidRPr="00571C41">
        <w:rPr>
          <w:b/>
          <w:bCs/>
          <w:sz w:val="24"/>
        </w:rPr>
        <w:t>[</w:t>
      </w:r>
      <w:r>
        <w:t xml:space="preserve">, including certification </w:t>
      </w:r>
      <w:r w:rsidR="0002544B">
        <w:t xml:space="preserve">for </w:t>
      </w:r>
      <w:r w:rsidR="00D60341">
        <w:t>Your</w:t>
      </w:r>
      <w:r w:rsidR="0002544B">
        <w:t xml:space="preserve"> </w:t>
      </w:r>
      <w:r w:rsidR="0014317A">
        <w:t>H</w:t>
      </w:r>
      <w:r w:rsidR="0002544B">
        <w:t xml:space="preserve">ospital </w:t>
      </w:r>
      <w:r w:rsidR="0014317A">
        <w:t>C</w:t>
      </w:r>
      <w:r w:rsidR="0002544B">
        <w:t xml:space="preserve">onfinement </w:t>
      </w:r>
      <w:r>
        <w:t xml:space="preserve">by </w:t>
      </w:r>
      <w:r w:rsidR="00DA38BF" w:rsidRPr="00987A39">
        <w:rPr>
          <w:b/>
          <w:bCs/>
          <w:color w:val="FF0000"/>
          <w:sz w:val="24"/>
          <w:szCs w:val="24"/>
          <w:vertAlign w:val="superscript"/>
        </w:rPr>
        <w:t>3</w:t>
      </w:r>
      <w:r w:rsidR="00571C41" w:rsidRPr="001935DA">
        <w:rPr>
          <w:b/>
          <w:sz w:val="24"/>
          <w:szCs w:val="24"/>
        </w:rPr>
        <w:t>[</w:t>
      </w:r>
      <w:r w:rsidR="00D60341">
        <w:t>Your</w:t>
      </w:r>
      <w:r>
        <w:t xml:space="preserve"> Doctor</w:t>
      </w:r>
      <w:r w:rsidR="00571C41" w:rsidRPr="00571C41">
        <w:rPr>
          <w:b/>
          <w:bCs/>
          <w:sz w:val="24"/>
        </w:rPr>
        <w:t>]</w:t>
      </w:r>
      <w:r>
        <w:t>,</w:t>
      </w:r>
      <w:r w:rsidR="00571C41" w:rsidRPr="00571C41">
        <w:rPr>
          <w:b/>
          <w:bCs/>
          <w:sz w:val="24"/>
        </w:rPr>
        <w:t>]</w:t>
      </w:r>
      <w:r>
        <w:rPr>
          <w:b/>
        </w:rPr>
        <w:t xml:space="preserve"> </w:t>
      </w:r>
      <w:r w:rsidR="006C4FD8" w:rsidRPr="00B37216">
        <w:rPr>
          <w:b/>
          <w:color w:val="FF0000"/>
          <w:sz w:val="24"/>
          <w:szCs w:val="24"/>
          <w:vertAlign w:val="superscript"/>
        </w:rPr>
        <w:t>6</w:t>
      </w:r>
      <w:r w:rsidR="00571C41" w:rsidRPr="001935DA">
        <w:rPr>
          <w:b/>
          <w:sz w:val="24"/>
          <w:szCs w:val="28"/>
        </w:rPr>
        <w:t>[</w:t>
      </w:r>
      <w:r>
        <w:t xml:space="preserve">within </w:t>
      </w:r>
      <w:r w:rsidR="006C4FD8" w:rsidRPr="00987A39">
        <w:rPr>
          <w:rFonts w:cs="Arial"/>
          <w:b/>
          <w:color w:val="FF0000"/>
          <w:sz w:val="24"/>
          <w:vertAlign w:val="superscript"/>
        </w:rPr>
        <w:t>6a</w:t>
      </w:r>
      <w:r w:rsidR="00571C41" w:rsidRPr="00571C41">
        <w:rPr>
          <w:b/>
          <w:bCs/>
          <w:sz w:val="24"/>
        </w:rPr>
        <w:t>[</w:t>
      </w:r>
      <w:r>
        <w:t>90</w:t>
      </w:r>
      <w:r w:rsidR="00921B96">
        <w:t xml:space="preserve"> </w:t>
      </w:r>
      <w:r w:rsidR="00F06BCE">
        <w:t>–</w:t>
      </w:r>
      <w:r w:rsidR="00921B96">
        <w:t xml:space="preserve"> 180</w:t>
      </w:r>
      <w:r>
        <w:t xml:space="preserve"> days</w:t>
      </w:r>
      <w:r w:rsidR="00571C41" w:rsidRPr="00571C41">
        <w:rPr>
          <w:b/>
          <w:bCs/>
          <w:sz w:val="24"/>
        </w:rPr>
        <w:t>]</w:t>
      </w:r>
      <w:r>
        <w:t xml:space="preserve"> following the date </w:t>
      </w:r>
      <w:r w:rsidR="00831858">
        <w:t>You</w:t>
      </w:r>
      <w:r>
        <w:t xml:space="preserve"> complete th</w:t>
      </w:r>
      <w:r w:rsidR="004B4CCD">
        <w:t>is Plan</w:t>
      </w:r>
      <w:r w:rsidR="00BC66E3">
        <w:t>’</w:t>
      </w:r>
      <w:r w:rsidR="004B4CCD">
        <w:t>s</w:t>
      </w:r>
      <w:r>
        <w:t xml:space="preserve"> </w:t>
      </w:r>
      <w:r w:rsidR="00DB3F54" w:rsidRPr="00987A39">
        <w:t xml:space="preserve">Elimination </w:t>
      </w:r>
      <w:commentRangeStart w:id="625"/>
      <w:commentRangeStart w:id="626"/>
      <w:r w:rsidR="00DB3F54" w:rsidRPr="00987A39">
        <w:t>Period</w:t>
      </w:r>
      <w:commentRangeEnd w:id="625"/>
      <w:r w:rsidR="00F665D6" w:rsidRPr="00571C41">
        <w:rPr>
          <w:rStyle w:val="CommentReference"/>
          <w:b/>
          <w:bCs/>
          <w:sz w:val="24"/>
          <w:szCs w:val="20"/>
        </w:rPr>
        <w:commentReference w:id="625"/>
      </w:r>
      <w:commentRangeEnd w:id="626"/>
      <w:r w:rsidR="009F4E1C" w:rsidRPr="00571C41">
        <w:rPr>
          <w:rStyle w:val="CommentReference"/>
          <w:b/>
          <w:bCs/>
          <w:sz w:val="24"/>
          <w:szCs w:val="20"/>
        </w:rPr>
        <w:commentReference w:id="626"/>
      </w:r>
      <w:r w:rsidR="00571C41" w:rsidRPr="00571C41">
        <w:rPr>
          <w:b/>
          <w:bCs/>
          <w:sz w:val="24"/>
        </w:rPr>
        <w:t>]</w:t>
      </w:r>
      <w:r>
        <w:t>.</w:t>
      </w:r>
    </w:p>
    <w:p w14:paraId="741ACE46" w14:textId="4CAAE9D4" w:rsidR="007A7564" w:rsidRDefault="007A7564" w:rsidP="007A7564">
      <w:pPr>
        <w:pStyle w:val="SubtitleD"/>
      </w:pPr>
      <w:r>
        <w:t xml:space="preserve">How Much </w:t>
      </w:r>
      <w:r w:rsidR="0041389E">
        <w:t xml:space="preserve">Retro Disability Benefit </w:t>
      </w:r>
      <w:r>
        <w:t>Will Prudential Pay When You Have a Retro Disability?</w:t>
      </w:r>
    </w:p>
    <w:p w14:paraId="43683849" w14:textId="3D892283" w:rsidR="007A7564" w:rsidRDefault="005126FC" w:rsidP="007A7564">
      <w:pPr>
        <w:pStyle w:val="2Text"/>
        <w:rPr>
          <w:b/>
        </w:rPr>
      </w:pPr>
      <w:r w:rsidRPr="00B37216">
        <w:rPr>
          <w:b/>
          <w:color w:val="FF0000"/>
          <w:sz w:val="24"/>
          <w:szCs w:val="24"/>
          <w:vertAlign w:val="superscript"/>
        </w:rPr>
        <w:t>7</w:t>
      </w:r>
      <w:r w:rsidR="00571C41" w:rsidRPr="39D94A74">
        <w:rPr>
          <w:b/>
          <w:sz w:val="24"/>
          <w:szCs w:val="24"/>
        </w:rPr>
        <w:t>[</w:t>
      </w:r>
      <w:r w:rsidR="00D60341">
        <w:t>Your</w:t>
      </w:r>
      <w:r w:rsidR="007A7564">
        <w:t xml:space="preserve"> </w:t>
      </w:r>
      <w:r w:rsidR="00F422E0">
        <w:t>R</w:t>
      </w:r>
      <w:r w:rsidR="007A7564">
        <w:t xml:space="preserve">etro </w:t>
      </w:r>
      <w:r w:rsidR="00F422E0">
        <w:t>D</w:t>
      </w:r>
      <w:r w:rsidR="007A7564">
        <w:t xml:space="preserve">isability </w:t>
      </w:r>
      <w:r w:rsidR="0041389E">
        <w:t>B</w:t>
      </w:r>
      <w:r w:rsidR="007A7564">
        <w:t xml:space="preserve">enefit </w:t>
      </w:r>
      <w:r w:rsidR="0041389E">
        <w:t>P</w:t>
      </w:r>
      <w:r w:rsidR="004B4CCD">
        <w:t xml:space="preserve">ayment </w:t>
      </w:r>
      <w:r w:rsidR="007A7564">
        <w:t xml:space="preserve">is equal to </w:t>
      </w:r>
      <w:r w:rsidR="00D60341">
        <w:t>Your</w:t>
      </w:r>
      <w:r w:rsidR="004B21CB">
        <w:t xml:space="preserve"> </w:t>
      </w:r>
      <w:r w:rsidR="00600D6C">
        <w:t xml:space="preserve">Monthly Benefit </w:t>
      </w:r>
      <w:r w:rsidR="00AD64A3">
        <w:t xml:space="preserve">Payment </w:t>
      </w:r>
      <w:r w:rsidR="007A7564">
        <w:t xml:space="preserve">multiplied by the number of months in the </w:t>
      </w:r>
      <w:r w:rsidR="00DB3F54" w:rsidRPr="00987A39">
        <w:t>Elimination Period</w:t>
      </w:r>
      <w:r w:rsidR="007A7564">
        <w:t xml:space="preserve">. </w:t>
      </w:r>
      <w:r w:rsidR="00D60341">
        <w:t>Your</w:t>
      </w:r>
      <w:r w:rsidR="007A7564">
        <w:t xml:space="preserve"> </w:t>
      </w:r>
      <w:r w:rsidR="00BD3FBD">
        <w:t>R</w:t>
      </w:r>
      <w:r w:rsidR="007A7564">
        <w:t xml:space="preserve">etro </w:t>
      </w:r>
      <w:r w:rsidR="00BD3FBD">
        <w:t>D</w:t>
      </w:r>
      <w:r w:rsidR="007A7564">
        <w:t xml:space="preserve">isability </w:t>
      </w:r>
      <w:r w:rsidR="00967813">
        <w:t>B</w:t>
      </w:r>
      <w:r w:rsidR="007A7564">
        <w:t xml:space="preserve">enefit will be paid </w:t>
      </w:r>
      <w:r w:rsidR="00836BA7" w:rsidRPr="39D94A74">
        <w:rPr>
          <w:b/>
          <w:color w:val="FF0000"/>
          <w:sz w:val="24"/>
          <w:szCs w:val="24"/>
          <w:vertAlign w:val="superscript"/>
        </w:rPr>
        <w:t>7a</w:t>
      </w:r>
      <w:r w:rsidR="00571C41" w:rsidRPr="39D94A74">
        <w:rPr>
          <w:b/>
          <w:sz w:val="24"/>
          <w:szCs w:val="24"/>
        </w:rPr>
        <w:t>[</w:t>
      </w:r>
      <w:r w:rsidR="007A7564">
        <w:t>in a lump sum amount</w:t>
      </w:r>
      <w:r w:rsidR="00571C41" w:rsidRPr="39D94A74">
        <w:rPr>
          <w:b/>
          <w:sz w:val="24"/>
          <w:szCs w:val="24"/>
        </w:rPr>
        <w:t>]</w:t>
      </w:r>
      <w:r w:rsidR="007A7564">
        <w:t>.</w:t>
      </w:r>
      <w:r w:rsidR="000066CE" w:rsidRPr="39D94A74">
        <w:rPr>
          <w:b/>
          <w:sz w:val="24"/>
          <w:szCs w:val="24"/>
        </w:rPr>
        <w:t>]</w:t>
      </w:r>
      <w:r w:rsidR="007A7564">
        <w:t xml:space="preserve"> </w:t>
      </w:r>
      <w:r w:rsidRPr="00B37216">
        <w:rPr>
          <w:b/>
          <w:color w:val="FF0000"/>
          <w:sz w:val="24"/>
          <w:szCs w:val="24"/>
          <w:vertAlign w:val="superscript"/>
        </w:rPr>
        <w:t>6</w:t>
      </w:r>
      <w:r w:rsidR="00571C41" w:rsidRPr="39D94A74">
        <w:rPr>
          <w:b/>
          <w:sz w:val="24"/>
          <w:szCs w:val="24"/>
        </w:rPr>
        <w:t>[</w:t>
      </w:r>
      <w:r w:rsidR="00D60341">
        <w:t>Your</w:t>
      </w:r>
      <w:r w:rsidR="007A7564">
        <w:t xml:space="preserve"> </w:t>
      </w:r>
      <w:r w:rsidR="00BD3FBD">
        <w:t>R</w:t>
      </w:r>
      <w:r w:rsidR="007A7564">
        <w:t xml:space="preserve">etro </w:t>
      </w:r>
      <w:r w:rsidR="00BD3FBD">
        <w:t>D</w:t>
      </w:r>
      <w:r w:rsidR="007A7564">
        <w:t xml:space="preserve">isability </w:t>
      </w:r>
      <w:r w:rsidR="20A3801C">
        <w:t>B</w:t>
      </w:r>
      <w:r w:rsidR="007A7564">
        <w:t xml:space="preserve">enefit </w:t>
      </w:r>
      <w:r w:rsidR="583FEBAA">
        <w:t>P</w:t>
      </w:r>
      <w:r w:rsidR="00BD3FBD">
        <w:t xml:space="preserve">ayment </w:t>
      </w:r>
      <w:r w:rsidR="007A7564">
        <w:t xml:space="preserve">will not be reduced by any </w:t>
      </w:r>
      <w:r w:rsidR="00CE0FCA">
        <w:t>Deductible Sources of Income</w:t>
      </w:r>
      <w:r w:rsidR="007A7564">
        <w:t>.</w:t>
      </w:r>
      <w:r w:rsidR="00571C41" w:rsidRPr="39D94A74">
        <w:rPr>
          <w:b/>
          <w:sz w:val="24"/>
          <w:szCs w:val="24"/>
        </w:rPr>
        <w:t>]</w:t>
      </w:r>
      <w:r w:rsidR="00571C41" w:rsidRPr="39D94A74" w:rsidDel="000066CE">
        <w:rPr>
          <w:b/>
          <w:sz w:val="24"/>
          <w:szCs w:val="24"/>
        </w:rPr>
        <w:t>]</w:t>
      </w:r>
    </w:p>
    <w:p w14:paraId="6DE9D0A8" w14:textId="07DE0573" w:rsidR="00D74B85" w:rsidRPr="00987A39" w:rsidRDefault="005F28F0" w:rsidP="00D74B85">
      <w:pPr>
        <w:pStyle w:val="2Text"/>
      </w:pPr>
      <w:r w:rsidRPr="00B37216">
        <w:rPr>
          <w:b/>
          <w:bCs/>
          <w:color w:val="FF0000"/>
          <w:sz w:val="24"/>
          <w:szCs w:val="24"/>
          <w:vertAlign w:val="superscript"/>
        </w:rPr>
        <w:t>8</w:t>
      </w:r>
      <w:r w:rsidR="00571C41" w:rsidRPr="00571C41">
        <w:rPr>
          <w:b/>
          <w:bCs/>
          <w:sz w:val="24"/>
        </w:rPr>
        <w:t>[</w:t>
      </w:r>
      <w:r w:rsidR="00D74B85" w:rsidRPr="00987A39">
        <w:t>If there is an overpayment due to Prudential</w:t>
      </w:r>
      <w:r w:rsidR="00F2555C" w:rsidRPr="00F2555C">
        <w:t xml:space="preserve"> </w:t>
      </w:r>
      <w:r w:rsidR="00F2555C">
        <w:t xml:space="preserve">for any </w:t>
      </w:r>
      <w:r w:rsidR="009656B7">
        <w:t xml:space="preserve">Prudential </w:t>
      </w:r>
      <w:r w:rsidR="00F2555C">
        <w:t>claim</w:t>
      </w:r>
      <w:r w:rsidR="00D74B85" w:rsidRPr="00987A39">
        <w:t xml:space="preserve">, Prudential may apply </w:t>
      </w:r>
      <w:r w:rsidR="00D60341">
        <w:t>Your</w:t>
      </w:r>
      <w:r w:rsidR="00D74B85" w:rsidRPr="00987A39">
        <w:t xml:space="preserve"> </w:t>
      </w:r>
      <w:r w:rsidR="006112CE">
        <w:t>Retro Disability Benefit Payment</w:t>
      </w:r>
      <w:r w:rsidR="00D74B85" w:rsidRPr="00987A39">
        <w:t xml:space="preserve"> toward any outstanding overpayment.</w:t>
      </w:r>
      <w:r w:rsidR="00571C41" w:rsidRPr="00571C41">
        <w:rPr>
          <w:b/>
          <w:bCs/>
          <w:sz w:val="24"/>
        </w:rPr>
        <w:t>]</w:t>
      </w:r>
    </w:p>
    <w:p w14:paraId="10440EE1" w14:textId="36587121" w:rsidR="007A7564" w:rsidRDefault="006E3251" w:rsidP="007A7564">
      <w:pPr>
        <w:pStyle w:val="SubtitleD"/>
      </w:pPr>
      <w:r w:rsidRPr="00987A39">
        <w:rPr>
          <w:rFonts w:ascii="Arial" w:hAnsi="Arial" w:cs="Arial"/>
          <w:color w:val="FF0000"/>
          <w:vertAlign w:val="superscript"/>
        </w:rPr>
        <w:t>6</w:t>
      </w:r>
      <w:r w:rsidR="00571C41" w:rsidRPr="00410AAF">
        <w:rPr>
          <w:rFonts w:ascii="Arial" w:hAnsi="Arial" w:cs="Arial"/>
        </w:rPr>
        <w:t>[</w:t>
      </w:r>
      <w:r w:rsidR="007A7564">
        <w:t xml:space="preserve">What Happens after I Meet the </w:t>
      </w:r>
      <w:r w:rsidR="007A7564" w:rsidDel="00DB3F54">
        <w:t>Elimination Period</w:t>
      </w:r>
      <w:r w:rsidR="007A7564">
        <w:t>?</w:t>
      </w:r>
    </w:p>
    <w:p w14:paraId="181BB3EA" w14:textId="2675226A" w:rsidR="00D37D21" w:rsidRDefault="00AD64A3">
      <w:pPr>
        <w:pStyle w:val="1Text"/>
        <w:ind w:left="432"/>
        <w:sectPr w:rsidR="00D37D21" w:rsidSect="00671431">
          <w:footerReference w:type="default" r:id="rId66"/>
          <w:pgSz w:w="12240" w:h="15840" w:code="1"/>
          <w:pgMar w:top="1440" w:right="1627" w:bottom="1800" w:left="1627" w:header="720" w:footer="720" w:gutter="0"/>
          <w:cols w:space="720"/>
        </w:sectPr>
      </w:pPr>
      <w:r>
        <w:t>E</w:t>
      </w:r>
      <w:r w:rsidR="00BC3928">
        <w:t>ligibility</w:t>
      </w:r>
      <w:r w:rsidR="004879F6">
        <w:t xml:space="preserve"> for</w:t>
      </w:r>
      <w:r w:rsidR="007A7564">
        <w:t xml:space="preserve"> </w:t>
      </w:r>
      <w:r w:rsidR="00CA0423" w:rsidRPr="00987A39">
        <w:rPr>
          <w:b/>
          <w:color w:val="FF0000"/>
          <w:sz w:val="24"/>
          <w:szCs w:val="24"/>
          <w:vertAlign w:val="superscript"/>
        </w:rPr>
        <w:t>CV1</w:t>
      </w:r>
      <w:r w:rsidR="00571C41" w:rsidRPr="00571C41">
        <w:rPr>
          <w:b/>
          <w:bCs/>
          <w:sz w:val="24"/>
        </w:rPr>
        <w:t>[</w:t>
      </w:r>
      <w:r w:rsidR="00344CE6" w:rsidRPr="00B37216">
        <w:t>l</w:t>
      </w:r>
      <w:r w:rsidR="007A7564">
        <w:t xml:space="preserve">ong </w:t>
      </w:r>
      <w:r w:rsidR="00344CE6">
        <w:t>t</w:t>
      </w:r>
      <w:r w:rsidR="007A7564">
        <w:t>erm</w:t>
      </w:r>
      <w:r w:rsidR="00571C41" w:rsidRPr="00571C41">
        <w:rPr>
          <w:b/>
          <w:bCs/>
          <w:sz w:val="24"/>
        </w:rPr>
        <w:t>]</w:t>
      </w:r>
      <w:r w:rsidR="007A7564">
        <w:t xml:space="preserve"> </w:t>
      </w:r>
      <w:r w:rsidR="00344CE6">
        <w:t>d</w:t>
      </w:r>
      <w:r w:rsidR="007A7564">
        <w:t>isability benefit</w:t>
      </w:r>
      <w:r w:rsidR="00F06BCE">
        <w:t xml:space="preserve">s </w:t>
      </w:r>
      <w:r w:rsidR="007A7564">
        <w:t>after completion of th</w:t>
      </w:r>
      <w:r w:rsidR="00E56E07">
        <w:t>is Plan</w:t>
      </w:r>
      <w:r w:rsidR="0061172C">
        <w:t>’</w:t>
      </w:r>
      <w:r w:rsidR="00E56E07">
        <w:t>s</w:t>
      </w:r>
      <w:r w:rsidR="007A7564">
        <w:t xml:space="preserve"> </w:t>
      </w:r>
      <w:r w:rsidR="00DB3F54" w:rsidRPr="00987A39">
        <w:t>Elimination Period</w:t>
      </w:r>
      <w:r w:rsidR="007A7564">
        <w:t xml:space="preserve"> will be</w:t>
      </w:r>
      <w:r w:rsidR="007A7564" w:rsidDel="00ED1185">
        <w:t xml:space="preserve"> subject to </w:t>
      </w:r>
      <w:r w:rsidR="0024179A">
        <w:t>all other terms and conditions in the disability Plan</w:t>
      </w:r>
      <w:r w:rsidR="00ED1185">
        <w:t>.</w:t>
      </w:r>
      <w:r w:rsidR="00571C41" w:rsidRPr="00571C41">
        <w:rPr>
          <w:b/>
          <w:bCs/>
          <w:sz w:val="24"/>
        </w:rPr>
        <w:t>]</w:t>
      </w:r>
    </w:p>
    <w:p w14:paraId="1CE6B58A" w14:textId="3A3FF725" w:rsidR="00B92715" w:rsidRDefault="00106864" w:rsidP="00B92715">
      <w:pPr>
        <w:pStyle w:val="TitleD"/>
      </w:pPr>
      <w:r w:rsidRPr="00CE6D0D">
        <w:rPr>
          <w:rFonts w:ascii="Arial" w:hAnsi="Arial" w:cs="Arial"/>
          <w:color w:val="FF0000"/>
          <w:sz w:val="32"/>
          <w:szCs w:val="32"/>
          <w:vertAlign w:val="superscript"/>
        </w:rPr>
        <w:lastRenderedPageBreak/>
        <w:t>CV1</w:t>
      </w:r>
      <w:r w:rsidR="00571C41" w:rsidRPr="00CE6D0D">
        <w:rPr>
          <w:rFonts w:ascii="Arial" w:hAnsi="Arial" w:cs="Arial"/>
          <w:szCs w:val="36"/>
        </w:rPr>
        <w:t>[</w:t>
      </w:r>
      <w:r w:rsidR="00B92715">
        <w:t>Long Term</w:t>
      </w:r>
      <w:r w:rsidR="00571C41" w:rsidRPr="00CE6D0D">
        <w:rPr>
          <w:rFonts w:ascii="Arial" w:hAnsi="Arial" w:cs="Arial"/>
          <w:szCs w:val="36"/>
        </w:rPr>
        <w:t>]</w:t>
      </w:r>
      <w:r w:rsidR="00B92715" w:rsidRPr="00CE6D0D">
        <w:rPr>
          <w:sz w:val="56"/>
          <w:szCs w:val="56"/>
        </w:rPr>
        <w:t xml:space="preserve"> </w:t>
      </w:r>
      <w:r w:rsidR="00B92715">
        <w:t xml:space="preserve">Disability Coverage </w:t>
      </w:r>
      <w:r w:rsidR="00F73799">
        <w:t>– Stay at Work Benefit</w:t>
      </w:r>
    </w:p>
    <w:p w14:paraId="59CF27DA" w14:textId="21CCB6F1" w:rsidR="00B92715" w:rsidRDefault="003D028F" w:rsidP="00B92715">
      <w:pPr>
        <w:pStyle w:val="SubtitleD"/>
      </w:pPr>
      <w:bookmarkStart w:id="632" w:name="LTD_Stay_At_Work"/>
      <w:bookmarkEnd w:id="632"/>
      <w:r>
        <w:t>STAY</w:t>
      </w:r>
      <w:r w:rsidR="00B92715">
        <w:t xml:space="preserve"> AT WORK BENEFIT  </w:t>
      </w:r>
    </w:p>
    <w:p w14:paraId="7B38C34A" w14:textId="45930342" w:rsidR="00B92715" w:rsidRPr="007C70DB" w:rsidRDefault="00B92715" w:rsidP="00B92715">
      <w:pPr>
        <w:pStyle w:val="SubtitleD"/>
      </w:pPr>
      <w:r w:rsidRPr="007C70DB">
        <w:t xml:space="preserve">When Are You Covered for the </w:t>
      </w:r>
      <w:r w:rsidR="003D028F">
        <w:t>Stay</w:t>
      </w:r>
      <w:r w:rsidRPr="007C70DB">
        <w:t xml:space="preserve"> at Work Benefit?</w:t>
      </w:r>
    </w:p>
    <w:p w14:paraId="4BA8D9B4" w14:textId="4E0AF57C" w:rsidR="00B92715" w:rsidRDefault="00B92715" w:rsidP="00B92715">
      <w:pPr>
        <w:pStyle w:val="2Text"/>
      </w:pPr>
      <w:r>
        <w:t xml:space="preserve">You are covered for this benefit on the date </w:t>
      </w:r>
      <w:r w:rsidR="00831858">
        <w:t>You</w:t>
      </w:r>
      <w:r>
        <w:t xml:space="preserve"> are covered for </w:t>
      </w:r>
      <w:r w:rsidR="00106864" w:rsidRPr="00987A39">
        <w:rPr>
          <w:b/>
          <w:color w:val="FF0000"/>
          <w:sz w:val="24"/>
          <w:vertAlign w:val="superscript"/>
        </w:rPr>
        <w:t>CV1</w:t>
      </w:r>
      <w:r w:rsidR="00571C41" w:rsidRPr="00571C41">
        <w:rPr>
          <w:b/>
          <w:bCs/>
          <w:sz w:val="24"/>
        </w:rPr>
        <w:t>[</w:t>
      </w:r>
      <w:r>
        <w:t>long term</w:t>
      </w:r>
      <w:r w:rsidR="00571C41" w:rsidRPr="00571C41">
        <w:rPr>
          <w:b/>
          <w:bCs/>
          <w:sz w:val="24"/>
        </w:rPr>
        <w:t>]</w:t>
      </w:r>
      <w:r>
        <w:t xml:space="preserve"> disability coverage.</w:t>
      </w:r>
    </w:p>
    <w:p w14:paraId="27B4B6EB" w14:textId="15786A0B" w:rsidR="00B92715" w:rsidRDefault="00B92715" w:rsidP="00B92715">
      <w:pPr>
        <w:pStyle w:val="2Text"/>
        <w:ind w:hanging="432"/>
        <w:rPr>
          <w:rFonts w:ascii="Book Antiqua" w:hAnsi="Book Antiqua"/>
          <w:b/>
          <w:sz w:val="24"/>
          <w:szCs w:val="24"/>
        </w:rPr>
      </w:pPr>
      <w:r w:rsidRPr="00F25489">
        <w:rPr>
          <w:rFonts w:ascii="Book Antiqua" w:hAnsi="Book Antiqua"/>
          <w:b/>
          <w:sz w:val="24"/>
          <w:szCs w:val="24"/>
        </w:rPr>
        <w:t>Ho</w:t>
      </w:r>
      <w:r>
        <w:rPr>
          <w:rFonts w:ascii="Book Antiqua" w:hAnsi="Book Antiqua"/>
          <w:b/>
          <w:sz w:val="24"/>
          <w:szCs w:val="24"/>
        </w:rPr>
        <w:t>w</w:t>
      </w:r>
      <w:r w:rsidRPr="00F25489">
        <w:rPr>
          <w:rFonts w:ascii="Book Antiqua" w:hAnsi="Book Antiqua"/>
          <w:b/>
          <w:sz w:val="24"/>
          <w:szCs w:val="24"/>
        </w:rPr>
        <w:t xml:space="preserve"> Can</w:t>
      </w:r>
      <w:r>
        <w:rPr>
          <w:rFonts w:ascii="Book Antiqua" w:hAnsi="Book Antiqua"/>
          <w:b/>
          <w:sz w:val="24"/>
          <w:szCs w:val="24"/>
        </w:rPr>
        <w:t xml:space="preserve"> the </w:t>
      </w:r>
      <w:r w:rsidR="003D028F">
        <w:rPr>
          <w:rFonts w:ascii="Book Antiqua" w:hAnsi="Book Antiqua"/>
          <w:b/>
          <w:sz w:val="24"/>
          <w:szCs w:val="24"/>
        </w:rPr>
        <w:t>Stay</w:t>
      </w:r>
      <w:r>
        <w:rPr>
          <w:rFonts w:ascii="Book Antiqua" w:hAnsi="Book Antiqua"/>
          <w:b/>
          <w:sz w:val="24"/>
          <w:szCs w:val="24"/>
        </w:rPr>
        <w:t xml:space="preserve"> at Work Benefit Help You Remain at Work?</w:t>
      </w:r>
    </w:p>
    <w:p w14:paraId="5ADA17C2" w14:textId="1A9A76E2" w:rsidR="00B92715" w:rsidRDefault="00B92715" w:rsidP="005F0176">
      <w:pPr>
        <w:pStyle w:val="2Text"/>
      </w:pPr>
      <w:r>
        <w:t xml:space="preserve">The </w:t>
      </w:r>
      <w:r w:rsidR="003D028F">
        <w:t>Stay</w:t>
      </w:r>
      <w:r>
        <w:t xml:space="preserve"> at Work Benefit will provide for a worksite modification. This worksite modification might be what is needed to allow </w:t>
      </w:r>
      <w:r w:rsidR="00831858">
        <w:t>You</w:t>
      </w:r>
      <w:r>
        <w:t xml:space="preserve"> to perform the </w:t>
      </w:r>
      <w:r w:rsidR="00591294" w:rsidRPr="00987A39">
        <w:rPr>
          <w:b/>
          <w:color w:val="FF0000"/>
          <w:sz w:val="24"/>
          <w:vertAlign w:val="superscript"/>
        </w:rPr>
        <w:t>1</w:t>
      </w:r>
      <w:r w:rsidR="00571C41" w:rsidRPr="00571C41">
        <w:rPr>
          <w:b/>
          <w:bCs/>
          <w:sz w:val="24"/>
        </w:rPr>
        <w:t>[</w:t>
      </w:r>
      <w:r w:rsidR="000C4671">
        <w:t>Material and Substantial</w:t>
      </w:r>
      <w:r w:rsidR="001868E9">
        <w:t xml:space="preserve"> Duties</w:t>
      </w:r>
      <w:r w:rsidR="00571C41" w:rsidRPr="00571C41">
        <w:rPr>
          <w:b/>
          <w:bCs/>
          <w:sz w:val="24"/>
        </w:rPr>
        <w:t>]</w:t>
      </w:r>
      <w:r>
        <w:t xml:space="preserve"> of </w:t>
      </w:r>
      <w:r w:rsidR="00D60341">
        <w:t>Your</w:t>
      </w:r>
      <w:r w:rsidR="0066478E">
        <w:t xml:space="preserve"> </w:t>
      </w:r>
      <w:r w:rsidR="006048CB" w:rsidRPr="00B37216">
        <w:rPr>
          <w:b/>
          <w:bCs/>
          <w:color w:val="FF0000"/>
          <w:sz w:val="24"/>
          <w:vertAlign w:val="superscript"/>
        </w:rPr>
        <w:t>CV5</w:t>
      </w:r>
      <w:r w:rsidR="00571C41" w:rsidRPr="00571C41">
        <w:rPr>
          <w:b/>
          <w:bCs/>
          <w:sz w:val="24"/>
        </w:rPr>
        <w:t>[</w:t>
      </w:r>
      <w:r w:rsidR="001868E9">
        <w:t>Regular Occupation</w:t>
      </w:r>
      <w:r w:rsidR="00571C41" w:rsidRPr="00571C41">
        <w:rPr>
          <w:b/>
          <w:bCs/>
          <w:sz w:val="24"/>
        </w:rPr>
        <w:t>]</w:t>
      </w:r>
      <w:r>
        <w:t xml:space="preserve"> with </w:t>
      </w:r>
      <w:r w:rsidR="0094297A"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w:t>
      </w:r>
    </w:p>
    <w:p w14:paraId="7BCE44C4" w14:textId="73BB0487" w:rsidR="00B92715" w:rsidRPr="00B22587" w:rsidRDefault="00B92715" w:rsidP="00B92715">
      <w:pPr>
        <w:pStyle w:val="2Text"/>
        <w:ind w:left="450" w:hanging="450"/>
        <w:rPr>
          <w:rFonts w:ascii="Book Antiqua" w:hAnsi="Book Antiqua"/>
          <w:b/>
          <w:sz w:val="24"/>
          <w:szCs w:val="24"/>
        </w:rPr>
      </w:pPr>
      <w:r w:rsidRPr="00B22587">
        <w:rPr>
          <w:rFonts w:ascii="Book Antiqua" w:hAnsi="Book Antiqua"/>
          <w:b/>
          <w:sz w:val="24"/>
          <w:szCs w:val="24"/>
        </w:rPr>
        <w:t xml:space="preserve">When </w:t>
      </w:r>
      <w:r>
        <w:rPr>
          <w:rFonts w:ascii="Book Antiqua" w:hAnsi="Book Antiqua"/>
          <w:b/>
          <w:sz w:val="24"/>
          <w:szCs w:val="24"/>
        </w:rPr>
        <w:t xml:space="preserve">Is </w:t>
      </w:r>
      <w:r w:rsidRPr="00B22587">
        <w:rPr>
          <w:rFonts w:ascii="Book Antiqua" w:hAnsi="Book Antiqua"/>
          <w:b/>
          <w:sz w:val="24"/>
          <w:szCs w:val="24"/>
        </w:rPr>
        <w:t xml:space="preserve">the </w:t>
      </w:r>
      <w:r w:rsidR="003D028F">
        <w:rPr>
          <w:rFonts w:ascii="Book Antiqua" w:hAnsi="Book Antiqua"/>
          <w:b/>
          <w:sz w:val="24"/>
          <w:szCs w:val="24"/>
        </w:rPr>
        <w:t>Stay</w:t>
      </w:r>
      <w:r w:rsidRPr="00B22587">
        <w:rPr>
          <w:rFonts w:ascii="Book Antiqua" w:hAnsi="Book Antiqua"/>
          <w:b/>
          <w:sz w:val="24"/>
          <w:szCs w:val="24"/>
        </w:rPr>
        <w:t xml:space="preserve"> at Work Benefit </w:t>
      </w:r>
      <w:r>
        <w:rPr>
          <w:rFonts w:ascii="Book Antiqua" w:hAnsi="Book Antiqua"/>
          <w:b/>
          <w:sz w:val="24"/>
          <w:szCs w:val="24"/>
        </w:rPr>
        <w:t>A</w:t>
      </w:r>
      <w:r w:rsidRPr="00B22587">
        <w:rPr>
          <w:rFonts w:ascii="Book Antiqua" w:hAnsi="Book Antiqua"/>
          <w:b/>
          <w:sz w:val="24"/>
          <w:szCs w:val="24"/>
        </w:rPr>
        <w:t>vailable?</w:t>
      </w:r>
    </w:p>
    <w:p w14:paraId="3331047F" w14:textId="34AC294B" w:rsidR="00B92715" w:rsidRDefault="00B92715" w:rsidP="00285A83">
      <w:pPr>
        <w:pStyle w:val="2Text"/>
      </w:pPr>
      <w:r>
        <w:t xml:space="preserve">The </w:t>
      </w:r>
      <w:r w:rsidR="003D028F">
        <w:t>Stay</w:t>
      </w:r>
      <w:r>
        <w:t xml:space="preserve"> at Work Benefit is available while </w:t>
      </w:r>
      <w:r w:rsidR="00831858">
        <w:t>You</w:t>
      </w:r>
      <w:r>
        <w:t xml:space="preserve"> are working. </w:t>
      </w:r>
      <w:r w:rsidR="004541F1">
        <w:rPr>
          <w:b/>
          <w:color w:val="FF0000"/>
          <w:sz w:val="24"/>
          <w:vertAlign w:val="superscript"/>
        </w:rPr>
        <w:t>2</w:t>
      </w:r>
      <w:r w:rsidR="003C420D" w:rsidRPr="004A7563">
        <w:rPr>
          <w:b/>
          <w:sz w:val="24"/>
          <w:szCs w:val="24"/>
        </w:rPr>
        <w:t>[</w:t>
      </w:r>
      <w:r w:rsidR="00597F82"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with </w:t>
      </w:r>
      <w:r w:rsidR="00D60341">
        <w:t>Your</w:t>
      </w:r>
      <w:r>
        <w:t xml:space="preserve"> written consent, will provide Prudential with a</w:t>
      </w:r>
      <w:r w:rsidR="003D028F">
        <w:t xml:space="preserve"> Stay</w:t>
      </w:r>
      <w:r>
        <w:t xml:space="preserve"> at Work </w:t>
      </w:r>
      <w:r w:rsidR="00476ED0">
        <w:t>r</w:t>
      </w:r>
      <w:r>
        <w:t>eferral.</w:t>
      </w:r>
      <w:r w:rsidR="00B41E9C" w:rsidRPr="006E5BC0">
        <w:rPr>
          <w:b/>
          <w:sz w:val="24"/>
          <w:szCs w:val="24"/>
        </w:rPr>
        <w:t>]</w:t>
      </w:r>
      <w:r>
        <w:t xml:space="preserve"> One of </w:t>
      </w:r>
      <w:r w:rsidR="003B254A">
        <w:t>Our</w:t>
      </w:r>
      <w:r>
        <w:t xml:space="preserve"> designated professionals </w:t>
      </w:r>
      <w:r w:rsidR="006B0578">
        <w:t xml:space="preserve">may </w:t>
      </w:r>
      <w:r>
        <w:t xml:space="preserve">assist </w:t>
      </w:r>
      <w:r w:rsidR="00831858">
        <w:t>You</w:t>
      </w:r>
      <w:r>
        <w:t xml:space="preserve"> and </w:t>
      </w:r>
      <w:r w:rsidR="00597F82"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to identify a modification </w:t>
      </w:r>
      <w:r w:rsidR="003B254A">
        <w:t>We</w:t>
      </w:r>
      <w:r>
        <w:t xml:space="preserve"> agree is likely to help </w:t>
      </w:r>
      <w:r w:rsidR="00831858">
        <w:t>You</w:t>
      </w:r>
      <w:r>
        <w:t xml:space="preserve"> remain at work or return to work. This agreement will be in writing and must be signed by </w:t>
      </w:r>
      <w:r w:rsidR="00831858">
        <w:t>You</w:t>
      </w:r>
      <w:r>
        <w:t xml:space="preserve">, </w:t>
      </w:r>
      <w:r w:rsidR="00597F82"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and Prudential.</w:t>
      </w:r>
    </w:p>
    <w:p w14:paraId="7A864830" w14:textId="3FCFDEFF" w:rsidR="00B92715" w:rsidRDefault="001B0CB4" w:rsidP="00285A83">
      <w:pPr>
        <w:pStyle w:val="2Text"/>
      </w:pPr>
      <w:r>
        <w:rPr>
          <w:b/>
          <w:color w:val="FF0000"/>
          <w:sz w:val="24"/>
          <w:vertAlign w:val="superscript"/>
        </w:rPr>
        <w:t>2</w:t>
      </w:r>
      <w:r w:rsidR="00571C41" w:rsidRPr="00571C41">
        <w:rPr>
          <w:b/>
          <w:bCs/>
          <w:sz w:val="24"/>
        </w:rPr>
        <w:t>[</w:t>
      </w:r>
      <w:r w:rsidR="00B92715">
        <w:t xml:space="preserve">This benefit is available to </w:t>
      </w:r>
      <w:r w:rsidR="00831858">
        <w:t>You</w:t>
      </w:r>
      <w:r w:rsidR="00B92715">
        <w:t xml:space="preserve"> on a one time only a basis.</w:t>
      </w:r>
      <w:r w:rsidR="00571C41" w:rsidRPr="00571C41">
        <w:rPr>
          <w:b/>
          <w:bCs/>
          <w:sz w:val="24"/>
        </w:rPr>
        <w:t>]</w:t>
      </w:r>
    </w:p>
    <w:p w14:paraId="0C8C414B" w14:textId="30B9C05B" w:rsidR="00B92715" w:rsidRDefault="00FC63DF" w:rsidP="00285A83">
      <w:pPr>
        <w:pStyle w:val="2Text"/>
      </w:pPr>
      <w:r>
        <w:rPr>
          <w:b/>
          <w:color w:val="FF0000"/>
          <w:sz w:val="24"/>
          <w:vertAlign w:val="superscript"/>
        </w:rPr>
        <w:t>2</w:t>
      </w:r>
      <w:r w:rsidRPr="00571C41">
        <w:rPr>
          <w:b/>
          <w:bCs/>
          <w:sz w:val="24"/>
        </w:rPr>
        <w:t>[</w:t>
      </w:r>
      <w:r w:rsidR="00B92715">
        <w:t xml:space="preserve">The </w:t>
      </w:r>
      <w:r w:rsidR="003D028F">
        <w:t>Stay</w:t>
      </w:r>
      <w:r w:rsidR="00B92715">
        <w:t xml:space="preserve"> at Work </w:t>
      </w:r>
      <w:r w:rsidR="005F413A">
        <w:t>B</w:t>
      </w:r>
      <w:r w:rsidR="00B92715">
        <w:t>enefit is not available if:</w:t>
      </w:r>
    </w:p>
    <w:p w14:paraId="7BB1846D" w14:textId="7424988C" w:rsidR="00B92715" w:rsidRDefault="00B92715" w:rsidP="00B37216">
      <w:pPr>
        <w:pStyle w:val="BulletD"/>
      </w:pPr>
      <w:r>
        <w:t xml:space="preserve">You are receiving or are </w:t>
      </w:r>
      <w:r w:rsidR="002D0DF3">
        <w:t>eligible</w:t>
      </w:r>
      <w:r>
        <w:t xml:space="preserve"> to receive </w:t>
      </w:r>
      <w:r w:rsidR="00C24F7D" w:rsidRPr="00250DE1">
        <w:rPr>
          <w:b/>
          <w:color w:val="FF0000"/>
          <w:sz w:val="24"/>
          <w:vertAlign w:val="superscript"/>
        </w:rPr>
        <w:t>CV1</w:t>
      </w:r>
      <w:r w:rsidR="00571C41" w:rsidRPr="00571C41">
        <w:rPr>
          <w:b/>
          <w:bCs/>
          <w:sz w:val="24"/>
        </w:rPr>
        <w:t>[</w:t>
      </w:r>
      <w:r>
        <w:t>short term</w:t>
      </w:r>
      <w:r w:rsidR="00571C41" w:rsidRPr="00571C41">
        <w:rPr>
          <w:b/>
          <w:bCs/>
          <w:sz w:val="24"/>
        </w:rPr>
        <w:t>]</w:t>
      </w:r>
      <w:r>
        <w:t xml:space="preserve"> disability benefits, whether insured or non-insured. </w:t>
      </w:r>
      <w:r w:rsidR="00856E7F">
        <w:rPr>
          <w:b/>
          <w:color w:val="FF0000"/>
          <w:sz w:val="24"/>
          <w:vertAlign w:val="superscript"/>
        </w:rPr>
        <w:t>2</w:t>
      </w:r>
      <w:r w:rsidR="00571C41" w:rsidRPr="00571C41">
        <w:rPr>
          <w:b/>
          <w:bCs/>
          <w:sz w:val="24"/>
        </w:rPr>
        <w:t>[</w:t>
      </w:r>
      <w:r>
        <w:t xml:space="preserve">However, non-insured </w:t>
      </w:r>
      <w:r w:rsidR="00501CF8" w:rsidRPr="00250DE1">
        <w:rPr>
          <w:b/>
          <w:color w:val="FF0000"/>
          <w:sz w:val="24"/>
          <w:vertAlign w:val="superscript"/>
        </w:rPr>
        <w:t>CV1</w:t>
      </w:r>
      <w:r w:rsidR="00571C41" w:rsidRPr="00571C41">
        <w:rPr>
          <w:b/>
          <w:bCs/>
          <w:sz w:val="24"/>
        </w:rPr>
        <w:t>[</w:t>
      </w:r>
      <w:r>
        <w:t>short term</w:t>
      </w:r>
      <w:r w:rsidR="00571C41" w:rsidRPr="00571C41">
        <w:rPr>
          <w:b/>
          <w:bCs/>
          <w:sz w:val="24"/>
        </w:rPr>
        <w:t>]</w:t>
      </w:r>
      <w:r>
        <w:t xml:space="preserve"> disability benefits do not include benefits provided under an Administrative Services Agreement between </w:t>
      </w:r>
      <w:r w:rsidR="00597F82"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and Prudential.</w:t>
      </w:r>
      <w:r w:rsidR="00571C41" w:rsidRPr="00571C41">
        <w:rPr>
          <w:b/>
          <w:bCs/>
          <w:sz w:val="24"/>
        </w:rPr>
        <w:t>]</w:t>
      </w:r>
    </w:p>
    <w:p w14:paraId="643253EA" w14:textId="6E999271" w:rsidR="00B92715" w:rsidRDefault="00B92715" w:rsidP="00B37216">
      <w:pPr>
        <w:pStyle w:val="BulletD"/>
      </w:pPr>
      <w:r>
        <w:t>You are receiving</w:t>
      </w:r>
      <w:r w:rsidR="001B66CC">
        <w:t xml:space="preserve"> or eligible to receive</w:t>
      </w:r>
      <w:r>
        <w:t xml:space="preserve"> </w:t>
      </w:r>
      <w:r w:rsidR="00501CF8" w:rsidRPr="00250DE1">
        <w:rPr>
          <w:b/>
          <w:color w:val="FF0000"/>
          <w:sz w:val="24"/>
          <w:vertAlign w:val="superscript"/>
        </w:rPr>
        <w:t>CV1</w:t>
      </w:r>
      <w:r w:rsidR="00571C41" w:rsidRPr="00571C41">
        <w:rPr>
          <w:b/>
          <w:bCs/>
          <w:sz w:val="24"/>
        </w:rPr>
        <w:t>[</w:t>
      </w:r>
      <w:r>
        <w:t>long term</w:t>
      </w:r>
      <w:r w:rsidR="00571C41" w:rsidRPr="00571C41">
        <w:rPr>
          <w:b/>
          <w:bCs/>
          <w:sz w:val="24"/>
        </w:rPr>
        <w:t>]</w:t>
      </w:r>
      <w:r>
        <w:t xml:space="preserve"> disability benefits</w:t>
      </w:r>
      <w:r w:rsidR="00E2676B">
        <w:t xml:space="preserve"> under the Plan</w:t>
      </w:r>
      <w:r>
        <w:t xml:space="preserve">. If </w:t>
      </w:r>
      <w:r w:rsidR="00831858">
        <w:t>You</w:t>
      </w:r>
      <w:r>
        <w:t xml:space="preserve"> are receiving </w:t>
      </w:r>
      <w:r w:rsidR="000E092A" w:rsidRPr="00250DE1">
        <w:rPr>
          <w:b/>
          <w:color w:val="FF0000"/>
          <w:sz w:val="24"/>
          <w:vertAlign w:val="superscript"/>
        </w:rPr>
        <w:t>CV1</w:t>
      </w:r>
      <w:r w:rsidR="00571C41" w:rsidRPr="00571C41">
        <w:rPr>
          <w:b/>
          <w:bCs/>
          <w:sz w:val="24"/>
        </w:rPr>
        <w:t>[</w:t>
      </w:r>
      <w:r>
        <w:t>long term</w:t>
      </w:r>
      <w:r w:rsidR="00571C41" w:rsidRPr="00571C41">
        <w:rPr>
          <w:b/>
          <w:bCs/>
          <w:sz w:val="24"/>
        </w:rPr>
        <w:t>]</w:t>
      </w:r>
      <w:r>
        <w:t xml:space="preserve"> disability benefits, Prudential may elect to offer and pay for a </w:t>
      </w:r>
      <w:r w:rsidR="00BB2B6A">
        <w:t>Rehabilitation Program</w:t>
      </w:r>
      <w:r>
        <w:t xml:space="preserve">. A </w:t>
      </w:r>
      <w:r w:rsidR="00636D21">
        <w:t xml:space="preserve">Rehabilitation Program </w:t>
      </w:r>
      <w:r>
        <w:t xml:space="preserve">may include, but is not limited to, a worksite modification. Please see the Rehabilitation Services </w:t>
      </w:r>
      <w:r w:rsidR="009C2B4E">
        <w:t xml:space="preserve">section </w:t>
      </w:r>
      <w:r>
        <w:t>for more details.</w:t>
      </w:r>
      <w:r w:rsidR="005F413A" w:rsidRPr="00571C41">
        <w:rPr>
          <w:b/>
          <w:bCs/>
          <w:sz w:val="24"/>
        </w:rPr>
        <w:t>]</w:t>
      </w:r>
    </w:p>
    <w:p w14:paraId="79CA1DD5" w14:textId="3B33DA0D" w:rsidR="00B92715" w:rsidRPr="005B262A" w:rsidRDefault="00B92715" w:rsidP="00B92715">
      <w:pPr>
        <w:pStyle w:val="2Text"/>
        <w:ind w:left="450" w:hanging="450"/>
        <w:rPr>
          <w:rFonts w:ascii="Book Antiqua" w:hAnsi="Book Antiqua"/>
          <w:b/>
          <w:sz w:val="24"/>
          <w:szCs w:val="24"/>
        </w:rPr>
      </w:pPr>
      <w:r w:rsidRPr="005B262A">
        <w:rPr>
          <w:rFonts w:ascii="Book Antiqua" w:hAnsi="Book Antiqua"/>
          <w:b/>
          <w:sz w:val="24"/>
          <w:szCs w:val="24"/>
        </w:rPr>
        <w:t xml:space="preserve">How Much </w:t>
      </w:r>
      <w:r>
        <w:rPr>
          <w:rFonts w:ascii="Book Antiqua" w:hAnsi="Book Antiqua"/>
          <w:b/>
          <w:sz w:val="24"/>
          <w:szCs w:val="24"/>
        </w:rPr>
        <w:t>I</w:t>
      </w:r>
      <w:r w:rsidRPr="005B262A">
        <w:rPr>
          <w:rFonts w:ascii="Book Antiqua" w:hAnsi="Book Antiqua"/>
          <w:b/>
          <w:sz w:val="24"/>
          <w:szCs w:val="24"/>
        </w:rPr>
        <w:t xml:space="preserve">s the </w:t>
      </w:r>
      <w:r w:rsidR="003D028F">
        <w:rPr>
          <w:rFonts w:ascii="Book Antiqua" w:hAnsi="Book Antiqua"/>
          <w:b/>
          <w:sz w:val="24"/>
          <w:szCs w:val="24"/>
        </w:rPr>
        <w:t>Stay</w:t>
      </w:r>
      <w:r w:rsidRPr="005B262A">
        <w:rPr>
          <w:rFonts w:ascii="Book Antiqua" w:hAnsi="Book Antiqua"/>
          <w:b/>
          <w:sz w:val="24"/>
          <w:szCs w:val="24"/>
        </w:rPr>
        <w:t xml:space="preserve"> at Work Benefit?</w:t>
      </w:r>
    </w:p>
    <w:p w14:paraId="0752FA52" w14:textId="77777777" w:rsidR="00CF0399" w:rsidRDefault="00B92715" w:rsidP="00B17BF4">
      <w:pPr>
        <w:pStyle w:val="2Text"/>
      </w:pPr>
      <w:r>
        <w:t xml:space="preserve">Prudential, on </w:t>
      </w:r>
      <w:r w:rsidR="005D0415" w:rsidRPr="00692172">
        <w:rPr>
          <w:b/>
          <w:color w:val="FF0000"/>
          <w:sz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behalf, will pay for the cost of the worksite modification up to the amount of the </w:t>
      </w:r>
      <w:r w:rsidR="003D028F">
        <w:t>Stay</w:t>
      </w:r>
      <w:r>
        <w:t xml:space="preserve"> at Work Benefit. If </w:t>
      </w:r>
      <w:r w:rsidR="005D0415"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pays for the cost of the modification, Prudential will reimburse </w:t>
      </w:r>
      <w:r w:rsidR="005D0415" w:rsidRPr="00692172">
        <w:rPr>
          <w:b/>
          <w:color w:val="FF0000"/>
          <w:sz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for the cost of the modification up to the amount of the </w:t>
      </w:r>
      <w:r w:rsidR="003D028F">
        <w:t>Stay</w:t>
      </w:r>
      <w:r>
        <w:t xml:space="preserve"> at Work Benefit.</w:t>
      </w:r>
      <w:r w:rsidR="001B0CB4">
        <w:t xml:space="preserve"> </w:t>
      </w:r>
    </w:p>
    <w:p w14:paraId="06A3FD07" w14:textId="66E5574C" w:rsidR="00B92715" w:rsidRDefault="00B92715" w:rsidP="00B17BF4">
      <w:pPr>
        <w:pStyle w:val="2Text"/>
      </w:pPr>
      <w:r>
        <w:lastRenderedPageBreak/>
        <w:t xml:space="preserve">The amount of the </w:t>
      </w:r>
      <w:r w:rsidR="003D028F">
        <w:t>Stay</w:t>
      </w:r>
      <w:r>
        <w:t xml:space="preserve"> at Work Benefit is the cost of the worksite modification up to </w:t>
      </w:r>
      <w:r w:rsidR="00250978">
        <w:rPr>
          <w:b/>
          <w:color w:val="FF0000"/>
          <w:sz w:val="24"/>
          <w:vertAlign w:val="superscript"/>
        </w:rPr>
        <w:t>3</w:t>
      </w:r>
      <w:r w:rsidR="008B376B">
        <w:rPr>
          <w:b/>
          <w:color w:val="FF0000"/>
          <w:sz w:val="24"/>
          <w:vertAlign w:val="superscript"/>
        </w:rPr>
        <w:t>c</w:t>
      </w:r>
      <w:r w:rsidR="00571C41" w:rsidRPr="00571C41">
        <w:rPr>
          <w:b/>
          <w:bCs/>
          <w:sz w:val="24"/>
        </w:rPr>
        <w:t>[</w:t>
      </w:r>
      <w:r>
        <w:t>the greater of</w:t>
      </w:r>
      <w:r w:rsidR="00260058" w:rsidRPr="00571C41">
        <w:rPr>
          <w:b/>
          <w:bCs/>
          <w:sz w:val="24"/>
        </w:rPr>
        <w:t>]</w:t>
      </w:r>
      <w:r w:rsidR="00260058">
        <w:rPr>
          <w:b/>
          <w:color w:val="FF0000"/>
          <w:sz w:val="24"/>
          <w:vertAlign w:val="superscript"/>
        </w:rPr>
        <w:t>3</w:t>
      </w:r>
      <w:r w:rsidR="00260058" w:rsidRPr="00571C41">
        <w:rPr>
          <w:b/>
          <w:bCs/>
          <w:sz w:val="24"/>
        </w:rPr>
        <w:t>[</w:t>
      </w:r>
      <w:r>
        <w:t>:</w:t>
      </w:r>
    </w:p>
    <w:p w14:paraId="5C2E9EAD" w14:textId="6DAD891F" w:rsidR="00B92715" w:rsidRDefault="00C13077" w:rsidP="00B37216">
      <w:pPr>
        <w:pStyle w:val="BulletD"/>
      </w:pPr>
      <w:r>
        <w:rPr>
          <w:b/>
          <w:color w:val="FF0000"/>
          <w:sz w:val="24"/>
          <w:vertAlign w:val="superscript"/>
        </w:rPr>
        <w:t>3a</w:t>
      </w:r>
      <w:r w:rsidR="00571C41" w:rsidRPr="00571C41">
        <w:rPr>
          <w:b/>
          <w:bCs/>
          <w:sz w:val="24"/>
        </w:rPr>
        <w:t>[</w:t>
      </w:r>
      <w:r w:rsidR="00B92715">
        <w:t>$100 - $5,000</w:t>
      </w:r>
      <w:r w:rsidR="00571C41" w:rsidRPr="00571C41">
        <w:rPr>
          <w:b/>
          <w:bCs/>
          <w:sz w:val="24"/>
        </w:rPr>
        <w:t>]</w:t>
      </w:r>
      <w:r w:rsidR="00B92715">
        <w:t>; or</w:t>
      </w:r>
    </w:p>
    <w:p w14:paraId="64C0A58B" w14:textId="019C06B5" w:rsidR="00B92715" w:rsidRDefault="00106864" w:rsidP="00B37216">
      <w:pPr>
        <w:pStyle w:val="BulletD"/>
      </w:pPr>
      <w:r>
        <w:t xml:space="preserve">The </w:t>
      </w:r>
      <w:r w:rsidRPr="00BE01DE">
        <w:t>equivalent</w:t>
      </w:r>
      <w:r>
        <w:t xml:space="preserve"> of </w:t>
      </w:r>
      <w:r w:rsidR="00C13077" w:rsidRPr="00BE01DE">
        <w:rPr>
          <w:b/>
          <w:color w:val="FF0000"/>
          <w:sz w:val="24"/>
          <w:vertAlign w:val="superscript"/>
        </w:rPr>
        <w:t>3b</w:t>
      </w:r>
      <w:r w:rsidR="00571C41" w:rsidRPr="00BE01DE">
        <w:rPr>
          <w:b/>
          <w:bCs/>
          <w:sz w:val="24"/>
        </w:rPr>
        <w:t>[</w:t>
      </w:r>
      <w:r>
        <w:t>1 – 5 months</w:t>
      </w:r>
      <w:r w:rsidR="00571C41" w:rsidRPr="00BE01DE">
        <w:rPr>
          <w:b/>
          <w:bCs/>
          <w:sz w:val="24"/>
        </w:rPr>
        <w:t>]</w:t>
      </w:r>
      <w:r>
        <w:t xml:space="preserve"> of </w:t>
      </w:r>
      <w:r w:rsidR="00D60341">
        <w:t>Your</w:t>
      </w:r>
      <w:r>
        <w:t xml:space="preserve"> </w:t>
      </w:r>
      <w:r w:rsidR="00042AE2">
        <w:t>Monthly Earnings</w:t>
      </w:r>
      <w:r>
        <w:t>.</w:t>
      </w:r>
      <w:r w:rsidR="00571C41" w:rsidRPr="00BE01DE">
        <w:rPr>
          <w:b/>
          <w:bCs/>
          <w:sz w:val="24"/>
        </w:rPr>
        <w:t>]</w:t>
      </w:r>
    </w:p>
    <w:p w14:paraId="00380F54" w14:textId="0B4442F8" w:rsidR="00CC77DF" w:rsidRDefault="003F2188">
      <w:pPr>
        <w:pStyle w:val="1Text"/>
        <w:ind w:left="432"/>
      </w:pPr>
      <w:r>
        <w:t xml:space="preserve">Prudential is not responsible for compliance with the Americans with Disabilities Act (ADA) or any similar law, and does not represent that any part of the Stay at Work </w:t>
      </w:r>
      <w:r w:rsidR="00CF0399">
        <w:t>B</w:t>
      </w:r>
      <w:r>
        <w:t xml:space="preserve">enefit is intended to be, or is, in compliance with any such laws. If </w:t>
      </w:r>
      <w:r w:rsidR="00831858">
        <w:t>You</w:t>
      </w:r>
      <w:r>
        <w:t xml:space="preserve"> have questions regarding ADA compliance, please contact</w:t>
      </w:r>
      <w:r w:rsidR="00CC77DF">
        <w:t xml:space="preserve"> </w:t>
      </w:r>
      <w:r w:rsidR="00CC77DF" w:rsidRPr="002807DB">
        <w:rPr>
          <w:b/>
          <w:bCs/>
          <w:color w:val="FF0000"/>
          <w:sz w:val="24"/>
          <w:szCs w:val="24"/>
          <w:vertAlign w:val="superscript"/>
        </w:rPr>
        <w:t>CV2</w:t>
      </w:r>
      <w:r w:rsidR="00571C41" w:rsidRPr="00571C41">
        <w:rPr>
          <w:b/>
          <w:bCs/>
          <w:sz w:val="24"/>
        </w:rPr>
        <w:t>[</w:t>
      </w:r>
      <w:r w:rsidR="00D60341">
        <w:t>Your</w:t>
      </w:r>
      <w:r w:rsidR="00CC77DF">
        <w:t xml:space="preserve"> Employer</w:t>
      </w:r>
      <w:r w:rsidR="00571C41" w:rsidRPr="00571C41">
        <w:rPr>
          <w:b/>
          <w:bCs/>
          <w:sz w:val="24"/>
        </w:rPr>
        <w:t>]</w:t>
      </w:r>
      <w:r w:rsidR="00043BA1">
        <w:t>.</w:t>
      </w:r>
    </w:p>
    <w:p w14:paraId="36269FB1" w14:textId="26814C96" w:rsidR="002650CC" w:rsidRPr="002650CC" w:rsidRDefault="002650CC" w:rsidP="002650CC">
      <w:pPr>
        <w:pStyle w:val="1Text"/>
        <w:ind w:left="432"/>
      </w:pPr>
      <w:bookmarkStart w:id="633" w:name="_Hlk37426590"/>
      <w:r w:rsidRPr="00987A39">
        <w:rPr>
          <w:b/>
          <w:bCs/>
          <w:color w:val="FF0000"/>
          <w:sz w:val="24"/>
          <w:szCs w:val="24"/>
          <w:vertAlign w:val="superscript"/>
        </w:rPr>
        <w:t>4</w:t>
      </w:r>
      <w:r w:rsidR="00571C41" w:rsidRPr="00571C41">
        <w:rPr>
          <w:b/>
          <w:bCs/>
          <w:sz w:val="24"/>
        </w:rPr>
        <w:t>[</w:t>
      </w:r>
      <w:r w:rsidRPr="002650CC">
        <w:t>If there is an overpayment due to Prudential</w:t>
      </w:r>
      <w:r w:rsidR="00F2555C" w:rsidRPr="00F2555C">
        <w:t xml:space="preserve"> </w:t>
      </w:r>
      <w:r w:rsidR="00F2555C">
        <w:t xml:space="preserve">for any </w:t>
      </w:r>
      <w:r w:rsidR="009656B7">
        <w:t xml:space="preserve">Prudential </w:t>
      </w:r>
      <w:r w:rsidR="00F2555C">
        <w:t>claim</w:t>
      </w:r>
      <w:r w:rsidRPr="002650CC">
        <w:t xml:space="preserve">, Prudential may apply </w:t>
      </w:r>
      <w:r w:rsidR="00F34159">
        <w:t xml:space="preserve">the </w:t>
      </w:r>
      <w:r w:rsidR="008842FC">
        <w:t>Stay at Work B</w:t>
      </w:r>
      <w:r w:rsidRPr="002650CC">
        <w:t>enefit toward any outstanding overpayment.</w:t>
      </w:r>
      <w:r w:rsidR="00571C41" w:rsidRPr="00571C41">
        <w:rPr>
          <w:b/>
          <w:bCs/>
          <w:sz w:val="24"/>
        </w:rPr>
        <w:t>]</w:t>
      </w:r>
    </w:p>
    <w:bookmarkEnd w:id="633"/>
    <w:p w14:paraId="3461D779" w14:textId="6C98B9DF" w:rsidR="002650CC" w:rsidRDefault="002650CC" w:rsidP="00987A39">
      <w:pPr>
        <w:pStyle w:val="1Text"/>
        <w:ind w:left="432"/>
        <w:sectPr w:rsidR="002650CC" w:rsidSect="00671431">
          <w:footerReference w:type="default" r:id="rId67"/>
          <w:pgSz w:w="12240" w:h="15840" w:code="1"/>
          <w:pgMar w:top="1440" w:right="1627" w:bottom="1800" w:left="1627" w:header="720" w:footer="720" w:gutter="0"/>
          <w:cols w:space="720"/>
        </w:sectPr>
      </w:pPr>
    </w:p>
    <w:p w14:paraId="3723E21B" w14:textId="578C76A6" w:rsidR="00057A90" w:rsidRDefault="00057A90" w:rsidP="00057A90">
      <w:pPr>
        <w:pStyle w:val="TitleD"/>
        <w:rPr>
          <w:bCs/>
        </w:rPr>
      </w:pPr>
      <w:r w:rsidRPr="0058609F">
        <w:rPr>
          <w:rFonts w:ascii="Arial" w:hAnsi="Arial" w:cs="Arial"/>
          <w:color w:val="FF0000"/>
          <w:sz w:val="24"/>
          <w:szCs w:val="24"/>
          <w:vertAlign w:val="superscript"/>
        </w:rPr>
        <w:lastRenderedPageBreak/>
        <w:t>CV1</w:t>
      </w:r>
      <w:r w:rsidR="00571C41" w:rsidRPr="0058609F">
        <w:rPr>
          <w:rFonts w:ascii="Arial" w:hAnsi="Arial" w:cs="Arial"/>
          <w:szCs w:val="36"/>
        </w:rPr>
        <w:t>[</w:t>
      </w:r>
      <w:r>
        <w:rPr>
          <w:bCs/>
        </w:rPr>
        <w:t>Long Term</w:t>
      </w:r>
      <w:r w:rsidR="00571C41" w:rsidRPr="0058609F">
        <w:rPr>
          <w:rFonts w:ascii="Arial" w:hAnsi="Arial" w:cs="Arial"/>
          <w:szCs w:val="36"/>
        </w:rPr>
        <w:t>]</w:t>
      </w:r>
      <w:r>
        <w:t xml:space="preserve"> </w:t>
      </w:r>
      <w:r>
        <w:rPr>
          <w:bCs/>
        </w:rPr>
        <w:t xml:space="preserve">Disability Coverage </w:t>
      </w:r>
      <w:r w:rsidR="00D31768">
        <w:rPr>
          <w:bCs/>
        </w:rPr>
        <w:t>–</w:t>
      </w:r>
      <w:r>
        <w:rPr>
          <w:bCs/>
        </w:rPr>
        <w:t xml:space="preserve"> </w:t>
      </w:r>
      <w:r w:rsidR="00D31768">
        <w:rPr>
          <w:bCs/>
        </w:rPr>
        <w:t xml:space="preserve">Extended </w:t>
      </w:r>
      <w:bookmarkStart w:id="638" w:name="LTD_Extended_Earnings_Protection"/>
      <w:bookmarkEnd w:id="638"/>
      <w:r w:rsidR="00D31768">
        <w:rPr>
          <w:bCs/>
        </w:rPr>
        <w:t>Earnings Protection Benefit</w:t>
      </w:r>
      <w:r w:rsidR="0068587A">
        <w:rPr>
          <w:bCs/>
        </w:rPr>
        <w:t xml:space="preserve"> </w:t>
      </w:r>
    </w:p>
    <w:p w14:paraId="76A5F0A9" w14:textId="42B0B12B" w:rsidR="00057A90" w:rsidRDefault="00D31768" w:rsidP="00057A90">
      <w:pPr>
        <w:pStyle w:val="SubtitleD"/>
      </w:pPr>
      <w:r>
        <w:t>EXTENDED EARNINGS PROTECTION BENEFIT</w:t>
      </w:r>
      <w:r w:rsidR="0068587A">
        <w:t xml:space="preserve"> </w:t>
      </w:r>
    </w:p>
    <w:p w14:paraId="570E6ED7" w14:textId="5BADAE15" w:rsidR="00057A90" w:rsidRDefault="00312E26" w:rsidP="00B37216">
      <w:pPr>
        <w:pStyle w:val="2Text"/>
      </w:pPr>
      <w:r w:rsidRPr="00312E26">
        <w:t xml:space="preserve">The </w:t>
      </w:r>
      <w:r w:rsidR="005F413A">
        <w:t xml:space="preserve">Extended Earnings Protection Benefit </w:t>
      </w:r>
      <w:r w:rsidRPr="00312E26">
        <w:t xml:space="preserve">protects </w:t>
      </w:r>
      <w:r w:rsidR="00D60341">
        <w:t>Your</w:t>
      </w:r>
      <w:r w:rsidRPr="00312E26">
        <w:t xml:space="preserve"> earnings level after </w:t>
      </w:r>
      <w:r w:rsidR="00831858">
        <w:t>You</w:t>
      </w:r>
      <w:r w:rsidRPr="00312E26">
        <w:t xml:space="preserve"> have returned to </w:t>
      </w:r>
      <w:r w:rsidR="009A28F2">
        <w:t xml:space="preserve">being </w:t>
      </w:r>
      <w:r w:rsidR="00414CB6" w:rsidRPr="00987A39">
        <w:t xml:space="preserve">Actively </w:t>
      </w:r>
      <w:r w:rsidR="005522AB">
        <w:t>at</w:t>
      </w:r>
      <w:r w:rsidR="00414CB6" w:rsidRPr="00987A39">
        <w:t xml:space="preserve"> </w:t>
      </w:r>
      <w:r w:rsidR="001868E9" w:rsidRPr="006E0652">
        <w:t>Work</w:t>
      </w:r>
      <w:r w:rsidRPr="00312E26">
        <w:t xml:space="preserve"> following a </w:t>
      </w:r>
      <w:r w:rsidR="00B479C1">
        <w:t>p</w:t>
      </w:r>
      <w:r w:rsidRPr="00312E26">
        <w:t xml:space="preserve">eriod of </w:t>
      </w:r>
      <w:r w:rsidR="00FF5545">
        <w:t>Disability</w:t>
      </w:r>
      <w:r w:rsidRPr="00312E26">
        <w:t xml:space="preserve">. If </w:t>
      </w:r>
      <w:r w:rsidR="00831858">
        <w:t>You</w:t>
      </w:r>
      <w:r w:rsidRPr="00312E26">
        <w:t xml:space="preserve"> return </w:t>
      </w:r>
      <w:r w:rsidR="005E3504">
        <w:t xml:space="preserve">to </w:t>
      </w:r>
      <w:r w:rsidR="00D92F0A">
        <w:t xml:space="preserve">being </w:t>
      </w:r>
      <w:r w:rsidR="00414CB6" w:rsidRPr="00987A39">
        <w:t xml:space="preserve">Actively </w:t>
      </w:r>
      <w:r w:rsidR="005522AB">
        <w:t>at</w:t>
      </w:r>
      <w:r w:rsidR="00414CB6" w:rsidRPr="00987A39">
        <w:t xml:space="preserve"> Work</w:t>
      </w:r>
      <w:r w:rsidR="00D92F0A">
        <w:t xml:space="preserve"> </w:t>
      </w:r>
      <w:r w:rsidRPr="00312E26">
        <w:t xml:space="preserve">following a </w:t>
      </w:r>
      <w:r w:rsidR="00B479C1">
        <w:t>p</w:t>
      </w:r>
      <w:r w:rsidRPr="00312E26">
        <w:t xml:space="preserve">eriod of </w:t>
      </w:r>
      <w:r w:rsidR="00FF5545">
        <w:t>Disability</w:t>
      </w:r>
      <w:r w:rsidRPr="00312E26">
        <w:t xml:space="preserve"> and continue to have an earnings loss, an </w:t>
      </w:r>
      <w:r w:rsidR="005F413A">
        <w:t>Extended Earnings Protection Benefit</w:t>
      </w:r>
      <w:r w:rsidRPr="00312E26">
        <w:t xml:space="preserve"> may be payable</w:t>
      </w:r>
      <w:r w:rsidR="0064481B">
        <w:t xml:space="preserve"> </w:t>
      </w:r>
      <w:r w:rsidR="007553D8">
        <w:rPr>
          <w:b/>
          <w:color w:val="FF0000"/>
          <w:sz w:val="24"/>
          <w:vertAlign w:val="superscript"/>
        </w:rPr>
        <w:t>1</w:t>
      </w:r>
      <w:r w:rsidR="00571C41" w:rsidRPr="00571C41">
        <w:rPr>
          <w:b/>
          <w:bCs/>
          <w:sz w:val="24"/>
        </w:rPr>
        <w:t>[</w:t>
      </w:r>
      <w:r w:rsidR="00057A90" w:rsidRPr="00202DB8">
        <w:t xml:space="preserve">if </w:t>
      </w:r>
      <w:r w:rsidR="000662F2">
        <w:t xml:space="preserve">included in </w:t>
      </w:r>
      <w:r w:rsidR="00D60341">
        <w:t>Your</w:t>
      </w:r>
      <w:r w:rsidR="00057A90" w:rsidRPr="00202DB8">
        <w:t xml:space="preserve"> </w:t>
      </w:r>
      <w:r w:rsidR="00F71951">
        <w:t>Specifications Page</w:t>
      </w:r>
      <w:r w:rsidR="00571C41" w:rsidRPr="00571C41">
        <w:rPr>
          <w:b/>
          <w:bCs/>
          <w:sz w:val="24"/>
        </w:rPr>
        <w:t>]</w:t>
      </w:r>
      <w:r w:rsidR="00057A90" w:rsidRPr="00202DB8">
        <w:t xml:space="preserve">. </w:t>
      </w:r>
    </w:p>
    <w:p w14:paraId="5FBF1A3A" w14:textId="6FEEF61D" w:rsidR="00057A90" w:rsidRPr="00202DB8" w:rsidRDefault="004746FC" w:rsidP="00057A90">
      <w:pPr>
        <w:pStyle w:val="SubtitleD"/>
      </w:pPr>
      <w:r>
        <w:t xml:space="preserve">When </w:t>
      </w:r>
      <w:r w:rsidR="00057A90">
        <w:t xml:space="preserve">Are You Eligible </w:t>
      </w:r>
      <w:r w:rsidR="004D4E90">
        <w:t>for</w:t>
      </w:r>
      <w:r w:rsidR="00057A90">
        <w:t xml:space="preserve"> the </w:t>
      </w:r>
      <w:r w:rsidR="00462DAB">
        <w:t>Extended Earnings Protection</w:t>
      </w:r>
      <w:r w:rsidR="00057A90">
        <w:t xml:space="preserve"> Benefit</w:t>
      </w:r>
      <w:r w:rsidR="00057A90" w:rsidRPr="00202DB8">
        <w:t>?</w:t>
      </w:r>
    </w:p>
    <w:p w14:paraId="415E0108" w14:textId="0145AE51" w:rsidR="00057A90" w:rsidRDefault="00057A90" w:rsidP="00B37216">
      <w:pPr>
        <w:pStyle w:val="2Text"/>
      </w:pPr>
      <w:r>
        <w:t>Prudential will pay</w:t>
      </w:r>
      <w:r w:rsidR="00FE38BA">
        <w:t xml:space="preserve"> </w:t>
      </w:r>
      <w:r w:rsidR="00CA5834">
        <w:rPr>
          <w:b/>
          <w:color w:val="FF0000"/>
          <w:sz w:val="24"/>
          <w:vertAlign w:val="superscript"/>
        </w:rPr>
        <w:t>1</w:t>
      </w:r>
      <w:r w:rsidR="00571C41" w:rsidRPr="00571C41">
        <w:rPr>
          <w:b/>
          <w:bCs/>
          <w:sz w:val="24"/>
        </w:rPr>
        <w:t>[</w:t>
      </w:r>
      <w:r w:rsidR="00FE38BA">
        <w:t>in arrears</w:t>
      </w:r>
      <w:r w:rsidR="00571C41" w:rsidRPr="00571C41">
        <w:rPr>
          <w:b/>
          <w:bCs/>
          <w:sz w:val="24"/>
        </w:rPr>
        <w:t>]</w:t>
      </w:r>
      <w:r>
        <w:t xml:space="preserve"> a </w:t>
      </w:r>
      <w:r w:rsidR="00AC18E8">
        <w:rPr>
          <w:b/>
          <w:color w:val="FF0000"/>
          <w:sz w:val="24"/>
          <w:szCs w:val="24"/>
          <w:vertAlign w:val="superscript"/>
        </w:rPr>
        <w:t>2</w:t>
      </w:r>
      <w:r w:rsidR="00571C41" w:rsidRPr="00571C41">
        <w:rPr>
          <w:b/>
          <w:bCs/>
          <w:sz w:val="24"/>
        </w:rPr>
        <w:t>[</w:t>
      </w:r>
      <w:r>
        <w:t>monthly</w:t>
      </w:r>
      <w:r w:rsidR="00571C41" w:rsidRPr="00571C41">
        <w:rPr>
          <w:b/>
          <w:bCs/>
          <w:sz w:val="24"/>
        </w:rPr>
        <w:t>]</w:t>
      </w:r>
      <w:r>
        <w:t xml:space="preserve"> </w:t>
      </w:r>
      <w:r w:rsidR="005F413A">
        <w:t>Extended Earnings Protection Benefit</w:t>
      </w:r>
      <w:r w:rsidR="00B27FA5">
        <w:t xml:space="preserve"> </w:t>
      </w:r>
      <w:r w:rsidR="00491ABA">
        <w:t xml:space="preserve">payment </w:t>
      </w:r>
      <w:r>
        <w:t>to</w:t>
      </w:r>
      <w:r w:rsidR="000C5808">
        <w:t xml:space="preserve"> </w:t>
      </w:r>
      <w:r w:rsidR="00831858">
        <w:t>You</w:t>
      </w:r>
      <w:r w:rsidR="000C5808">
        <w:t xml:space="preserve"> </w:t>
      </w:r>
      <w:r>
        <w:t xml:space="preserve">if </w:t>
      </w:r>
      <w:r w:rsidR="00831858">
        <w:t>You</w:t>
      </w:r>
      <w:r>
        <w:t xml:space="preserve"> </w:t>
      </w:r>
      <w:r w:rsidR="00514CCC">
        <w:t xml:space="preserve">demonstrate satisfactory to Prudential that </w:t>
      </w:r>
      <w:r w:rsidR="00831858">
        <w:t>You</w:t>
      </w:r>
      <w:r w:rsidR="00514CCC">
        <w:t xml:space="preserve"> </w:t>
      </w:r>
      <w:r>
        <w:t xml:space="preserve">meet the below conditions </w:t>
      </w:r>
      <w:r w:rsidR="001A2DF4">
        <w:rPr>
          <w:b/>
          <w:color w:val="FF0000"/>
          <w:sz w:val="24"/>
          <w:szCs w:val="24"/>
          <w:vertAlign w:val="superscript"/>
        </w:rPr>
        <w:t>3</w:t>
      </w:r>
      <w:r w:rsidR="00571C41" w:rsidRPr="001935DA">
        <w:rPr>
          <w:b/>
          <w:sz w:val="24"/>
          <w:szCs w:val="24"/>
        </w:rPr>
        <w:t>[</w:t>
      </w:r>
      <w:r>
        <w:t>:</w:t>
      </w:r>
    </w:p>
    <w:p w14:paraId="4E5A6134" w14:textId="5FAA0FE9" w:rsidR="00057A90" w:rsidRPr="005D6134" w:rsidRDefault="00057A90" w:rsidP="00B37216">
      <w:pPr>
        <w:pStyle w:val="BulletD"/>
      </w:pPr>
      <w:r>
        <w:t xml:space="preserve">You </w:t>
      </w:r>
      <w:r w:rsidRPr="005D6134">
        <w:t xml:space="preserve">become </w:t>
      </w:r>
      <w:r w:rsidR="00167306" w:rsidRPr="00987A39">
        <w:t>Disabled</w:t>
      </w:r>
      <w:r w:rsidR="00167306" w:rsidRPr="00F279A5">
        <w:t xml:space="preserve"> </w:t>
      </w:r>
      <w:r w:rsidRPr="005D6134">
        <w:t xml:space="preserve">while </w:t>
      </w:r>
      <w:r w:rsidR="00B30FD3">
        <w:t>I</w:t>
      </w:r>
      <w:r w:rsidRPr="005D6134">
        <w:t>nsured under th</w:t>
      </w:r>
      <w:r w:rsidR="000D48A6">
        <w:t>is</w:t>
      </w:r>
      <w:r w:rsidR="00B26632">
        <w:t xml:space="preserve"> Plan </w:t>
      </w:r>
      <w:r w:rsidRPr="005D6134">
        <w:t xml:space="preserve">and </w:t>
      </w:r>
      <w:r w:rsidR="00B30FD3">
        <w:t>I</w:t>
      </w:r>
      <w:r w:rsidRPr="005D6134">
        <w:t xml:space="preserve">nsured under </w:t>
      </w:r>
      <w:r>
        <w:t>th</w:t>
      </w:r>
      <w:r w:rsidR="00B27FA5">
        <w:t>is</w:t>
      </w:r>
      <w:r w:rsidRPr="005D6134">
        <w:t xml:space="preserve"> </w:t>
      </w:r>
      <w:r w:rsidR="005F413A">
        <w:t>Extended Earnings Protection Benefit</w:t>
      </w:r>
      <w:r w:rsidRPr="005D6134">
        <w:t>;</w:t>
      </w:r>
    </w:p>
    <w:p w14:paraId="7C4FE4CC" w14:textId="550520BD" w:rsidR="00057A90" w:rsidRPr="005D6134" w:rsidRDefault="00057A90" w:rsidP="00B37216">
      <w:pPr>
        <w:pStyle w:val="BulletD"/>
      </w:pPr>
      <w:r>
        <w:t xml:space="preserve">You </w:t>
      </w:r>
      <w:r w:rsidRPr="005D6134">
        <w:t xml:space="preserve">are receiving </w:t>
      </w:r>
      <w:r w:rsidR="00091971">
        <w:t>Monthly Benefit Payment</w:t>
      </w:r>
      <w:r w:rsidR="00586E15">
        <w:t>s</w:t>
      </w:r>
      <w:r w:rsidRPr="005D6134">
        <w:t xml:space="preserve"> for the same </w:t>
      </w:r>
      <w:r w:rsidR="00FF5545">
        <w:t>Disability</w:t>
      </w:r>
      <w:r w:rsidRPr="005D6134">
        <w:t xml:space="preserve"> under the </w:t>
      </w:r>
      <w:r>
        <w:t>Plan</w:t>
      </w:r>
      <w:r w:rsidRPr="005D6134">
        <w:t>;</w:t>
      </w:r>
    </w:p>
    <w:p w14:paraId="348C9664" w14:textId="64CCDBA1" w:rsidR="00546E67" w:rsidRPr="005D6134" w:rsidRDefault="009B0082" w:rsidP="00B37216">
      <w:pPr>
        <w:pStyle w:val="BulletD"/>
      </w:pPr>
      <w:r w:rsidRPr="639C6F4A">
        <w:rPr>
          <w:b/>
          <w:color w:val="FF0000"/>
          <w:sz w:val="24"/>
          <w:szCs w:val="24"/>
          <w:vertAlign w:val="superscript"/>
        </w:rPr>
        <w:t>3a</w:t>
      </w:r>
      <w:r w:rsidR="00571C41" w:rsidRPr="639C6F4A">
        <w:rPr>
          <w:b/>
          <w:sz w:val="24"/>
          <w:szCs w:val="24"/>
        </w:rPr>
        <w:t>[</w:t>
      </w:r>
      <w:r w:rsidR="00057A90">
        <w:t xml:space="preserve">You </w:t>
      </w:r>
      <w:r w:rsidR="00057A90" w:rsidRPr="005D6134">
        <w:t xml:space="preserve">have been </w:t>
      </w:r>
      <w:r w:rsidR="00167306" w:rsidRPr="00987A39">
        <w:t>Disabled</w:t>
      </w:r>
      <w:r w:rsidR="00167306" w:rsidRPr="00F279A5">
        <w:t xml:space="preserve"> </w:t>
      </w:r>
      <w:r w:rsidR="00EE2F7B">
        <w:t xml:space="preserve">under the </w:t>
      </w:r>
      <w:r w:rsidR="00EE2F7B" w:rsidRPr="00DB5840">
        <w:rPr>
          <w:b/>
          <w:color w:val="FF0000"/>
          <w:sz w:val="24"/>
          <w:szCs w:val="24"/>
          <w:vertAlign w:val="superscript"/>
        </w:rPr>
        <w:t>CV1</w:t>
      </w:r>
      <w:r w:rsidR="00EE2F7B" w:rsidRPr="00571C41">
        <w:rPr>
          <w:b/>
          <w:bCs/>
          <w:sz w:val="24"/>
        </w:rPr>
        <w:t>[</w:t>
      </w:r>
      <w:r w:rsidR="00EE2F7B">
        <w:t>long term</w:t>
      </w:r>
      <w:r w:rsidR="00EE2F7B" w:rsidRPr="00571C41">
        <w:rPr>
          <w:b/>
          <w:bCs/>
          <w:sz w:val="24"/>
        </w:rPr>
        <w:t>]</w:t>
      </w:r>
      <w:r w:rsidR="00EE2F7B">
        <w:t xml:space="preserve"> disability coverage</w:t>
      </w:r>
      <w:r w:rsidR="00EE2F7B" w:rsidRPr="005D6134">
        <w:t xml:space="preserve"> </w:t>
      </w:r>
      <w:r w:rsidR="00057A90" w:rsidRPr="005D6134">
        <w:t xml:space="preserve">for the greater of </w:t>
      </w:r>
      <w:r w:rsidR="00F06BB0" w:rsidRPr="639C6F4A">
        <w:rPr>
          <w:b/>
          <w:color w:val="FF0000"/>
          <w:sz w:val="24"/>
          <w:szCs w:val="24"/>
          <w:vertAlign w:val="superscript"/>
        </w:rPr>
        <w:t>3</w:t>
      </w:r>
      <w:r w:rsidR="00E711A1" w:rsidRPr="639C6F4A">
        <w:rPr>
          <w:b/>
          <w:color w:val="FF0000"/>
          <w:sz w:val="24"/>
          <w:szCs w:val="24"/>
          <w:vertAlign w:val="superscript"/>
        </w:rPr>
        <w:t>b</w:t>
      </w:r>
      <w:r w:rsidR="00571C41" w:rsidRPr="639C6F4A">
        <w:rPr>
          <w:b/>
          <w:sz w:val="24"/>
          <w:szCs w:val="24"/>
        </w:rPr>
        <w:t>[</w:t>
      </w:r>
      <w:r w:rsidR="00057A90">
        <w:t>30 – 365</w:t>
      </w:r>
      <w:r w:rsidR="00057A90" w:rsidRPr="005D6134">
        <w:t xml:space="preserve"> consecutive days</w:t>
      </w:r>
      <w:r w:rsidR="00571C41" w:rsidRPr="639C6F4A">
        <w:rPr>
          <w:b/>
          <w:sz w:val="24"/>
          <w:szCs w:val="24"/>
        </w:rPr>
        <w:t>]</w:t>
      </w:r>
      <w:r w:rsidR="00057A90" w:rsidRPr="005D6134">
        <w:t xml:space="preserve"> or </w:t>
      </w:r>
      <w:r w:rsidR="00D60341">
        <w:t>Your</w:t>
      </w:r>
      <w:r w:rsidR="00057A90" w:rsidRPr="005D6134">
        <w:t xml:space="preserve"> </w:t>
      </w:r>
      <w:r w:rsidR="00DB3F54" w:rsidRPr="00987A39">
        <w:t>Elimination Period</w:t>
      </w:r>
      <w:r w:rsidR="000376F1">
        <w:t xml:space="preserve"> </w:t>
      </w:r>
      <w:r w:rsidR="00057A90">
        <w:t>under th</w:t>
      </w:r>
      <w:r w:rsidR="008C00B1">
        <w:t>is</w:t>
      </w:r>
      <w:r w:rsidR="00057A90">
        <w:t xml:space="preserve"> Plan</w:t>
      </w:r>
      <w:r w:rsidR="00057A90" w:rsidRPr="005D6134">
        <w:t>;</w:t>
      </w:r>
      <w:r w:rsidR="00571C41" w:rsidRPr="639C6F4A">
        <w:rPr>
          <w:b/>
          <w:sz w:val="24"/>
          <w:szCs w:val="24"/>
        </w:rPr>
        <w:t>]</w:t>
      </w:r>
      <w:r w:rsidR="00057A90" w:rsidRPr="005D6134">
        <w:t xml:space="preserve"> </w:t>
      </w:r>
    </w:p>
    <w:p w14:paraId="6E3DD350" w14:textId="3C73C7C5" w:rsidR="00D13EEC" w:rsidRDefault="00057A90" w:rsidP="00B37216">
      <w:pPr>
        <w:pStyle w:val="BulletD"/>
      </w:pPr>
      <w:r>
        <w:t>P</w:t>
      </w:r>
      <w:r w:rsidRPr="005D6134">
        <w:t xml:space="preserve">rior to </w:t>
      </w:r>
      <w:r w:rsidR="00D60341">
        <w:t>Your</w:t>
      </w:r>
      <w:r w:rsidRPr="005D6134">
        <w:t xml:space="preserve"> </w:t>
      </w:r>
      <w:r w:rsidR="00FF5545">
        <w:t>Disability</w:t>
      </w:r>
      <w:r w:rsidRPr="005D6134">
        <w:t xml:space="preserve">, </w:t>
      </w:r>
      <w:r w:rsidR="00831858">
        <w:t>You</w:t>
      </w:r>
      <w:r w:rsidRPr="005D6134">
        <w:t xml:space="preserve"> </w:t>
      </w:r>
      <w:r w:rsidR="00542F11">
        <w:t xml:space="preserve">were </w:t>
      </w:r>
      <w:r w:rsidR="00C02BA0">
        <w:t>A</w:t>
      </w:r>
      <w:r w:rsidRPr="005D6134">
        <w:t xml:space="preserve">ctively </w:t>
      </w:r>
      <w:r w:rsidR="005522AB">
        <w:t>at</w:t>
      </w:r>
      <w:r w:rsidR="00E7118A">
        <w:t xml:space="preserve"> </w:t>
      </w:r>
      <w:r w:rsidR="00C02BA0">
        <w:t>W</w:t>
      </w:r>
      <w:r w:rsidR="00E7118A">
        <w:t>ork</w:t>
      </w:r>
      <w:r w:rsidR="00542F11">
        <w:t xml:space="preserve"> for</w:t>
      </w:r>
      <w:r w:rsidRPr="005D6134">
        <w:t xml:space="preserve"> </w:t>
      </w:r>
      <w:r w:rsidRPr="00F81A81">
        <w:rPr>
          <w:b/>
          <w:color w:val="FF0000"/>
          <w:sz w:val="24"/>
          <w:szCs w:val="24"/>
          <w:vertAlign w:val="superscript"/>
        </w:rPr>
        <w:t>CV2</w:t>
      </w:r>
      <w:r w:rsidR="00571C41" w:rsidRPr="00571C41">
        <w:rPr>
          <w:b/>
          <w:bCs/>
          <w:sz w:val="24"/>
        </w:rPr>
        <w:t>[</w:t>
      </w:r>
      <w:r w:rsidR="00D60341">
        <w:t>Your</w:t>
      </w:r>
      <w:r w:rsidRPr="005D6134">
        <w:t xml:space="preserve"> </w:t>
      </w:r>
      <w:r>
        <w:t>Employer</w:t>
      </w:r>
      <w:r w:rsidR="00571C41" w:rsidRPr="00571C41">
        <w:rPr>
          <w:b/>
          <w:bCs/>
          <w:sz w:val="24"/>
        </w:rPr>
        <w:t>]</w:t>
      </w:r>
      <w:r w:rsidR="00CC2613">
        <w:t>;</w:t>
      </w:r>
    </w:p>
    <w:p w14:paraId="68BD9734" w14:textId="2BA9F4C3" w:rsidR="00EA120B" w:rsidRDefault="00EA120B" w:rsidP="00B37216">
      <w:pPr>
        <w:pStyle w:val="BulletD"/>
      </w:pPr>
      <w:r>
        <w:t xml:space="preserve">You have returned to </w:t>
      </w:r>
      <w:r w:rsidR="00760A8D">
        <w:t xml:space="preserve">being </w:t>
      </w:r>
      <w:r w:rsidR="00414CB6" w:rsidRPr="00987A39">
        <w:t xml:space="preserve">Actively </w:t>
      </w:r>
      <w:r w:rsidR="005522AB">
        <w:t>at</w:t>
      </w:r>
      <w:r w:rsidR="00414CB6" w:rsidRPr="00987A39">
        <w:t xml:space="preserve"> Work</w:t>
      </w:r>
      <w:r w:rsidR="00335FB2">
        <w:t xml:space="preserve"> on a </w:t>
      </w:r>
      <w:r>
        <w:t xml:space="preserve">full time </w:t>
      </w:r>
      <w:r w:rsidR="00335FB2">
        <w:t xml:space="preserve">basis </w:t>
      </w:r>
      <w:r>
        <w:t xml:space="preserve">for </w:t>
      </w:r>
      <w:r w:rsidR="00382B6B" w:rsidRPr="00987A39">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rsidR="00382B6B">
        <w:t>;</w:t>
      </w:r>
    </w:p>
    <w:p w14:paraId="3B69BAEA" w14:textId="5E825EEB" w:rsidR="00382B6B" w:rsidRDefault="00C96DE6" w:rsidP="00B37216">
      <w:pPr>
        <w:pStyle w:val="BulletD"/>
      </w:pPr>
      <w:r>
        <w:t xml:space="preserve">You </w:t>
      </w:r>
      <w:r w:rsidR="007D1B3C">
        <w:t>are performing</w:t>
      </w:r>
      <w:r>
        <w:t xml:space="preserve"> all of the </w:t>
      </w:r>
      <w:r w:rsidR="000C4671">
        <w:t>Material and Substantial</w:t>
      </w:r>
      <w:r w:rsidR="001868E9">
        <w:t xml:space="preserve"> Duties</w:t>
      </w:r>
      <w:r>
        <w:t xml:space="preserve"> of </w:t>
      </w:r>
      <w:r w:rsidR="00D60341">
        <w:t>Your</w:t>
      </w:r>
      <w:r>
        <w:t xml:space="preserve"> </w:t>
      </w:r>
      <w:r w:rsidRPr="00692172">
        <w:rPr>
          <w:b/>
          <w:color w:val="FF0000"/>
          <w:sz w:val="24"/>
          <w:vertAlign w:val="superscript"/>
        </w:rPr>
        <w:t>CV5</w:t>
      </w:r>
      <w:r w:rsidR="00571C41" w:rsidRPr="00571C41">
        <w:rPr>
          <w:b/>
          <w:bCs/>
          <w:sz w:val="24"/>
        </w:rPr>
        <w:t>[</w:t>
      </w:r>
      <w:r w:rsidR="001868E9">
        <w:t>Regular Occupation</w:t>
      </w:r>
      <w:r w:rsidR="00571C41" w:rsidRPr="00571C41">
        <w:rPr>
          <w:b/>
          <w:bCs/>
          <w:sz w:val="24"/>
        </w:rPr>
        <w:t>]</w:t>
      </w:r>
      <w:r w:rsidR="007D1B3C">
        <w:t xml:space="preserve">; </w:t>
      </w:r>
    </w:p>
    <w:p w14:paraId="6AA8A5B3" w14:textId="4600E541" w:rsidR="00675DB1" w:rsidRDefault="007D1B3C" w:rsidP="00B37216">
      <w:pPr>
        <w:pStyle w:val="BulletD"/>
      </w:pPr>
      <w:r>
        <w:t xml:space="preserve">You are earning less than </w:t>
      </w:r>
      <w:r w:rsidR="00717BF7">
        <w:rPr>
          <w:b/>
          <w:color w:val="FF0000"/>
          <w:sz w:val="24"/>
          <w:vertAlign w:val="superscript"/>
        </w:rPr>
        <w:t>3c</w:t>
      </w:r>
      <w:r w:rsidR="00571C41" w:rsidRPr="00571C41">
        <w:rPr>
          <w:b/>
          <w:bCs/>
          <w:sz w:val="24"/>
        </w:rPr>
        <w:t>[</w:t>
      </w:r>
      <w:r w:rsidR="00255D09">
        <w:t>20% - 100%</w:t>
      </w:r>
      <w:r w:rsidR="00571C41" w:rsidRPr="00571C41">
        <w:rPr>
          <w:b/>
          <w:bCs/>
          <w:sz w:val="24"/>
        </w:rPr>
        <w:t>]</w:t>
      </w:r>
      <w:r w:rsidR="00255D09">
        <w:t xml:space="preserve"> </w:t>
      </w:r>
      <w:r w:rsidR="00594102">
        <w:t xml:space="preserve">of </w:t>
      </w:r>
      <w:r w:rsidR="00D60341">
        <w:t>Your</w:t>
      </w:r>
      <w:r w:rsidR="00594102">
        <w:t xml:space="preserve"> </w:t>
      </w:r>
      <w:r w:rsidR="005C2DB6">
        <w:rPr>
          <w:b/>
          <w:color w:val="FF0000"/>
          <w:sz w:val="24"/>
          <w:vertAlign w:val="superscript"/>
        </w:rPr>
        <w:t>1</w:t>
      </w:r>
      <w:r w:rsidR="005C2DB6" w:rsidRPr="00571C41">
        <w:rPr>
          <w:b/>
          <w:bCs/>
          <w:sz w:val="24"/>
        </w:rPr>
        <w:t>[</w:t>
      </w:r>
      <w:r w:rsidR="00D146F2">
        <w:t>I</w:t>
      </w:r>
      <w:r w:rsidR="005C2DB6">
        <w:t>ndexed</w:t>
      </w:r>
      <w:r w:rsidR="005C2DB6" w:rsidRPr="00571C41">
        <w:rPr>
          <w:b/>
          <w:bCs/>
          <w:sz w:val="24"/>
        </w:rPr>
        <w:t>]</w:t>
      </w:r>
      <w:r w:rsidR="00594102">
        <w:t xml:space="preserve"> </w:t>
      </w:r>
      <w:r w:rsidR="004E6D32">
        <w:t>Monthly Earnings</w:t>
      </w:r>
      <w:r w:rsidR="00941335">
        <w:t>; and</w:t>
      </w:r>
    </w:p>
    <w:p w14:paraId="24FFCD4B" w14:textId="40C5DF15" w:rsidR="00057A90" w:rsidRDefault="00675DB1" w:rsidP="00B37216">
      <w:pPr>
        <w:pStyle w:val="BulletD"/>
      </w:pPr>
      <w:r>
        <w:t xml:space="preserve">You are working in </w:t>
      </w:r>
      <w:r w:rsidR="00D60341">
        <w:t>Your</w:t>
      </w:r>
      <w:r w:rsidR="00CD287B">
        <w:t xml:space="preserve"> </w:t>
      </w:r>
      <w:r w:rsidR="00CD287B" w:rsidRPr="00692172">
        <w:rPr>
          <w:b/>
          <w:color w:val="FF0000"/>
          <w:sz w:val="24"/>
          <w:vertAlign w:val="superscript"/>
        </w:rPr>
        <w:t>CV5</w:t>
      </w:r>
      <w:r w:rsidR="00571C41" w:rsidRPr="00571C41">
        <w:rPr>
          <w:b/>
          <w:bCs/>
          <w:sz w:val="24"/>
        </w:rPr>
        <w:t>[</w:t>
      </w:r>
      <w:r w:rsidR="001868E9">
        <w:t>Regular Occupation</w:t>
      </w:r>
      <w:r w:rsidR="00571C41" w:rsidRPr="00571C41">
        <w:rPr>
          <w:b/>
          <w:bCs/>
          <w:sz w:val="24"/>
        </w:rPr>
        <w:t>]</w:t>
      </w:r>
      <w:r w:rsidR="00CD287B">
        <w:t xml:space="preserve"> </w:t>
      </w:r>
      <w:r w:rsidR="00CC2613">
        <w:t xml:space="preserve">at least the number of hours in </w:t>
      </w:r>
      <w:r w:rsidR="00D60341">
        <w:t>Your</w:t>
      </w:r>
      <w:r w:rsidR="00CC2613">
        <w:t xml:space="preserve"> normal work week set by </w:t>
      </w:r>
      <w:r w:rsidR="00CC2613" w:rsidRPr="00F81A81">
        <w:rPr>
          <w:b/>
          <w:color w:val="FF0000"/>
          <w:sz w:val="24"/>
          <w:vertAlign w:val="superscript"/>
        </w:rPr>
        <w:t>CV2</w:t>
      </w:r>
      <w:r w:rsidR="00571C41" w:rsidRPr="00571C41">
        <w:rPr>
          <w:b/>
          <w:bCs/>
          <w:sz w:val="24"/>
        </w:rPr>
        <w:t>[</w:t>
      </w:r>
      <w:r w:rsidR="00D60341">
        <w:t>Your</w:t>
      </w:r>
      <w:r w:rsidR="00CC2613">
        <w:t xml:space="preserve"> </w:t>
      </w:r>
      <w:r w:rsidR="00AE3017">
        <w:t>Employer</w:t>
      </w:r>
      <w:r w:rsidR="00571C41" w:rsidRPr="00571C41">
        <w:rPr>
          <w:b/>
          <w:bCs/>
          <w:sz w:val="24"/>
        </w:rPr>
        <w:t>]</w:t>
      </w:r>
      <w:r w:rsidR="00CC2613">
        <w:t xml:space="preserve"> but not less than 30 hours per week</w:t>
      </w:r>
      <w:r w:rsidR="00491478">
        <w:t>.</w:t>
      </w:r>
      <w:r w:rsidR="00571C41" w:rsidRPr="00571C41">
        <w:rPr>
          <w:b/>
          <w:bCs/>
          <w:sz w:val="24"/>
        </w:rPr>
        <w:t>]</w:t>
      </w:r>
    </w:p>
    <w:p w14:paraId="04737471" w14:textId="54611815" w:rsidR="00057A90" w:rsidRDefault="0064481B" w:rsidP="00B37216">
      <w:pPr>
        <w:pStyle w:val="2Text"/>
      </w:pPr>
      <w:r>
        <w:rPr>
          <w:b/>
          <w:color w:val="FF0000"/>
          <w:sz w:val="24"/>
          <w:vertAlign w:val="superscript"/>
        </w:rPr>
        <w:t>1</w:t>
      </w:r>
      <w:r w:rsidR="00571C41" w:rsidRPr="00571C41">
        <w:rPr>
          <w:b/>
          <w:bCs/>
          <w:sz w:val="24"/>
        </w:rPr>
        <w:t>[</w:t>
      </w:r>
      <w:r w:rsidR="00057A90">
        <w:t xml:space="preserve">The </w:t>
      </w:r>
      <w:r w:rsidR="005F413A">
        <w:t xml:space="preserve">Extended Earnings Protection Benefit </w:t>
      </w:r>
      <w:r w:rsidR="00057A90">
        <w:t xml:space="preserve">is subject to all other </w:t>
      </w:r>
      <w:r w:rsidR="00164005">
        <w:t>d</w:t>
      </w:r>
      <w:r w:rsidR="00FF5545">
        <w:t>isability</w:t>
      </w:r>
      <w:r w:rsidR="00DE69BD">
        <w:t xml:space="preserve"> </w:t>
      </w:r>
      <w:r w:rsidR="00057A90">
        <w:t xml:space="preserve">terms and conditions </w:t>
      </w:r>
      <w:r w:rsidR="00657A60">
        <w:t>under th</w:t>
      </w:r>
      <w:r w:rsidR="00124F13">
        <w:t>is Group Insurance Certificate</w:t>
      </w:r>
      <w:r w:rsidR="00057A90">
        <w:t>.</w:t>
      </w:r>
      <w:r w:rsidR="00571C41" w:rsidRPr="00571C41">
        <w:rPr>
          <w:b/>
          <w:bCs/>
          <w:sz w:val="24"/>
        </w:rPr>
        <w:t>]</w:t>
      </w:r>
    </w:p>
    <w:p w14:paraId="5C46BD62" w14:textId="1780A3F0" w:rsidR="00057A90" w:rsidRPr="00202DB8" w:rsidRDefault="00057A90" w:rsidP="00057A90">
      <w:pPr>
        <w:pStyle w:val="SubtitleD"/>
      </w:pPr>
      <w:r>
        <w:t xml:space="preserve">How is the </w:t>
      </w:r>
      <w:r w:rsidR="003B0210">
        <w:t>Extended Earnings Protection</w:t>
      </w:r>
      <w:r>
        <w:t xml:space="preserve"> Benefit </w:t>
      </w:r>
      <w:r w:rsidR="00CD7B6C">
        <w:t xml:space="preserve">Payment </w:t>
      </w:r>
      <w:r>
        <w:t>Calculated</w:t>
      </w:r>
      <w:r w:rsidRPr="00202DB8">
        <w:t>?</w:t>
      </w:r>
    </w:p>
    <w:p w14:paraId="20DC4A7F" w14:textId="602649DF" w:rsidR="00057A90" w:rsidRDefault="0099329D" w:rsidP="00057A90">
      <w:pPr>
        <w:pStyle w:val="2Text"/>
      </w:pPr>
      <w:r>
        <w:t xml:space="preserve">To determine </w:t>
      </w:r>
      <w:r w:rsidR="00D60341">
        <w:t>Your</w:t>
      </w:r>
      <w:r w:rsidR="009C75EE">
        <w:t xml:space="preserve"> </w:t>
      </w:r>
      <w:r w:rsidR="00475601">
        <w:t>Extended Earnings Protection Benefit</w:t>
      </w:r>
      <w:r w:rsidR="00962696">
        <w:t xml:space="preserve"> </w:t>
      </w:r>
      <w:r w:rsidR="00CD7B6C">
        <w:t xml:space="preserve">payment </w:t>
      </w:r>
      <w:r w:rsidR="009C75EE">
        <w:t xml:space="preserve">for the first </w:t>
      </w:r>
      <w:r w:rsidR="00806249">
        <w:rPr>
          <w:b/>
          <w:color w:val="FF0000"/>
          <w:sz w:val="24"/>
          <w:vertAlign w:val="superscript"/>
        </w:rPr>
        <w:t>4</w:t>
      </w:r>
      <w:r w:rsidR="00571C41" w:rsidRPr="00571C41">
        <w:rPr>
          <w:b/>
          <w:bCs/>
          <w:sz w:val="24"/>
        </w:rPr>
        <w:t>[</w:t>
      </w:r>
      <w:r w:rsidR="009C75EE">
        <w:t>6 – 24 months</w:t>
      </w:r>
      <w:r w:rsidR="00571C41" w:rsidRPr="00571C41">
        <w:rPr>
          <w:b/>
          <w:bCs/>
          <w:sz w:val="24"/>
        </w:rPr>
        <w:t>]</w:t>
      </w:r>
      <w:r w:rsidR="0002026B">
        <w:t xml:space="preserve"> of </w:t>
      </w:r>
      <w:r w:rsidR="00D60341">
        <w:t>Your</w:t>
      </w:r>
      <w:r w:rsidR="0002026B">
        <w:t xml:space="preserve"> return to</w:t>
      </w:r>
      <w:r w:rsidR="007E6290">
        <w:t xml:space="preserve"> being </w:t>
      </w:r>
      <w:r w:rsidR="00414CB6" w:rsidRPr="00987A39">
        <w:t xml:space="preserve">Actively </w:t>
      </w:r>
      <w:r w:rsidR="005522AB">
        <w:t>at</w:t>
      </w:r>
      <w:r w:rsidR="00414CB6" w:rsidRPr="00987A39">
        <w:t xml:space="preserve"> Work</w:t>
      </w:r>
      <w:r w:rsidR="00CD6A1A">
        <w:t xml:space="preserve"> </w:t>
      </w:r>
      <w:r w:rsidR="000725CF">
        <w:rPr>
          <w:b/>
          <w:color w:val="FF0000"/>
          <w:sz w:val="24"/>
          <w:vertAlign w:val="superscript"/>
        </w:rPr>
        <w:t>5</w:t>
      </w:r>
      <w:r w:rsidR="00571C41" w:rsidRPr="00571C41">
        <w:rPr>
          <w:b/>
          <w:bCs/>
          <w:sz w:val="24"/>
        </w:rPr>
        <w:t>[</w:t>
      </w:r>
      <w:r w:rsidR="0002026B">
        <w:t>:</w:t>
      </w:r>
    </w:p>
    <w:p w14:paraId="3E22A136" w14:textId="38A70F67" w:rsidR="00057A90" w:rsidRPr="000815AD" w:rsidRDefault="00057A90" w:rsidP="000455DA">
      <w:pPr>
        <w:pStyle w:val="Bullet2"/>
        <w:ind w:left="1296" w:hanging="432"/>
      </w:pPr>
      <w:r w:rsidRPr="000815AD" w:rsidDel="00557B67">
        <w:t>(1)</w:t>
      </w:r>
      <w:r w:rsidR="000455DA">
        <w:tab/>
      </w:r>
      <w:r w:rsidR="00F023B1">
        <w:t xml:space="preserve">add </w:t>
      </w:r>
      <w:r w:rsidR="00D60341">
        <w:t>Your</w:t>
      </w:r>
      <w:r w:rsidR="00F023B1">
        <w:t xml:space="preserve"> </w:t>
      </w:r>
      <w:r w:rsidR="00413E9B">
        <w:t>C</w:t>
      </w:r>
      <w:r w:rsidR="00F023B1">
        <w:t xml:space="preserve">urrent </w:t>
      </w:r>
      <w:r w:rsidR="00D916EC">
        <w:t>M</w:t>
      </w:r>
      <w:r w:rsidR="00F023B1">
        <w:t xml:space="preserve">onthly </w:t>
      </w:r>
      <w:r w:rsidR="00D916EC">
        <w:t>E</w:t>
      </w:r>
      <w:r w:rsidR="00F023B1">
        <w:t>arnings from employment to th</w:t>
      </w:r>
      <w:r w:rsidR="007A3D04">
        <w:t xml:space="preserve">e </w:t>
      </w:r>
      <w:r w:rsidR="00C07785">
        <w:t>Monthly Benefit Payment</w:t>
      </w:r>
      <w:r w:rsidR="00F023B1">
        <w:t xml:space="preserve"> that would be payable if </w:t>
      </w:r>
      <w:r w:rsidR="00831858">
        <w:t>You</w:t>
      </w:r>
      <w:r w:rsidR="00F023B1">
        <w:t xml:space="preserve"> were </w:t>
      </w:r>
      <w:r w:rsidR="00FF5545">
        <w:t>Disabled</w:t>
      </w:r>
      <w:r w:rsidRPr="000815AD">
        <w:t>;</w:t>
      </w:r>
    </w:p>
    <w:p w14:paraId="518F5B80" w14:textId="5BFB97C1" w:rsidR="00057A90" w:rsidRDefault="00057A90" w:rsidP="000455DA">
      <w:pPr>
        <w:pStyle w:val="Bullet2"/>
        <w:ind w:left="1296" w:hanging="432"/>
      </w:pPr>
      <w:r w:rsidRPr="000815AD" w:rsidDel="00557B67">
        <w:lastRenderedPageBreak/>
        <w:t>(2)</w:t>
      </w:r>
      <w:r w:rsidR="000455DA">
        <w:tab/>
      </w:r>
      <w:r w:rsidR="00415F1E">
        <w:t>if th</w:t>
      </w:r>
      <w:r w:rsidR="00EF75F9">
        <w:t>e</w:t>
      </w:r>
      <w:r w:rsidR="00415F1E">
        <w:t xml:space="preserve"> sum </w:t>
      </w:r>
      <w:r w:rsidR="00EF75F9">
        <w:t>under item 1 exceeds</w:t>
      </w:r>
      <w:r w:rsidR="008B6BC5">
        <w:t xml:space="preserve"> </w:t>
      </w:r>
      <w:r w:rsidR="007D2285">
        <w:rPr>
          <w:b/>
          <w:color w:val="FF0000"/>
          <w:sz w:val="24"/>
          <w:vertAlign w:val="superscript"/>
        </w:rPr>
        <w:t>3c</w:t>
      </w:r>
      <w:r w:rsidR="00571C41" w:rsidRPr="00571C41">
        <w:rPr>
          <w:b/>
          <w:bCs/>
          <w:sz w:val="24"/>
        </w:rPr>
        <w:t>[</w:t>
      </w:r>
      <w:r w:rsidR="003161C1">
        <w:t>2</w:t>
      </w:r>
      <w:r w:rsidR="008B6BC5">
        <w:t xml:space="preserve">0% - </w:t>
      </w:r>
      <w:r w:rsidR="00415F1E">
        <w:t>100%</w:t>
      </w:r>
      <w:r w:rsidR="00571C41" w:rsidRPr="00571C41">
        <w:rPr>
          <w:b/>
          <w:bCs/>
          <w:sz w:val="24"/>
        </w:rPr>
        <w:t>]</w:t>
      </w:r>
      <w:r w:rsidR="00415F1E">
        <w:t xml:space="preserve"> of </w:t>
      </w:r>
      <w:r w:rsidR="00D60341">
        <w:t>Your</w:t>
      </w:r>
      <w:r w:rsidR="00415F1E">
        <w:t xml:space="preserve"> </w:t>
      </w:r>
      <w:r w:rsidR="005C2DB6">
        <w:rPr>
          <w:b/>
          <w:color w:val="FF0000"/>
          <w:sz w:val="24"/>
          <w:vertAlign w:val="superscript"/>
        </w:rPr>
        <w:t>1</w:t>
      </w:r>
      <w:r w:rsidR="005C2DB6" w:rsidRPr="00571C41">
        <w:rPr>
          <w:b/>
          <w:bCs/>
          <w:sz w:val="24"/>
        </w:rPr>
        <w:t>[</w:t>
      </w:r>
      <w:r w:rsidR="00121AF2">
        <w:t>I</w:t>
      </w:r>
      <w:r w:rsidR="005C2DB6">
        <w:t>ndexed</w:t>
      </w:r>
      <w:r w:rsidR="005C2DB6" w:rsidRPr="00571C41">
        <w:rPr>
          <w:b/>
          <w:bCs/>
          <w:sz w:val="24"/>
        </w:rPr>
        <w:t>]</w:t>
      </w:r>
      <w:r w:rsidR="00415F1E">
        <w:t xml:space="preserve"> </w:t>
      </w:r>
      <w:r w:rsidR="004E6D32">
        <w:t>Monthly Earnings</w:t>
      </w:r>
      <w:r w:rsidR="00D159F4">
        <w:t>; then</w:t>
      </w:r>
      <w:r w:rsidR="00475601">
        <w:t>,</w:t>
      </w:r>
      <w:r w:rsidR="00AF2DB4">
        <w:t xml:space="preserve"> </w:t>
      </w:r>
      <w:r w:rsidR="00415F1E">
        <w:t xml:space="preserve">subtract the amount in excess of </w:t>
      </w:r>
      <w:r w:rsidR="00C27BF8">
        <w:rPr>
          <w:b/>
          <w:color w:val="FF0000"/>
          <w:sz w:val="24"/>
          <w:vertAlign w:val="superscript"/>
        </w:rPr>
        <w:t>3c</w:t>
      </w:r>
      <w:r w:rsidR="00571C41" w:rsidRPr="00571C41">
        <w:rPr>
          <w:b/>
          <w:bCs/>
          <w:sz w:val="24"/>
        </w:rPr>
        <w:t>[</w:t>
      </w:r>
      <w:r w:rsidR="003161C1">
        <w:t xml:space="preserve">20% - </w:t>
      </w:r>
      <w:r w:rsidR="00415F1E">
        <w:t>100%</w:t>
      </w:r>
      <w:r w:rsidR="00571C41" w:rsidRPr="00571C41">
        <w:rPr>
          <w:b/>
          <w:bCs/>
          <w:sz w:val="24"/>
        </w:rPr>
        <w:t>]</w:t>
      </w:r>
      <w:r w:rsidR="00415F1E">
        <w:t xml:space="preserve"> of </w:t>
      </w:r>
      <w:r w:rsidR="00D60341">
        <w:t>Your</w:t>
      </w:r>
      <w:r w:rsidR="00415F1E">
        <w:t xml:space="preserve"> </w:t>
      </w:r>
      <w:r w:rsidR="005C2DB6">
        <w:rPr>
          <w:b/>
          <w:color w:val="FF0000"/>
          <w:sz w:val="24"/>
          <w:vertAlign w:val="superscript"/>
        </w:rPr>
        <w:t>1</w:t>
      </w:r>
      <w:r w:rsidR="005C2DB6" w:rsidRPr="00571C41">
        <w:rPr>
          <w:b/>
          <w:bCs/>
          <w:sz w:val="24"/>
        </w:rPr>
        <w:t>[</w:t>
      </w:r>
      <w:r w:rsidR="00121AF2">
        <w:t>I</w:t>
      </w:r>
      <w:r w:rsidR="005C2DB6">
        <w:t>ndexed</w:t>
      </w:r>
      <w:r w:rsidR="005C2DB6" w:rsidRPr="00571C41">
        <w:rPr>
          <w:b/>
          <w:bCs/>
          <w:sz w:val="24"/>
        </w:rPr>
        <w:t>]</w:t>
      </w:r>
      <w:r w:rsidR="00415F1E">
        <w:t xml:space="preserve"> </w:t>
      </w:r>
      <w:r w:rsidR="004E6D32">
        <w:t xml:space="preserve">Monthly </w:t>
      </w:r>
      <w:r w:rsidR="00AE10CF">
        <w:t>Benefit Payment</w:t>
      </w:r>
      <w:r w:rsidR="00415F1E">
        <w:t>.</w:t>
      </w:r>
      <w:r w:rsidR="00685D92">
        <w:t xml:space="preserve"> Th</w:t>
      </w:r>
      <w:r w:rsidR="00D159F4">
        <w:t>e resulting amount</w:t>
      </w:r>
      <w:r w:rsidR="00685D92">
        <w:t xml:space="preserve"> is </w:t>
      </w:r>
      <w:r w:rsidR="00AF2DB4">
        <w:t>the Extended Earnings Protection Benefit Payment</w:t>
      </w:r>
      <w:r w:rsidR="00685D92">
        <w:t>.</w:t>
      </w:r>
    </w:p>
    <w:p w14:paraId="03B610E6" w14:textId="08191E40" w:rsidR="00057A90" w:rsidRDefault="00057A90" w:rsidP="000455DA">
      <w:pPr>
        <w:pStyle w:val="Bullet2"/>
        <w:ind w:left="1296" w:hanging="432"/>
      </w:pPr>
      <w:r w:rsidDel="00557B67">
        <w:t>(3)</w:t>
      </w:r>
      <w:r w:rsidR="000455DA">
        <w:tab/>
      </w:r>
      <w:r w:rsidR="003D2933">
        <w:t xml:space="preserve">if the sum </w:t>
      </w:r>
      <w:r w:rsidR="0003120B">
        <w:t xml:space="preserve">under item 1 </w:t>
      </w:r>
      <w:r w:rsidR="003D2933">
        <w:t>is</w:t>
      </w:r>
      <w:r w:rsidR="001C601D">
        <w:t xml:space="preserve"> less than</w:t>
      </w:r>
      <w:r w:rsidR="003D2933">
        <w:t xml:space="preserve"> </w:t>
      </w:r>
      <w:r w:rsidR="004509FE">
        <w:rPr>
          <w:b/>
          <w:color w:val="FF0000"/>
          <w:sz w:val="24"/>
          <w:vertAlign w:val="superscript"/>
        </w:rPr>
        <w:t>3c</w:t>
      </w:r>
      <w:r w:rsidR="00571C41" w:rsidRPr="00571C41">
        <w:rPr>
          <w:b/>
          <w:bCs/>
          <w:sz w:val="24"/>
        </w:rPr>
        <w:t>[</w:t>
      </w:r>
      <w:r w:rsidR="00E765A8">
        <w:t xml:space="preserve">20% - </w:t>
      </w:r>
      <w:r w:rsidR="003D2933">
        <w:t>100%</w:t>
      </w:r>
      <w:r w:rsidR="00571C41" w:rsidRPr="00571C41">
        <w:rPr>
          <w:b/>
          <w:bCs/>
          <w:sz w:val="24"/>
        </w:rPr>
        <w:t>]</w:t>
      </w:r>
      <w:r w:rsidR="003D2933">
        <w:t xml:space="preserve"> of </w:t>
      </w:r>
      <w:r w:rsidR="00D60341">
        <w:t>Your</w:t>
      </w:r>
      <w:r w:rsidR="004509FE">
        <w:t xml:space="preserve"> </w:t>
      </w:r>
      <w:r w:rsidR="005C2DB6">
        <w:rPr>
          <w:b/>
          <w:color w:val="FF0000"/>
          <w:sz w:val="24"/>
          <w:vertAlign w:val="superscript"/>
        </w:rPr>
        <w:t>1</w:t>
      </w:r>
      <w:r w:rsidR="005C2DB6" w:rsidRPr="00571C41">
        <w:rPr>
          <w:b/>
          <w:bCs/>
          <w:sz w:val="24"/>
        </w:rPr>
        <w:t>[</w:t>
      </w:r>
      <w:r w:rsidR="00121AF2">
        <w:t>I</w:t>
      </w:r>
      <w:r w:rsidR="005C2DB6">
        <w:t>ndexed</w:t>
      </w:r>
      <w:r w:rsidR="005C2DB6" w:rsidRPr="00571C41">
        <w:rPr>
          <w:b/>
          <w:bCs/>
          <w:sz w:val="24"/>
        </w:rPr>
        <w:t>]</w:t>
      </w:r>
      <w:r w:rsidR="003D2933">
        <w:t xml:space="preserve"> </w:t>
      </w:r>
      <w:r w:rsidR="004E6D32">
        <w:t>Monthly Earnings</w:t>
      </w:r>
      <w:r w:rsidR="003D2933">
        <w:t xml:space="preserve">, the </w:t>
      </w:r>
      <w:r w:rsidR="005F413A">
        <w:t>Extended Earnings Protection Benefit</w:t>
      </w:r>
      <w:r w:rsidR="00C73E90">
        <w:t xml:space="preserve"> </w:t>
      </w:r>
      <w:r w:rsidR="002D75E8">
        <w:t>P</w:t>
      </w:r>
      <w:r w:rsidR="00CD3921">
        <w:t>ayment</w:t>
      </w:r>
      <w:r w:rsidR="003D2933">
        <w:t xml:space="preserve"> is the </w:t>
      </w:r>
      <w:r w:rsidR="005B31EF">
        <w:t xml:space="preserve">Monthly Benefit Payment </w:t>
      </w:r>
      <w:r w:rsidR="003D2933">
        <w:t>that would be payable</w:t>
      </w:r>
      <w:r w:rsidR="001A0418">
        <w:t xml:space="preserve"> as</w:t>
      </w:r>
      <w:r w:rsidR="003D2933">
        <w:t xml:space="preserve"> if </w:t>
      </w:r>
      <w:r w:rsidR="00831858">
        <w:t>You</w:t>
      </w:r>
      <w:r w:rsidR="003D2933">
        <w:t xml:space="preserve"> were </w:t>
      </w:r>
      <w:r w:rsidR="00FF5545">
        <w:t>Disabled</w:t>
      </w:r>
      <w:r w:rsidR="00CD6A1A">
        <w:t>.</w:t>
      </w:r>
      <w:r w:rsidR="00571C41" w:rsidRPr="00571C41">
        <w:rPr>
          <w:b/>
          <w:bCs/>
          <w:sz w:val="24"/>
        </w:rPr>
        <w:t>]</w:t>
      </w:r>
    </w:p>
    <w:p w14:paraId="51B0D9E9" w14:textId="73D92D91" w:rsidR="006D0036" w:rsidRDefault="001D1280" w:rsidP="006D0036">
      <w:pPr>
        <w:pStyle w:val="2Text"/>
      </w:pPr>
      <w:r>
        <w:rPr>
          <w:b/>
          <w:color w:val="FF0000"/>
          <w:sz w:val="24"/>
          <w:vertAlign w:val="superscript"/>
        </w:rPr>
        <w:t>5</w:t>
      </w:r>
      <w:r w:rsidR="00A71C10">
        <w:rPr>
          <w:b/>
          <w:color w:val="FF0000"/>
          <w:sz w:val="24"/>
          <w:vertAlign w:val="superscript"/>
        </w:rPr>
        <w:t>a</w:t>
      </w:r>
      <w:r w:rsidRPr="00571C41">
        <w:rPr>
          <w:b/>
          <w:bCs/>
          <w:sz w:val="24"/>
        </w:rPr>
        <w:t>[</w:t>
      </w:r>
      <w:r w:rsidR="00743BB3">
        <w:t>After the</w:t>
      </w:r>
      <w:r w:rsidR="006D0036">
        <w:t xml:space="preserve"> </w:t>
      </w:r>
      <w:r w:rsidR="002D75E8">
        <w:t>E</w:t>
      </w:r>
      <w:r w:rsidR="006D0036">
        <w:t xml:space="preserve">xtended </w:t>
      </w:r>
      <w:r w:rsidR="002D75E8">
        <w:t>E</w:t>
      </w:r>
      <w:r w:rsidR="006D0036">
        <w:t xml:space="preserve">arnings </w:t>
      </w:r>
      <w:r w:rsidR="002D75E8">
        <w:t>P</w:t>
      </w:r>
      <w:r w:rsidR="006D0036">
        <w:t xml:space="preserve">rotection </w:t>
      </w:r>
      <w:r w:rsidR="002D75E8">
        <w:t>B</w:t>
      </w:r>
      <w:r w:rsidR="006D0036">
        <w:t>enefit</w:t>
      </w:r>
      <w:r w:rsidR="000F1222">
        <w:t xml:space="preserve"> </w:t>
      </w:r>
      <w:r w:rsidR="00743BB3">
        <w:t xml:space="preserve">has been </w:t>
      </w:r>
      <w:r w:rsidR="00A93719">
        <w:t>paid</w:t>
      </w:r>
      <w:r w:rsidR="00743BB3">
        <w:t xml:space="preserve"> for</w:t>
      </w:r>
      <w:r w:rsidR="00E765A8" w:rsidRPr="00E765A8">
        <w:rPr>
          <w:b/>
          <w:color w:val="FF0000"/>
          <w:sz w:val="24"/>
          <w:vertAlign w:val="superscript"/>
        </w:rPr>
        <w:t xml:space="preserve"> </w:t>
      </w:r>
      <w:r w:rsidR="00CD3921">
        <w:rPr>
          <w:b/>
          <w:color w:val="FF0000"/>
          <w:sz w:val="24"/>
          <w:vertAlign w:val="superscript"/>
        </w:rPr>
        <w:t>4</w:t>
      </w:r>
      <w:r w:rsidR="00571C41" w:rsidRPr="00571C41">
        <w:rPr>
          <w:b/>
          <w:bCs/>
          <w:sz w:val="24"/>
        </w:rPr>
        <w:t>[</w:t>
      </w:r>
      <w:r w:rsidR="006D0036">
        <w:t>6 – 24 months</w:t>
      </w:r>
      <w:r w:rsidR="00571C41" w:rsidRPr="00571C41">
        <w:rPr>
          <w:b/>
          <w:bCs/>
          <w:sz w:val="24"/>
        </w:rPr>
        <w:t>]</w:t>
      </w:r>
      <w:r w:rsidR="006D0036">
        <w:t xml:space="preserve"> of </w:t>
      </w:r>
      <w:r w:rsidR="00D60341">
        <w:t>Your</w:t>
      </w:r>
      <w:r w:rsidR="00062D4E">
        <w:t xml:space="preserve"> returning to active employment </w:t>
      </w:r>
      <w:r w:rsidR="00466385">
        <w:t xml:space="preserve">and </w:t>
      </w:r>
      <w:r w:rsidR="00831858">
        <w:t>You</w:t>
      </w:r>
      <w:r w:rsidR="00466385">
        <w:t xml:space="preserve"> continue to earn less than </w:t>
      </w:r>
      <w:r w:rsidR="00CD3921">
        <w:rPr>
          <w:b/>
          <w:color w:val="FF0000"/>
          <w:sz w:val="24"/>
          <w:vertAlign w:val="superscript"/>
        </w:rPr>
        <w:t>3c</w:t>
      </w:r>
      <w:r w:rsidR="00571C41" w:rsidRPr="00571C41">
        <w:rPr>
          <w:b/>
          <w:bCs/>
          <w:sz w:val="24"/>
        </w:rPr>
        <w:t>[</w:t>
      </w:r>
      <w:r w:rsidR="003B627A">
        <w:t xml:space="preserve">20% - </w:t>
      </w:r>
      <w:r w:rsidR="00466385">
        <w:t>100%</w:t>
      </w:r>
      <w:r w:rsidR="00571C41" w:rsidRPr="00571C41">
        <w:rPr>
          <w:b/>
          <w:bCs/>
          <w:sz w:val="24"/>
        </w:rPr>
        <w:t>]</w:t>
      </w:r>
      <w:r w:rsidR="00853A3A">
        <w:t xml:space="preserve">, </w:t>
      </w:r>
      <w:r w:rsidR="00D60341">
        <w:t>Your</w:t>
      </w:r>
      <w:r w:rsidR="00853A3A">
        <w:t xml:space="preserve"> </w:t>
      </w:r>
      <w:r w:rsidR="005F413A">
        <w:t>Extended Earnings Protection Benefit</w:t>
      </w:r>
      <w:r w:rsidR="00C73E90">
        <w:t xml:space="preserve"> </w:t>
      </w:r>
      <w:r w:rsidR="00E805CB">
        <w:t>payment</w:t>
      </w:r>
      <w:r w:rsidR="00ED1F60">
        <w:t xml:space="preserve"> is calculated</w:t>
      </w:r>
      <w:r w:rsidR="006D0036">
        <w:t>:</w:t>
      </w:r>
    </w:p>
    <w:p w14:paraId="3677FDB1" w14:textId="65BD3751" w:rsidR="00565441" w:rsidRPr="00565441" w:rsidRDefault="00565441" w:rsidP="00565441">
      <w:pPr>
        <w:pStyle w:val="2Text"/>
      </w:pPr>
      <w:r w:rsidRPr="00565441">
        <w:t xml:space="preserve">(A divided by B) multiplied by C </w:t>
      </w:r>
    </w:p>
    <w:p w14:paraId="6EFA8C19" w14:textId="58F1373B" w:rsidR="00565441" w:rsidRPr="00565441" w:rsidRDefault="00565441" w:rsidP="00565441">
      <w:pPr>
        <w:pStyle w:val="2Text"/>
      </w:pPr>
      <w:r w:rsidRPr="00565441">
        <w:t xml:space="preserve">where: </w:t>
      </w:r>
    </w:p>
    <w:p w14:paraId="30844777" w14:textId="7CE49C7B" w:rsidR="00565441" w:rsidRDefault="00565441" w:rsidP="00565441">
      <w:pPr>
        <w:pStyle w:val="2Text"/>
      </w:pPr>
      <w:r w:rsidRPr="00565441">
        <w:t xml:space="preserve">A = </w:t>
      </w:r>
      <w:r w:rsidR="00D60341">
        <w:t>Your</w:t>
      </w:r>
      <w:r w:rsidRPr="00565441">
        <w:t xml:space="preserve"> </w:t>
      </w:r>
      <w:r w:rsidR="005C2DB6">
        <w:rPr>
          <w:b/>
          <w:color w:val="FF0000"/>
          <w:sz w:val="24"/>
          <w:vertAlign w:val="superscript"/>
        </w:rPr>
        <w:t>1</w:t>
      </w:r>
      <w:r w:rsidR="005C2DB6" w:rsidRPr="00571C41">
        <w:rPr>
          <w:b/>
          <w:bCs/>
          <w:sz w:val="24"/>
        </w:rPr>
        <w:t>[</w:t>
      </w:r>
      <w:r w:rsidR="00121AF2">
        <w:t>I</w:t>
      </w:r>
      <w:r w:rsidR="005C2DB6">
        <w:t>ndexed</w:t>
      </w:r>
      <w:r w:rsidR="005C2DB6" w:rsidRPr="00571C41">
        <w:rPr>
          <w:b/>
          <w:bCs/>
          <w:sz w:val="24"/>
        </w:rPr>
        <w:t>]</w:t>
      </w:r>
      <w:r w:rsidRPr="00565441">
        <w:t xml:space="preserve"> </w:t>
      </w:r>
      <w:r w:rsidR="004E6D32">
        <w:t>Monthly Earnings</w:t>
      </w:r>
      <w:r w:rsidRPr="00565441">
        <w:t xml:space="preserve"> minus </w:t>
      </w:r>
      <w:r w:rsidR="00D60341">
        <w:t>Your</w:t>
      </w:r>
      <w:r w:rsidRPr="00565441">
        <w:t xml:space="preserve"> </w:t>
      </w:r>
      <w:r w:rsidR="00113517">
        <w:t>C</w:t>
      </w:r>
      <w:r w:rsidRPr="00565441">
        <w:t xml:space="preserve">urrent </w:t>
      </w:r>
      <w:r w:rsidR="00042AE2">
        <w:t>Monthly Earnings</w:t>
      </w:r>
      <w:r w:rsidRPr="00565441">
        <w:t xml:space="preserve"> from employment</w:t>
      </w:r>
      <w:r>
        <w:t>.</w:t>
      </w:r>
      <w:r w:rsidRPr="00565441">
        <w:t xml:space="preserve"> </w:t>
      </w:r>
    </w:p>
    <w:p w14:paraId="0B546859" w14:textId="5A088EAD" w:rsidR="00BF1295" w:rsidRDefault="00565441" w:rsidP="00565441">
      <w:pPr>
        <w:pStyle w:val="2Text"/>
      </w:pPr>
      <w:r w:rsidRPr="00565441">
        <w:t xml:space="preserve">B = </w:t>
      </w:r>
      <w:r w:rsidR="00D60341">
        <w:t>Your</w:t>
      </w:r>
      <w:r w:rsidRPr="00565441">
        <w:t xml:space="preserve"> </w:t>
      </w:r>
      <w:r w:rsidR="005C2DB6">
        <w:rPr>
          <w:b/>
          <w:color w:val="FF0000"/>
          <w:sz w:val="24"/>
          <w:vertAlign w:val="superscript"/>
        </w:rPr>
        <w:t>1</w:t>
      </w:r>
      <w:r w:rsidR="005C2DB6" w:rsidRPr="00571C41">
        <w:rPr>
          <w:b/>
          <w:bCs/>
          <w:sz w:val="24"/>
        </w:rPr>
        <w:t>[</w:t>
      </w:r>
      <w:r w:rsidR="005C2DB6">
        <w:t>indexed</w:t>
      </w:r>
      <w:r w:rsidR="005C2DB6" w:rsidRPr="00571C41">
        <w:rPr>
          <w:b/>
          <w:bCs/>
          <w:sz w:val="24"/>
        </w:rPr>
        <w:t>]</w:t>
      </w:r>
      <w:r w:rsidRPr="00565441">
        <w:t xml:space="preserve"> </w:t>
      </w:r>
      <w:r w:rsidR="004E6D32">
        <w:t>Monthly Earnings</w:t>
      </w:r>
      <w:r w:rsidR="00BF1295">
        <w:t xml:space="preserve"> and,</w:t>
      </w:r>
    </w:p>
    <w:p w14:paraId="7C8CB1FC" w14:textId="3297D485" w:rsidR="00565441" w:rsidRPr="00565441" w:rsidRDefault="00565441" w:rsidP="00565441">
      <w:pPr>
        <w:pStyle w:val="2Text"/>
      </w:pPr>
      <w:r w:rsidRPr="00565441">
        <w:t xml:space="preserve">C = </w:t>
      </w:r>
      <w:r w:rsidR="00D60341">
        <w:t>Your</w:t>
      </w:r>
      <w:r w:rsidR="00602B1B">
        <w:t xml:space="preserve"> </w:t>
      </w:r>
      <w:r w:rsidR="00A040D0">
        <w:t>Monthly Benefit Payment</w:t>
      </w:r>
      <w:r w:rsidR="0039117F">
        <w:t>.</w:t>
      </w:r>
      <w:r w:rsidR="00571C41" w:rsidRPr="00571C41">
        <w:rPr>
          <w:b/>
          <w:bCs/>
          <w:sz w:val="24"/>
        </w:rPr>
        <w:t>]</w:t>
      </w:r>
    </w:p>
    <w:p w14:paraId="6FBBE3DC" w14:textId="1088A8B7" w:rsidR="00057A90" w:rsidRDefault="004A3743" w:rsidP="00057A90">
      <w:pPr>
        <w:pStyle w:val="2Text"/>
      </w:pPr>
      <w:r>
        <w:rPr>
          <w:b/>
          <w:color w:val="FF0000"/>
          <w:sz w:val="24"/>
          <w:vertAlign w:val="superscript"/>
        </w:rPr>
        <w:t>1</w:t>
      </w:r>
      <w:r w:rsidR="00571C41" w:rsidRPr="00571C41">
        <w:rPr>
          <w:b/>
          <w:bCs/>
          <w:sz w:val="24"/>
        </w:rPr>
        <w:t>[</w:t>
      </w:r>
      <w:r w:rsidR="00057A90" w:rsidRPr="00235F5B">
        <w:t xml:space="preserve">If </w:t>
      </w:r>
      <w:r w:rsidR="00831858">
        <w:t>You</w:t>
      </w:r>
      <w:r w:rsidR="00057A90" w:rsidRPr="00235F5B">
        <w:t xml:space="preserve"> are </w:t>
      </w:r>
      <w:r w:rsidR="00167306" w:rsidRPr="00987A39">
        <w:t>Disabled</w:t>
      </w:r>
      <w:r w:rsidR="00167306" w:rsidRPr="00621943">
        <w:t xml:space="preserve"> </w:t>
      </w:r>
      <w:r w:rsidR="00057A90" w:rsidRPr="00235F5B">
        <w:t xml:space="preserve">for less than 1 month, </w:t>
      </w:r>
      <w:r w:rsidR="003B254A">
        <w:t>We</w:t>
      </w:r>
      <w:r w:rsidR="00057A90" w:rsidRPr="00235F5B">
        <w:t xml:space="preserve"> will send </w:t>
      </w:r>
      <w:r w:rsidR="00831858">
        <w:t>You</w:t>
      </w:r>
      <w:r w:rsidR="00057A90" w:rsidRPr="00235F5B">
        <w:t xml:space="preserve"> </w:t>
      </w:r>
      <w:r>
        <w:rPr>
          <w:b/>
          <w:color w:val="FF0000"/>
          <w:sz w:val="24"/>
          <w:vertAlign w:val="superscript"/>
        </w:rPr>
        <w:t>6</w:t>
      </w:r>
      <w:r w:rsidR="00571C41" w:rsidRPr="00571C41">
        <w:rPr>
          <w:b/>
          <w:bCs/>
          <w:sz w:val="24"/>
        </w:rPr>
        <w:t>[</w:t>
      </w:r>
      <w:r w:rsidR="00057A90" w:rsidRPr="00235F5B">
        <w:t>1/</w:t>
      </w:r>
      <w:r w:rsidR="00642593">
        <w:t>3</w:t>
      </w:r>
      <w:r w:rsidR="00057A90" w:rsidRPr="00235F5B">
        <w:t>0th to 1/</w:t>
      </w:r>
      <w:r w:rsidR="00642593">
        <w:t>2</w:t>
      </w:r>
      <w:r w:rsidR="00571C41" w:rsidRPr="00571C41">
        <w:rPr>
          <w:b/>
          <w:bCs/>
          <w:sz w:val="24"/>
        </w:rPr>
        <w:t>]</w:t>
      </w:r>
      <w:r w:rsidR="00057A90" w:rsidRPr="00235F5B">
        <w:t xml:space="preserve"> of </w:t>
      </w:r>
      <w:r w:rsidR="00D60341">
        <w:t>Your</w:t>
      </w:r>
      <w:r w:rsidR="00057A90" w:rsidRPr="00235F5B">
        <w:t xml:space="preserve"> </w:t>
      </w:r>
      <w:r w:rsidR="008D5390">
        <w:t>benefit</w:t>
      </w:r>
      <w:r w:rsidR="00057A90" w:rsidRPr="00235F5B">
        <w:t xml:space="preserve"> for each day of </w:t>
      </w:r>
      <w:r w:rsidR="00FF5545">
        <w:t>Disability</w:t>
      </w:r>
      <w:r w:rsidR="00057A90" w:rsidRPr="00235F5B">
        <w:t>.</w:t>
      </w:r>
      <w:r w:rsidR="00571C41" w:rsidRPr="00571C41">
        <w:rPr>
          <w:b/>
          <w:bCs/>
          <w:sz w:val="24"/>
        </w:rPr>
        <w:t>]</w:t>
      </w:r>
    </w:p>
    <w:p w14:paraId="1621647D" w14:textId="1321F743" w:rsidR="00057A90" w:rsidRDefault="00057A90" w:rsidP="00057A90">
      <w:pPr>
        <w:pStyle w:val="SubtitleD"/>
      </w:pPr>
      <w:r>
        <w:t>How Long Will Prudential Continue to Send</w:t>
      </w:r>
      <w:r w:rsidR="002661ED">
        <w:t xml:space="preserve"> </w:t>
      </w:r>
      <w:r>
        <w:t xml:space="preserve">You </w:t>
      </w:r>
      <w:r w:rsidR="00245D6D">
        <w:t>an</w:t>
      </w:r>
      <w:r>
        <w:t xml:space="preserve"> </w:t>
      </w:r>
      <w:r w:rsidR="003D746E">
        <w:t xml:space="preserve">Extended Earnings Protection </w:t>
      </w:r>
      <w:r>
        <w:t>Benefit</w:t>
      </w:r>
      <w:r w:rsidR="004A3743">
        <w:t xml:space="preserve"> Payment</w:t>
      </w:r>
      <w:r>
        <w:t>?</w:t>
      </w:r>
    </w:p>
    <w:p w14:paraId="1A18C2BD" w14:textId="0096338C" w:rsidR="00057A90" w:rsidRPr="00202DB8" w:rsidRDefault="00057A90" w:rsidP="00057A90">
      <w:pPr>
        <w:pStyle w:val="2Text"/>
      </w:pPr>
      <w:r>
        <w:t>Prudential will send</w:t>
      </w:r>
      <w:r w:rsidR="006E1AE5">
        <w:t xml:space="preserve"> </w:t>
      </w:r>
      <w:r w:rsidR="00831858">
        <w:t>You</w:t>
      </w:r>
      <w:r w:rsidR="006E1AE5">
        <w:t xml:space="preserve"> </w:t>
      </w:r>
      <w:r>
        <w:t>a</w:t>
      </w:r>
      <w:r w:rsidR="00F53673">
        <w:t xml:space="preserve">n </w:t>
      </w:r>
      <w:r w:rsidR="005F413A">
        <w:t>Extended Earnings Protection Benefit</w:t>
      </w:r>
      <w:r w:rsidR="00DB01E5">
        <w:t xml:space="preserve"> </w:t>
      </w:r>
      <w:r w:rsidR="002661ED">
        <w:t>payment</w:t>
      </w:r>
      <w:r>
        <w:t xml:space="preserve"> </w:t>
      </w:r>
      <w:r w:rsidR="004A3743">
        <w:rPr>
          <w:b/>
          <w:color w:val="FF0000"/>
          <w:sz w:val="24"/>
          <w:vertAlign w:val="superscript"/>
        </w:rPr>
        <w:t>2</w:t>
      </w:r>
      <w:r w:rsidR="00571C41" w:rsidRPr="00571C41">
        <w:rPr>
          <w:b/>
          <w:bCs/>
          <w:sz w:val="24"/>
        </w:rPr>
        <w:t>[</w:t>
      </w:r>
      <w:r>
        <w:t>every month</w:t>
      </w:r>
      <w:r w:rsidR="00571C41" w:rsidRPr="00571C41">
        <w:rPr>
          <w:b/>
          <w:bCs/>
          <w:sz w:val="24"/>
        </w:rPr>
        <w:t>]</w:t>
      </w:r>
      <w:r w:rsidRPr="00042DC4">
        <w:rPr>
          <w:szCs w:val="16"/>
        </w:rPr>
        <w:t xml:space="preserve"> </w:t>
      </w:r>
      <w:r>
        <w:t xml:space="preserve">until the first of the following occurs </w:t>
      </w:r>
      <w:r w:rsidR="00AD1E35">
        <w:rPr>
          <w:b/>
          <w:color w:val="FF0000"/>
          <w:sz w:val="24"/>
          <w:vertAlign w:val="superscript"/>
        </w:rPr>
        <w:t>3</w:t>
      </w:r>
      <w:r w:rsidR="00571C41" w:rsidRPr="00571C41">
        <w:rPr>
          <w:b/>
          <w:bCs/>
          <w:sz w:val="24"/>
        </w:rPr>
        <w:t>[</w:t>
      </w:r>
      <w:r w:rsidRPr="00202DB8">
        <w:t>:</w:t>
      </w:r>
    </w:p>
    <w:p w14:paraId="42F39065" w14:textId="49DE3D2C" w:rsidR="00057A90" w:rsidRDefault="00057A90" w:rsidP="00B37216">
      <w:pPr>
        <w:pStyle w:val="BulletD"/>
      </w:pPr>
      <w:r>
        <w:t xml:space="preserve">The date </w:t>
      </w:r>
      <w:r w:rsidR="00831858">
        <w:t>You</w:t>
      </w:r>
      <w:r>
        <w:t xml:space="preserve"> are no longer </w:t>
      </w:r>
      <w:r w:rsidR="00292813">
        <w:t>I</w:t>
      </w:r>
      <w:r>
        <w:t xml:space="preserve">nsured under this </w:t>
      </w:r>
      <w:r w:rsidR="00AD1E35">
        <w:t>Plan</w:t>
      </w:r>
      <w:r w:rsidR="00B02C6F">
        <w:t>;</w:t>
      </w:r>
      <w:r>
        <w:t xml:space="preserve"> </w:t>
      </w:r>
    </w:p>
    <w:p w14:paraId="6F6AC1A0" w14:textId="66083322" w:rsidR="00057A90" w:rsidRDefault="00057A90" w:rsidP="00B37216">
      <w:pPr>
        <w:pStyle w:val="BulletD"/>
      </w:pPr>
      <w:r>
        <w:t xml:space="preserve">The date </w:t>
      </w:r>
      <w:r w:rsidR="00831858">
        <w:t>You</w:t>
      </w:r>
      <w:r>
        <w:t xml:space="preserve"> are no longer receiving </w:t>
      </w:r>
      <w:r w:rsidRPr="00DB5840">
        <w:rPr>
          <w:b/>
          <w:color w:val="FF0000"/>
          <w:sz w:val="24"/>
          <w:szCs w:val="24"/>
          <w:vertAlign w:val="superscript"/>
        </w:rPr>
        <w:t>CV1</w:t>
      </w:r>
      <w:r w:rsidR="00571C41" w:rsidRPr="00571C41">
        <w:rPr>
          <w:b/>
          <w:bCs/>
          <w:sz w:val="24"/>
        </w:rPr>
        <w:t>[</w:t>
      </w:r>
      <w:r w:rsidR="00081686">
        <w:t>l</w:t>
      </w:r>
      <w:r>
        <w:t xml:space="preserve">ong </w:t>
      </w:r>
      <w:r w:rsidR="00081686">
        <w:t>t</w:t>
      </w:r>
      <w:r>
        <w:t>erm</w:t>
      </w:r>
      <w:r w:rsidR="00571C41" w:rsidRPr="00571C41">
        <w:rPr>
          <w:b/>
          <w:bCs/>
          <w:sz w:val="24"/>
        </w:rPr>
        <w:t>]</w:t>
      </w:r>
      <w:r>
        <w:t xml:space="preserve"> </w:t>
      </w:r>
      <w:r w:rsidR="00081686">
        <w:t>d</w:t>
      </w:r>
      <w:r>
        <w:t>isability benefits under th</w:t>
      </w:r>
      <w:r w:rsidR="00771809">
        <w:t>is</w:t>
      </w:r>
      <w:r>
        <w:t xml:space="preserve"> Plan</w:t>
      </w:r>
      <w:r w:rsidR="00B02C6F">
        <w:t>;</w:t>
      </w:r>
    </w:p>
    <w:p w14:paraId="6D931048" w14:textId="730999E1" w:rsidR="00057A90" w:rsidRPr="00202DB8" w:rsidRDefault="00057A90" w:rsidP="00B37216">
      <w:pPr>
        <w:pStyle w:val="BulletD"/>
      </w:pPr>
      <w:r>
        <w:t xml:space="preserve">The date </w:t>
      </w:r>
      <w:r w:rsidR="00831858">
        <w:t>You</w:t>
      </w:r>
      <w:r>
        <w:t xml:space="preserve"> die</w:t>
      </w:r>
      <w:r w:rsidR="00B02C6F">
        <w:t>;</w:t>
      </w:r>
    </w:p>
    <w:p w14:paraId="3DE48F6B" w14:textId="5CB661CD" w:rsidR="00057A90" w:rsidRDefault="00057A90" w:rsidP="00B37216">
      <w:pPr>
        <w:pStyle w:val="BulletD"/>
      </w:pPr>
      <w:r>
        <w:t xml:space="preserve">When </w:t>
      </w:r>
      <w:r w:rsidR="00831858">
        <w:t>You</w:t>
      </w:r>
      <w:r>
        <w:t xml:space="preserve"> have </w:t>
      </w:r>
      <w:r w:rsidR="006F2CF3">
        <w:t>been paid</w:t>
      </w:r>
      <w:r>
        <w:t xml:space="preserve"> </w:t>
      </w:r>
      <w:r w:rsidR="002E7618">
        <w:rPr>
          <w:b/>
          <w:color w:val="FF0000"/>
          <w:sz w:val="24"/>
          <w:vertAlign w:val="superscript"/>
        </w:rPr>
        <w:t>7</w:t>
      </w:r>
      <w:r w:rsidR="00571C41" w:rsidRPr="00571C41">
        <w:rPr>
          <w:b/>
          <w:bCs/>
          <w:sz w:val="24"/>
        </w:rPr>
        <w:t>[</w:t>
      </w:r>
      <w:r>
        <w:t>1 to 36 months</w:t>
      </w:r>
      <w:r w:rsidR="00571C41" w:rsidRPr="00571C41">
        <w:rPr>
          <w:b/>
          <w:bCs/>
          <w:sz w:val="24"/>
        </w:rPr>
        <w:t>]</w:t>
      </w:r>
      <w:r>
        <w:t xml:space="preserve"> of </w:t>
      </w:r>
      <w:r w:rsidR="005F413A">
        <w:t>Extended Earnings Protection Benefit</w:t>
      </w:r>
      <w:r w:rsidR="006F2CF3">
        <w:t xml:space="preserve"> payment</w:t>
      </w:r>
      <w:r>
        <w:t>s</w:t>
      </w:r>
      <w:r w:rsidR="00B02C6F">
        <w:t>;</w:t>
      </w:r>
    </w:p>
    <w:p w14:paraId="045EE00E" w14:textId="41F08BA1" w:rsidR="00057A90" w:rsidRDefault="00057A90" w:rsidP="00B37216">
      <w:pPr>
        <w:pStyle w:val="BulletD"/>
      </w:pPr>
      <w:r>
        <w:t xml:space="preserve">The </w:t>
      </w:r>
      <w:r w:rsidR="00670E19">
        <w:t xml:space="preserve">date You have been paid </w:t>
      </w:r>
      <w:r w:rsidR="00670E19">
        <w:rPr>
          <w:b/>
          <w:color w:val="FF0000"/>
          <w:sz w:val="24"/>
          <w:vertAlign w:val="superscript"/>
        </w:rPr>
        <w:t>7</w:t>
      </w:r>
      <w:r w:rsidR="007D3E29">
        <w:rPr>
          <w:b/>
          <w:color w:val="FF0000"/>
          <w:sz w:val="24"/>
          <w:vertAlign w:val="superscript"/>
        </w:rPr>
        <w:t>a</w:t>
      </w:r>
      <w:r w:rsidR="00670E19" w:rsidRPr="00571C41">
        <w:rPr>
          <w:b/>
          <w:bCs/>
          <w:sz w:val="24"/>
        </w:rPr>
        <w:t>[</w:t>
      </w:r>
      <w:r w:rsidR="00670E19">
        <w:t>$1,000 to unlimited</w:t>
      </w:r>
      <w:r w:rsidR="00670E19" w:rsidRPr="00571C41">
        <w:rPr>
          <w:b/>
          <w:bCs/>
          <w:sz w:val="24"/>
        </w:rPr>
        <w:t>]</w:t>
      </w:r>
      <w:r w:rsidR="00670E19">
        <w:t xml:space="preserve"> in Extended Earnings Protection Benefits</w:t>
      </w:r>
      <w:r w:rsidR="00B02C6F">
        <w:t>;</w:t>
      </w:r>
    </w:p>
    <w:p w14:paraId="7E2320FB" w14:textId="5A6E77CE" w:rsidR="003C00EF" w:rsidRDefault="00205209" w:rsidP="00B37216">
      <w:pPr>
        <w:pStyle w:val="BulletD"/>
      </w:pPr>
      <w:r>
        <w:t xml:space="preserve">The date </w:t>
      </w:r>
      <w:r w:rsidR="00831858">
        <w:t>You</w:t>
      </w:r>
      <w:r>
        <w:t xml:space="preserve"> earn or are capable of earning at least </w:t>
      </w:r>
      <w:r w:rsidR="00094AD7">
        <w:rPr>
          <w:b/>
          <w:color w:val="FF0000"/>
          <w:sz w:val="24"/>
          <w:vertAlign w:val="superscript"/>
        </w:rPr>
        <w:t>3c</w:t>
      </w:r>
      <w:r w:rsidR="00571C41" w:rsidRPr="00571C41">
        <w:rPr>
          <w:b/>
          <w:bCs/>
          <w:sz w:val="24"/>
        </w:rPr>
        <w:t>[</w:t>
      </w:r>
      <w:r w:rsidR="0031641A">
        <w:t xml:space="preserve">20% - </w:t>
      </w:r>
      <w:r>
        <w:t>100</w:t>
      </w:r>
      <w:r w:rsidR="003C00EF">
        <w:t>%</w:t>
      </w:r>
      <w:r w:rsidR="00571C41" w:rsidRPr="00571C41">
        <w:rPr>
          <w:b/>
          <w:bCs/>
          <w:sz w:val="24"/>
        </w:rPr>
        <w:t>]</w:t>
      </w:r>
      <w:r w:rsidR="003C00EF">
        <w:t xml:space="preserve"> of </w:t>
      </w:r>
      <w:r w:rsidR="00D60341">
        <w:t>Your</w:t>
      </w:r>
      <w:r w:rsidR="003C00EF">
        <w:t xml:space="preserve"> </w:t>
      </w:r>
      <w:r w:rsidR="00C55979">
        <w:rPr>
          <w:b/>
          <w:color w:val="FF0000"/>
          <w:sz w:val="24"/>
          <w:vertAlign w:val="superscript"/>
        </w:rPr>
        <w:t>1</w:t>
      </w:r>
      <w:r w:rsidR="00C55979" w:rsidRPr="00571C41">
        <w:rPr>
          <w:b/>
          <w:bCs/>
          <w:sz w:val="24"/>
        </w:rPr>
        <w:t>[</w:t>
      </w:r>
      <w:r w:rsidR="00121AF2">
        <w:t>I</w:t>
      </w:r>
      <w:r w:rsidR="00C55979">
        <w:t>ndexed</w:t>
      </w:r>
      <w:r w:rsidR="00C55979" w:rsidRPr="00571C41">
        <w:rPr>
          <w:b/>
          <w:bCs/>
          <w:sz w:val="24"/>
        </w:rPr>
        <w:t>]</w:t>
      </w:r>
      <w:r w:rsidR="003C00EF">
        <w:t xml:space="preserve"> </w:t>
      </w:r>
      <w:r w:rsidR="004E6D32">
        <w:t>Monthly Earnings</w:t>
      </w:r>
      <w:r w:rsidR="003C00EF">
        <w:t xml:space="preserve">; </w:t>
      </w:r>
    </w:p>
    <w:p w14:paraId="0FAEC648" w14:textId="5327D4E4" w:rsidR="00716167" w:rsidRDefault="00517E67" w:rsidP="00B37216">
      <w:pPr>
        <w:pStyle w:val="BulletD"/>
      </w:pPr>
      <w:r>
        <w:rPr>
          <w:b/>
          <w:color w:val="FF0000"/>
          <w:sz w:val="24"/>
          <w:vertAlign w:val="superscript"/>
        </w:rPr>
        <w:t>7</w:t>
      </w:r>
      <w:r w:rsidR="00571C41" w:rsidRPr="00571C41">
        <w:rPr>
          <w:b/>
          <w:bCs/>
          <w:sz w:val="24"/>
        </w:rPr>
        <w:t>[</w:t>
      </w:r>
      <w:r w:rsidR="003C00EF">
        <w:t>1 to 36 months</w:t>
      </w:r>
      <w:r w:rsidR="00571C41" w:rsidRPr="00571C41">
        <w:rPr>
          <w:b/>
          <w:bCs/>
          <w:sz w:val="24"/>
        </w:rPr>
        <w:t>]</w:t>
      </w:r>
      <w:r w:rsidR="003C00EF">
        <w:t xml:space="preserve"> following the date </w:t>
      </w:r>
      <w:r w:rsidR="00831858">
        <w:t>You</w:t>
      </w:r>
      <w:r w:rsidR="003C00EF">
        <w:t xml:space="preserve"> initially return to </w:t>
      </w:r>
      <w:r w:rsidR="001720CD">
        <w:t xml:space="preserve">being </w:t>
      </w:r>
      <w:r w:rsidR="00414CB6" w:rsidRPr="00987A39">
        <w:t xml:space="preserve">Actively </w:t>
      </w:r>
      <w:r w:rsidR="005522AB">
        <w:t>at</w:t>
      </w:r>
      <w:r w:rsidR="00414CB6" w:rsidRPr="00987A39">
        <w:t xml:space="preserve"> Work</w:t>
      </w:r>
      <w:r w:rsidR="00F255F6">
        <w:t>;</w:t>
      </w:r>
    </w:p>
    <w:p w14:paraId="3920D54B" w14:textId="492380E5" w:rsidR="004D66C9" w:rsidRDefault="00716167" w:rsidP="00B37216">
      <w:pPr>
        <w:pStyle w:val="BulletD"/>
      </w:pPr>
      <w:r>
        <w:t xml:space="preserve">The date </w:t>
      </w:r>
      <w:r w:rsidR="00831858">
        <w:t>You</w:t>
      </w:r>
      <w:r>
        <w:t xml:space="preserve"> no longer reside in the United States</w:t>
      </w:r>
      <w:r w:rsidR="00353C1C" w:rsidRPr="00353C1C">
        <w:t>, territories and possessions of the United States, or Canada</w:t>
      </w:r>
      <w:r w:rsidR="00F255F6">
        <w:t>;</w:t>
      </w:r>
      <w:r w:rsidR="00A45D46">
        <w:t xml:space="preserve"> or</w:t>
      </w:r>
    </w:p>
    <w:p w14:paraId="3AD0CBAF" w14:textId="04CA0EED" w:rsidR="00057A90" w:rsidRDefault="004D66C9" w:rsidP="00E50F51">
      <w:pPr>
        <w:pStyle w:val="BulletD"/>
      </w:pPr>
      <w:r>
        <w:lastRenderedPageBreak/>
        <w:t xml:space="preserve">The end </w:t>
      </w:r>
      <w:r w:rsidR="005A65F9">
        <w:t xml:space="preserve">of the </w:t>
      </w:r>
      <w:r w:rsidR="008A4A75" w:rsidRPr="00B37216">
        <w:t>M</w:t>
      </w:r>
      <w:r w:rsidR="005A65F9" w:rsidRPr="00B37216">
        <w:t>aximum</w:t>
      </w:r>
      <w:r w:rsidR="0042094D" w:rsidRPr="00B37216">
        <w:t xml:space="preserve"> </w:t>
      </w:r>
      <w:r w:rsidR="008A4A75" w:rsidRPr="00B37216">
        <w:t>P</w:t>
      </w:r>
      <w:r w:rsidR="005A65F9" w:rsidRPr="00B37216">
        <w:t xml:space="preserve">eriod </w:t>
      </w:r>
      <w:r w:rsidR="0042094D" w:rsidRPr="00B37216">
        <w:t xml:space="preserve">of </w:t>
      </w:r>
      <w:r w:rsidR="008A4A75" w:rsidRPr="00B37216">
        <w:t>E</w:t>
      </w:r>
      <w:r w:rsidR="005A65F9" w:rsidRPr="00B37216">
        <w:t xml:space="preserve">xtended </w:t>
      </w:r>
      <w:r w:rsidR="008A4A75" w:rsidRPr="00B37216">
        <w:t>E</w:t>
      </w:r>
      <w:r w:rsidR="005A65F9" w:rsidRPr="00B37216">
        <w:t xml:space="preserve">arnings </w:t>
      </w:r>
      <w:r w:rsidR="008A4A75" w:rsidRPr="00B37216">
        <w:t>P</w:t>
      </w:r>
      <w:r w:rsidR="005A65F9" w:rsidRPr="00B37216">
        <w:t xml:space="preserve">rotection </w:t>
      </w:r>
      <w:r w:rsidR="008A4A75" w:rsidRPr="00B37216">
        <w:t>B</w:t>
      </w:r>
      <w:r w:rsidR="005A65F9" w:rsidRPr="00B37216">
        <w:t>enefit</w:t>
      </w:r>
      <w:r w:rsidR="00A45D46">
        <w:t>.</w:t>
      </w:r>
      <w:r w:rsidR="00571C41" w:rsidRPr="00E50F51">
        <w:rPr>
          <w:b/>
          <w:bCs/>
          <w:sz w:val="24"/>
        </w:rPr>
        <w:t>]</w:t>
      </w:r>
    </w:p>
    <w:p w14:paraId="55CC3AEA" w14:textId="4013FAE0" w:rsidR="003F7C99" w:rsidRDefault="006F7DC0" w:rsidP="00B37216">
      <w:pPr>
        <w:pStyle w:val="2Text"/>
        <w:rPr>
          <w:b/>
          <w:bCs/>
          <w:sz w:val="24"/>
        </w:rPr>
      </w:pPr>
      <w:r>
        <w:rPr>
          <w:b/>
          <w:color w:val="FF0000"/>
          <w:sz w:val="24"/>
          <w:vertAlign w:val="superscript"/>
        </w:rPr>
        <w:t>9</w:t>
      </w:r>
      <w:r w:rsidR="00571C41" w:rsidRPr="00571C41">
        <w:rPr>
          <w:b/>
          <w:bCs/>
          <w:sz w:val="24"/>
        </w:rPr>
        <w:t>[</w:t>
      </w:r>
      <w:r w:rsidR="00D60341">
        <w:t>Your</w:t>
      </w:r>
      <w:r w:rsidR="00794E1E">
        <w:t xml:space="preserve"> Maximum Period of Extended Earnings Pro</w:t>
      </w:r>
      <w:r w:rsidR="004C7A37">
        <w:t>t</w:t>
      </w:r>
      <w:r w:rsidR="00794E1E">
        <w:t>ection Benefit is</w:t>
      </w:r>
      <w:r w:rsidR="005973E2">
        <w:rPr>
          <w:b/>
          <w:color w:val="FF0000"/>
          <w:sz w:val="24"/>
          <w:vertAlign w:val="superscript"/>
        </w:rPr>
        <w:t xml:space="preserve"> </w:t>
      </w:r>
      <w:r w:rsidR="0034445D">
        <w:rPr>
          <w:b/>
          <w:color w:val="FF0000"/>
          <w:sz w:val="24"/>
          <w:vertAlign w:val="superscript"/>
        </w:rPr>
        <w:t>8</w:t>
      </w:r>
      <w:r w:rsidR="00571C41" w:rsidRPr="00571C41">
        <w:rPr>
          <w:b/>
          <w:bCs/>
          <w:sz w:val="24"/>
        </w:rPr>
        <w:t>[</w:t>
      </w:r>
      <w:r w:rsidR="00F410EB">
        <w:t>1</w:t>
      </w:r>
      <w:r w:rsidR="00D03D99" w:rsidRPr="006578A6">
        <w:t xml:space="preserve"> </w:t>
      </w:r>
      <w:r w:rsidR="00BB5198" w:rsidRPr="006578A6">
        <w:t>month to lifetime.</w:t>
      </w:r>
      <w:r w:rsidR="00571C41" w:rsidRPr="00571C41">
        <w:rPr>
          <w:b/>
          <w:bCs/>
          <w:sz w:val="24"/>
        </w:rPr>
        <w:t>]</w:t>
      </w:r>
      <w:r w:rsidR="00154E77">
        <w:rPr>
          <w:b/>
          <w:bCs/>
          <w:sz w:val="24"/>
        </w:rPr>
        <w:t>]</w:t>
      </w:r>
    </w:p>
    <w:p w14:paraId="56AC34A5" w14:textId="37E558E4" w:rsidR="00BB5198" w:rsidRPr="006578A6" w:rsidRDefault="003F7C99" w:rsidP="00B37216">
      <w:pPr>
        <w:pStyle w:val="2Text"/>
      </w:pPr>
      <w:r>
        <w:rPr>
          <w:b/>
          <w:bCs/>
          <w:color w:val="FF0000"/>
          <w:sz w:val="24"/>
          <w:szCs w:val="24"/>
          <w:vertAlign w:val="superscript"/>
        </w:rPr>
        <w:t>10</w:t>
      </w:r>
      <w:r w:rsidRPr="00571C41">
        <w:rPr>
          <w:b/>
          <w:bCs/>
          <w:sz w:val="24"/>
        </w:rPr>
        <w:t>[</w:t>
      </w:r>
      <w:r w:rsidRPr="002650CC">
        <w:t>If there is an overpayment due to Prudential</w:t>
      </w:r>
      <w:r w:rsidRPr="00F2555C">
        <w:t xml:space="preserve"> </w:t>
      </w:r>
      <w:r>
        <w:t>for any Prudential claim</w:t>
      </w:r>
      <w:r w:rsidRPr="002650CC">
        <w:t xml:space="preserve">, Prudential may apply </w:t>
      </w:r>
      <w:r>
        <w:t>Your</w:t>
      </w:r>
      <w:r w:rsidRPr="002650CC">
        <w:t xml:space="preserve"> </w:t>
      </w:r>
      <w:r>
        <w:t>Extended Earnings Protection Benefit</w:t>
      </w:r>
      <w:r w:rsidRPr="002650CC">
        <w:t xml:space="preserve"> payment toward any outstanding overpayment.</w:t>
      </w:r>
      <w:r w:rsidRPr="00571C41">
        <w:rPr>
          <w:b/>
          <w:bCs/>
          <w:sz w:val="24"/>
        </w:rPr>
        <w:t>]</w:t>
      </w:r>
    </w:p>
    <w:p w14:paraId="1C6332C7" w14:textId="77777777" w:rsidR="00324F5C" w:rsidRDefault="00324F5C" w:rsidP="003E4360">
      <w:pPr>
        <w:pStyle w:val="TitleD"/>
        <w:numPr>
          <w:ilvl w:val="12"/>
          <w:numId w:val="0"/>
        </w:numPr>
        <w:rPr>
          <w:rFonts w:ascii="Arial" w:hAnsi="Arial" w:cs="Arial"/>
          <w:color w:val="FF0000"/>
          <w:sz w:val="24"/>
          <w:szCs w:val="24"/>
          <w:vertAlign w:val="superscript"/>
        </w:rPr>
      </w:pPr>
    </w:p>
    <w:p w14:paraId="34FC254F" w14:textId="3787743B" w:rsidR="005C6987" w:rsidRPr="00987A39" w:rsidRDefault="005C6987" w:rsidP="003E4360">
      <w:pPr>
        <w:pStyle w:val="TitleD"/>
        <w:numPr>
          <w:ilvl w:val="12"/>
          <w:numId w:val="0"/>
        </w:numPr>
        <w:rPr>
          <w:rFonts w:ascii="Arial" w:hAnsi="Arial" w:cs="Arial"/>
          <w:color w:val="FF0000"/>
          <w:sz w:val="24"/>
          <w:szCs w:val="24"/>
        </w:rPr>
        <w:sectPr w:rsidR="005C6987" w:rsidRPr="00987A39" w:rsidSect="00671431">
          <w:headerReference w:type="default" r:id="rId68"/>
          <w:footerReference w:type="default" r:id="rId69"/>
          <w:pgSz w:w="12240" w:h="15840" w:code="1"/>
          <w:pgMar w:top="1440" w:right="1627" w:bottom="1800" w:left="1627" w:header="720" w:footer="720" w:gutter="0"/>
          <w:cols w:space="720"/>
        </w:sectPr>
      </w:pPr>
    </w:p>
    <w:p w14:paraId="5EDD08A9" w14:textId="4465C83C" w:rsidR="00CB05C9" w:rsidRPr="00CB05C9" w:rsidRDefault="00C818C9" w:rsidP="00CB05C9">
      <w:pPr>
        <w:keepNext/>
        <w:keepLines/>
        <w:tabs>
          <w:tab w:val="left" w:pos="360"/>
          <w:tab w:val="left" w:pos="720"/>
          <w:tab w:val="left" w:pos="1080"/>
          <w:tab w:val="left" w:pos="1440"/>
          <w:tab w:val="left" w:pos="1800"/>
        </w:tabs>
        <w:spacing w:after="598" w:line="489" w:lineRule="atLeast"/>
        <w:rPr>
          <w:rFonts w:ascii="Book Antiqua" w:hAnsi="Book Antiqua"/>
          <w:b/>
          <w:bCs/>
          <w:sz w:val="36"/>
        </w:rPr>
      </w:pPr>
      <w:bookmarkStart w:id="643" w:name="LTD_Cola"/>
      <w:bookmarkEnd w:id="643"/>
      <w:r w:rsidRPr="00CF4D86">
        <w:rPr>
          <w:rFonts w:cs="Arial"/>
          <w:b/>
          <w:color w:val="FF0000"/>
          <w:vertAlign w:val="superscript"/>
        </w:rPr>
        <w:lastRenderedPageBreak/>
        <w:t>CV1</w:t>
      </w:r>
      <w:r w:rsidR="00571C41" w:rsidRPr="00CF4D86">
        <w:rPr>
          <w:rFonts w:cs="Arial"/>
          <w:b/>
          <w:sz w:val="36"/>
        </w:rPr>
        <w:t>[</w:t>
      </w:r>
      <w:commentRangeStart w:id="644"/>
      <w:commentRangeStart w:id="645"/>
      <w:r w:rsidR="00CB05C9" w:rsidRPr="00CB05C9">
        <w:rPr>
          <w:rFonts w:ascii="Book Antiqua" w:hAnsi="Book Antiqua"/>
          <w:b/>
          <w:bCs/>
          <w:sz w:val="36"/>
        </w:rPr>
        <w:t>Long Term</w:t>
      </w:r>
      <w:r w:rsidR="00571C41" w:rsidRPr="00CF4D86">
        <w:rPr>
          <w:rFonts w:cs="Arial"/>
          <w:b/>
          <w:sz w:val="36"/>
          <w:szCs w:val="36"/>
        </w:rPr>
        <w:t>]</w:t>
      </w:r>
      <w:r w:rsidR="00CB05C9" w:rsidRPr="00CB05C9">
        <w:rPr>
          <w:rFonts w:ascii="Book Antiqua" w:hAnsi="Book Antiqua"/>
          <w:b/>
          <w:sz w:val="36"/>
        </w:rPr>
        <w:t xml:space="preserve"> </w:t>
      </w:r>
      <w:r w:rsidR="00CB05C9" w:rsidRPr="00CB05C9">
        <w:rPr>
          <w:rFonts w:ascii="Book Antiqua" w:hAnsi="Book Antiqua"/>
          <w:b/>
          <w:bCs/>
          <w:sz w:val="36"/>
        </w:rPr>
        <w:t xml:space="preserve">Disability Coverage – </w:t>
      </w:r>
      <w:r w:rsidR="0035531D" w:rsidRPr="00CB05C9">
        <w:rPr>
          <w:rFonts w:ascii="Book Antiqua" w:hAnsi="Book Antiqua"/>
          <w:b/>
          <w:bCs/>
          <w:sz w:val="36"/>
        </w:rPr>
        <w:t>Cost of Living Adjustment Benefit Option</w:t>
      </w:r>
      <w:commentRangeEnd w:id="644"/>
      <w:r w:rsidR="00716304" w:rsidRPr="00CB05C9">
        <w:rPr>
          <w:rStyle w:val="CommentReference"/>
          <w:rFonts w:ascii="Book Antiqua" w:hAnsi="Book Antiqua"/>
          <w:b/>
          <w:bCs/>
          <w:sz w:val="36"/>
          <w:szCs w:val="24"/>
        </w:rPr>
        <w:commentReference w:id="644"/>
      </w:r>
      <w:commentRangeEnd w:id="645"/>
      <w:r w:rsidR="0096769C" w:rsidRPr="00CB05C9">
        <w:rPr>
          <w:rStyle w:val="CommentReference"/>
          <w:rFonts w:ascii="Book Antiqua" w:hAnsi="Book Antiqua"/>
          <w:b/>
          <w:bCs/>
          <w:sz w:val="36"/>
          <w:szCs w:val="24"/>
        </w:rPr>
        <w:commentReference w:id="645"/>
      </w:r>
    </w:p>
    <w:p w14:paraId="60A21754" w14:textId="2844CEAD" w:rsidR="00CB05C9" w:rsidRPr="00CB05C9" w:rsidRDefault="008368B5" w:rsidP="00CB05C9">
      <w:pPr>
        <w:keepNext/>
        <w:keepLines/>
        <w:tabs>
          <w:tab w:val="left" w:pos="432"/>
          <w:tab w:val="left" w:pos="864"/>
          <w:tab w:val="left" w:pos="1152"/>
          <w:tab w:val="left" w:pos="1512"/>
          <w:tab w:val="left" w:pos="1872"/>
          <w:tab w:val="left" w:pos="2232"/>
        </w:tabs>
        <w:spacing w:before="151" w:after="199" w:line="288" w:lineRule="atLeast"/>
        <w:rPr>
          <w:rFonts w:ascii="Book Antiqua" w:hAnsi="Book Antiqua"/>
          <w:b/>
        </w:rPr>
      </w:pPr>
      <w:r w:rsidRPr="00CF4D86">
        <w:rPr>
          <w:rFonts w:cs="Arial"/>
          <w:b/>
          <w:color w:val="FF0000"/>
          <w:vertAlign w:val="superscript"/>
        </w:rPr>
        <w:t>1</w:t>
      </w:r>
      <w:r w:rsidR="00571C41" w:rsidRPr="00CF4D86">
        <w:rPr>
          <w:rFonts w:cs="Arial"/>
          <w:b/>
        </w:rPr>
        <w:t>[</w:t>
      </w:r>
      <w:r w:rsidR="00CB05C9" w:rsidRPr="00CB05C9">
        <w:rPr>
          <w:rFonts w:ascii="Book Antiqua" w:hAnsi="Book Antiqua"/>
          <w:b/>
        </w:rPr>
        <w:t>COST OF LIVING ADJUSTMENT BENEFIT OPTION</w:t>
      </w:r>
    </w:p>
    <w:p w14:paraId="4565ECD9" w14:textId="0F4B9DA6" w:rsidR="00CB05C9" w:rsidRPr="00CB05C9" w:rsidRDefault="00CB05C9" w:rsidP="00B37216">
      <w:pPr>
        <w:pStyle w:val="2Text"/>
      </w:pPr>
      <w:r w:rsidRPr="00CB05C9">
        <w:t xml:space="preserve">This </w:t>
      </w:r>
      <w:r w:rsidR="0026625A">
        <w:t>Cost of Living Adjustment</w:t>
      </w:r>
      <w:r w:rsidRPr="00CB05C9">
        <w:t xml:space="preserve"> </w:t>
      </w:r>
      <w:r w:rsidR="008C0E1F">
        <w:t>B</w:t>
      </w:r>
      <w:r w:rsidRPr="00CB05C9">
        <w:t xml:space="preserve">enefit </w:t>
      </w:r>
      <w:r w:rsidR="008C0E1F">
        <w:t>O</w:t>
      </w:r>
      <w:r w:rsidRPr="00CB05C9">
        <w:t xml:space="preserve">ption applies to </w:t>
      </w:r>
      <w:r w:rsidR="00D60341">
        <w:t>Your</w:t>
      </w:r>
      <w:r w:rsidR="007C41AF">
        <w:t xml:space="preserve"> </w:t>
      </w:r>
      <w:r w:rsidR="007C41AF" w:rsidRPr="00987A39">
        <w:rPr>
          <w:b/>
          <w:bCs/>
          <w:color w:val="FF0000"/>
          <w:sz w:val="24"/>
          <w:szCs w:val="24"/>
          <w:vertAlign w:val="superscript"/>
        </w:rPr>
        <w:t>CV</w:t>
      </w:r>
      <w:r w:rsidR="0066363D" w:rsidRPr="00987A39">
        <w:rPr>
          <w:b/>
          <w:bCs/>
          <w:color w:val="FF0000"/>
          <w:sz w:val="24"/>
          <w:szCs w:val="24"/>
          <w:vertAlign w:val="superscript"/>
        </w:rPr>
        <w:t>1</w:t>
      </w:r>
      <w:r w:rsidR="00571C41" w:rsidRPr="00571C41">
        <w:rPr>
          <w:b/>
          <w:bCs/>
          <w:sz w:val="24"/>
        </w:rPr>
        <w:t>[</w:t>
      </w:r>
      <w:r w:rsidR="004B7887">
        <w:t>l</w:t>
      </w:r>
      <w:r w:rsidRPr="00CB05C9">
        <w:t xml:space="preserve">ong </w:t>
      </w:r>
      <w:r w:rsidR="004B7887">
        <w:t>t</w:t>
      </w:r>
      <w:r w:rsidRPr="00CB05C9">
        <w:t>erm</w:t>
      </w:r>
      <w:r w:rsidR="00571C41" w:rsidRPr="00571C41">
        <w:rPr>
          <w:b/>
          <w:bCs/>
          <w:sz w:val="24"/>
        </w:rPr>
        <w:t>]</w:t>
      </w:r>
      <w:r w:rsidRPr="00CB05C9">
        <w:t xml:space="preserve"> </w:t>
      </w:r>
      <w:r w:rsidR="004B7887">
        <w:t>d</w:t>
      </w:r>
      <w:r w:rsidRPr="00CB05C9">
        <w:t xml:space="preserve">isability coverage </w:t>
      </w:r>
      <w:r w:rsidR="007465BA">
        <w:rPr>
          <w:b/>
          <w:bCs/>
          <w:color w:val="FF0000"/>
          <w:sz w:val="24"/>
          <w:szCs w:val="24"/>
          <w:vertAlign w:val="superscript"/>
        </w:rPr>
        <w:t>2</w:t>
      </w:r>
      <w:r w:rsidR="00571C41" w:rsidRPr="00571C41">
        <w:rPr>
          <w:b/>
          <w:bCs/>
          <w:sz w:val="24"/>
        </w:rPr>
        <w:t>[</w:t>
      </w:r>
      <w:r w:rsidR="00675859" w:rsidRPr="00202DB8">
        <w:t xml:space="preserve">if </w:t>
      </w:r>
      <w:r w:rsidR="00675859">
        <w:t xml:space="preserve">included in </w:t>
      </w:r>
      <w:r w:rsidR="00D60341">
        <w:t>Your</w:t>
      </w:r>
      <w:r w:rsidR="00675859" w:rsidRPr="00202DB8">
        <w:t xml:space="preserve"> </w:t>
      </w:r>
      <w:r w:rsidR="00F71951">
        <w:t>Specifications Page</w:t>
      </w:r>
      <w:r w:rsidR="00571C41" w:rsidRPr="00571C41">
        <w:rPr>
          <w:b/>
          <w:bCs/>
          <w:sz w:val="24"/>
        </w:rPr>
        <w:t>]</w:t>
      </w:r>
      <w:r w:rsidRPr="00CB05C9">
        <w:t>.</w:t>
      </w:r>
    </w:p>
    <w:p w14:paraId="723C19EB" w14:textId="48D59B84" w:rsidR="00CB05C9" w:rsidRPr="00CB05C9" w:rsidRDefault="00CB05C9" w:rsidP="00CB05C9">
      <w:pPr>
        <w:keepNext/>
        <w:keepLines/>
        <w:tabs>
          <w:tab w:val="left" w:pos="432"/>
          <w:tab w:val="left" w:pos="864"/>
          <w:tab w:val="left" w:pos="1152"/>
          <w:tab w:val="left" w:pos="1512"/>
          <w:tab w:val="left" w:pos="1872"/>
          <w:tab w:val="left" w:pos="2232"/>
        </w:tabs>
        <w:spacing w:before="151" w:after="199" w:line="288" w:lineRule="atLeast"/>
        <w:rPr>
          <w:rFonts w:ascii="Book Antiqua" w:hAnsi="Book Antiqua"/>
          <w:b/>
        </w:rPr>
      </w:pPr>
      <w:r w:rsidRPr="00CB05C9">
        <w:rPr>
          <w:rFonts w:ascii="Book Antiqua" w:hAnsi="Book Antiqua"/>
          <w:b/>
        </w:rPr>
        <w:t xml:space="preserve">Will </w:t>
      </w:r>
      <w:r w:rsidR="00D60341">
        <w:rPr>
          <w:rFonts w:ascii="Book Antiqua" w:hAnsi="Book Antiqua"/>
          <w:b/>
        </w:rPr>
        <w:t>Your</w:t>
      </w:r>
      <w:r w:rsidRPr="00CB05C9">
        <w:rPr>
          <w:rFonts w:ascii="Book Antiqua" w:hAnsi="Book Antiqua"/>
          <w:b/>
        </w:rPr>
        <w:t xml:space="preserve"> </w:t>
      </w:r>
      <w:r w:rsidR="00E574DA">
        <w:rPr>
          <w:rFonts w:ascii="Book Antiqua" w:hAnsi="Book Antiqua"/>
          <w:b/>
        </w:rPr>
        <w:t xml:space="preserve">Benefit </w:t>
      </w:r>
      <w:r w:rsidRPr="00CB05C9">
        <w:rPr>
          <w:rFonts w:ascii="Book Antiqua" w:hAnsi="Book Antiqua"/>
          <w:b/>
        </w:rPr>
        <w:t>Payment Be Adjusted by a Cost of Living Increase?</w:t>
      </w:r>
    </w:p>
    <w:p w14:paraId="5A2A5C82" w14:textId="156492D2" w:rsidR="00660D14" w:rsidRDefault="00660D14" w:rsidP="00660D14">
      <w:pPr>
        <w:pStyle w:val="2Text"/>
      </w:pPr>
      <w:r>
        <w:t xml:space="preserve">Prudential will make a Cost of Living Adjustment (COLA) on July 1 if: (i) You are </w:t>
      </w:r>
      <w:r w:rsidR="00167306" w:rsidRPr="00987A39">
        <w:t>Disabled</w:t>
      </w:r>
      <w:r w:rsidR="00167306" w:rsidRPr="00621943">
        <w:t xml:space="preserve"> </w:t>
      </w:r>
      <w:r>
        <w:t xml:space="preserve">and not working on that date; and, (ii) </w:t>
      </w:r>
      <w:r w:rsidR="00380B4C">
        <w:t>You</w:t>
      </w:r>
      <w:r>
        <w:t xml:space="preserve"> have </w:t>
      </w:r>
      <w:r w:rsidRPr="003243FD">
        <w:t xml:space="preserve">been </w:t>
      </w:r>
      <w:r w:rsidR="00167306" w:rsidRPr="00987A39">
        <w:t>Disabled</w:t>
      </w:r>
      <w:r w:rsidR="00167306" w:rsidRPr="00621943">
        <w:t xml:space="preserve"> </w:t>
      </w:r>
      <w:r w:rsidRPr="00520B72">
        <w:t xml:space="preserve">for 12 consecutive months </w:t>
      </w:r>
      <w:r w:rsidRPr="003243FD">
        <w:t xml:space="preserve">following </w:t>
      </w:r>
      <w:r w:rsidRPr="00520B72">
        <w:t xml:space="preserve">the </w:t>
      </w:r>
      <w:r w:rsidRPr="00987A39">
        <w:t>Elimination Period</w:t>
      </w:r>
      <w:r>
        <w:t xml:space="preserve"> and for the 12 consecutive months prior to that July 1 date</w:t>
      </w:r>
      <w:r w:rsidR="00AB58AF">
        <w:t>; and (iii)</w:t>
      </w:r>
      <w:r w:rsidR="00D25F13">
        <w:t xml:space="preserve"> </w:t>
      </w:r>
      <w:r w:rsidR="00380B4C">
        <w:t>Y</w:t>
      </w:r>
      <w:r w:rsidR="00D25F13">
        <w:t xml:space="preserve">ou have elected the COLA </w:t>
      </w:r>
      <w:r w:rsidR="002C7537">
        <w:t>B</w:t>
      </w:r>
      <w:r w:rsidR="00D25F13">
        <w:t xml:space="preserve">enefit </w:t>
      </w:r>
      <w:r w:rsidR="002C7537">
        <w:t>O</w:t>
      </w:r>
      <w:r w:rsidR="00D25F13">
        <w:t xml:space="preserve">ption, and </w:t>
      </w:r>
      <w:r w:rsidR="009E5C2D">
        <w:t xml:space="preserve">(iv) You </w:t>
      </w:r>
      <w:r w:rsidR="00D25F13">
        <w:t xml:space="preserve">are paying the additional </w:t>
      </w:r>
      <w:r w:rsidR="00367C16">
        <w:t>premium</w:t>
      </w:r>
      <w:r w:rsidR="002C7537">
        <w:t xml:space="preserve"> </w:t>
      </w:r>
      <w:r w:rsidR="00D25F13">
        <w:t xml:space="preserve"> contribution for this option.</w:t>
      </w:r>
    </w:p>
    <w:p w14:paraId="262BD90B" w14:textId="279F4D74" w:rsidR="00660D14" w:rsidRDefault="00896C1A" w:rsidP="00660D14">
      <w:pPr>
        <w:pStyle w:val="2Text"/>
      </w:pPr>
      <w:r>
        <w:rPr>
          <w:b/>
          <w:bCs/>
          <w:color w:val="FF0000"/>
          <w:sz w:val="24"/>
          <w:szCs w:val="24"/>
          <w:vertAlign w:val="superscript"/>
        </w:rPr>
        <w:t>3</w:t>
      </w:r>
      <w:r w:rsidR="00571C41" w:rsidRPr="00571C41">
        <w:rPr>
          <w:b/>
          <w:bCs/>
          <w:sz w:val="24"/>
        </w:rPr>
        <w:t>[</w:t>
      </w:r>
      <w:r w:rsidR="00D60341">
        <w:t>Your</w:t>
      </w:r>
      <w:r w:rsidR="00660D14">
        <w:t xml:space="preserve"> </w:t>
      </w:r>
      <w:r w:rsidR="00107249">
        <w:t>d</w:t>
      </w:r>
      <w:r w:rsidR="00660D14">
        <w:t>isability benefit</w:t>
      </w:r>
      <w:r w:rsidR="00660D14" w:rsidRPr="00BA15E4">
        <w:t xml:space="preserve"> </w:t>
      </w:r>
      <w:r w:rsidR="00660D14">
        <w:t xml:space="preserve">payments will increase on that </w:t>
      </w:r>
      <w:r w:rsidR="00D05B30">
        <w:t xml:space="preserve">date </w:t>
      </w:r>
      <w:r w:rsidR="00660D14">
        <w:t xml:space="preserve">by 1%. You will not receive more than </w:t>
      </w:r>
      <w:r w:rsidR="00B13C7F">
        <w:t>five (</w:t>
      </w:r>
      <w:r w:rsidR="00660D14">
        <w:t>5</w:t>
      </w:r>
      <w:r w:rsidR="00B13C7F">
        <w:t>)</w:t>
      </w:r>
      <w:r w:rsidR="00660D14">
        <w:t xml:space="preserve"> Cost of Living Adjustments while You continue to receive benefit</w:t>
      </w:r>
      <w:r w:rsidR="00660D14" w:rsidRPr="00BA15E4">
        <w:t xml:space="preserve"> </w:t>
      </w:r>
      <w:r w:rsidR="00660D14">
        <w:t xml:space="preserve">payments for </w:t>
      </w:r>
      <w:r w:rsidR="00D60341">
        <w:t>Your</w:t>
      </w:r>
      <w:r w:rsidR="00660D14">
        <w:t xml:space="preserve"> Disability.</w:t>
      </w:r>
      <w:r w:rsidR="00571C41" w:rsidRPr="00571C41">
        <w:rPr>
          <w:b/>
          <w:bCs/>
          <w:sz w:val="24"/>
        </w:rPr>
        <w:t>]</w:t>
      </w:r>
    </w:p>
    <w:p w14:paraId="7B325176" w14:textId="3100C166" w:rsidR="00660D14" w:rsidRDefault="00660D14" w:rsidP="00660D14">
      <w:pPr>
        <w:pStyle w:val="2Text"/>
      </w:pPr>
      <w:r>
        <w:t xml:space="preserve">Each month Prudential will add the Cost of Living Adjustment to </w:t>
      </w:r>
      <w:r w:rsidR="00D60341">
        <w:t>Your</w:t>
      </w:r>
      <w:r>
        <w:t xml:space="preserve"> </w:t>
      </w:r>
      <w:r w:rsidR="00D80C96">
        <w:rPr>
          <w:b/>
          <w:bCs/>
          <w:color w:val="FF0000"/>
          <w:sz w:val="24"/>
          <w:szCs w:val="24"/>
          <w:vertAlign w:val="superscript"/>
        </w:rPr>
        <w:t>6</w:t>
      </w:r>
      <w:r w:rsidR="00571C41" w:rsidRPr="00571C41">
        <w:rPr>
          <w:b/>
          <w:bCs/>
          <w:sz w:val="24"/>
        </w:rPr>
        <w:t>[</w:t>
      </w:r>
      <w:r>
        <w:t>Gross Disability Benefit</w:t>
      </w:r>
      <w:r w:rsidRPr="00DA6C9A">
        <w:t xml:space="preserve"> </w:t>
      </w:r>
      <w:r>
        <w:t>Payment</w:t>
      </w:r>
      <w:r w:rsidR="00571C41" w:rsidRPr="00571C41">
        <w:rPr>
          <w:b/>
          <w:bCs/>
          <w:sz w:val="24"/>
        </w:rPr>
        <w:t>]</w:t>
      </w:r>
      <w:r>
        <w:t xml:space="preserve">. When Prudential adds the adjustment to </w:t>
      </w:r>
      <w:r w:rsidR="00D60341">
        <w:t>Your</w:t>
      </w:r>
      <w:r>
        <w:t xml:space="preserve"> benefit</w:t>
      </w:r>
      <w:r w:rsidRPr="00DA6C9A">
        <w:t xml:space="preserve"> </w:t>
      </w:r>
      <w:r>
        <w:t xml:space="preserve">payment, </w:t>
      </w:r>
      <w:r w:rsidR="001C56A4">
        <w:rPr>
          <w:b/>
          <w:bCs/>
          <w:color w:val="FF0000"/>
          <w:sz w:val="24"/>
          <w:szCs w:val="24"/>
          <w:vertAlign w:val="superscript"/>
        </w:rPr>
        <w:t>5</w:t>
      </w:r>
      <w:r w:rsidR="00571C41" w:rsidRPr="00571C41">
        <w:rPr>
          <w:b/>
          <w:bCs/>
          <w:sz w:val="24"/>
        </w:rPr>
        <w:t>[</w:t>
      </w:r>
      <w:r>
        <w:t xml:space="preserve">the increase may cause </w:t>
      </w:r>
      <w:r w:rsidR="00D60341">
        <w:t>Your</w:t>
      </w:r>
      <w:r>
        <w:t xml:space="preserve"> benefit</w:t>
      </w:r>
      <w:r w:rsidRPr="00DA6C9A">
        <w:t xml:space="preserve"> </w:t>
      </w:r>
      <w:r>
        <w:t>payment to exceed the Maximum Monthly Benefit.</w:t>
      </w:r>
      <w:r w:rsidR="00571C41" w:rsidRPr="00571C41">
        <w:rPr>
          <w:b/>
          <w:bCs/>
          <w:sz w:val="24"/>
        </w:rPr>
        <w:t>]</w:t>
      </w:r>
    </w:p>
    <w:p w14:paraId="546C0D3C" w14:textId="7FB6E8E5" w:rsidR="00CB05C9" w:rsidRPr="00CB05C9" w:rsidRDefault="007F516C" w:rsidP="00660D14">
      <w:pPr>
        <w:pStyle w:val="2Text"/>
        <w:rPr>
          <w:b/>
          <w:bCs/>
          <w:i/>
          <w:iCs/>
        </w:rPr>
      </w:pPr>
      <w:r>
        <w:rPr>
          <w:b/>
          <w:bCs/>
          <w:color w:val="FF0000"/>
          <w:sz w:val="24"/>
          <w:szCs w:val="24"/>
          <w:vertAlign w:val="superscript"/>
        </w:rPr>
        <w:t>4</w:t>
      </w:r>
      <w:r w:rsidRPr="00571C41">
        <w:rPr>
          <w:b/>
          <w:bCs/>
          <w:sz w:val="24"/>
        </w:rPr>
        <w:t>[</w:t>
      </w:r>
      <w:r w:rsidR="00CB05C9" w:rsidRPr="00CB05C9">
        <w:rPr>
          <w:b/>
          <w:bCs/>
          <w:i/>
          <w:iCs/>
        </w:rPr>
        <w:t>Cost of Living Example:</w:t>
      </w:r>
    </w:p>
    <w:p w14:paraId="504489E4" w14:textId="110D4C08" w:rsidR="00660D14" w:rsidRDefault="00D60341" w:rsidP="00660D14">
      <w:pPr>
        <w:pStyle w:val="2Text"/>
        <w:rPr>
          <w:i/>
          <w:iCs/>
        </w:rPr>
      </w:pPr>
      <w:r>
        <w:rPr>
          <w:i/>
          <w:iCs/>
        </w:rPr>
        <w:t>Your</w:t>
      </w:r>
      <w:r w:rsidR="00660D14">
        <w:rPr>
          <w:i/>
          <w:iCs/>
        </w:rPr>
        <w:t xml:space="preserve"> </w:t>
      </w:r>
      <w:r w:rsidR="00BF0E73">
        <w:rPr>
          <w:b/>
          <w:bCs/>
          <w:color w:val="FF0000"/>
          <w:sz w:val="24"/>
          <w:szCs w:val="24"/>
          <w:vertAlign w:val="superscript"/>
        </w:rPr>
        <w:t>6</w:t>
      </w:r>
      <w:r w:rsidR="00D707D9" w:rsidRPr="00D707D9">
        <w:rPr>
          <w:b/>
          <w:i/>
          <w:sz w:val="24"/>
        </w:rPr>
        <w:t>[</w:t>
      </w:r>
      <w:r w:rsidR="00660D14">
        <w:rPr>
          <w:i/>
          <w:iCs/>
        </w:rPr>
        <w:t>gross Disability benefit</w:t>
      </w:r>
      <w:r w:rsidR="00571C41" w:rsidRPr="003004AA">
        <w:rPr>
          <w:b/>
          <w:i/>
          <w:sz w:val="24"/>
        </w:rPr>
        <w:t>]</w:t>
      </w:r>
      <w:r w:rsidR="00660D14">
        <w:rPr>
          <w:i/>
          <w:iCs/>
        </w:rPr>
        <w:t xml:space="preserve"> = $1200</w:t>
      </w:r>
      <w:r w:rsidR="00660D14">
        <w:rPr>
          <w:i/>
          <w:iCs/>
        </w:rPr>
        <w:br/>
        <w:t>Cost of Living Adjustment % (COLA%) = 1%</w:t>
      </w:r>
    </w:p>
    <w:p w14:paraId="452138B9" w14:textId="77777777" w:rsidR="00037EC6" w:rsidRDefault="00037EC6" w:rsidP="00037EC6">
      <w:pPr>
        <w:pStyle w:val="2Text"/>
        <w:spacing w:after="0"/>
      </w:pPr>
      <w:r>
        <w:rPr>
          <w:b/>
          <w:bCs/>
          <w:i/>
          <w:iCs/>
        </w:rPr>
        <w:t xml:space="preserve">July 1 following </w:t>
      </w:r>
      <w:r>
        <w:tab/>
      </w:r>
      <w:r>
        <w:tab/>
      </w:r>
      <w:r>
        <w:tab/>
      </w:r>
      <w:r>
        <w:tab/>
      </w:r>
    </w:p>
    <w:p w14:paraId="2689F397" w14:textId="77777777" w:rsidR="00037EC6" w:rsidRDefault="00037EC6" w:rsidP="00037EC6">
      <w:pPr>
        <w:pStyle w:val="2Text"/>
        <w:spacing w:after="0"/>
        <w:rPr>
          <w:b/>
          <w:bCs/>
          <w:i/>
          <w:iCs/>
        </w:rPr>
      </w:pPr>
      <w:r>
        <w:rPr>
          <w:b/>
          <w:bCs/>
          <w:i/>
          <w:iCs/>
        </w:rPr>
        <w:t xml:space="preserve">12 or more months </w:t>
      </w:r>
    </w:p>
    <w:p w14:paraId="1552AE4A" w14:textId="77777777" w:rsidR="00037EC6" w:rsidRDefault="00037EC6" w:rsidP="00037EC6">
      <w:pPr>
        <w:pStyle w:val="2Text"/>
        <w:spacing w:after="0"/>
        <w:rPr>
          <w:b/>
          <w:bCs/>
          <w:color w:val="FF0000"/>
          <w:sz w:val="24"/>
          <w:szCs w:val="24"/>
          <w:vertAlign w:val="superscript"/>
        </w:rPr>
      </w:pPr>
      <w:r>
        <w:rPr>
          <w:b/>
          <w:bCs/>
          <w:i/>
          <w:iCs/>
        </w:rPr>
        <w:t>of disability</w:t>
      </w:r>
      <w:r>
        <w:rPr>
          <w:b/>
          <w:bCs/>
          <w:i/>
          <w:iCs/>
        </w:rPr>
        <w:tab/>
      </w:r>
      <w:r>
        <w:rPr>
          <w:b/>
          <w:bCs/>
          <w:i/>
          <w:iCs/>
        </w:rPr>
        <w:tab/>
        <w:t>Your Monthly Benefit</w:t>
      </w:r>
      <w:r>
        <w:rPr>
          <w:b/>
          <w:bCs/>
          <w:color w:val="FF0000"/>
          <w:sz w:val="24"/>
          <w:szCs w:val="24"/>
          <w:vertAlign w:val="superscript"/>
        </w:rPr>
        <w:tab/>
        <w:t xml:space="preserve"> </w:t>
      </w:r>
    </w:p>
    <w:p w14:paraId="1FF51CD5" w14:textId="77777777" w:rsidR="00037EC6" w:rsidRDefault="00037EC6" w:rsidP="00037EC6">
      <w:pPr>
        <w:pStyle w:val="2Text"/>
        <w:spacing w:after="0"/>
        <w:rPr>
          <w:b/>
          <w:bCs/>
          <w:i/>
          <w:iCs/>
        </w:rPr>
      </w:pPr>
      <w:r>
        <w:rPr>
          <w:b/>
          <w:bCs/>
          <w:i/>
          <w:iCs/>
        </w:rPr>
        <w:t>benefits</w:t>
      </w:r>
      <w:r>
        <w:tab/>
      </w:r>
      <w:r>
        <w:tab/>
      </w:r>
      <w:r>
        <w:tab/>
      </w:r>
      <w:r>
        <w:rPr>
          <w:b/>
          <w:bCs/>
          <w:i/>
          <w:iCs/>
        </w:rPr>
        <w:t>Payment x (100% + COLA%) =  New Monthly Benefit Payment</w:t>
      </w:r>
    </w:p>
    <w:p w14:paraId="195FE9F4" w14:textId="77777777" w:rsidR="00037EC6" w:rsidRDefault="00037EC6" w:rsidP="00037EC6">
      <w:pPr>
        <w:pStyle w:val="2Text"/>
        <w:spacing w:after="0"/>
        <w:rPr>
          <w:i/>
          <w:iCs/>
        </w:rPr>
      </w:pPr>
      <w:r>
        <w:rPr>
          <w:i/>
          <w:iCs/>
        </w:rPr>
        <w:t>1</w:t>
      </w:r>
      <w:r w:rsidRPr="00987A39">
        <w:rPr>
          <w:i/>
          <w:iCs/>
          <w:vertAlign w:val="superscript"/>
        </w:rPr>
        <w:t>st</w:t>
      </w:r>
      <w:r>
        <w:rPr>
          <w:i/>
          <w:iCs/>
        </w:rPr>
        <w:t xml:space="preserve">  July 1</w:t>
      </w:r>
      <w:r>
        <w:tab/>
      </w:r>
      <w:r>
        <w:tab/>
      </w:r>
      <w:r>
        <w:tab/>
      </w:r>
      <w:r>
        <w:rPr>
          <w:i/>
          <w:iCs/>
        </w:rPr>
        <w:t>$1,200.00 + 1% of $1,200.00</w:t>
      </w:r>
      <w:r>
        <w:t xml:space="preserve">   </w:t>
      </w:r>
      <w:r>
        <w:rPr>
          <w:i/>
          <w:iCs/>
        </w:rPr>
        <w:t>=  $1,212.00</w:t>
      </w:r>
      <w:r>
        <w:br/>
      </w:r>
      <w:r>
        <w:rPr>
          <w:i/>
          <w:iCs/>
        </w:rPr>
        <w:t>2</w:t>
      </w:r>
      <w:r w:rsidRPr="00987A39">
        <w:rPr>
          <w:i/>
          <w:iCs/>
          <w:vertAlign w:val="superscript"/>
        </w:rPr>
        <w:t>nd</w:t>
      </w:r>
      <w:r>
        <w:rPr>
          <w:i/>
          <w:iCs/>
        </w:rPr>
        <w:t> July 1</w:t>
      </w:r>
      <w:r>
        <w:tab/>
      </w:r>
      <w:r>
        <w:tab/>
      </w:r>
      <w:r>
        <w:tab/>
      </w:r>
      <w:r>
        <w:rPr>
          <w:i/>
          <w:iCs/>
        </w:rPr>
        <w:t>$1,212.00 + 1% of $1,212.00</w:t>
      </w:r>
      <w:r>
        <w:t xml:space="preserve">   </w:t>
      </w:r>
      <w:r>
        <w:rPr>
          <w:i/>
          <w:iCs/>
        </w:rPr>
        <w:t>=  $1,224.12</w:t>
      </w:r>
      <w:r>
        <w:br/>
      </w:r>
      <w:r>
        <w:rPr>
          <w:i/>
          <w:iCs/>
        </w:rPr>
        <w:t>3</w:t>
      </w:r>
      <w:r>
        <w:rPr>
          <w:i/>
          <w:iCs/>
          <w:vertAlign w:val="superscript"/>
        </w:rPr>
        <w:t>rd</w:t>
      </w:r>
      <w:r>
        <w:rPr>
          <w:i/>
          <w:iCs/>
        </w:rPr>
        <w:t xml:space="preserve">  July 1</w:t>
      </w:r>
      <w:r>
        <w:tab/>
      </w:r>
      <w:r>
        <w:tab/>
      </w:r>
      <w:r>
        <w:tab/>
      </w:r>
      <w:r>
        <w:rPr>
          <w:i/>
          <w:iCs/>
        </w:rPr>
        <w:t xml:space="preserve">$1,224.12 + 1% of $1,224.12 </w:t>
      </w:r>
      <w:r>
        <w:t xml:space="preserve">  </w:t>
      </w:r>
      <w:r>
        <w:rPr>
          <w:i/>
          <w:iCs/>
        </w:rPr>
        <w:t>=  $1,236.36</w:t>
      </w:r>
    </w:p>
    <w:p w14:paraId="0F9EEF90" w14:textId="77777777" w:rsidR="00037EC6" w:rsidRDefault="00037EC6" w:rsidP="00037EC6">
      <w:pPr>
        <w:pStyle w:val="2Text"/>
        <w:spacing w:after="0"/>
        <w:rPr>
          <w:i/>
          <w:iCs/>
        </w:rPr>
      </w:pPr>
      <w:r>
        <w:rPr>
          <w:i/>
          <w:iCs/>
        </w:rPr>
        <w:t>4</w:t>
      </w:r>
      <w:r>
        <w:rPr>
          <w:i/>
          <w:iCs/>
          <w:vertAlign w:val="superscript"/>
        </w:rPr>
        <w:t>th</w:t>
      </w:r>
      <w:r>
        <w:rPr>
          <w:i/>
          <w:iCs/>
        </w:rPr>
        <w:t xml:space="preserve">  July 1</w:t>
      </w:r>
      <w:r>
        <w:rPr>
          <w:i/>
          <w:iCs/>
        </w:rPr>
        <w:tab/>
      </w:r>
      <w:r>
        <w:rPr>
          <w:i/>
          <w:iCs/>
        </w:rPr>
        <w:tab/>
      </w:r>
      <w:r>
        <w:rPr>
          <w:i/>
          <w:iCs/>
        </w:rPr>
        <w:tab/>
        <w:t>$1,236.36 + 1% of $1,236.36   =  $1,248.72</w:t>
      </w:r>
    </w:p>
    <w:p w14:paraId="53F1F706" w14:textId="0A60E5A1" w:rsidR="004B7C7D" w:rsidRDefault="00037EC6" w:rsidP="00430D77">
      <w:pPr>
        <w:pStyle w:val="2Text"/>
        <w:spacing w:after="0"/>
        <w:sectPr w:rsidR="004B7C7D" w:rsidSect="00671431">
          <w:headerReference w:type="default" r:id="rId70"/>
          <w:footerReference w:type="default" r:id="rId71"/>
          <w:pgSz w:w="12240" w:h="15840" w:code="1"/>
          <w:pgMar w:top="1440" w:right="1627" w:bottom="1800" w:left="1627" w:header="720" w:footer="720" w:gutter="0"/>
          <w:cols w:space="720"/>
        </w:sectPr>
      </w:pPr>
      <w:r>
        <w:rPr>
          <w:i/>
          <w:iCs/>
        </w:rPr>
        <w:t>5</w:t>
      </w:r>
      <w:r>
        <w:rPr>
          <w:i/>
          <w:iCs/>
          <w:vertAlign w:val="superscript"/>
        </w:rPr>
        <w:t>th</w:t>
      </w:r>
      <w:r>
        <w:rPr>
          <w:i/>
          <w:iCs/>
        </w:rPr>
        <w:t xml:space="preserve">  July 1</w:t>
      </w:r>
      <w:r>
        <w:rPr>
          <w:i/>
          <w:iCs/>
        </w:rPr>
        <w:tab/>
      </w:r>
      <w:r>
        <w:rPr>
          <w:i/>
          <w:iCs/>
        </w:rPr>
        <w:tab/>
      </w:r>
      <w:r>
        <w:rPr>
          <w:i/>
          <w:iCs/>
        </w:rPr>
        <w:tab/>
        <w:t>$1,248.72 + 1% of $1,248.72   =  $1,261.21</w:t>
      </w:r>
      <w:r>
        <w:br/>
      </w:r>
      <w:r>
        <w:tab/>
      </w:r>
      <w:r>
        <w:rPr>
          <w:i/>
          <w:iCs/>
        </w:rPr>
        <w:t>Maximum number of adjustments has been reached; no further compounding.</w:t>
      </w:r>
      <w:r w:rsidR="00571C41" w:rsidRPr="0A41BBE1">
        <w:rPr>
          <w:rFonts w:cs="Arial"/>
          <w:b/>
          <w:sz w:val="24"/>
          <w:szCs w:val="24"/>
        </w:rPr>
        <w:t>]</w:t>
      </w:r>
      <w:r w:rsidR="00660D14" w:rsidRPr="00A235C3">
        <w:rPr>
          <w:rFonts w:cs="Arial"/>
          <w:bCs/>
          <w:iCs/>
        </w:rPr>
        <w:t xml:space="preserve"> </w:t>
      </w:r>
      <w:r w:rsidR="00571C41" w:rsidRPr="0A41BBE1">
        <w:rPr>
          <w:b/>
          <w:sz w:val="24"/>
          <w:szCs w:val="24"/>
        </w:rPr>
        <w:t>]</w:t>
      </w:r>
    </w:p>
    <w:p w14:paraId="7DF84DB3" w14:textId="4B38B8E0" w:rsidR="00BC1A22" w:rsidRDefault="00BC1A22" w:rsidP="00BC1A22">
      <w:pPr>
        <w:pStyle w:val="TitleD"/>
        <w:rPr>
          <w:bCs/>
        </w:rPr>
      </w:pPr>
      <w:r w:rsidRPr="004D5BC3">
        <w:rPr>
          <w:rFonts w:ascii="Arial" w:hAnsi="Arial" w:cs="Arial"/>
          <w:color w:val="FF0000"/>
          <w:sz w:val="28"/>
          <w:szCs w:val="16"/>
          <w:vertAlign w:val="superscript"/>
        </w:rPr>
        <w:lastRenderedPageBreak/>
        <w:t>CV1</w:t>
      </w:r>
      <w:r w:rsidR="00571C41" w:rsidRPr="004D5BC3">
        <w:rPr>
          <w:rFonts w:ascii="Arial" w:hAnsi="Arial" w:cs="Arial"/>
          <w:szCs w:val="36"/>
        </w:rPr>
        <w:t>[</w:t>
      </w:r>
      <w:r>
        <w:rPr>
          <w:bCs/>
        </w:rPr>
        <w:t>Long Term</w:t>
      </w:r>
      <w:r w:rsidR="00571C41" w:rsidRPr="004D5BC3">
        <w:rPr>
          <w:rFonts w:ascii="Arial" w:hAnsi="Arial" w:cs="Arial"/>
          <w:szCs w:val="36"/>
        </w:rPr>
        <w:t>]</w:t>
      </w:r>
      <w:r>
        <w:rPr>
          <w:bCs/>
        </w:rPr>
        <w:t xml:space="preserve"> Disability Coverage – Extension </w:t>
      </w:r>
      <w:r w:rsidR="005A0FB7">
        <w:rPr>
          <w:bCs/>
        </w:rPr>
        <w:t>of</w:t>
      </w:r>
      <w:r>
        <w:rPr>
          <w:bCs/>
        </w:rPr>
        <w:t xml:space="preserve"> Benefits Option</w:t>
      </w:r>
    </w:p>
    <w:p w14:paraId="39C9CF61" w14:textId="77777777" w:rsidR="00BC1A22" w:rsidRDefault="00BC1A22" w:rsidP="00BC1A22">
      <w:pPr>
        <w:pStyle w:val="SubtitleD"/>
      </w:pPr>
      <w:bookmarkStart w:id="650" w:name="LTD_Extension_of_Benefits"/>
      <w:bookmarkEnd w:id="650"/>
      <w:r>
        <w:t>EXTENSION OF BENEFITS OPTION</w:t>
      </w:r>
    </w:p>
    <w:p w14:paraId="0E257FC1" w14:textId="22263602" w:rsidR="00BC1A22" w:rsidRDefault="00BC1A22" w:rsidP="00B37216">
      <w:pPr>
        <w:pStyle w:val="2Text"/>
      </w:pPr>
      <w:r>
        <w:t xml:space="preserve">This </w:t>
      </w:r>
      <w:r w:rsidR="004E1F70">
        <w:t>E</w:t>
      </w:r>
      <w:r>
        <w:t xml:space="preserve">xtension of </w:t>
      </w:r>
      <w:r w:rsidR="004E1F70">
        <w:t>B</w:t>
      </w:r>
      <w:r>
        <w:t xml:space="preserve">enefits </w:t>
      </w:r>
      <w:r w:rsidR="004E1F70">
        <w:t>O</w:t>
      </w:r>
      <w:r>
        <w:t xml:space="preserve">ption applies to </w:t>
      </w:r>
      <w:r w:rsidR="00D60341">
        <w:t>Your</w:t>
      </w:r>
      <w:r>
        <w:t xml:space="preserve"> </w:t>
      </w:r>
      <w:r w:rsidRPr="00241080">
        <w:rPr>
          <w:b/>
          <w:bCs/>
          <w:color w:val="FF0000"/>
          <w:sz w:val="24"/>
          <w:szCs w:val="24"/>
          <w:vertAlign w:val="superscript"/>
        </w:rPr>
        <w:t>CV1</w:t>
      </w:r>
      <w:r w:rsidR="00571C41" w:rsidRPr="00571C41">
        <w:rPr>
          <w:b/>
          <w:bCs/>
          <w:sz w:val="24"/>
        </w:rPr>
        <w:t>[</w:t>
      </w:r>
      <w:r w:rsidR="004B7887">
        <w:t>l</w:t>
      </w:r>
      <w:r>
        <w:t xml:space="preserve">ong </w:t>
      </w:r>
      <w:r w:rsidR="004B7887">
        <w:t>t</w:t>
      </w:r>
      <w:r>
        <w:t>erm</w:t>
      </w:r>
      <w:r w:rsidR="00571C41" w:rsidRPr="00571C41">
        <w:rPr>
          <w:b/>
          <w:bCs/>
          <w:sz w:val="24"/>
        </w:rPr>
        <w:t>]</w:t>
      </w:r>
      <w:r>
        <w:t xml:space="preserve"> </w:t>
      </w:r>
      <w:r w:rsidR="004B7887">
        <w:t>d</w:t>
      </w:r>
      <w:r>
        <w:t xml:space="preserve">isability coverage </w:t>
      </w:r>
      <w:r w:rsidRPr="001D4C1E">
        <w:rPr>
          <w:b/>
          <w:bCs/>
          <w:color w:val="FF0000"/>
          <w:sz w:val="24"/>
          <w:szCs w:val="24"/>
          <w:vertAlign w:val="superscript"/>
        </w:rPr>
        <w:t>1</w:t>
      </w:r>
      <w:r w:rsidR="00571C41" w:rsidRPr="00571C41">
        <w:rPr>
          <w:b/>
          <w:bCs/>
          <w:sz w:val="24"/>
        </w:rPr>
        <w:t>[</w:t>
      </w:r>
      <w:r w:rsidR="00A87861" w:rsidRPr="00202DB8">
        <w:t xml:space="preserve">if </w:t>
      </w:r>
      <w:r w:rsidR="00A87861">
        <w:t xml:space="preserve">included in </w:t>
      </w:r>
      <w:r w:rsidR="00D60341">
        <w:t>Your</w:t>
      </w:r>
      <w:r w:rsidR="00A87861" w:rsidRPr="00202DB8">
        <w:t xml:space="preserve"> </w:t>
      </w:r>
      <w:r w:rsidR="00F71951">
        <w:t>Specifications Page</w:t>
      </w:r>
      <w:r w:rsidR="00571C41" w:rsidRPr="00571C41">
        <w:rPr>
          <w:b/>
          <w:bCs/>
          <w:sz w:val="24"/>
        </w:rPr>
        <w:t>]</w:t>
      </w:r>
      <w:r>
        <w:t>.</w:t>
      </w:r>
    </w:p>
    <w:p w14:paraId="4FA2B57A" w14:textId="33FEB0D5" w:rsidR="00BC1A22" w:rsidRDefault="00BC1A22" w:rsidP="00BC1A22">
      <w:pPr>
        <w:pStyle w:val="SubtitleD"/>
      </w:pPr>
      <w:r>
        <w:t xml:space="preserve">When Will </w:t>
      </w:r>
      <w:r w:rsidR="00D60341">
        <w:t>Your</w:t>
      </w:r>
      <w:r>
        <w:t xml:space="preserve"> Maximum Period of Payment Be Extended?</w:t>
      </w:r>
    </w:p>
    <w:p w14:paraId="3018E329" w14:textId="7986BB92" w:rsidR="00BC1A22" w:rsidRDefault="00D60341" w:rsidP="00BC1A22">
      <w:pPr>
        <w:pStyle w:val="2Text"/>
      </w:pPr>
      <w:r>
        <w:t>Your</w:t>
      </w:r>
      <w:r w:rsidR="00BC1A22">
        <w:t xml:space="preserve"> </w:t>
      </w:r>
      <w:r w:rsidR="0026625A">
        <w:t xml:space="preserve">Maximum Period </w:t>
      </w:r>
      <w:r w:rsidR="00BC1A22">
        <w:t xml:space="preserve">of </w:t>
      </w:r>
      <w:r w:rsidR="009611AD">
        <w:t>Benefit</w:t>
      </w:r>
      <w:r w:rsidR="00B203D2">
        <w:t xml:space="preserve"> Payment</w:t>
      </w:r>
      <w:r w:rsidR="00BC1A22">
        <w:t xml:space="preserve"> will be extended for up to </w:t>
      </w:r>
      <w:r w:rsidR="00BC1A22">
        <w:rPr>
          <w:b/>
          <w:bCs/>
          <w:color w:val="FF0000"/>
          <w:sz w:val="24"/>
          <w:szCs w:val="24"/>
          <w:vertAlign w:val="superscript"/>
        </w:rPr>
        <w:t>2</w:t>
      </w:r>
      <w:r w:rsidR="00571C41" w:rsidRPr="00571C41">
        <w:rPr>
          <w:b/>
          <w:bCs/>
          <w:sz w:val="24"/>
        </w:rPr>
        <w:t>[</w:t>
      </w:r>
      <w:r w:rsidR="00BC1A22">
        <w:t>6 months – lifetime</w:t>
      </w:r>
      <w:r w:rsidR="00571C41" w:rsidRPr="00571C41">
        <w:rPr>
          <w:b/>
          <w:bCs/>
          <w:sz w:val="24"/>
        </w:rPr>
        <w:t>]</w:t>
      </w:r>
      <w:r w:rsidR="00BC1A22">
        <w:t xml:space="preserve"> as long as:</w:t>
      </w:r>
    </w:p>
    <w:p w14:paraId="6DE0B971" w14:textId="77777777" w:rsidR="005B6835" w:rsidRDefault="00831858" w:rsidP="00BC1A22">
      <w:pPr>
        <w:pStyle w:val="BulletD"/>
      </w:pPr>
      <w:r>
        <w:t>You</w:t>
      </w:r>
      <w:r w:rsidR="00BC1A22">
        <w:t xml:space="preserve"> are unable to perform, </w:t>
      </w:r>
      <w:r w:rsidR="00BC1A22" w:rsidRPr="00212EAA">
        <w:t xml:space="preserve">without </w:t>
      </w:r>
      <w:r w:rsidR="00823807" w:rsidRPr="00B37216">
        <w:t>S</w:t>
      </w:r>
      <w:r w:rsidR="00BC1A22" w:rsidRPr="00B37216">
        <w:t xml:space="preserve">ubstantial </w:t>
      </w:r>
      <w:r w:rsidR="006E103C" w:rsidRPr="00B37216">
        <w:t>A</w:t>
      </w:r>
      <w:r w:rsidR="00BC1A22" w:rsidRPr="00B37216">
        <w:t>ssistance</w:t>
      </w:r>
      <w:r w:rsidR="00BC1A22">
        <w:t xml:space="preserve">, at least </w:t>
      </w:r>
      <w:r w:rsidR="00BC1A22">
        <w:rPr>
          <w:b/>
          <w:bCs/>
          <w:color w:val="FF0000"/>
          <w:sz w:val="24"/>
          <w:szCs w:val="24"/>
          <w:vertAlign w:val="superscript"/>
        </w:rPr>
        <w:t>3</w:t>
      </w:r>
      <w:r w:rsidR="00571C41" w:rsidRPr="00571C41">
        <w:rPr>
          <w:b/>
          <w:bCs/>
          <w:sz w:val="24"/>
        </w:rPr>
        <w:t>[</w:t>
      </w:r>
      <w:r w:rsidR="00BC1A22">
        <w:t>one – two</w:t>
      </w:r>
      <w:r w:rsidR="00571C41" w:rsidRPr="00571C41">
        <w:rPr>
          <w:b/>
          <w:bCs/>
          <w:sz w:val="24"/>
        </w:rPr>
        <w:t>]</w:t>
      </w:r>
      <w:r w:rsidR="00BC1A22">
        <w:t xml:space="preserve"> </w:t>
      </w:r>
      <w:r w:rsidR="00414CB6" w:rsidRPr="00B37216">
        <w:rPr>
          <w:bCs/>
          <w:iCs/>
        </w:rPr>
        <w:t>Activities of Daily Living</w:t>
      </w:r>
      <w:r w:rsidR="00BC1A22" w:rsidRPr="00212EAA">
        <w:rPr>
          <w:bCs/>
          <w:iCs/>
        </w:rPr>
        <w:t xml:space="preserve">; or </w:t>
      </w:r>
      <w:r w:rsidRPr="00212EAA">
        <w:rPr>
          <w:bCs/>
          <w:iCs/>
        </w:rPr>
        <w:t>You</w:t>
      </w:r>
      <w:r w:rsidR="00BC1A22" w:rsidRPr="00212EAA">
        <w:rPr>
          <w:bCs/>
          <w:iCs/>
        </w:rPr>
        <w:t xml:space="preserve"> have a severe </w:t>
      </w:r>
      <w:r w:rsidR="00334498" w:rsidRPr="00B37216">
        <w:rPr>
          <w:bCs/>
          <w:iCs/>
        </w:rPr>
        <w:t>C</w:t>
      </w:r>
      <w:r w:rsidR="00BC1A22" w:rsidRPr="00B37216">
        <w:rPr>
          <w:bCs/>
          <w:iCs/>
        </w:rPr>
        <w:t xml:space="preserve">ognitive </w:t>
      </w:r>
      <w:r w:rsidR="00334498" w:rsidRPr="00B37216">
        <w:rPr>
          <w:bCs/>
          <w:iCs/>
        </w:rPr>
        <w:t>I</w:t>
      </w:r>
      <w:r w:rsidR="00BC1A22" w:rsidRPr="00B37216">
        <w:rPr>
          <w:bCs/>
          <w:iCs/>
        </w:rPr>
        <w:t>mpairment</w:t>
      </w:r>
      <w:r w:rsidR="00BC1A22" w:rsidRPr="00212EAA">
        <w:rPr>
          <w:bCs/>
          <w:iCs/>
        </w:rPr>
        <w:t xml:space="preserve">, which requires </w:t>
      </w:r>
      <w:r w:rsidR="00334498" w:rsidRPr="00B37216">
        <w:rPr>
          <w:bCs/>
          <w:iCs/>
        </w:rPr>
        <w:t xml:space="preserve">Substantial Supervision </w:t>
      </w:r>
      <w:r w:rsidR="00BC1A22" w:rsidRPr="00212EAA">
        <w:rPr>
          <w:bCs/>
          <w:iCs/>
        </w:rPr>
        <w:t>to</w:t>
      </w:r>
      <w:r w:rsidR="00BC1A22">
        <w:t xml:space="preserve"> protect </w:t>
      </w:r>
      <w:r>
        <w:t>You</w:t>
      </w:r>
      <w:r w:rsidR="00BC1A22">
        <w:t xml:space="preserve"> from threats to health and safety; </w:t>
      </w:r>
    </w:p>
    <w:p w14:paraId="45CF6D91" w14:textId="005DA2E2" w:rsidR="00BC1A22" w:rsidRDefault="005B6835" w:rsidP="005B6835">
      <w:pPr>
        <w:pStyle w:val="BulletD"/>
      </w:pPr>
      <w:r>
        <w:t xml:space="preserve">You are not working at any job; </w:t>
      </w:r>
      <w:r w:rsidR="00BC1A22" w:rsidDel="005B6835">
        <w:t>and</w:t>
      </w:r>
    </w:p>
    <w:p w14:paraId="41AB2D11" w14:textId="08DB20BB" w:rsidR="00BC1A22" w:rsidRDefault="00831858" w:rsidP="00BC1A22">
      <w:pPr>
        <w:pStyle w:val="BulletD"/>
      </w:pPr>
      <w:r>
        <w:t>You</w:t>
      </w:r>
      <w:r w:rsidR="00BC1A22">
        <w:t xml:space="preserve"> are under the </w:t>
      </w:r>
      <w:r w:rsidR="00167306" w:rsidRPr="00B37216">
        <w:rPr>
          <w:iCs/>
        </w:rPr>
        <w:t>Regular Care</w:t>
      </w:r>
      <w:r w:rsidR="00167306" w:rsidRPr="00B97A12">
        <w:t xml:space="preserve"> </w:t>
      </w:r>
      <w:r w:rsidR="00BC1A22">
        <w:t xml:space="preserve">of a </w:t>
      </w:r>
      <w:r w:rsidR="004B7887">
        <w:t>Doctor</w:t>
      </w:r>
      <w:r w:rsidR="00BC1A22">
        <w:t>.</w:t>
      </w:r>
    </w:p>
    <w:p w14:paraId="67E37BDA" w14:textId="41297137" w:rsidR="00C05E48" w:rsidRPr="002650CC" w:rsidRDefault="00040D1E" w:rsidP="00B37216">
      <w:pPr>
        <w:pStyle w:val="2Text"/>
      </w:pPr>
      <w:r>
        <w:rPr>
          <w:b/>
          <w:bCs/>
          <w:color w:val="FF0000"/>
          <w:sz w:val="24"/>
          <w:szCs w:val="24"/>
          <w:vertAlign w:val="superscript"/>
        </w:rPr>
        <w:t>4</w:t>
      </w:r>
      <w:r w:rsidR="00571C41" w:rsidRPr="00571C41">
        <w:rPr>
          <w:b/>
          <w:bCs/>
          <w:sz w:val="24"/>
        </w:rPr>
        <w:t>[</w:t>
      </w:r>
      <w:r w:rsidR="00C05E48" w:rsidRPr="002650CC">
        <w:t>If there is an overpayment due to Prudentia</w:t>
      </w:r>
      <w:r w:rsidR="00F2555C">
        <w:t>l</w:t>
      </w:r>
      <w:r w:rsidR="00F2555C" w:rsidRPr="00F2555C">
        <w:t xml:space="preserve"> </w:t>
      </w:r>
      <w:r w:rsidR="00F2555C">
        <w:t xml:space="preserve">for any </w:t>
      </w:r>
      <w:r w:rsidR="009656B7">
        <w:t xml:space="preserve">Prudential </w:t>
      </w:r>
      <w:r w:rsidR="00F2555C">
        <w:t>claim</w:t>
      </w:r>
      <w:r w:rsidR="00C05E48" w:rsidRPr="002650CC">
        <w:t xml:space="preserve">, Prudential may apply </w:t>
      </w:r>
      <w:r w:rsidR="00D60341">
        <w:t>Your</w:t>
      </w:r>
      <w:r w:rsidR="00C05E48" w:rsidRPr="002650CC">
        <w:t xml:space="preserve"> </w:t>
      </w:r>
      <w:r w:rsidR="00C64940">
        <w:t>E</w:t>
      </w:r>
      <w:r w:rsidR="00C05E48">
        <w:t xml:space="preserve">xtension of </w:t>
      </w:r>
      <w:r w:rsidR="00C64940">
        <w:t>B</w:t>
      </w:r>
      <w:r w:rsidR="00C05E48">
        <w:t xml:space="preserve">enefits </w:t>
      </w:r>
      <w:r w:rsidR="00C64940">
        <w:t>O</w:t>
      </w:r>
      <w:r w:rsidR="00C05E48">
        <w:t>ption benefit</w:t>
      </w:r>
      <w:r w:rsidR="00C05E48" w:rsidRPr="002650CC">
        <w:t xml:space="preserve"> payment toward any outstanding overpayment.</w:t>
      </w:r>
      <w:r w:rsidR="00571C41" w:rsidRPr="00571C41">
        <w:rPr>
          <w:b/>
          <w:bCs/>
          <w:sz w:val="24"/>
        </w:rPr>
        <w:t>]</w:t>
      </w:r>
    </w:p>
    <w:p w14:paraId="09F21D68" w14:textId="48C13745" w:rsidR="00C05E48" w:rsidRDefault="00C05E48" w:rsidP="00BC1A22">
      <w:pPr>
        <w:ind w:left="432"/>
        <w:sectPr w:rsidR="00C05E48" w:rsidSect="00671431">
          <w:footerReference w:type="default" r:id="rId72"/>
          <w:pgSz w:w="12240" w:h="15840" w:code="1"/>
          <w:pgMar w:top="1440" w:right="1627" w:bottom="1800" w:left="1627" w:header="720" w:footer="720" w:gutter="0"/>
          <w:cols w:space="720"/>
        </w:sectPr>
      </w:pPr>
    </w:p>
    <w:p w14:paraId="43B1E57E" w14:textId="591083B7" w:rsidR="006700F6" w:rsidRDefault="006700F6" w:rsidP="006700F6">
      <w:pPr>
        <w:pStyle w:val="TitleD"/>
        <w:rPr>
          <w:bCs/>
        </w:rPr>
      </w:pPr>
      <w:r w:rsidRPr="00EF6E18">
        <w:rPr>
          <w:rFonts w:ascii="Arial" w:hAnsi="Arial" w:cs="Arial"/>
          <w:color w:val="FF0000"/>
          <w:sz w:val="28"/>
          <w:szCs w:val="16"/>
          <w:vertAlign w:val="superscript"/>
        </w:rPr>
        <w:lastRenderedPageBreak/>
        <w:t>CV1</w:t>
      </w:r>
      <w:r w:rsidR="00571C41" w:rsidRPr="00B076E6">
        <w:rPr>
          <w:rFonts w:ascii="Arial" w:hAnsi="Arial" w:cs="Arial"/>
        </w:rPr>
        <w:t>[</w:t>
      </w:r>
      <w:r>
        <w:rPr>
          <w:bCs/>
        </w:rPr>
        <w:t>Long Term</w:t>
      </w:r>
      <w:r w:rsidR="00571C41" w:rsidRPr="00B076E6">
        <w:rPr>
          <w:rFonts w:ascii="Arial" w:hAnsi="Arial" w:cs="Arial"/>
          <w:szCs w:val="36"/>
        </w:rPr>
        <w:t>]</w:t>
      </w:r>
      <w:r>
        <w:rPr>
          <w:bCs/>
        </w:rPr>
        <w:t xml:space="preserve"> Disability Coverage – Future Purchase </w:t>
      </w:r>
      <w:bookmarkStart w:id="655" w:name="LTD_Future_Purchase_Option"/>
      <w:bookmarkEnd w:id="655"/>
      <w:r>
        <w:rPr>
          <w:bCs/>
        </w:rPr>
        <w:t>Option</w:t>
      </w:r>
    </w:p>
    <w:p w14:paraId="1ABDF382" w14:textId="77777777" w:rsidR="006700F6" w:rsidRDefault="006700F6" w:rsidP="006700F6">
      <w:pPr>
        <w:pStyle w:val="SubtitleD"/>
      </w:pPr>
      <w:r>
        <w:t>FUTURE PURCHASE OPTION</w:t>
      </w:r>
    </w:p>
    <w:p w14:paraId="043388D0" w14:textId="5D539B66" w:rsidR="006700F6" w:rsidRDefault="006700F6" w:rsidP="00B37216">
      <w:pPr>
        <w:pStyle w:val="2Text"/>
      </w:pPr>
      <w:r>
        <w:t xml:space="preserve">This Future Purchase Option (FPO) applies to </w:t>
      </w:r>
      <w:r w:rsidR="00D60341">
        <w:t>Your</w:t>
      </w:r>
      <w:r>
        <w:t xml:space="preserve"> </w:t>
      </w:r>
      <w:r w:rsidR="00334141" w:rsidRPr="00987A39">
        <w:rPr>
          <w:b/>
          <w:bCs/>
          <w:color w:val="FF0000"/>
          <w:sz w:val="24"/>
          <w:szCs w:val="24"/>
          <w:vertAlign w:val="superscript"/>
        </w:rPr>
        <w:t>CV1</w:t>
      </w:r>
      <w:r w:rsidR="00571C41" w:rsidRPr="00571C41">
        <w:rPr>
          <w:b/>
          <w:bCs/>
          <w:sz w:val="24"/>
        </w:rPr>
        <w:t>[</w:t>
      </w:r>
      <w:r w:rsidR="004B7887">
        <w:t>l</w:t>
      </w:r>
      <w:r>
        <w:t xml:space="preserve">ong </w:t>
      </w:r>
      <w:r w:rsidR="004B7887">
        <w:t>te</w:t>
      </w:r>
      <w:r>
        <w:t>rm</w:t>
      </w:r>
      <w:r w:rsidR="00571C41" w:rsidRPr="00571C41">
        <w:rPr>
          <w:b/>
          <w:bCs/>
          <w:sz w:val="24"/>
        </w:rPr>
        <w:t>]</w:t>
      </w:r>
      <w:r>
        <w:t xml:space="preserve"> </w:t>
      </w:r>
      <w:r w:rsidR="004B7887">
        <w:t>d</w:t>
      </w:r>
      <w:r>
        <w:t xml:space="preserve">isability coverage </w:t>
      </w:r>
      <w:r w:rsidR="006D4B5F" w:rsidRPr="00241080">
        <w:rPr>
          <w:b/>
          <w:bCs/>
          <w:color w:val="FF0000"/>
          <w:sz w:val="24"/>
          <w:szCs w:val="24"/>
          <w:vertAlign w:val="superscript"/>
        </w:rPr>
        <w:t>1</w:t>
      </w:r>
      <w:r w:rsidR="00571C41" w:rsidRPr="00571C41">
        <w:rPr>
          <w:b/>
          <w:bCs/>
          <w:sz w:val="24"/>
        </w:rPr>
        <w:t>[</w:t>
      </w:r>
      <w:r w:rsidR="006C4B31" w:rsidRPr="00202DB8">
        <w:t xml:space="preserve">if </w:t>
      </w:r>
      <w:r w:rsidR="006C4B31">
        <w:t xml:space="preserve">included in </w:t>
      </w:r>
      <w:r w:rsidR="00D60341">
        <w:t>Your</w:t>
      </w:r>
      <w:r w:rsidR="006C4B31" w:rsidRPr="00202DB8">
        <w:t xml:space="preserve"> </w:t>
      </w:r>
      <w:r w:rsidR="00F71951">
        <w:t>Specifications Page</w:t>
      </w:r>
      <w:r w:rsidR="00571C41" w:rsidRPr="00571C41">
        <w:rPr>
          <w:b/>
          <w:bCs/>
          <w:sz w:val="24"/>
        </w:rPr>
        <w:t>]</w:t>
      </w:r>
      <w:r>
        <w:t xml:space="preserve">. </w:t>
      </w:r>
      <w:r w:rsidR="00B412BF">
        <w:rPr>
          <w:b/>
          <w:bCs/>
          <w:color w:val="FF0000"/>
          <w:sz w:val="24"/>
          <w:szCs w:val="24"/>
          <w:vertAlign w:val="superscript"/>
        </w:rPr>
        <w:t>2</w:t>
      </w:r>
      <w:r w:rsidR="00571C41" w:rsidRPr="00571C41">
        <w:rPr>
          <w:b/>
          <w:bCs/>
          <w:sz w:val="24"/>
        </w:rPr>
        <w:t>[</w:t>
      </w:r>
      <w:r>
        <w:t xml:space="preserve">It is available to </w:t>
      </w:r>
      <w:r w:rsidR="00831858">
        <w:t>You</w:t>
      </w:r>
      <w:r>
        <w:t xml:space="preserve"> only if, on the date </w:t>
      </w:r>
      <w:r w:rsidR="00831858">
        <w:t>You</w:t>
      </w:r>
      <w:r>
        <w:t xml:space="preserve"> enroll for it:</w:t>
      </w:r>
    </w:p>
    <w:p w14:paraId="48144B16" w14:textId="5839C34D" w:rsidR="006700F6" w:rsidRDefault="00831858" w:rsidP="00250B5E">
      <w:pPr>
        <w:pStyle w:val="Indent1"/>
        <w:numPr>
          <w:ilvl w:val="0"/>
          <w:numId w:val="12"/>
        </w:numPr>
        <w:ind w:left="864" w:hanging="432"/>
      </w:pPr>
      <w:r>
        <w:t>You</w:t>
      </w:r>
      <w:r w:rsidR="006700F6">
        <w:t xml:space="preserve"> are under age </w:t>
      </w:r>
      <w:r w:rsidR="006A6764">
        <w:rPr>
          <w:b/>
          <w:bCs/>
          <w:color w:val="FF0000"/>
          <w:sz w:val="24"/>
          <w:szCs w:val="24"/>
          <w:vertAlign w:val="superscript"/>
        </w:rPr>
        <w:t>2a</w:t>
      </w:r>
      <w:r w:rsidR="00571C41" w:rsidRPr="00571C41">
        <w:rPr>
          <w:b/>
          <w:bCs/>
          <w:sz w:val="24"/>
        </w:rPr>
        <w:t>[</w:t>
      </w:r>
      <w:r w:rsidR="006700F6">
        <w:t>40 – 70</w:t>
      </w:r>
      <w:r w:rsidR="00571C41" w:rsidRPr="00571C41">
        <w:rPr>
          <w:b/>
          <w:bCs/>
          <w:sz w:val="24"/>
        </w:rPr>
        <w:t>]</w:t>
      </w:r>
      <w:r w:rsidR="006700F6">
        <w:t>; and</w:t>
      </w:r>
    </w:p>
    <w:p w14:paraId="4D915552" w14:textId="7C7D8787" w:rsidR="006700F6" w:rsidRDefault="00D60341" w:rsidP="00250B5E">
      <w:pPr>
        <w:pStyle w:val="Indent1"/>
        <w:numPr>
          <w:ilvl w:val="0"/>
          <w:numId w:val="12"/>
        </w:numPr>
        <w:ind w:left="864" w:hanging="432"/>
      </w:pPr>
      <w:r>
        <w:t>Your</w:t>
      </w:r>
      <w:r w:rsidR="006700F6">
        <w:t xml:space="preserve"> </w:t>
      </w:r>
      <w:r w:rsidR="005977E8">
        <w:t>Monthly Benefit</w:t>
      </w:r>
      <w:r w:rsidR="006700F6">
        <w:t xml:space="preserve"> is </w:t>
      </w:r>
      <w:r w:rsidR="006A6764">
        <w:rPr>
          <w:b/>
          <w:bCs/>
          <w:color w:val="FF0000"/>
          <w:sz w:val="24"/>
          <w:szCs w:val="24"/>
          <w:vertAlign w:val="superscript"/>
        </w:rPr>
        <w:t>2b</w:t>
      </w:r>
      <w:r w:rsidR="00571C41" w:rsidRPr="00571C41">
        <w:rPr>
          <w:b/>
          <w:bCs/>
          <w:sz w:val="24"/>
        </w:rPr>
        <w:t>[</w:t>
      </w:r>
      <w:r w:rsidR="006700F6">
        <w:t>$100 – unlimited</w:t>
      </w:r>
      <w:r w:rsidR="00571C41" w:rsidRPr="00571C41">
        <w:rPr>
          <w:b/>
          <w:bCs/>
          <w:sz w:val="24"/>
        </w:rPr>
        <w:t>]</w:t>
      </w:r>
      <w:r w:rsidR="006700F6">
        <w:t xml:space="preserve"> or less.</w:t>
      </w:r>
      <w:r w:rsidR="00571C41" w:rsidRPr="00571C41">
        <w:rPr>
          <w:b/>
          <w:bCs/>
          <w:sz w:val="24"/>
        </w:rPr>
        <w:t>]</w:t>
      </w:r>
    </w:p>
    <w:p w14:paraId="5B830BD2" w14:textId="04341FC6" w:rsidR="006700F6" w:rsidRDefault="006700F6" w:rsidP="006700F6">
      <w:pPr>
        <w:pStyle w:val="SubtitleD"/>
      </w:pPr>
      <w:r>
        <w:t xml:space="preserve">When May </w:t>
      </w:r>
      <w:r w:rsidR="00D60341">
        <w:t>Your</w:t>
      </w:r>
      <w:r>
        <w:t xml:space="preserve"> Monthly Benefit Be Increased?</w:t>
      </w:r>
    </w:p>
    <w:p w14:paraId="4D6959BF" w14:textId="11BDEB75" w:rsidR="006700F6" w:rsidRDefault="00D60341" w:rsidP="006700F6">
      <w:pPr>
        <w:pStyle w:val="2Text"/>
      </w:pPr>
      <w:r>
        <w:t>Your</w:t>
      </w:r>
      <w:r w:rsidR="006700F6">
        <w:t xml:space="preserve"> </w:t>
      </w:r>
      <w:r w:rsidR="005977E8">
        <w:t>Monthly Benefit</w:t>
      </w:r>
      <w:r w:rsidR="007F516C">
        <w:rPr>
          <w:b/>
          <w:bCs/>
          <w:color w:val="FF0000"/>
          <w:sz w:val="24"/>
          <w:szCs w:val="24"/>
          <w:vertAlign w:val="superscript"/>
        </w:rPr>
        <w:t>1</w:t>
      </w:r>
      <w:r w:rsidR="007F516C" w:rsidRPr="00571C41">
        <w:rPr>
          <w:b/>
          <w:bCs/>
          <w:sz w:val="24"/>
        </w:rPr>
        <w:t>[</w:t>
      </w:r>
      <w:r w:rsidR="006700F6">
        <w:t xml:space="preserve">, shown in the </w:t>
      </w:r>
      <w:r w:rsidR="00F71951">
        <w:t>Specifications Page</w:t>
      </w:r>
      <w:r w:rsidR="006700F6">
        <w:t>,</w:t>
      </w:r>
      <w:r w:rsidR="007F516C" w:rsidRPr="00571C41">
        <w:rPr>
          <w:b/>
          <w:bCs/>
          <w:sz w:val="24"/>
        </w:rPr>
        <w:t>]</w:t>
      </w:r>
      <w:r w:rsidR="006700F6">
        <w:t xml:space="preserve"> may be increased </w:t>
      </w:r>
      <w:commentRangeStart w:id="656"/>
      <w:commentRangeStart w:id="657"/>
      <w:r w:rsidR="006700F6">
        <w:t xml:space="preserve">without </w:t>
      </w:r>
      <w:r w:rsidR="003C3D43">
        <w:t>E</w:t>
      </w:r>
      <w:r w:rsidR="006700F6">
        <w:t xml:space="preserve">vidence of </w:t>
      </w:r>
      <w:r w:rsidR="008B734F">
        <w:t>Insurability</w:t>
      </w:r>
      <w:commentRangeEnd w:id="656"/>
      <w:r w:rsidR="00045BED">
        <w:rPr>
          <w:rStyle w:val="CommentReference"/>
          <w:sz w:val="20"/>
          <w:szCs w:val="20"/>
        </w:rPr>
        <w:commentReference w:id="656"/>
      </w:r>
      <w:commentRangeEnd w:id="657"/>
      <w:r w:rsidR="00D80D33">
        <w:rPr>
          <w:rStyle w:val="CommentReference"/>
          <w:sz w:val="20"/>
          <w:szCs w:val="20"/>
        </w:rPr>
        <w:commentReference w:id="657"/>
      </w:r>
      <w:r w:rsidR="006700F6">
        <w:t xml:space="preserve"> by </w:t>
      </w:r>
      <w:r w:rsidR="001F46CE">
        <w:rPr>
          <w:b/>
          <w:bCs/>
          <w:color w:val="FF0000"/>
          <w:sz w:val="24"/>
          <w:szCs w:val="24"/>
          <w:vertAlign w:val="superscript"/>
        </w:rPr>
        <w:t>4</w:t>
      </w:r>
      <w:r w:rsidR="00571C41" w:rsidRPr="00571C41">
        <w:rPr>
          <w:b/>
          <w:bCs/>
          <w:sz w:val="24"/>
        </w:rPr>
        <w:t>[</w:t>
      </w:r>
      <w:r w:rsidR="006700F6">
        <w:t>0% - 50%</w:t>
      </w:r>
      <w:r w:rsidR="00571C41" w:rsidRPr="00571C41">
        <w:rPr>
          <w:b/>
          <w:bCs/>
          <w:sz w:val="24"/>
        </w:rPr>
        <w:t>]</w:t>
      </w:r>
      <w:r w:rsidR="006700F6">
        <w:t xml:space="preserve"> on each of the following Future Purchase Dates: </w:t>
      </w:r>
      <w:r w:rsidR="00FA45F4" w:rsidRPr="00987A39">
        <w:rPr>
          <w:b/>
          <w:bCs/>
          <w:color w:val="FF0000"/>
          <w:sz w:val="24"/>
          <w:szCs w:val="24"/>
          <w:vertAlign w:val="superscript"/>
        </w:rPr>
        <w:t>4a</w:t>
      </w:r>
      <w:r w:rsidR="00571C41" w:rsidRPr="00571C41">
        <w:rPr>
          <w:b/>
          <w:bCs/>
          <w:sz w:val="24"/>
        </w:rPr>
        <w:t>[</w:t>
      </w:r>
      <w:r w:rsidR="006700F6">
        <w:t xml:space="preserve">the second, fourth, sixth and eighth anniversaries of the effective date </w:t>
      </w:r>
      <w:r>
        <w:t>Your</w:t>
      </w:r>
      <w:r w:rsidR="006700F6">
        <w:t xml:space="preserve"> coverage under the Contract Holder’s </w:t>
      </w:r>
      <w:r w:rsidR="00A82052">
        <w:t xml:space="preserve">prior </w:t>
      </w:r>
      <w:r w:rsidR="00EF1DF2">
        <w:t>p</w:t>
      </w:r>
      <w:r w:rsidR="001873C0">
        <w:t>lan</w:t>
      </w:r>
      <w:r w:rsidR="006700F6">
        <w:t>, as recorded by the</w:t>
      </w:r>
      <w:r w:rsidR="00B26632">
        <w:t xml:space="preserve"> </w:t>
      </w:r>
      <w:r w:rsidR="00AC2DD7">
        <w:t>p</w:t>
      </w:r>
      <w:r w:rsidR="00B26632">
        <w:t xml:space="preserve">lan </w:t>
      </w:r>
      <w:r w:rsidR="0007726A">
        <w:t>a</w:t>
      </w:r>
      <w:r w:rsidR="006700F6">
        <w:t>dministrator</w:t>
      </w:r>
      <w:r w:rsidR="00571C41" w:rsidRPr="00571C41">
        <w:rPr>
          <w:b/>
          <w:bCs/>
          <w:sz w:val="24"/>
        </w:rPr>
        <w:t>]</w:t>
      </w:r>
      <w:r w:rsidR="006700F6">
        <w:t>.</w:t>
      </w:r>
    </w:p>
    <w:p w14:paraId="5DA4C1C9" w14:textId="79879B14" w:rsidR="006700F6" w:rsidRDefault="001F46CE" w:rsidP="006700F6">
      <w:pPr>
        <w:pStyle w:val="2Text"/>
      </w:pPr>
      <w:r>
        <w:rPr>
          <w:b/>
          <w:bCs/>
          <w:color w:val="FF0000"/>
          <w:sz w:val="24"/>
          <w:szCs w:val="24"/>
          <w:vertAlign w:val="superscript"/>
        </w:rPr>
        <w:t>3</w:t>
      </w:r>
      <w:r w:rsidR="00571C41" w:rsidRPr="00571C41">
        <w:rPr>
          <w:b/>
          <w:bCs/>
          <w:sz w:val="24"/>
        </w:rPr>
        <w:t>[</w:t>
      </w:r>
      <w:r w:rsidR="006700F6">
        <w:t>Prudential</w:t>
      </w:r>
      <w:r w:rsidR="00571C41" w:rsidRPr="00571C41">
        <w:rPr>
          <w:b/>
          <w:bCs/>
          <w:sz w:val="24"/>
        </w:rPr>
        <w:t>]</w:t>
      </w:r>
      <w:r w:rsidR="006700F6">
        <w:t xml:space="preserve"> will notify </w:t>
      </w:r>
      <w:r w:rsidR="00831858">
        <w:t>You</w:t>
      </w:r>
      <w:r w:rsidR="006700F6">
        <w:t xml:space="preserve"> of </w:t>
      </w:r>
      <w:r w:rsidR="00D60341">
        <w:t>Your</w:t>
      </w:r>
      <w:r w:rsidR="006700F6">
        <w:t xml:space="preserve"> option to increase </w:t>
      </w:r>
      <w:r w:rsidR="00D60341">
        <w:t>Your</w:t>
      </w:r>
      <w:r w:rsidR="006700F6" w:rsidRPr="0050662C">
        <w:t xml:space="preserve"> </w:t>
      </w:r>
      <w:r w:rsidR="005977E8" w:rsidRPr="0050662C">
        <w:t>Monthly Benefit</w:t>
      </w:r>
      <w:r w:rsidR="006700F6" w:rsidRPr="0050662C">
        <w:t xml:space="preserve"> at</w:t>
      </w:r>
      <w:r w:rsidR="006700F6">
        <w:t xml:space="preserve"> least </w:t>
      </w:r>
      <w:r w:rsidR="004F6D44">
        <w:rPr>
          <w:b/>
          <w:bCs/>
          <w:color w:val="FF0000"/>
          <w:sz w:val="24"/>
          <w:szCs w:val="24"/>
          <w:vertAlign w:val="superscript"/>
        </w:rPr>
        <w:t>7</w:t>
      </w:r>
      <w:r w:rsidR="00ED0FEE" w:rsidRPr="00571C41">
        <w:rPr>
          <w:b/>
          <w:bCs/>
          <w:sz w:val="24"/>
        </w:rPr>
        <w:t>[</w:t>
      </w:r>
      <w:r w:rsidR="004F6D44" w:rsidRPr="00ED0FEE">
        <w:t>15-60</w:t>
      </w:r>
      <w:r w:rsidR="00ED0FEE" w:rsidRPr="00571C41">
        <w:rPr>
          <w:b/>
          <w:bCs/>
          <w:sz w:val="24"/>
        </w:rPr>
        <w:t>]</w:t>
      </w:r>
      <w:r w:rsidR="006700F6">
        <w:t xml:space="preserve"> days before the Future Purchase Date. If </w:t>
      </w:r>
      <w:r w:rsidR="00831858">
        <w:t>You</w:t>
      </w:r>
      <w:r w:rsidR="006700F6">
        <w:t xml:space="preserve"> elect to increase </w:t>
      </w:r>
      <w:r w:rsidR="00D60341">
        <w:t>Your</w:t>
      </w:r>
      <w:r w:rsidR="006700F6">
        <w:t xml:space="preserve"> </w:t>
      </w:r>
      <w:r w:rsidR="005977E8">
        <w:t>Monthly Benefit</w:t>
      </w:r>
      <w:r w:rsidR="006700F6">
        <w:t xml:space="preserve"> under this option, </w:t>
      </w:r>
      <w:r w:rsidR="00831858">
        <w:t>You</w:t>
      </w:r>
      <w:r w:rsidR="006700F6">
        <w:t xml:space="preserve"> must notify </w:t>
      </w:r>
      <w:r w:rsidR="00002EB8">
        <w:rPr>
          <w:b/>
          <w:bCs/>
          <w:color w:val="FF0000"/>
          <w:sz w:val="24"/>
          <w:szCs w:val="24"/>
          <w:vertAlign w:val="superscript"/>
        </w:rPr>
        <w:t>3</w:t>
      </w:r>
      <w:r w:rsidR="00571C41" w:rsidRPr="00571C41">
        <w:rPr>
          <w:b/>
          <w:bCs/>
          <w:sz w:val="24"/>
        </w:rPr>
        <w:t>[</w:t>
      </w:r>
      <w:r w:rsidR="006700F6">
        <w:t>Prudential</w:t>
      </w:r>
      <w:r w:rsidR="00571C41" w:rsidRPr="00571C41">
        <w:rPr>
          <w:b/>
          <w:bCs/>
          <w:sz w:val="24"/>
        </w:rPr>
        <w:t>]</w:t>
      </w:r>
      <w:r w:rsidR="006700F6">
        <w:t xml:space="preserve"> before the Future Purchase Date.</w:t>
      </w:r>
    </w:p>
    <w:p w14:paraId="14AB2E37" w14:textId="01BB6FB4" w:rsidR="006700F6" w:rsidRDefault="006700F6" w:rsidP="006700F6">
      <w:pPr>
        <w:pStyle w:val="2Text"/>
      </w:pPr>
      <w:r>
        <w:t xml:space="preserve">When </w:t>
      </w:r>
      <w:r w:rsidR="00831858">
        <w:t>You</w:t>
      </w:r>
      <w:r>
        <w:t xml:space="preserve"> elect to increase </w:t>
      </w:r>
      <w:r w:rsidR="00D60341">
        <w:t>Your</w:t>
      </w:r>
      <w:r>
        <w:t xml:space="preserve"> </w:t>
      </w:r>
      <w:r w:rsidR="005977E8">
        <w:t>Monthly Benefit</w:t>
      </w:r>
      <w:r>
        <w:t xml:space="preserve"> under this option, the premium </w:t>
      </w:r>
      <w:r w:rsidR="00E905EC">
        <w:t xml:space="preserve">contribution </w:t>
      </w:r>
      <w:r>
        <w:t xml:space="preserve">amount </w:t>
      </w:r>
      <w:r w:rsidR="00831858">
        <w:t>You</w:t>
      </w:r>
      <w:r>
        <w:t xml:space="preserve"> owe for </w:t>
      </w:r>
      <w:r w:rsidR="00D60341">
        <w:t>Your</w:t>
      </w:r>
      <w:r>
        <w:t xml:space="preserve"> coverage will also increase.</w:t>
      </w:r>
    </w:p>
    <w:p w14:paraId="0618A091" w14:textId="4E14C468" w:rsidR="006700F6" w:rsidRDefault="006F13E4" w:rsidP="006700F6">
      <w:pPr>
        <w:pStyle w:val="SubtitleD"/>
      </w:pPr>
      <w:r w:rsidRPr="00CF3966">
        <w:rPr>
          <w:rFonts w:ascii="Arial" w:hAnsi="Arial" w:cs="Arial"/>
          <w:color w:val="FF0000"/>
          <w:vertAlign w:val="superscript"/>
        </w:rPr>
        <w:t>2</w:t>
      </w:r>
      <w:r w:rsidR="00571C41" w:rsidRPr="00CF3966">
        <w:rPr>
          <w:rFonts w:ascii="Arial" w:hAnsi="Arial" w:cs="Arial"/>
        </w:rPr>
        <w:t>[</w:t>
      </w:r>
      <w:r w:rsidR="006700F6">
        <w:t xml:space="preserve">When Will </w:t>
      </w:r>
      <w:r w:rsidR="00D60341">
        <w:t>Your</w:t>
      </w:r>
      <w:r w:rsidR="006700F6">
        <w:t xml:space="preserve"> Monthly Benefit Not Be Increased?</w:t>
      </w:r>
    </w:p>
    <w:p w14:paraId="79D49112" w14:textId="0F5EB51F" w:rsidR="006700F6" w:rsidRDefault="006700F6" w:rsidP="006700F6">
      <w:pPr>
        <w:pStyle w:val="2Text"/>
      </w:pPr>
      <w:r>
        <w:t xml:space="preserve">If any of these conditions apply on a Future Purchase Date, </w:t>
      </w:r>
      <w:r w:rsidR="00D60341">
        <w:t>Your</w:t>
      </w:r>
      <w:r>
        <w:t xml:space="preserve"> </w:t>
      </w:r>
      <w:r w:rsidR="005977E8">
        <w:t>Monthly Benefit</w:t>
      </w:r>
      <w:r>
        <w:t xml:space="preserve"> will not be increased under the FPO</w:t>
      </w:r>
      <w:r w:rsidR="00522348">
        <w:t xml:space="preserve"> </w:t>
      </w:r>
      <w:r w:rsidR="00522348">
        <w:rPr>
          <w:b/>
          <w:bCs/>
          <w:color w:val="FF0000"/>
          <w:sz w:val="24"/>
          <w:szCs w:val="24"/>
          <w:vertAlign w:val="superscript"/>
        </w:rPr>
        <w:t>2</w:t>
      </w:r>
      <w:r w:rsidR="00571C41" w:rsidRPr="00571C41">
        <w:rPr>
          <w:b/>
          <w:bCs/>
          <w:sz w:val="24"/>
        </w:rPr>
        <w:t>[</w:t>
      </w:r>
      <w:r>
        <w:t>:</w:t>
      </w:r>
    </w:p>
    <w:p w14:paraId="6ACE5ACB" w14:textId="41D36B26" w:rsidR="006700F6" w:rsidRDefault="006700F6" w:rsidP="00B37216">
      <w:pPr>
        <w:pStyle w:val="BulletD"/>
      </w:pPr>
      <w:r>
        <w:t xml:space="preserve">The increased </w:t>
      </w:r>
      <w:r w:rsidR="005977E8">
        <w:t>Monthly Benefit</w:t>
      </w:r>
      <w:r>
        <w:t xml:space="preserve"> would exceed the</w:t>
      </w:r>
      <w:r w:rsidR="00B26632">
        <w:t xml:space="preserve"> Plan </w:t>
      </w:r>
      <w:r>
        <w:t>Benefit Maximum. The</w:t>
      </w:r>
      <w:r w:rsidR="00B26632">
        <w:t xml:space="preserve"> Plan </w:t>
      </w:r>
      <w:r>
        <w:t>Benefit Maximum is:</w:t>
      </w:r>
    </w:p>
    <w:p w14:paraId="097E164F" w14:textId="6270A6C3" w:rsidR="006700F6" w:rsidRDefault="00D70A17" w:rsidP="00250B5E">
      <w:pPr>
        <w:pStyle w:val="Indent3"/>
        <w:numPr>
          <w:ilvl w:val="1"/>
          <w:numId w:val="35"/>
        </w:numPr>
        <w:ind w:left="1296" w:hanging="432"/>
      </w:pPr>
      <w:r>
        <w:rPr>
          <w:b/>
          <w:bCs/>
          <w:color w:val="FF0000"/>
          <w:sz w:val="24"/>
          <w:szCs w:val="24"/>
          <w:vertAlign w:val="superscript"/>
        </w:rPr>
        <w:t>2b</w:t>
      </w:r>
      <w:r w:rsidR="00571C41" w:rsidRPr="00571C41">
        <w:rPr>
          <w:b/>
          <w:bCs/>
          <w:sz w:val="24"/>
        </w:rPr>
        <w:t>[</w:t>
      </w:r>
      <w:r w:rsidR="006700F6">
        <w:t>$100 - unlimited</w:t>
      </w:r>
      <w:r w:rsidR="00571C41" w:rsidRPr="00571C41">
        <w:rPr>
          <w:b/>
          <w:bCs/>
          <w:sz w:val="24"/>
        </w:rPr>
        <w:t>]</w:t>
      </w:r>
      <w:r w:rsidR="006700F6">
        <w:t xml:space="preserve">, if, on the Future Purchase Date, </w:t>
      </w:r>
      <w:r w:rsidR="00831858">
        <w:t>You</w:t>
      </w:r>
      <w:r w:rsidR="006700F6">
        <w:t xml:space="preserve"> are less than age </w:t>
      </w:r>
      <w:r w:rsidR="00DC0337">
        <w:rPr>
          <w:b/>
          <w:bCs/>
          <w:color w:val="FF0000"/>
          <w:sz w:val="24"/>
          <w:szCs w:val="24"/>
          <w:vertAlign w:val="superscript"/>
        </w:rPr>
        <w:t>2c</w:t>
      </w:r>
      <w:r w:rsidR="00571C41" w:rsidRPr="00571C41">
        <w:rPr>
          <w:b/>
          <w:bCs/>
          <w:sz w:val="24"/>
        </w:rPr>
        <w:t>[</w:t>
      </w:r>
      <w:r w:rsidR="006700F6">
        <w:t>45 – 70</w:t>
      </w:r>
      <w:r w:rsidR="00571C41" w:rsidRPr="00571C41">
        <w:rPr>
          <w:b/>
          <w:bCs/>
          <w:sz w:val="24"/>
        </w:rPr>
        <w:t>]</w:t>
      </w:r>
      <w:r w:rsidR="006700F6">
        <w:t>;</w:t>
      </w:r>
    </w:p>
    <w:p w14:paraId="452A9237" w14:textId="318F6CAB" w:rsidR="006700F6" w:rsidRDefault="00D70A17" w:rsidP="00250B5E">
      <w:pPr>
        <w:pStyle w:val="Indent3"/>
        <w:numPr>
          <w:ilvl w:val="1"/>
          <w:numId w:val="35"/>
        </w:numPr>
        <w:ind w:left="1296" w:hanging="432"/>
      </w:pPr>
      <w:r>
        <w:rPr>
          <w:b/>
          <w:bCs/>
          <w:color w:val="FF0000"/>
          <w:sz w:val="24"/>
          <w:szCs w:val="24"/>
          <w:vertAlign w:val="superscript"/>
        </w:rPr>
        <w:t>2b</w:t>
      </w:r>
      <w:r w:rsidR="00571C41" w:rsidRPr="00571C41">
        <w:rPr>
          <w:b/>
          <w:bCs/>
          <w:sz w:val="24"/>
        </w:rPr>
        <w:t>[</w:t>
      </w:r>
      <w:r w:rsidR="006700F6">
        <w:t>$100 - unlimited</w:t>
      </w:r>
      <w:r w:rsidR="00571C41" w:rsidRPr="00571C41">
        <w:rPr>
          <w:b/>
          <w:bCs/>
          <w:sz w:val="24"/>
        </w:rPr>
        <w:t>]</w:t>
      </w:r>
      <w:r w:rsidR="006700F6">
        <w:t xml:space="preserve">, if, on the Future Purchase Date, </w:t>
      </w:r>
      <w:r w:rsidR="00831858">
        <w:t>You</w:t>
      </w:r>
      <w:r w:rsidR="006700F6">
        <w:t xml:space="preserve"> are age </w:t>
      </w:r>
      <w:r w:rsidR="00DC0337">
        <w:rPr>
          <w:b/>
          <w:bCs/>
          <w:color w:val="FF0000"/>
          <w:sz w:val="24"/>
          <w:szCs w:val="24"/>
          <w:vertAlign w:val="superscript"/>
        </w:rPr>
        <w:t>2c</w:t>
      </w:r>
      <w:r w:rsidR="00571C41" w:rsidRPr="00571C41">
        <w:rPr>
          <w:b/>
          <w:bCs/>
          <w:sz w:val="24"/>
        </w:rPr>
        <w:t>[</w:t>
      </w:r>
      <w:r w:rsidR="006700F6">
        <w:t>45 – 70</w:t>
      </w:r>
      <w:r w:rsidR="00571C41" w:rsidRPr="00571C41">
        <w:rPr>
          <w:b/>
          <w:bCs/>
          <w:sz w:val="24"/>
        </w:rPr>
        <w:t>]</w:t>
      </w:r>
      <w:r w:rsidR="006700F6">
        <w:t xml:space="preserve"> or over, but less than age </w:t>
      </w:r>
      <w:r w:rsidR="00DC0337">
        <w:rPr>
          <w:b/>
          <w:bCs/>
          <w:color w:val="FF0000"/>
          <w:sz w:val="24"/>
          <w:szCs w:val="24"/>
          <w:vertAlign w:val="superscript"/>
        </w:rPr>
        <w:t>2c</w:t>
      </w:r>
      <w:r w:rsidR="00571C41" w:rsidRPr="00571C41">
        <w:rPr>
          <w:b/>
          <w:bCs/>
          <w:sz w:val="24"/>
        </w:rPr>
        <w:t>[</w:t>
      </w:r>
      <w:r w:rsidR="006700F6">
        <w:t>45 – 70</w:t>
      </w:r>
      <w:r w:rsidR="00571C41" w:rsidRPr="00571C41">
        <w:rPr>
          <w:b/>
          <w:bCs/>
          <w:sz w:val="24"/>
        </w:rPr>
        <w:t>]</w:t>
      </w:r>
      <w:r w:rsidR="006700F6">
        <w:t>;</w:t>
      </w:r>
    </w:p>
    <w:p w14:paraId="0D3826B1" w14:textId="4D76ABBB" w:rsidR="006700F6" w:rsidRDefault="00D70A17" w:rsidP="00250B5E">
      <w:pPr>
        <w:pStyle w:val="Indent3"/>
        <w:numPr>
          <w:ilvl w:val="1"/>
          <w:numId w:val="35"/>
        </w:numPr>
        <w:ind w:left="1296" w:hanging="432"/>
      </w:pPr>
      <w:r>
        <w:rPr>
          <w:b/>
          <w:bCs/>
          <w:color w:val="FF0000"/>
          <w:sz w:val="24"/>
          <w:szCs w:val="24"/>
          <w:vertAlign w:val="superscript"/>
        </w:rPr>
        <w:t>2b</w:t>
      </w:r>
      <w:r w:rsidR="00571C41" w:rsidRPr="00571C41">
        <w:rPr>
          <w:b/>
          <w:bCs/>
          <w:sz w:val="24"/>
        </w:rPr>
        <w:t>[</w:t>
      </w:r>
      <w:r w:rsidR="006700F6">
        <w:t>$100 - unlimited</w:t>
      </w:r>
      <w:r w:rsidR="00571C41" w:rsidRPr="00571C41">
        <w:rPr>
          <w:b/>
          <w:bCs/>
          <w:sz w:val="24"/>
        </w:rPr>
        <w:t>]</w:t>
      </w:r>
      <w:r w:rsidR="006700F6">
        <w:t xml:space="preserve">, if, on the Future Purchase Date, </w:t>
      </w:r>
      <w:r w:rsidR="00831858">
        <w:t>You</w:t>
      </w:r>
      <w:r w:rsidR="006700F6">
        <w:t xml:space="preserve"> are age </w:t>
      </w:r>
      <w:r w:rsidR="00DC0337">
        <w:rPr>
          <w:b/>
          <w:bCs/>
          <w:color w:val="FF0000"/>
          <w:sz w:val="24"/>
          <w:szCs w:val="24"/>
          <w:vertAlign w:val="superscript"/>
        </w:rPr>
        <w:t>2c</w:t>
      </w:r>
      <w:r w:rsidR="00571C41" w:rsidRPr="00571C41">
        <w:rPr>
          <w:b/>
          <w:bCs/>
          <w:sz w:val="24"/>
        </w:rPr>
        <w:t>[</w:t>
      </w:r>
      <w:r w:rsidR="006700F6">
        <w:t>45 – 70</w:t>
      </w:r>
      <w:r w:rsidR="00571C41" w:rsidRPr="00571C41">
        <w:rPr>
          <w:b/>
          <w:bCs/>
          <w:sz w:val="24"/>
        </w:rPr>
        <w:t>]</w:t>
      </w:r>
      <w:r w:rsidR="006700F6">
        <w:t xml:space="preserve"> or over, but less than age </w:t>
      </w:r>
      <w:r w:rsidR="00DC0337">
        <w:rPr>
          <w:b/>
          <w:bCs/>
          <w:color w:val="FF0000"/>
          <w:sz w:val="24"/>
          <w:szCs w:val="24"/>
          <w:vertAlign w:val="superscript"/>
        </w:rPr>
        <w:t>2c</w:t>
      </w:r>
      <w:r w:rsidR="00571C41" w:rsidRPr="00571C41">
        <w:rPr>
          <w:b/>
          <w:bCs/>
          <w:sz w:val="24"/>
        </w:rPr>
        <w:t>[</w:t>
      </w:r>
      <w:r w:rsidR="006700F6">
        <w:t>45 – 70</w:t>
      </w:r>
      <w:r w:rsidR="00571C41" w:rsidRPr="00571C41">
        <w:rPr>
          <w:b/>
          <w:bCs/>
          <w:sz w:val="24"/>
        </w:rPr>
        <w:t>]</w:t>
      </w:r>
      <w:r w:rsidR="006700F6">
        <w:t>;</w:t>
      </w:r>
    </w:p>
    <w:p w14:paraId="3E311E8E" w14:textId="5D202573" w:rsidR="006700F6" w:rsidRDefault="00D70A17" w:rsidP="00250B5E">
      <w:pPr>
        <w:pStyle w:val="Indent3"/>
        <w:numPr>
          <w:ilvl w:val="1"/>
          <w:numId w:val="35"/>
        </w:numPr>
        <w:ind w:left="1296" w:hanging="432"/>
      </w:pPr>
      <w:r>
        <w:rPr>
          <w:b/>
          <w:bCs/>
          <w:color w:val="FF0000"/>
          <w:sz w:val="24"/>
          <w:szCs w:val="24"/>
          <w:vertAlign w:val="superscript"/>
        </w:rPr>
        <w:t>2b</w:t>
      </w:r>
      <w:r w:rsidR="00571C41" w:rsidRPr="00571C41">
        <w:rPr>
          <w:b/>
          <w:bCs/>
          <w:sz w:val="24"/>
        </w:rPr>
        <w:t>[</w:t>
      </w:r>
      <w:r w:rsidR="006700F6">
        <w:t>$100 - unlimited</w:t>
      </w:r>
      <w:r w:rsidR="00571C41" w:rsidRPr="00571C41">
        <w:rPr>
          <w:b/>
          <w:bCs/>
          <w:sz w:val="24"/>
        </w:rPr>
        <w:t>]</w:t>
      </w:r>
      <w:r w:rsidR="006700F6">
        <w:t xml:space="preserve">, if, on the Future Purchase Date, </w:t>
      </w:r>
      <w:r w:rsidR="00831858">
        <w:t>You</w:t>
      </w:r>
      <w:r w:rsidR="006700F6">
        <w:t xml:space="preserve"> are age </w:t>
      </w:r>
      <w:r w:rsidR="00DC0337">
        <w:rPr>
          <w:b/>
          <w:bCs/>
          <w:color w:val="FF0000"/>
          <w:sz w:val="24"/>
          <w:szCs w:val="24"/>
          <w:vertAlign w:val="superscript"/>
        </w:rPr>
        <w:t>2c</w:t>
      </w:r>
      <w:r w:rsidR="00571C41" w:rsidRPr="00571C41">
        <w:rPr>
          <w:b/>
          <w:bCs/>
          <w:sz w:val="24"/>
        </w:rPr>
        <w:t>[</w:t>
      </w:r>
      <w:r w:rsidR="006700F6">
        <w:t>45 – 70</w:t>
      </w:r>
      <w:r w:rsidR="00571C41" w:rsidRPr="00571C41">
        <w:rPr>
          <w:b/>
          <w:bCs/>
          <w:sz w:val="24"/>
        </w:rPr>
        <w:t>]</w:t>
      </w:r>
      <w:r w:rsidR="006700F6">
        <w:t xml:space="preserve"> or over.</w:t>
      </w:r>
    </w:p>
    <w:p w14:paraId="7D6E07A5" w14:textId="719F44DD" w:rsidR="006700F6" w:rsidRDefault="006700F6" w:rsidP="00B37216">
      <w:pPr>
        <w:pStyle w:val="BulletD"/>
      </w:pPr>
      <w:r>
        <w:lastRenderedPageBreak/>
        <w:t xml:space="preserve">The increased </w:t>
      </w:r>
      <w:r w:rsidR="005977E8">
        <w:t>Monthly Benefit</w:t>
      </w:r>
      <w:r>
        <w:t xml:space="preserve">, together with the </w:t>
      </w:r>
      <w:r w:rsidR="003B33BF">
        <w:t>m</w:t>
      </w:r>
      <w:r w:rsidR="00F51CEA">
        <w:t xml:space="preserve">onthly </w:t>
      </w:r>
      <w:r w:rsidR="003B33BF">
        <w:t>b</w:t>
      </w:r>
      <w:r w:rsidR="00F51CEA">
        <w:t>enefit</w:t>
      </w:r>
      <w:r>
        <w:t xml:space="preserve">(s) </w:t>
      </w:r>
      <w:r w:rsidR="00831858">
        <w:t>You</w:t>
      </w:r>
      <w:r>
        <w:t xml:space="preserve"> would receive under any other group disability income </w:t>
      </w:r>
      <w:r w:rsidR="0086308A">
        <w:t>p</w:t>
      </w:r>
      <w:r w:rsidR="005D0C1D">
        <w:t>lan</w:t>
      </w:r>
      <w:r>
        <w:t xml:space="preserve">(s), would exceed </w:t>
      </w:r>
      <w:r w:rsidR="007F17A1">
        <w:rPr>
          <w:b/>
          <w:bCs/>
          <w:color w:val="FF0000"/>
          <w:sz w:val="24"/>
          <w:szCs w:val="24"/>
          <w:vertAlign w:val="superscript"/>
        </w:rPr>
        <w:t>3a</w:t>
      </w:r>
      <w:r w:rsidR="00571C41" w:rsidRPr="00571C41">
        <w:rPr>
          <w:b/>
          <w:bCs/>
          <w:sz w:val="24"/>
        </w:rPr>
        <w:t>[</w:t>
      </w:r>
      <w:r>
        <w:t>50% – 80%</w:t>
      </w:r>
      <w:r w:rsidR="00571C41" w:rsidRPr="00571C41">
        <w:rPr>
          <w:b/>
          <w:bCs/>
          <w:sz w:val="24"/>
        </w:rPr>
        <w:t>]</w:t>
      </w:r>
      <w:r>
        <w:t xml:space="preserve"> of </w:t>
      </w:r>
      <w:r w:rsidR="00D60341">
        <w:t>Your</w:t>
      </w:r>
      <w:r>
        <w:t xml:space="preserve"> </w:t>
      </w:r>
      <w:r w:rsidR="006840FC" w:rsidRPr="00B37216">
        <w:t>F</w:t>
      </w:r>
      <w:r w:rsidRPr="00B37216">
        <w:t xml:space="preserve">uture </w:t>
      </w:r>
      <w:r w:rsidR="006840FC" w:rsidRPr="00B37216">
        <w:t>P</w:t>
      </w:r>
      <w:r w:rsidRPr="00B37216">
        <w:t xml:space="preserve">urchase </w:t>
      </w:r>
      <w:r w:rsidR="006840FC" w:rsidRPr="00B37216">
        <w:t>M</w:t>
      </w:r>
      <w:r w:rsidRPr="00B37216">
        <w:t xml:space="preserve">onthly </w:t>
      </w:r>
      <w:r w:rsidR="006840FC" w:rsidRPr="00B37216">
        <w:t>E</w:t>
      </w:r>
      <w:r w:rsidRPr="00B37216">
        <w:t>arnings</w:t>
      </w:r>
      <w:r>
        <w:t>.</w:t>
      </w:r>
    </w:p>
    <w:p w14:paraId="012851E3" w14:textId="7D5CE326" w:rsidR="006700F6" w:rsidRDefault="006700F6" w:rsidP="00B37216">
      <w:pPr>
        <w:pStyle w:val="BulletD"/>
      </w:pPr>
      <w:r>
        <w:t xml:space="preserve">You are age </w:t>
      </w:r>
      <w:r w:rsidR="00DC0337">
        <w:rPr>
          <w:b/>
          <w:bCs/>
          <w:color w:val="FF0000"/>
          <w:sz w:val="24"/>
          <w:szCs w:val="24"/>
          <w:vertAlign w:val="superscript"/>
        </w:rPr>
        <w:t>2c</w:t>
      </w:r>
      <w:r w:rsidR="00571C41" w:rsidRPr="00571C41">
        <w:rPr>
          <w:b/>
          <w:bCs/>
          <w:sz w:val="24"/>
        </w:rPr>
        <w:t>[</w:t>
      </w:r>
      <w:r>
        <w:t>45 – 70</w:t>
      </w:r>
      <w:r w:rsidR="00571C41" w:rsidRPr="00571C41">
        <w:rPr>
          <w:b/>
          <w:bCs/>
          <w:sz w:val="24"/>
        </w:rPr>
        <w:t>]</w:t>
      </w:r>
      <w:r w:rsidR="002967D2">
        <w:rPr>
          <w:b/>
          <w:bCs/>
          <w:sz w:val="24"/>
        </w:rPr>
        <w:t xml:space="preserve"> </w:t>
      </w:r>
      <w:r>
        <w:t>or over</w:t>
      </w:r>
      <w:r w:rsidR="00571C41" w:rsidRPr="00571C41">
        <w:rPr>
          <w:b/>
          <w:bCs/>
          <w:sz w:val="24"/>
        </w:rPr>
        <w:t>]</w:t>
      </w:r>
      <w:r>
        <w:t>.</w:t>
      </w:r>
      <w:r w:rsidR="00571C41" w:rsidRPr="00571C41">
        <w:rPr>
          <w:b/>
          <w:bCs/>
          <w:sz w:val="24"/>
        </w:rPr>
        <w:t>]</w:t>
      </w:r>
    </w:p>
    <w:p w14:paraId="03DF5937" w14:textId="77777777" w:rsidR="006700F6" w:rsidRDefault="006700F6" w:rsidP="006700F6">
      <w:pPr>
        <w:pStyle w:val="SubtitleD"/>
      </w:pPr>
      <w:r>
        <w:t>What Happens to a Payable Claim That Occurs Prior to the Increase?</w:t>
      </w:r>
    </w:p>
    <w:p w14:paraId="2A6E352F" w14:textId="5D7087E2" w:rsidR="006700F6" w:rsidRDefault="006700F6" w:rsidP="006700F6">
      <w:pPr>
        <w:pStyle w:val="2Text"/>
      </w:pPr>
      <w:r>
        <w:t xml:space="preserve">The increased benefit will not apply to a </w:t>
      </w:r>
      <w:r w:rsidR="00294401" w:rsidRPr="00B37216">
        <w:t>Payable C</w:t>
      </w:r>
      <w:r w:rsidRPr="00B37216">
        <w:t>laim</w:t>
      </w:r>
      <w:r w:rsidRPr="000C5D01">
        <w:t xml:space="preserve"> </w:t>
      </w:r>
      <w:r>
        <w:t xml:space="preserve">that occurs prior to the increase. If </w:t>
      </w:r>
      <w:r w:rsidR="00831858">
        <w:t>You</w:t>
      </w:r>
      <w:r>
        <w:t xml:space="preserve"> are </w:t>
      </w:r>
      <w:r w:rsidR="00167306" w:rsidRPr="00987A39">
        <w:t>Disabled</w:t>
      </w:r>
      <w:r w:rsidR="00167306" w:rsidRPr="00621943">
        <w:t xml:space="preserve"> </w:t>
      </w:r>
      <w:r>
        <w:t>under the terms of this</w:t>
      </w:r>
      <w:r w:rsidR="00B26632">
        <w:t xml:space="preserve"> Plan </w:t>
      </w:r>
      <w:r>
        <w:t>on a Future Purchase Date, this option will instead be made available</w:t>
      </w:r>
      <w:r w:rsidR="006A32C1">
        <w:t xml:space="preserve"> to</w:t>
      </w:r>
      <w:r>
        <w:t xml:space="preserve"> </w:t>
      </w:r>
      <w:r w:rsidR="00831858">
        <w:t>You</w:t>
      </w:r>
      <w:r>
        <w:t xml:space="preserve"> on the date </w:t>
      </w:r>
      <w:r w:rsidR="00831858">
        <w:t>You</w:t>
      </w:r>
      <w:r>
        <w:t xml:space="preserve"> are no longer </w:t>
      </w:r>
      <w:r w:rsidR="00FF5545">
        <w:t>Disabled</w:t>
      </w:r>
      <w:r>
        <w:t>.</w:t>
      </w:r>
    </w:p>
    <w:p w14:paraId="474C1F46" w14:textId="05C15752" w:rsidR="00A12D53" w:rsidRDefault="00A12D53" w:rsidP="006700F6">
      <w:pPr>
        <w:ind w:left="432"/>
        <w:sectPr w:rsidR="00A12D53" w:rsidSect="00671431">
          <w:footerReference w:type="default" r:id="rId73"/>
          <w:pgSz w:w="12240" w:h="15840" w:code="1"/>
          <w:pgMar w:top="1440" w:right="1627" w:bottom="1800" w:left="1627" w:header="720" w:footer="720" w:gutter="0"/>
          <w:cols w:space="720"/>
        </w:sectPr>
      </w:pPr>
    </w:p>
    <w:p w14:paraId="03131256" w14:textId="39E61FE8" w:rsidR="00C93DCD" w:rsidRDefault="006A6A85" w:rsidP="00C93DCD">
      <w:pPr>
        <w:pStyle w:val="TitleD"/>
        <w:rPr>
          <w:bCs/>
        </w:rPr>
      </w:pPr>
      <w:r w:rsidRPr="009E1963">
        <w:rPr>
          <w:rFonts w:ascii="Arial" w:hAnsi="Arial" w:cs="Arial"/>
          <w:color w:val="FF0000"/>
          <w:sz w:val="28"/>
          <w:szCs w:val="16"/>
          <w:vertAlign w:val="superscript"/>
        </w:rPr>
        <w:lastRenderedPageBreak/>
        <w:t>CV1</w:t>
      </w:r>
      <w:r w:rsidR="00571C41" w:rsidRPr="009E1963">
        <w:rPr>
          <w:rFonts w:ascii="Arial" w:hAnsi="Arial" w:cs="Arial"/>
        </w:rPr>
        <w:t>[</w:t>
      </w:r>
      <w:r w:rsidR="00C93DCD">
        <w:rPr>
          <w:bCs/>
        </w:rPr>
        <w:t>Long Term</w:t>
      </w:r>
      <w:r w:rsidR="00571C41" w:rsidRPr="009E1963">
        <w:rPr>
          <w:rFonts w:ascii="Arial" w:hAnsi="Arial" w:cs="Arial"/>
          <w:szCs w:val="36"/>
        </w:rPr>
        <w:t>]</w:t>
      </w:r>
      <w:r w:rsidR="00C93DCD" w:rsidRPr="00AA27E9">
        <w:rPr>
          <w:szCs w:val="36"/>
        </w:rPr>
        <w:t xml:space="preserve"> </w:t>
      </w:r>
      <w:r w:rsidR="00C93DCD">
        <w:rPr>
          <w:bCs/>
        </w:rPr>
        <w:t>Disability Coverage – Recovery Benefit Option</w:t>
      </w:r>
    </w:p>
    <w:p w14:paraId="0DB330E8" w14:textId="77777777" w:rsidR="00C93DCD" w:rsidRDefault="00C93DCD" w:rsidP="00C93DCD">
      <w:pPr>
        <w:pStyle w:val="SubtitleD"/>
      </w:pPr>
      <w:bookmarkStart w:id="662" w:name="LTD_Recovery_Benefit_Option"/>
      <w:bookmarkEnd w:id="662"/>
      <w:r>
        <w:t>RECOVERY BENEFIT OPTION</w:t>
      </w:r>
    </w:p>
    <w:p w14:paraId="2E67E896" w14:textId="0D3C76C3" w:rsidR="00C93DCD" w:rsidRDefault="00C93DCD" w:rsidP="00B37216">
      <w:pPr>
        <w:pStyle w:val="2Text"/>
      </w:pPr>
      <w:r>
        <w:t xml:space="preserve">This </w:t>
      </w:r>
      <w:r w:rsidR="00673AAF">
        <w:t>R</w:t>
      </w:r>
      <w:r>
        <w:t xml:space="preserve">ecovery </w:t>
      </w:r>
      <w:r w:rsidR="00673AAF">
        <w:t>B</w:t>
      </w:r>
      <w:r>
        <w:t xml:space="preserve">enefit </w:t>
      </w:r>
      <w:r w:rsidR="00673AAF">
        <w:t>O</w:t>
      </w:r>
      <w:r>
        <w:t xml:space="preserve">ption applies to </w:t>
      </w:r>
      <w:r w:rsidR="00D60341">
        <w:t>Your</w:t>
      </w:r>
      <w:r w:rsidR="006A6A85">
        <w:t xml:space="preserve"> </w:t>
      </w:r>
      <w:r w:rsidR="006A6A85" w:rsidRPr="00987A39">
        <w:rPr>
          <w:b/>
          <w:color w:val="FF0000"/>
          <w:sz w:val="24"/>
          <w:szCs w:val="14"/>
          <w:vertAlign w:val="superscript"/>
        </w:rPr>
        <w:t>CV1</w:t>
      </w:r>
      <w:r w:rsidR="00571C41" w:rsidRPr="001935DA">
        <w:rPr>
          <w:b/>
          <w:sz w:val="24"/>
          <w:szCs w:val="18"/>
        </w:rPr>
        <w:t>[</w:t>
      </w:r>
      <w:r w:rsidR="004B7887">
        <w:t>l</w:t>
      </w:r>
      <w:r>
        <w:t xml:space="preserve">ong </w:t>
      </w:r>
      <w:r w:rsidR="004B7887">
        <w:t>t</w:t>
      </w:r>
      <w:r>
        <w:t>erm</w:t>
      </w:r>
      <w:r w:rsidR="00571C41" w:rsidRPr="00571C41">
        <w:rPr>
          <w:b/>
          <w:bCs/>
          <w:sz w:val="24"/>
        </w:rPr>
        <w:t>]</w:t>
      </w:r>
      <w:r>
        <w:t xml:space="preserve"> </w:t>
      </w:r>
      <w:r w:rsidR="004B7887">
        <w:t>d</w:t>
      </w:r>
      <w:r>
        <w:t xml:space="preserve">isability coverage </w:t>
      </w:r>
      <w:r w:rsidR="008E0AD0" w:rsidRPr="00987A39">
        <w:rPr>
          <w:b/>
          <w:color w:val="FF0000"/>
          <w:sz w:val="24"/>
          <w:szCs w:val="14"/>
          <w:vertAlign w:val="superscript"/>
        </w:rPr>
        <w:t>1</w:t>
      </w:r>
      <w:r w:rsidR="00571C41" w:rsidRPr="001935DA">
        <w:rPr>
          <w:b/>
          <w:sz w:val="24"/>
          <w:szCs w:val="18"/>
        </w:rPr>
        <w:t>[</w:t>
      </w:r>
      <w:r w:rsidR="00011BCE" w:rsidRPr="00202DB8">
        <w:t xml:space="preserve">if </w:t>
      </w:r>
      <w:r w:rsidR="00011BCE">
        <w:t xml:space="preserve">included in </w:t>
      </w:r>
      <w:r w:rsidR="00D60341">
        <w:t>Your</w:t>
      </w:r>
      <w:r w:rsidR="00011BCE" w:rsidRPr="00202DB8">
        <w:t xml:space="preserve"> </w:t>
      </w:r>
      <w:r w:rsidR="00F71951">
        <w:t>Specifications Page</w:t>
      </w:r>
      <w:r w:rsidR="00571C41" w:rsidRPr="00571C41">
        <w:rPr>
          <w:b/>
          <w:bCs/>
          <w:sz w:val="24"/>
        </w:rPr>
        <w:t>]</w:t>
      </w:r>
      <w:r>
        <w:t>.</w:t>
      </w:r>
    </w:p>
    <w:p w14:paraId="635284BA" w14:textId="77777777" w:rsidR="00C93DCD" w:rsidRDefault="00C93DCD" w:rsidP="00C93DCD">
      <w:pPr>
        <w:pStyle w:val="SubtitleD"/>
      </w:pPr>
      <w:r>
        <w:t>What Benefits Are Payable When You Return to Work?</w:t>
      </w:r>
    </w:p>
    <w:p w14:paraId="6FBAC349" w14:textId="34E0896C" w:rsidR="00C93DCD" w:rsidRDefault="00C93DCD" w:rsidP="00C93DCD">
      <w:pPr>
        <w:pStyle w:val="2Text"/>
      </w:pPr>
      <w:r>
        <w:t xml:space="preserve">Prudential will send </w:t>
      </w:r>
      <w:r w:rsidR="00831858">
        <w:t>You</w:t>
      </w:r>
      <w:r>
        <w:t xml:space="preserve"> a </w:t>
      </w:r>
      <w:r w:rsidR="00BA6C12">
        <w:t>l</w:t>
      </w:r>
      <w:r>
        <w:t xml:space="preserve">ump </w:t>
      </w:r>
      <w:r w:rsidR="00BA6C12">
        <w:t>s</w:t>
      </w:r>
      <w:r>
        <w:t xml:space="preserve">um </w:t>
      </w:r>
      <w:r w:rsidR="006F13E4">
        <w:t>Recovery</w:t>
      </w:r>
      <w:r>
        <w:t xml:space="preserve"> </w:t>
      </w:r>
      <w:r w:rsidR="006F13E4">
        <w:t xml:space="preserve">Benefit </w:t>
      </w:r>
      <w:r>
        <w:t xml:space="preserve">upon </w:t>
      </w:r>
      <w:r w:rsidR="00D60341">
        <w:t>Your</w:t>
      </w:r>
      <w:r>
        <w:t xml:space="preserve"> return to work after </w:t>
      </w:r>
      <w:r w:rsidR="00D60341">
        <w:t>Your</w:t>
      </w:r>
      <w:r>
        <w:t xml:space="preserve"> </w:t>
      </w:r>
      <w:r w:rsidR="00FF5545">
        <w:t>Disability</w:t>
      </w:r>
      <w:r>
        <w:t xml:space="preserve"> if </w:t>
      </w:r>
      <w:r w:rsidR="00831858">
        <w:t>You</w:t>
      </w:r>
      <w:r>
        <w:t xml:space="preserve"> meet all of these conditions</w:t>
      </w:r>
      <w:r w:rsidR="007D47B6">
        <w:t xml:space="preserve"> </w:t>
      </w:r>
      <w:r w:rsidR="00E61A34">
        <w:rPr>
          <w:b/>
          <w:color w:val="FF0000"/>
          <w:sz w:val="24"/>
          <w:szCs w:val="14"/>
          <w:vertAlign w:val="superscript"/>
        </w:rPr>
        <w:t>2</w:t>
      </w:r>
      <w:r w:rsidR="00571C41" w:rsidRPr="001935DA">
        <w:rPr>
          <w:b/>
          <w:sz w:val="24"/>
          <w:szCs w:val="18"/>
        </w:rPr>
        <w:t>[</w:t>
      </w:r>
      <w:r>
        <w:t>:</w:t>
      </w:r>
    </w:p>
    <w:p w14:paraId="6AE2C10D" w14:textId="42433904" w:rsidR="00C93DCD" w:rsidRDefault="00C93DCD" w:rsidP="00C93DCD">
      <w:pPr>
        <w:pStyle w:val="BulletD"/>
      </w:pPr>
      <w:r>
        <w:t xml:space="preserve">You were receiving </w:t>
      </w:r>
      <w:r w:rsidR="00A5204E" w:rsidRPr="00987A39">
        <w:rPr>
          <w:b/>
          <w:color w:val="FF0000"/>
          <w:sz w:val="24"/>
          <w:szCs w:val="14"/>
          <w:vertAlign w:val="superscript"/>
        </w:rPr>
        <w:t>CV1</w:t>
      </w:r>
      <w:r w:rsidR="00A5204E" w:rsidRPr="001935DA">
        <w:rPr>
          <w:b/>
          <w:sz w:val="24"/>
          <w:szCs w:val="18"/>
        </w:rPr>
        <w:t>[</w:t>
      </w:r>
      <w:r w:rsidR="00A5204E">
        <w:t>long term</w:t>
      </w:r>
      <w:r w:rsidR="00A5204E" w:rsidRPr="00571C41">
        <w:rPr>
          <w:b/>
          <w:bCs/>
          <w:sz w:val="24"/>
        </w:rPr>
        <w:t>]</w:t>
      </w:r>
      <w:r w:rsidR="00A5204E">
        <w:t xml:space="preserve"> </w:t>
      </w:r>
      <w:r w:rsidR="00BB2644">
        <w:t>D</w:t>
      </w:r>
      <w:r w:rsidR="004B7887">
        <w:t>i</w:t>
      </w:r>
      <w:r>
        <w:t>sability payments under the</w:t>
      </w:r>
      <w:r w:rsidR="00B26632">
        <w:t xml:space="preserve"> Plan </w:t>
      </w:r>
      <w:r>
        <w:t xml:space="preserve">just before </w:t>
      </w:r>
      <w:r w:rsidR="00D60341">
        <w:t>Your</w:t>
      </w:r>
      <w:r>
        <w:t xml:space="preserve"> return to work.</w:t>
      </w:r>
    </w:p>
    <w:p w14:paraId="490B2820" w14:textId="40575030" w:rsidR="00A93BBA" w:rsidRDefault="00A93BBA" w:rsidP="00C93DCD">
      <w:pPr>
        <w:pStyle w:val="BulletD"/>
      </w:pPr>
      <w:r>
        <w:t>You return to being Actively at Work for a min</w:t>
      </w:r>
      <w:r w:rsidR="000D1B4E">
        <w:t xml:space="preserve">imum of </w:t>
      </w:r>
      <w:r w:rsidR="000D1B4E">
        <w:rPr>
          <w:b/>
          <w:color w:val="FF0000"/>
          <w:sz w:val="24"/>
          <w:szCs w:val="14"/>
          <w:vertAlign w:val="superscript"/>
        </w:rPr>
        <w:t>2</w:t>
      </w:r>
      <w:r w:rsidR="00AD5832">
        <w:rPr>
          <w:b/>
          <w:color w:val="FF0000"/>
          <w:sz w:val="24"/>
          <w:szCs w:val="14"/>
          <w:vertAlign w:val="superscript"/>
        </w:rPr>
        <w:t>a</w:t>
      </w:r>
      <w:r w:rsidR="000D1B4E" w:rsidRPr="00571C41">
        <w:rPr>
          <w:b/>
          <w:bCs/>
          <w:sz w:val="24"/>
        </w:rPr>
        <w:t>[</w:t>
      </w:r>
      <w:r w:rsidR="000D1B4E">
        <w:t>30 – 180 days</w:t>
      </w:r>
      <w:r w:rsidR="000D1B4E" w:rsidRPr="00571C41">
        <w:rPr>
          <w:b/>
          <w:bCs/>
          <w:sz w:val="24"/>
        </w:rPr>
        <w:t>]</w:t>
      </w:r>
      <w:r w:rsidR="000D1B4E">
        <w:t>.</w:t>
      </w:r>
    </w:p>
    <w:p w14:paraId="78E8E1AC" w14:textId="7BB28BA7" w:rsidR="00C93DCD" w:rsidRDefault="00C93DCD" w:rsidP="00C93DCD">
      <w:pPr>
        <w:pStyle w:val="BulletD"/>
      </w:pPr>
      <w:r>
        <w:t xml:space="preserve">You have not reached the end of </w:t>
      </w:r>
      <w:r w:rsidR="00D60341">
        <w:t>Your</w:t>
      </w:r>
      <w:r>
        <w:t xml:space="preserve"> </w:t>
      </w:r>
      <w:r w:rsidR="0026625A">
        <w:t xml:space="preserve">Maximum Period </w:t>
      </w:r>
      <w:r>
        <w:t xml:space="preserve">of </w:t>
      </w:r>
      <w:r w:rsidR="00F64BB4">
        <w:t>Benefit</w:t>
      </w:r>
      <w:r>
        <w:t xml:space="preserve"> </w:t>
      </w:r>
      <w:r w:rsidR="00902764">
        <w:t>P</w:t>
      </w:r>
      <w:r>
        <w:t>ayment.</w:t>
      </w:r>
    </w:p>
    <w:p w14:paraId="19267BD2" w14:textId="1DC0A156" w:rsidR="00C93DCD" w:rsidRDefault="00C93DCD" w:rsidP="00C93DCD">
      <w:pPr>
        <w:pStyle w:val="BulletD"/>
      </w:pPr>
      <w:r>
        <w:t xml:space="preserve">You have not received a lump sum </w:t>
      </w:r>
      <w:r w:rsidR="001B7A44">
        <w:t>R</w:t>
      </w:r>
      <w:r>
        <w:t xml:space="preserve">ecovery </w:t>
      </w:r>
      <w:r w:rsidR="001B7A44">
        <w:t>B</w:t>
      </w:r>
      <w:r>
        <w:t xml:space="preserve">enefit under the </w:t>
      </w:r>
      <w:r w:rsidR="004B7887">
        <w:t>Plan</w:t>
      </w:r>
      <w:r>
        <w:t>.</w:t>
      </w:r>
      <w:r w:rsidR="00571C41" w:rsidRPr="00571C41">
        <w:rPr>
          <w:b/>
          <w:bCs/>
          <w:sz w:val="24"/>
        </w:rPr>
        <w:t>]</w:t>
      </w:r>
    </w:p>
    <w:p w14:paraId="7468F656" w14:textId="1E95E3A7" w:rsidR="00C93DCD" w:rsidRDefault="00D60341" w:rsidP="00C93DCD">
      <w:pPr>
        <w:pStyle w:val="2Text"/>
      </w:pPr>
      <w:r>
        <w:t>Your</w:t>
      </w:r>
      <w:r w:rsidR="00C93DCD">
        <w:t xml:space="preserve"> </w:t>
      </w:r>
      <w:r w:rsidR="003526F6">
        <w:t>Recovery</w:t>
      </w:r>
      <w:r w:rsidR="00C93DCD">
        <w:t xml:space="preserve"> </w:t>
      </w:r>
      <w:r w:rsidR="003526F6">
        <w:t>B</w:t>
      </w:r>
      <w:r w:rsidR="00C93DCD">
        <w:t>enefit is</w:t>
      </w:r>
      <w:r w:rsidR="00CD75AF">
        <w:t xml:space="preserve"> paid as a lump sum in</w:t>
      </w:r>
      <w:r w:rsidR="00C93DCD">
        <w:t xml:space="preserve"> the amount shown in the table below</w:t>
      </w:r>
      <w:r w:rsidR="00F3551F">
        <w:t xml:space="preserve"> </w:t>
      </w:r>
      <w:r w:rsidR="00DF67B3" w:rsidRPr="00241080">
        <w:rPr>
          <w:b/>
          <w:color w:val="FF0000"/>
          <w:sz w:val="24"/>
          <w:szCs w:val="14"/>
          <w:vertAlign w:val="superscript"/>
        </w:rPr>
        <w:t>1</w:t>
      </w:r>
      <w:r w:rsidR="00571C41" w:rsidRPr="001935DA">
        <w:rPr>
          <w:b/>
          <w:sz w:val="24"/>
          <w:szCs w:val="18"/>
        </w:rPr>
        <w:t>[</w:t>
      </w:r>
      <w:r w:rsidR="00C93DCD">
        <w:t xml:space="preserve">, reduced by any benefits payable under the </w:t>
      </w:r>
      <w:r w:rsidR="004B7887">
        <w:t>Plan</w:t>
      </w:r>
      <w:r w:rsidR="00571C41" w:rsidRPr="00571C41">
        <w:rPr>
          <w:b/>
          <w:bCs/>
          <w:sz w:val="24"/>
        </w:rPr>
        <w:t>]</w:t>
      </w:r>
      <w:r w:rsidR="00C93DCD">
        <w:t>.</w:t>
      </w:r>
    </w:p>
    <w:tbl>
      <w:tblPr>
        <w:tblW w:w="0" w:type="auto"/>
        <w:tblInd w:w="432" w:type="dxa"/>
        <w:tblLook w:val="0000" w:firstRow="0" w:lastRow="0" w:firstColumn="0" w:lastColumn="0" w:noHBand="0" w:noVBand="0"/>
      </w:tblPr>
      <w:tblGrid>
        <w:gridCol w:w="4220"/>
        <w:gridCol w:w="4204"/>
      </w:tblGrid>
      <w:tr w:rsidR="00C93DCD" w14:paraId="4467ABDD" w14:textId="77777777" w:rsidTr="00C01EF7">
        <w:tc>
          <w:tcPr>
            <w:tcW w:w="4220" w:type="dxa"/>
          </w:tcPr>
          <w:p w14:paraId="79BF3348" w14:textId="6A29AF7A" w:rsidR="00C93DCD" w:rsidRDefault="00C93DCD" w:rsidP="00C01EF7">
            <w:pPr>
              <w:pStyle w:val="2Text"/>
              <w:ind w:left="0"/>
              <w:rPr>
                <w:b/>
                <w:bCs/>
              </w:rPr>
            </w:pPr>
            <w:r>
              <w:rPr>
                <w:b/>
                <w:bCs/>
              </w:rPr>
              <w:t xml:space="preserve">Period of </w:t>
            </w:r>
            <w:r w:rsidR="003A406E">
              <w:rPr>
                <w:b/>
                <w:bCs/>
              </w:rPr>
              <w:t>T</w:t>
            </w:r>
            <w:r>
              <w:rPr>
                <w:b/>
                <w:bCs/>
              </w:rPr>
              <w:t xml:space="preserve">ime </w:t>
            </w:r>
            <w:r w:rsidR="003A406E">
              <w:rPr>
                <w:b/>
                <w:bCs/>
              </w:rPr>
              <w:t>D</w:t>
            </w:r>
            <w:r>
              <w:rPr>
                <w:b/>
                <w:bCs/>
              </w:rPr>
              <w:t xml:space="preserve">uring </w:t>
            </w:r>
            <w:r w:rsidR="003A406E">
              <w:rPr>
                <w:b/>
                <w:bCs/>
              </w:rPr>
              <w:t>W</w:t>
            </w:r>
            <w:r>
              <w:rPr>
                <w:b/>
                <w:bCs/>
              </w:rPr>
              <w:t xml:space="preserve">hich </w:t>
            </w:r>
            <w:r w:rsidR="00831858">
              <w:rPr>
                <w:b/>
                <w:bCs/>
              </w:rPr>
              <w:t>You</w:t>
            </w:r>
            <w:r>
              <w:rPr>
                <w:b/>
                <w:bCs/>
              </w:rPr>
              <w:t xml:space="preserve"> </w:t>
            </w:r>
            <w:r w:rsidR="003A406E">
              <w:rPr>
                <w:b/>
                <w:bCs/>
              </w:rPr>
              <w:t>R</w:t>
            </w:r>
            <w:r>
              <w:rPr>
                <w:b/>
                <w:bCs/>
              </w:rPr>
              <w:t xml:space="preserve">eceived </w:t>
            </w:r>
            <w:r w:rsidR="00BB2644">
              <w:rPr>
                <w:b/>
                <w:bCs/>
              </w:rPr>
              <w:t>L</w:t>
            </w:r>
            <w:r>
              <w:rPr>
                <w:b/>
                <w:bCs/>
              </w:rPr>
              <w:t xml:space="preserve">ong </w:t>
            </w:r>
            <w:r w:rsidR="00BB2644">
              <w:rPr>
                <w:b/>
                <w:bCs/>
              </w:rPr>
              <w:t>T</w:t>
            </w:r>
            <w:r>
              <w:rPr>
                <w:b/>
                <w:bCs/>
              </w:rPr>
              <w:t xml:space="preserve">erm </w:t>
            </w:r>
            <w:r w:rsidR="00BB2644">
              <w:rPr>
                <w:b/>
                <w:bCs/>
              </w:rPr>
              <w:t>D</w:t>
            </w:r>
            <w:r>
              <w:rPr>
                <w:b/>
                <w:bCs/>
              </w:rPr>
              <w:t xml:space="preserve">isability </w:t>
            </w:r>
            <w:r w:rsidR="003A406E">
              <w:rPr>
                <w:b/>
                <w:bCs/>
              </w:rPr>
              <w:t>P</w:t>
            </w:r>
            <w:r>
              <w:rPr>
                <w:b/>
                <w:bCs/>
              </w:rPr>
              <w:t>ayments:</w:t>
            </w:r>
          </w:p>
        </w:tc>
        <w:tc>
          <w:tcPr>
            <w:tcW w:w="4204" w:type="dxa"/>
          </w:tcPr>
          <w:p w14:paraId="371F3CAE" w14:textId="60ADE21B" w:rsidR="00C93DCD" w:rsidRDefault="00C93DCD" w:rsidP="00C01EF7">
            <w:pPr>
              <w:pStyle w:val="2Text"/>
              <w:ind w:left="0"/>
              <w:rPr>
                <w:b/>
                <w:bCs/>
              </w:rPr>
            </w:pPr>
            <w:r>
              <w:rPr>
                <w:b/>
                <w:bCs/>
              </w:rPr>
              <w:t xml:space="preserve">Lump Sum </w:t>
            </w:r>
            <w:r w:rsidR="00FB6D7C">
              <w:rPr>
                <w:b/>
                <w:bCs/>
              </w:rPr>
              <w:t>Recov</w:t>
            </w:r>
            <w:r w:rsidR="00F91706">
              <w:rPr>
                <w:b/>
                <w:bCs/>
              </w:rPr>
              <w:t xml:space="preserve">ery </w:t>
            </w:r>
            <w:r>
              <w:rPr>
                <w:b/>
                <w:bCs/>
              </w:rPr>
              <w:t>Benefit Amount</w:t>
            </w:r>
          </w:p>
        </w:tc>
      </w:tr>
      <w:tr w:rsidR="00C93DCD" w14:paraId="1205DD2C" w14:textId="77777777" w:rsidTr="00C01EF7">
        <w:tc>
          <w:tcPr>
            <w:tcW w:w="4220" w:type="dxa"/>
          </w:tcPr>
          <w:p w14:paraId="58391028" w14:textId="1A8F4B48" w:rsidR="00C93DCD" w:rsidRDefault="00C05E48" w:rsidP="00C01EF7">
            <w:pPr>
              <w:pStyle w:val="2Text"/>
              <w:ind w:left="0"/>
            </w:pPr>
            <w:r>
              <w:rPr>
                <w:b/>
                <w:color w:val="FF0000"/>
                <w:sz w:val="24"/>
                <w:szCs w:val="14"/>
                <w:vertAlign w:val="superscript"/>
              </w:rPr>
              <w:t>3</w:t>
            </w:r>
            <w:r w:rsidR="00571C41" w:rsidRPr="001935DA">
              <w:rPr>
                <w:b/>
                <w:sz w:val="24"/>
                <w:szCs w:val="18"/>
              </w:rPr>
              <w:t>[</w:t>
            </w:r>
            <w:r w:rsidR="00C93DCD">
              <w:t>44 days or less</w:t>
            </w:r>
          </w:p>
        </w:tc>
        <w:tc>
          <w:tcPr>
            <w:tcW w:w="4204" w:type="dxa"/>
          </w:tcPr>
          <w:p w14:paraId="202DA454" w14:textId="77777777" w:rsidR="00C93DCD" w:rsidRDefault="00C93DCD" w:rsidP="00C01EF7">
            <w:pPr>
              <w:pStyle w:val="2Text"/>
              <w:ind w:left="0"/>
            </w:pPr>
            <w:r>
              <w:t>None</w:t>
            </w:r>
          </w:p>
        </w:tc>
      </w:tr>
      <w:tr w:rsidR="00C93DCD" w14:paraId="01CB8F56" w14:textId="77777777" w:rsidTr="00C01EF7">
        <w:tc>
          <w:tcPr>
            <w:tcW w:w="4220" w:type="dxa"/>
          </w:tcPr>
          <w:p w14:paraId="06028C5F" w14:textId="77777777" w:rsidR="00C93DCD" w:rsidRDefault="00C93DCD" w:rsidP="00C01EF7">
            <w:pPr>
              <w:pStyle w:val="2Text"/>
              <w:ind w:left="0"/>
            </w:pPr>
            <w:r>
              <w:t>45 days but less than 2 months</w:t>
            </w:r>
          </w:p>
        </w:tc>
        <w:tc>
          <w:tcPr>
            <w:tcW w:w="4204" w:type="dxa"/>
          </w:tcPr>
          <w:p w14:paraId="2ACFD282" w14:textId="786B974C" w:rsidR="00C93DCD" w:rsidRDefault="00C93DCD" w:rsidP="00C01EF7">
            <w:pPr>
              <w:pStyle w:val="2Text"/>
              <w:ind w:left="0"/>
            </w:pPr>
            <w:r>
              <w:t>25% of the Monthly Benefit</w:t>
            </w:r>
            <w:r w:rsidR="00AC2906">
              <w:t xml:space="preserve"> Payment</w:t>
            </w:r>
          </w:p>
        </w:tc>
      </w:tr>
      <w:tr w:rsidR="00C93DCD" w14:paraId="25D5EB5B" w14:textId="77777777" w:rsidTr="00C01EF7">
        <w:tc>
          <w:tcPr>
            <w:tcW w:w="4220" w:type="dxa"/>
          </w:tcPr>
          <w:p w14:paraId="79467C01" w14:textId="77777777" w:rsidR="00C93DCD" w:rsidRDefault="00C93DCD" w:rsidP="00C01EF7">
            <w:pPr>
              <w:pStyle w:val="2Text"/>
              <w:ind w:left="0"/>
            </w:pPr>
            <w:r>
              <w:t>2 months but less than 3 months</w:t>
            </w:r>
          </w:p>
        </w:tc>
        <w:tc>
          <w:tcPr>
            <w:tcW w:w="4204" w:type="dxa"/>
          </w:tcPr>
          <w:p w14:paraId="20102130" w14:textId="4F2E6EEC" w:rsidR="00C93DCD" w:rsidRDefault="00C93DCD" w:rsidP="00C01EF7">
            <w:pPr>
              <w:pStyle w:val="2Text"/>
              <w:ind w:left="0"/>
            </w:pPr>
            <w:r>
              <w:t>50% of the Monthly Benefit</w:t>
            </w:r>
            <w:r w:rsidR="00AC2906">
              <w:t xml:space="preserve"> Payment</w:t>
            </w:r>
          </w:p>
        </w:tc>
      </w:tr>
      <w:tr w:rsidR="00C93DCD" w14:paraId="7746EEB7" w14:textId="77777777" w:rsidTr="00C01EF7">
        <w:tc>
          <w:tcPr>
            <w:tcW w:w="4220" w:type="dxa"/>
          </w:tcPr>
          <w:p w14:paraId="1AB2CF63" w14:textId="77777777" w:rsidR="00C93DCD" w:rsidRDefault="00C93DCD" w:rsidP="00C01EF7">
            <w:pPr>
              <w:pStyle w:val="2Text"/>
              <w:ind w:left="0"/>
            </w:pPr>
            <w:r>
              <w:t>3 months but less than 4 months</w:t>
            </w:r>
          </w:p>
        </w:tc>
        <w:tc>
          <w:tcPr>
            <w:tcW w:w="4204" w:type="dxa"/>
          </w:tcPr>
          <w:p w14:paraId="58CACDD3" w14:textId="7A05471E" w:rsidR="00C93DCD" w:rsidRDefault="00C93DCD" w:rsidP="00C01EF7">
            <w:pPr>
              <w:pStyle w:val="2Text"/>
              <w:ind w:left="0"/>
            </w:pPr>
            <w:r>
              <w:t>75% of the Monthly Benefit</w:t>
            </w:r>
            <w:r w:rsidR="00AC2906">
              <w:t xml:space="preserve"> Payment</w:t>
            </w:r>
          </w:p>
        </w:tc>
      </w:tr>
      <w:tr w:rsidR="00C93DCD" w14:paraId="100FAB82" w14:textId="77777777" w:rsidTr="00C01EF7">
        <w:tc>
          <w:tcPr>
            <w:tcW w:w="4220" w:type="dxa"/>
          </w:tcPr>
          <w:p w14:paraId="7740E53A" w14:textId="77777777" w:rsidR="00C93DCD" w:rsidRDefault="00C93DCD" w:rsidP="00C01EF7">
            <w:pPr>
              <w:pStyle w:val="2Text"/>
              <w:ind w:left="0"/>
            </w:pPr>
            <w:r>
              <w:t>4 months but less than 5 months</w:t>
            </w:r>
          </w:p>
        </w:tc>
        <w:tc>
          <w:tcPr>
            <w:tcW w:w="4204" w:type="dxa"/>
          </w:tcPr>
          <w:p w14:paraId="0FA6E0ED" w14:textId="7FDDBF41" w:rsidR="00C93DCD" w:rsidRDefault="00C93DCD" w:rsidP="00C01EF7">
            <w:pPr>
              <w:pStyle w:val="2Text"/>
              <w:ind w:left="0"/>
            </w:pPr>
            <w:r>
              <w:t>100% of the Monthly Benefit</w:t>
            </w:r>
            <w:r w:rsidR="00AC2906">
              <w:t xml:space="preserve"> Payment</w:t>
            </w:r>
          </w:p>
        </w:tc>
      </w:tr>
      <w:tr w:rsidR="00C93DCD" w14:paraId="145A5F69" w14:textId="77777777" w:rsidTr="00C01EF7">
        <w:tc>
          <w:tcPr>
            <w:tcW w:w="4220" w:type="dxa"/>
          </w:tcPr>
          <w:p w14:paraId="443351AC" w14:textId="77777777" w:rsidR="00C93DCD" w:rsidRDefault="00C93DCD" w:rsidP="00C01EF7">
            <w:pPr>
              <w:pStyle w:val="2Text"/>
              <w:ind w:left="0"/>
            </w:pPr>
            <w:r>
              <w:t>5 months but less than 6 months</w:t>
            </w:r>
          </w:p>
        </w:tc>
        <w:tc>
          <w:tcPr>
            <w:tcW w:w="4204" w:type="dxa"/>
          </w:tcPr>
          <w:p w14:paraId="7FD11D34" w14:textId="345EEC1C" w:rsidR="00C93DCD" w:rsidRDefault="00C93DCD" w:rsidP="00C01EF7">
            <w:pPr>
              <w:pStyle w:val="2Text"/>
              <w:ind w:left="0"/>
            </w:pPr>
            <w:r>
              <w:t>125% of the Monthly Benefit</w:t>
            </w:r>
            <w:r w:rsidR="00AC2906">
              <w:t xml:space="preserve"> Payment</w:t>
            </w:r>
          </w:p>
        </w:tc>
      </w:tr>
      <w:tr w:rsidR="00C93DCD" w14:paraId="0BFBC279" w14:textId="77777777" w:rsidTr="00C01EF7">
        <w:tc>
          <w:tcPr>
            <w:tcW w:w="4220" w:type="dxa"/>
          </w:tcPr>
          <w:p w14:paraId="6A0AFB03" w14:textId="77777777" w:rsidR="00C93DCD" w:rsidRDefault="00C93DCD" w:rsidP="00C01EF7">
            <w:pPr>
              <w:pStyle w:val="2Text"/>
              <w:ind w:left="0"/>
            </w:pPr>
            <w:r>
              <w:t>6 months but less than 7 months</w:t>
            </w:r>
          </w:p>
        </w:tc>
        <w:tc>
          <w:tcPr>
            <w:tcW w:w="4204" w:type="dxa"/>
          </w:tcPr>
          <w:p w14:paraId="424C80F3" w14:textId="3FFADE11" w:rsidR="00C93DCD" w:rsidRDefault="00C93DCD" w:rsidP="00C01EF7">
            <w:pPr>
              <w:pStyle w:val="2Text"/>
              <w:ind w:left="0"/>
            </w:pPr>
            <w:r>
              <w:t>150% of the Monthly Benefit</w:t>
            </w:r>
            <w:r w:rsidR="00AC2906">
              <w:t xml:space="preserve"> Payment</w:t>
            </w:r>
          </w:p>
        </w:tc>
      </w:tr>
      <w:tr w:rsidR="00C93DCD" w14:paraId="077A9BBB" w14:textId="77777777" w:rsidTr="00C01EF7">
        <w:tc>
          <w:tcPr>
            <w:tcW w:w="4220" w:type="dxa"/>
          </w:tcPr>
          <w:p w14:paraId="5460476A" w14:textId="77777777" w:rsidR="00C93DCD" w:rsidRDefault="00C93DCD" w:rsidP="00C01EF7">
            <w:pPr>
              <w:pStyle w:val="2Text"/>
              <w:ind w:left="0"/>
            </w:pPr>
            <w:r>
              <w:t>7 months but less than 8 months</w:t>
            </w:r>
          </w:p>
        </w:tc>
        <w:tc>
          <w:tcPr>
            <w:tcW w:w="4204" w:type="dxa"/>
          </w:tcPr>
          <w:p w14:paraId="0CA094D6" w14:textId="77521168" w:rsidR="00C93DCD" w:rsidRDefault="00C93DCD" w:rsidP="00C01EF7">
            <w:pPr>
              <w:pStyle w:val="2Text"/>
              <w:ind w:left="0"/>
            </w:pPr>
            <w:r>
              <w:t>175% of the Monthly Benefit</w:t>
            </w:r>
            <w:r w:rsidR="00AC2906">
              <w:t xml:space="preserve"> Payment</w:t>
            </w:r>
          </w:p>
        </w:tc>
      </w:tr>
      <w:tr w:rsidR="00C93DCD" w14:paraId="1E8F0BC8" w14:textId="77777777" w:rsidTr="00C01EF7">
        <w:tc>
          <w:tcPr>
            <w:tcW w:w="4220" w:type="dxa"/>
          </w:tcPr>
          <w:p w14:paraId="05B4FB13" w14:textId="77777777" w:rsidR="00C93DCD" w:rsidRDefault="00C93DCD" w:rsidP="00C01EF7">
            <w:pPr>
              <w:pStyle w:val="2Text"/>
              <w:ind w:left="0"/>
            </w:pPr>
            <w:r>
              <w:t>8 months but less than 9 months</w:t>
            </w:r>
          </w:p>
        </w:tc>
        <w:tc>
          <w:tcPr>
            <w:tcW w:w="4204" w:type="dxa"/>
          </w:tcPr>
          <w:p w14:paraId="0B10CCD7" w14:textId="10A04640" w:rsidR="00C93DCD" w:rsidRDefault="00C93DCD" w:rsidP="00C01EF7">
            <w:pPr>
              <w:pStyle w:val="2Text"/>
              <w:ind w:left="0"/>
            </w:pPr>
            <w:r>
              <w:t>200% of the Monthly Benefit</w:t>
            </w:r>
            <w:r w:rsidR="00AC2906">
              <w:t xml:space="preserve"> Payment</w:t>
            </w:r>
          </w:p>
        </w:tc>
      </w:tr>
      <w:tr w:rsidR="00C93DCD" w14:paraId="216554F1" w14:textId="77777777" w:rsidTr="00C01EF7">
        <w:tc>
          <w:tcPr>
            <w:tcW w:w="4220" w:type="dxa"/>
          </w:tcPr>
          <w:p w14:paraId="70C3A98E" w14:textId="77777777" w:rsidR="00C93DCD" w:rsidRDefault="00C93DCD" w:rsidP="00C01EF7">
            <w:pPr>
              <w:pStyle w:val="2Text"/>
              <w:ind w:left="0"/>
            </w:pPr>
            <w:r>
              <w:t>9 months but less than 10 months</w:t>
            </w:r>
          </w:p>
        </w:tc>
        <w:tc>
          <w:tcPr>
            <w:tcW w:w="4204" w:type="dxa"/>
          </w:tcPr>
          <w:p w14:paraId="1D4CABBE" w14:textId="1EC2C0A6" w:rsidR="00C93DCD" w:rsidRDefault="00C93DCD" w:rsidP="00C01EF7">
            <w:pPr>
              <w:pStyle w:val="2Text"/>
              <w:ind w:left="0"/>
            </w:pPr>
            <w:r>
              <w:t>225% of the Monthly Benefit</w:t>
            </w:r>
            <w:r w:rsidR="00AC2906">
              <w:t xml:space="preserve"> Payment</w:t>
            </w:r>
          </w:p>
        </w:tc>
      </w:tr>
      <w:tr w:rsidR="00C93DCD" w14:paraId="7A332EA5" w14:textId="77777777" w:rsidTr="00C01EF7">
        <w:tc>
          <w:tcPr>
            <w:tcW w:w="4220" w:type="dxa"/>
          </w:tcPr>
          <w:p w14:paraId="47786EE0" w14:textId="77777777" w:rsidR="00C93DCD" w:rsidRDefault="00C93DCD" w:rsidP="00C01EF7">
            <w:pPr>
              <w:pStyle w:val="2Text"/>
              <w:ind w:left="0"/>
            </w:pPr>
            <w:r>
              <w:lastRenderedPageBreak/>
              <w:t>10 months but less than 11 months</w:t>
            </w:r>
          </w:p>
        </w:tc>
        <w:tc>
          <w:tcPr>
            <w:tcW w:w="4204" w:type="dxa"/>
          </w:tcPr>
          <w:p w14:paraId="72427298" w14:textId="47CC152B" w:rsidR="00C93DCD" w:rsidRDefault="00C93DCD" w:rsidP="00C01EF7">
            <w:pPr>
              <w:pStyle w:val="2Text"/>
              <w:ind w:left="0"/>
            </w:pPr>
            <w:r>
              <w:t>250% of the Monthly Benefit</w:t>
            </w:r>
            <w:r w:rsidR="00AC2906">
              <w:t xml:space="preserve"> Payment</w:t>
            </w:r>
          </w:p>
        </w:tc>
      </w:tr>
      <w:tr w:rsidR="00C93DCD" w14:paraId="6655AEDB" w14:textId="77777777" w:rsidTr="00C01EF7">
        <w:tc>
          <w:tcPr>
            <w:tcW w:w="4220" w:type="dxa"/>
          </w:tcPr>
          <w:p w14:paraId="189172D8" w14:textId="77777777" w:rsidR="00C93DCD" w:rsidRDefault="00C93DCD" w:rsidP="00C01EF7">
            <w:pPr>
              <w:pStyle w:val="2Text"/>
              <w:ind w:left="0"/>
            </w:pPr>
            <w:r>
              <w:t>11 months but less than 12 months</w:t>
            </w:r>
          </w:p>
        </w:tc>
        <w:tc>
          <w:tcPr>
            <w:tcW w:w="4204" w:type="dxa"/>
          </w:tcPr>
          <w:p w14:paraId="1EEF8889" w14:textId="2A2E77C3" w:rsidR="00C93DCD" w:rsidRDefault="00C93DCD" w:rsidP="00C01EF7">
            <w:pPr>
              <w:pStyle w:val="2Text"/>
              <w:ind w:left="0"/>
            </w:pPr>
            <w:r>
              <w:t>275% of the Monthly Benefit</w:t>
            </w:r>
            <w:r w:rsidR="00AC2906">
              <w:t xml:space="preserve"> Payment</w:t>
            </w:r>
          </w:p>
        </w:tc>
      </w:tr>
      <w:tr w:rsidR="00C93DCD" w14:paraId="3D843343" w14:textId="77777777" w:rsidTr="00C01EF7">
        <w:tc>
          <w:tcPr>
            <w:tcW w:w="4220" w:type="dxa"/>
          </w:tcPr>
          <w:p w14:paraId="00220584" w14:textId="77777777" w:rsidR="00C93DCD" w:rsidRDefault="00C93DCD" w:rsidP="00C01EF7">
            <w:pPr>
              <w:pStyle w:val="2Text"/>
              <w:ind w:left="0"/>
            </w:pPr>
            <w:r>
              <w:t>12 months or longer</w:t>
            </w:r>
          </w:p>
        </w:tc>
        <w:tc>
          <w:tcPr>
            <w:tcW w:w="4204" w:type="dxa"/>
          </w:tcPr>
          <w:p w14:paraId="343A5964" w14:textId="79D31333" w:rsidR="00C93DCD" w:rsidRDefault="00C93DCD" w:rsidP="00C01EF7">
            <w:pPr>
              <w:pStyle w:val="2Text"/>
              <w:ind w:left="0"/>
            </w:pPr>
            <w:r>
              <w:t>300% of the Monthly Benefit</w:t>
            </w:r>
            <w:r w:rsidR="00AC2906">
              <w:t xml:space="preserve"> Payment</w:t>
            </w:r>
            <w:r w:rsidR="00571C41" w:rsidRPr="00571C41">
              <w:rPr>
                <w:b/>
                <w:bCs/>
                <w:sz w:val="24"/>
              </w:rPr>
              <w:t>]</w:t>
            </w:r>
          </w:p>
        </w:tc>
      </w:tr>
    </w:tbl>
    <w:p w14:paraId="2483B389" w14:textId="77777777" w:rsidR="00CA240E" w:rsidRDefault="004D7408" w:rsidP="00B37216">
      <w:pPr>
        <w:pStyle w:val="2Text"/>
        <w:rPr>
          <w:b/>
          <w:bCs/>
          <w:sz w:val="24"/>
        </w:rPr>
        <w:sectPr w:rsidR="00CA240E" w:rsidSect="00671431">
          <w:footerReference w:type="default" r:id="rId74"/>
          <w:pgSz w:w="12240" w:h="15840" w:code="1"/>
          <w:pgMar w:top="1440" w:right="1627" w:bottom="1800" w:left="1627" w:header="720" w:footer="720" w:gutter="0"/>
          <w:cols w:space="720"/>
        </w:sectPr>
      </w:pPr>
      <w:r>
        <w:rPr>
          <w:b/>
          <w:bCs/>
          <w:color w:val="FF0000"/>
          <w:sz w:val="24"/>
          <w:szCs w:val="24"/>
          <w:vertAlign w:val="superscript"/>
        </w:rPr>
        <w:t>4</w:t>
      </w:r>
      <w:r w:rsidR="00571C41" w:rsidRPr="00571C41">
        <w:rPr>
          <w:b/>
          <w:bCs/>
          <w:sz w:val="24"/>
        </w:rPr>
        <w:t>[</w:t>
      </w:r>
      <w:r w:rsidR="005E29EF" w:rsidRPr="002650CC">
        <w:t>If there is an overpayment due to Prudential</w:t>
      </w:r>
      <w:r w:rsidR="00F2555C" w:rsidRPr="00F2555C">
        <w:t xml:space="preserve"> </w:t>
      </w:r>
      <w:r w:rsidR="00F2555C">
        <w:t xml:space="preserve">for any </w:t>
      </w:r>
      <w:r w:rsidR="009656B7">
        <w:t xml:space="preserve">Prudential </w:t>
      </w:r>
      <w:r w:rsidR="00F2555C">
        <w:t>claim</w:t>
      </w:r>
      <w:r w:rsidR="005E29EF" w:rsidRPr="002650CC">
        <w:t xml:space="preserve">, Prudential may apply </w:t>
      </w:r>
      <w:r w:rsidR="00D60341">
        <w:t>Your</w:t>
      </w:r>
      <w:r w:rsidR="005E29EF" w:rsidRPr="002650CC">
        <w:t xml:space="preserve"> </w:t>
      </w:r>
      <w:r w:rsidR="00552E3B">
        <w:t xml:space="preserve">Recovery Benefit </w:t>
      </w:r>
      <w:r w:rsidR="005E29EF" w:rsidRPr="002650CC">
        <w:t>toward any outstanding overpayment.</w:t>
      </w:r>
      <w:r w:rsidR="00571C41" w:rsidRPr="00571C41">
        <w:rPr>
          <w:b/>
          <w:bCs/>
          <w:sz w:val="24"/>
        </w:rPr>
        <w:t>]</w:t>
      </w:r>
    </w:p>
    <w:p w14:paraId="6BDDE280" w14:textId="77B24D2D" w:rsidR="005E29EF" w:rsidRPr="002650CC" w:rsidRDefault="005E29EF" w:rsidP="00B37216">
      <w:pPr>
        <w:pStyle w:val="2Text"/>
      </w:pPr>
    </w:p>
    <w:p w14:paraId="490981C5" w14:textId="77777777" w:rsidR="00DE2B36" w:rsidRDefault="00DE2B36" w:rsidP="006700F6">
      <w:pPr>
        <w:ind w:left="432"/>
        <w:rPr>
          <w:color w:val="FF0000"/>
          <w:sz w:val="14"/>
          <w:szCs w:val="14"/>
          <w:vertAlign w:val="superscript"/>
        </w:rPr>
        <w:sectPr w:rsidR="00DE2B36" w:rsidSect="00671431">
          <w:footerReference w:type="default" r:id="rId75"/>
          <w:pgSz w:w="12240" w:h="15840" w:code="1"/>
          <w:pgMar w:top="1440" w:right="1627" w:bottom="1800" w:left="1627" w:header="720" w:footer="720" w:gutter="0"/>
          <w:cols w:space="720"/>
        </w:sectPr>
      </w:pPr>
    </w:p>
    <w:p w14:paraId="0377395D" w14:textId="5491D7BE" w:rsidR="000624AE" w:rsidRDefault="00F70BA2" w:rsidP="000624AE">
      <w:pPr>
        <w:pStyle w:val="TitleD"/>
        <w:rPr>
          <w:bCs/>
        </w:rPr>
      </w:pPr>
      <w:r w:rsidRPr="00987A39">
        <w:rPr>
          <w:bCs/>
          <w:color w:val="FF0000"/>
          <w:sz w:val="32"/>
          <w:szCs w:val="18"/>
          <w:vertAlign w:val="superscript"/>
        </w:rPr>
        <w:t>CV1</w:t>
      </w:r>
      <w:r w:rsidR="00571C41" w:rsidRPr="009E1963">
        <w:rPr>
          <w:rFonts w:ascii="Arial" w:hAnsi="Arial" w:cs="Arial"/>
        </w:rPr>
        <w:t>[</w:t>
      </w:r>
      <w:r w:rsidR="000624AE">
        <w:rPr>
          <w:bCs/>
        </w:rPr>
        <w:t>Long Term</w:t>
      </w:r>
      <w:r w:rsidR="00571C41" w:rsidRPr="009E1963">
        <w:rPr>
          <w:rFonts w:ascii="Arial" w:hAnsi="Arial" w:cs="Arial"/>
          <w:szCs w:val="36"/>
        </w:rPr>
        <w:t>]</w:t>
      </w:r>
      <w:r w:rsidR="000624AE">
        <w:rPr>
          <w:bCs/>
        </w:rPr>
        <w:t xml:space="preserve"> Disability Coverage – </w:t>
      </w:r>
      <w:r w:rsidR="005503C3">
        <w:rPr>
          <w:bCs/>
        </w:rPr>
        <w:t>Critical Illness Benefit Option</w:t>
      </w:r>
    </w:p>
    <w:p w14:paraId="0FE04D06" w14:textId="77777777" w:rsidR="000624AE" w:rsidRDefault="000624AE" w:rsidP="000624AE">
      <w:pPr>
        <w:pStyle w:val="SubtitleD"/>
      </w:pPr>
      <w:bookmarkStart w:id="671" w:name="LTD_Critical_Illness_Association"/>
      <w:bookmarkEnd w:id="671"/>
      <w:r>
        <w:t>CRITICAL ILLNESS BENEFIT OPTION</w:t>
      </w:r>
    </w:p>
    <w:p w14:paraId="2AF7A76A" w14:textId="62179667" w:rsidR="000624AE" w:rsidRDefault="000624AE" w:rsidP="00B37216">
      <w:pPr>
        <w:pStyle w:val="2Text"/>
      </w:pPr>
      <w:r>
        <w:t xml:space="preserve">This </w:t>
      </w:r>
      <w:r w:rsidR="00E720BC">
        <w:t>Critical Illness</w:t>
      </w:r>
      <w:r>
        <w:t xml:space="preserve"> </w:t>
      </w:r>
      <w:r w:rsidR="00CA48D8">
        <w:t>B</w:t>
      </w:r>
      <w:r>
        <w:t xml:space="preserve">enefit </w:t>
      </w:r>
      <w:r w:rsidR="0063029B">
        <w:t>O</w:t>
      </w:r>
      <w:r>
        <w:t xml:space="preserve">ption applies to </w:t>
      </w:r>
      <w:r w:rsidR="00D60341">
        <w:t>Your</w:t>
      </w:r>
      <w:r w:rsidR="00F70BA2">
        <w:t xml:space="preserve"> </w:t>
      </w:r>
      <w:r w:rsidR="00F70BA2" w:rsidRPr="00987A39">
        <w:rPr>
          <w:b/>
          <w:bCs/>
          <w:color w:val="FF0000"/>
          <w:sz w:val="24"/>
          <w:szCs w:val="24"/>
          <w:vertAlign w:val="superscript"/>
        </w:rPr>
        <w:t>CV1</w:t>
      </w:r>
      <w:r w:rsidR="00571C41" w:rsidRPr="00571C41">
        <w:rPr>
          <w:b/>
          <w:bCs/>
          <w:sz w:val="24"/>
        </w:rPr>
        <w:t>[</w:t>
      </w:r>
      <w:r w:rsidR="004B7887">
        <w:t>l</w:t>
      </w:r>
      <w:r>
        <w:t xml:space="preserve">ong </w:t>
      </w:r>
      <w:r w:rsidR="004B7887">
        <w:t>t</w:t>
      </w:r>
      <w:r>
        <w:t>erm</w:t>
      </w:r>
      <w:r w:rsidR="00571C41" w:rsidRPr="00571C41">
        <w:rPr>
          <w:b/>
          <w:bCs/>
          <w:sz w:val="24"/>
        </w:rPr>
        <w:t>]</w:t>
      </w:r>
      <w:r w:rsidR="004B7887">
        <w:t xml:space="preserve"> d</w:t>
      </w:r>
      <w:r>
        <w:t xml:space="preserve">isability coverage </w:t>
      </w:r>
      <w:r w:rsidR="007A694C" w:rsidRPr="00241080">
        <w:rPr>
          <w:b/>
          <w:bCs/>
          <w:color w:val="FF0000"/>
          <w:sz w:val="24"/>
          <w:szCs w:val="24"/>
          <w:vertAlign w:val="superscript"/>
        </w:rPr>
        <w:t>1</w:t>
      </w:r>
      <w:r w:rsidR="00571C41" w:rsidRPr="00571C41">
        <w:rPr>
          <w:b/>
          <w:bCs/>
          <w:sz w:val="24"/>
        </w:rPr>
        <w:t>[</w:t>
      </w:r>
      <w:r>
        <w:t xml:space="preserve">only if </w:t>
      </w:r>
      <w:r w:rsidR="00D60341">
        <w:t>Your</w:t>
      </w:r>
      <w:r>
        <w:t xml:space="preserve"> </w:t>
      </w:r>
      <w:r w:rsidR="00DA6F12">
        <w:t>S</w:t>
      </w:r>
      <w:r>
        <w:t xml:space="preserve">pecifications </w:t>
      </w:r>
      <w:r w:rsidR="00DA6F12">
        <w:t>P</w:t>
      </w:r>
      <w:r>
        <w:t>age says that it does</w:t>
      </w:r>
      <w:r w:rsidR="00571C41" w:rsidRPr="00571C41">
        <w:rPr>
          <w:b/>
          <w:bCs/>
          <w:sz w:val="24"/>
        </w:rPr>
        <w:t>]</w:t>
      </w:r>
      <w:r>
        <w:t>.</w:t>
      </w:r>
    </w:p>
    <w:p w14:paraId="79DE44E0" w14:textId="77777777" w:rsidR="000624AE" w:rsidRDefault="000624AE" w:rsidP="000624AE">
      <w:pPr>
        <w:pStyle w:val="SubtitleD"/>
      </w:pPr>
      <w:r>
        <w:t>What Benefits Will be Provided If You Have a Critical Illness?</w:t>
      </w:r>
    </w:p>
    <w:p w14:paraId="5F054E7E" w14:textId="304B8E7A" w:rsidR="000624AE" w:rsidRDefault="000624AE" w:rsidP="000624AE">
      <w:pPr>
        <w:pStyle w:val="2Text"/>
      </w:pPr>
      <w:r>
        <w:t xml:space="preserve">Prudential will pay a </w:t>
      </w:r>
      <w:ins w:id="672" w:author="Laura Hoogland" w:date="2026-01-22T14:57:00Z" w16du:dateUtc="2026-01-22T20:57:00Z">
        <w:r w:rsidR="007D2002" w:rsidRPr="00241080">
          <w:rPr>
            <w:b/>
            <w:bCs/>
            <w:color w:val="FF0000"/>
            <w:sz w:val="24"/>
            <w:szCs w:val="24"/>
            <w:vertAlign w:val="superscript"/>
          </w:rPr>
          <w:t>1</w:t>
        </w:r>
        <w:r w:rsidR="007D2002" w:rsidRPr="00AE7D09">
          <w:rPr>
            <w:b/>
            <w:bCs/>
          </w:rPr>
          <w:t xml:space="preserve"> [</w:t>
        </w:r>
      </w:ins>
      <w:r>
        <w:t>lump sum</w:t>
      </w:r>
      <w:ins w:id="673" w:author="Laura Hoogland" w:date="2026-01-22T14:57:00Z" w16du:dateUtc="2026-01-22T20:57:00Z">
        <w:r w:rsidR="007D2002" w:rsidRPr="00AE7D09">
          <w:rPr>
            <w:b/>
            <w:bCs/>
          </w:rPr>
          <w:t>]</w:t>
        </w:r>
      </w:ins>
      <w:r>
        <w:t xml:space="preserve"> </w:t>
      </w:r>
      <w:r w:rsidR="00E720BC">
        <w:t>Critical Illness</w:t>
      </w:r>
      <w:r>
        <w:t xml:space="preserve"> </w:t>
      </w:r>
      <w:r w:rsidR="00CA48D8">
        <w:t>B</w:t>
      </w:r>
      <w:r>
        <w:t xml:space="preserve">enefit to </w:t>
      </w:r>
      <w:r w:rsidR="00831858">
        <w:t>You</w:t>
      </w:r>
      <w:r>
        <w:t xml:space="preserve"> when </w:t>
      </w:r>
      <w:r w:rsidR="003B254A">
        <w:t>We</w:t>
      </w:r>
      <w:r>
        <w:t xml:space="preserve"> determine that</w:t>
      </w:r>
      <w:r w:rsidR="007A694C">
        <w:t xml:space="preserve"> </w:t>
      </w:r>
      <w:r w:rsidR="007A694C" w:rsidRPr="00241080">
        <w:rPr>
          <w:b/>
          <w:bCs/>
          <w:color w:val="FF0000"/>
          <w:sz w:val="24"/>
          <w:szCs w:val="24"/>
          <w:vertAlign w:val="superscript"/>
        </w:rPr>
        <w:t>1</w:t>
      </w:r>
      <w:r w:rsidR="00571C41" w:rsidRPr="00571C41">
        <w:rPr>
          <w:b/>
          <w:bCs/>
          <w:sz w:val="24"/>
        </w:rPr>
        <w:t>[</w:t>
      </w:r>
      <w:r>
        <w:t xml:space="preserve">, due to the same </w:t>
      </w:r>
      <w:r w:rsidR="00482FCA">
        <w:t>Sickness</w:t>
      </w:r>
      <w:r>
        <w:t xml:space="preserve"> or </w:t>
      </w:r>
      <w:r w:rsidR="008E098C">
        <w:t>Injury</w:t>
      </w:r>
      <w:r>
        <w:t xml:space="preserve"> that caused </w:t>
      </w:r>
      <w:r w:rsidR="00D60341">
        <w:t>Your</w:t>
      </w:r>
      <w:r>
        <w:t xml:space="preserve"> </w:t>
      </w:r>
      <w:r w:rsidR="00FF5545">
        <w:t>Disability</w:t>
      </w:r>
      <w:r w:rsidR="00571C41" w:rsidRPr="00571C41">
        <w:rPr>
          <w:b/>
          <w:bCs/>
          <w:sz w:val="24"/>
        </w:rPr>
        <w:t>]</w:t>
      </w:r>
      <w:r>
        <w:t>:</w:t>
      </w:r>
    </w:p>
    <w:p w14:paraId="69A12132" w14:textId="7F496E27" w:rsidR="000624AE" w:rsidRDefault="00831858" w:rsidP="000624AE">
      <w:pPr>
        <w:pStyle w:val="BulletD"/>
      </w:pPr>
      <w:r>
        <w:t>You</w:t>
      </w:r>
      <w:r w:rsidR="000624AE">
        <w:t xml:space="preserve"> have a </w:t>
      </w:r>
      <w:r w:rsidR="00395F0D" w:rsidRPr="00B37216">
        <w:t>Co</w:t>
      </w:r>
      <w:r w:rsidR="000624AE" w:rsidRPr="00B37216">
        <w:t xml:space="preserve">vered </w:t>
      </w:r>
      <w:r w:rsidR="00395F0D" w:rsidRPr="00B37216">
        <w:t>C</w:t>
      </w:r>
      <w:r w:rsidR="000624AE" w:rsidRPr="00B37216">
        <w:t xml:space="preserve">ritical </w:t>
      </w:r>
      <w:r w:rsidR="00395F0D" w:rsidRPr="00B37216">
        <w:t>I</w:t>
      </w:r>
      <w:r w:rsidR="000624AE" w:rsidRPr="00B37216">
        <w:t>llness</w:t>
      </w:r>
      <w:r w:rsidR="000624AE">
        <w:t>;</w:t>
      </w:r>
      <w:r w:rsidR="00204DB5" w:rsidRPr="001935DA">
        <w:rPr>
          <w:b/>
          <w:sz w:val="24"/>
        </w:rPr>
        <w:t>[</w:t>
      </w:r>
      <w:r w:rsidR="000624AE">
        <w:t>and</w:t>
      </w:r>
      <w:r w:rsidR="00571C41" w:rsidRPr="00571C41">
        <w:rPr>
          <w:b/>
          <w:bCs/>
          <w:sz w:val="24"/>
        </w:rPr>
        <w:t>]</w:t>
      </w:r>
    </w:p>
    <w:p w14:paraId="3982013B" w14:textId="33827CB4" w:rsidR="00524B1C" w:rsidRPr="0012660C" w:rsidRDefault="00831858" w:rsidP="00225C73">
      <w:pPr>
        <w:pStyle w:val="BulletD"/>
      </w:pPr>
      <w:r>
        <w:t>You</w:t>
      </w:r>
      <w:r w:rsidR="000624AE">
        <w:t xml:space="preserve"> are under the </w:t>
      </w:r>
      <w:r w:rsidR="00167306" w:rsidRPr="00987A39">
        <w:t>Regular Care</w:t>
      </w:r>
      <w:r w:rsidR="00167306" w:rsidRPr="004547C9">
        <w:t xml:space="preserve"> </w:t>
      </w:r>
      <w:r w:rsidR="000624AE">
        <w:t xml:space="preserve">of a </w:t>
      </w:r>
      <w:del w:id="674" w:author="Laura Hoogland" w:date="2026-01-22T14:57:00Z" w16du:dateUtc="2026-01-22T20:57:00Z">
        <w:r w:rsidR="00167306" w:rsidRPr="00987A39">
          <w:delText>Doctor</w:delText>
        </w:r>
        <w:r w:rsidR="006D0AA4" w:rsidRPr="00241080">
          <w:rPr>
            <w:b/>
            <w:bCs/>
            <w:color w:val="FF0000"/>
            <w:sz w:val="24"/>
            <w:szCs w:val="24"/>
            <w:vertAlign w:val="superscript"/>
          </w:rPr>
          <w:delText>1</w:delText>
        </w:r>
        <w:r w:rsidR="00571C41" w:rsidRPr="00571C41">
          <w:rPr>
            <w:b/>
            <w:bCs/>
            <w:sz w:val="24"/>
          </w:rPr>
          <w:delText>[</w:delText>
        </w:r>
        <w:r w:rsidR="000624AE">
          <w:delText>; and</w:delText>
        </w:r>
      </w:del>
      <w:commentRangeStart w:id="675"/>
      <w:commentRangeStart w:id="676"/>
      <w:commentRangeStart w:id="677"/>
      <w:ins w:id="678" w:author="Laura Hoogland" w:date="2026-01-22T14:57:00Z" w16du:dateUtc="2026-01-22T20:57:00Z">
        <w:r w:rsidR="00167306" w:rsidRPr="00987A39">
          <w:t>Doctor</w:t>
        </w:r>
        <w:commentRangeEnd w:id="675"/>
        <w:r w:rsidR="00E2384F" w:rsidRPr="0012660C">
          <w:rPr>
            <w:rStyle w:val="CommentReference"/>
            <w:sz w:val="20"/>
            <w:szCs w:val="20"/>
          </w:rPr>
          <w:commentReference w:id="675"/>
        </w:r>
        <w:commentRangeEnd w:id="676"/>
        <w:r w:rsidRPr="0012660C">
          <w:rPr>
            <w:rStyle w:val="CommentReference"/>
            <w:sz w:val="20"/>
            <w:szCs w:val="20"/>
          </w:rPr>
          <w:commentReference w:id="676"/>
        </w:r>
        <w:commentRangeEnd w:id="677"/>
        <w:r w:rsidR="004B470C" w:rsidRPr="0012660C">
          <w:rPr>
            <w:rStyle w:val="CommentReference"/>
            <w:sz w:val="20"/>
            <w:szCs w:val="20"/>
          </w:rPr>
          <w:commentReference w:id="677"/>
        </w:r>
        <w:r w:rsidR="00524B1C" w:rsidRPr="004C44D9">
          <w:t>.</w:t>
        </w:r>
      </w:ins>
    </w:p>
    <w:p w14:paraId="2FF6D963" w14:textId="77777777" w:rsidR="000624AE" w:rsidRPr="002C33DE" w:rsidRDefault="00831858" w:rsidP="000624AE">
      <w:pPr>
        <w:pStyle w:val="BulletD"/>
        <w:rPr>
          <w:del w:id="680" w:author="Laura Hoogland" w:date="2026-01-22T14:57:00Z" w16du:dateUtc="2026-01-22T20:57:00Z"/>
        </w:rPr>
      </w:pPr>
      <w:del w:id="681" w:author="Laura Hoogland" w:date="2026-01-22T14:57:00Z" w16du:dateUtc="2026-01-22T20:57:00Z">
        <w:r>
          <w:delText>You</w:delText>
        </w:r>
        <w:r w:rsidR="000624AE">
          <w:delText xml:space="preserve"> have satisfied the </w:delText>
        </w:r>
        <w:r w:rsidR="004F26DC" w:rsidRPr="00B37216">
          <w:delText xml:space="preserve">Critical Illness </w:delText>
        </w:r>
        <w:r w:rsidR="00DB3F54" w:rsidRPr="00B37216">
          <w:delText>Elimination Period</w:delText>
        </w:r>
        <w:r w:rsidR="000624AE">
          <w:delText>.</w:delText>
        </w:r>
        <w:r w:rsidR="00571C41" w:rsidRPr="00571C41">
          <w:rPr>
            <w:b/>
            <w:bCs/>
            <w:sz w:val="24"/>
          </w:rPr>
          <w:delText>]</w:delText>
        </w:r>
      </w:del>
    </w:p>
    <w:p w14:paraId="2BFE7632" w14:textId="77777777" w:rsidR="00524B1C" w:rsidRDefault="00524B1C" w:rsidP="009E1963">
      <w:pPr>
        <w:pStyle w:val="BulletD"/>
        <w:numPr>
          <w:ilvl w:val="0"/>
          <w:numId w:val="0"/>
        </w:numPr>
        <w:ind w:left="432"/>
        <w:rPr>
          <w:del w:id="682" w:author="Laura Hoogland" w:date="2026-01-22T14:57:00Z" w16du:dateUtc="2026-01-22T20:57:00Z"/>
        </w:rPr>
      </w:pPr>
      <w:del w:id="683" w:author="Laura Hoogland" w:date="2026-01-22T14:57:00Z" w16du:dateUtc="2026-01-22T20:57:00Z">
        <w:r>
          <w:rPr>
            <w:b/>
            <w:bCs/>
            <w:color w:val="FF0000"/>
            <w:sz w:val="24"/>
            <w:szCs w:val="24"/>
            <w:vertAlign w:val="superscript"/>
          </w:rPr>
          <w:delText>1</w:delText>
        </w:r>
        <w:r w:rsidRPr="001935DA">
          <w:rPr>
            <w:b/>
            <w:sz w:val="24"/>
            <w:szCs w:val="24"/>
          </w:rPr>
          <w:delText>[</w:delText>
        </w:r>
        <w:r>
          <w:delText xml:space="preserve">Your Critical Illness </w:delText>
        </w:r>
        <w:r w:rsidRPr="00987A39">
          <w:delText>Elimination Period</w:delText>
        </w:r>
        <w:r>
          <w:delText xml:space="preserve"> is </w:delText>
        </w:r>
        <w:r>
          <w:rPr>
            <w:b/>
            <w:bCs/>
            <w:color w:val="FF0000"/>
            <w:sz w:val="24"/>
            <w:szCs w:val="24"/>
            <w:vertAlign w:val="superscript"/>
          </w:rPr>
          <w:delText>1b</w:delText>
        </w:r>
        <w:r w:rsidRPr="00571C41">
          <w:rPr>
            <w:b/>
            <w:bCs/>
            <w:sz w:val="24"/>
          </w:rPr>
          <w:delText>[</w:delText>
        </w:r>
        <w:r>
          <w:delText>0 to 365 days</w:delText>
        </w:r>
        <w:r w:rsidRPr="00571C41">
          <w:rPr>
            <w:b/>
            <w:bCs/>
            <w:sz w:val="24"/>
          </w:rPr>
          <w:delText>]</w:delText>
        </w:r>
        <w:r>
          <w:delText>.</w:delText>
        </w:r>
      </w:del>
    </w:p>
    <w:p w14:paraId="5C091DBA" w14:textId="77777777" w:rsidR="000624AE" w:rsidRDefault="000624AE" w:rsidP="000624AE">
      <w:pPr>
        <w:pStyle w:val="2Text"/>
        <w:rPr>
          <w:del w:id="684" w:author="Laura Hoogland" w:date="2026-01-22T14:57:00Z" w16du:dateUtc="2026-01-22T20:57:00Z"/>
        </w:rPr>
      </w:pPr>
      <w:del w:id="685" w:author="Laura Hoogland" w:date="2026-01-22T14:57:00Z" w16du:dateUtc="2026-01-22T20:57:00Z">
        <w:r>
          <w:delText xml:space="preserve">We may require </w:delText>
        </w:r>
        <w:r w:rsidR="00831858">
          <w:delText>You</w:delText>
        </w:r>
        <w:r>
          <w:delText xml:space="preserve"> to be examined by </w:delText>
        </w:r>
        <w:r w:rsidR="00EE61B6">
          <w:delText>D</w:delText>
        </w:r>
        <w:r>
          <w:delText xml:space="preserve">octors or other medical practitioners of </w:delText>
        </w:r>
        <w:r w:rsidR="003B254A">
          <w:delText>Our</w:delText>
        </w:r>
        <w:r>
          <w:delText xml:space="preserve"> choice. </w:delText>
        </w:r>
        <w:r w:rsidR="00724B35">
          <w:delText xml:space="preserve">Prudential </w:delText>
        </w:r>
        <w:r>
          <w:delText xml:space="preserve">will pay for these examinations. We can require examinations as often as it is reasonable to do so. We may also require </w:delText>
        </w:r>
        <w:r w:rsidR="00831858">
          <w:delText>You</w:delText>
        </w:r>
        <w:r>
          <w:delText xml:space="preserve"> to be interviewed by an authorized Prudential </w:delText>
        </w:r>
        <w:r w:rsidR="00E9755B">
          <w:delText>r</w:delText>
        </w:r>
        <w:r>
          <w:delText xml:space="preserve">epresentative. Refusal to be examined or interviewed may result in denial or termination of </w:delText>
        </w:r>
        <w:r w:rsidR="00D60341">
          <w:delText>Your</w:delText>
        </w:r>
        <w:r>
          <w:delText xml:space="preserve"> claim.</w:delText>
        </w:r>
      </w:del>
    </w:p>
    <w:p w14:paraId="4909E4A8" w14:textId="77777777" w:rsidR="00524B1C" w:rsidRPr="00524ED2" w:rsidRDefault="00524B1C" w:rsidP="00524B1C">
      <w:pPr>
        <w:pStyle w:val="2Text"/>
      </w:pPr>
      <w:r w:rsidRPr="00524ED2">
        <w:rPr>
          <w:b/>
          <w:i/>
        </w:rPr>
        <w:t>Regular Care</w:t>
      </w:r>
      <w:r w:rsidRPr="00524ED2">
        <w:t xml:space="preserve"> means:</w:t>
      </w:r>
    </w:p>
    <w:p w14:paraId="1B95CDFC" w14:textId="77777777" w:rsidR="00524B1C" w:rsidRPr="00524ED2" w:rsidRDefault="00524B1C" w:rsidP="00524B1C">
      <w:pPr>
        <w:pStyle w:val="BulletD"/>
      </w:pPr>
      <w:r w:rsidRPr="00524ED2">
        <w:t>You personally visit a Doctor</w:t>
      </w:r>
      <w:r w:rsidRPr="00940655">
        <w:t xml:space="preserve"> </w:t>
      </w:r>
      <w:r w:rsidRPr="00524ED2">
        <w:t xml:space="preserve">as frequently as is medically required, according to generally accepted medical standards, to effectively manage and treat </w:t>
      </w:r>
      <w:r>
        <w:t>Your</w:t>
      </w:r>
      <w:r w:rsidRPr="00524ED2">
        <w:t xml:space="preserve"> </w:t>
      </w:r>
      <w:r w:rsidRPr="00B37216">
        <w:t xml:space="preserve">Covered </w:t>
      </w:r>
      <w:r w:rsidRPr="00524ED2">
        <w:t>Critical Illness; and</w:t>
      </w:r>
    </w:p>
    <w:p w14:paraId="0BF3346C" w14:textId="7DBAC89C" w:rsidR="00524B1C" w:rsidRDefault="00524B1C" w:rsidP="007E1EC7">
      <w:pPr>
        <w:pStyle w:val="BulletD"/>
      </w:pPr>
      <w:r w:rsidRPr="00524ED2">
        <w:t xml:space="preserve">You are receiving the most appropriate treatment and care, which conforms with generally accepted medical standards, for </w:t>
      </w:r>
      <w:r>
        <w:t>Your</w:t>
      </w:r>
      <w:r w:rsidRPr="00524ED2">
        <w:t xml:space="preserve"> </w:t>
      </w:r>
      <w:r w:rsidRPr="00B37216">
        <w:t xml:space="preserve">Covered </w:t>
      </w:r>
      <w:r w:rsidRPr="00524ED2">
        <w:t>Critical Illness by a Doctor</w:t>
      </w:r>
      <w:r w:rsidRPr="00AA6207">
        <w:t xml:space="preserve"> </w:t>
      </w:r>
      <w:r w:rsidRPr="00524ED2">
        <w:t xml:space="preserve">whose specialty or experience is the most appropriate for </w:t>
      </w:r>
      <w:r>
        <w:t>Your</w:t>
      </w:r>
      <w:r w:rsidRPr="00524ED2">
        <w:t xml:space="preserve"> </w:t>
      </w:r>
      <w:r w:rsidRPr="00B37216">
        <w:t xml:space="preserve">Covered </w:t>
      </w:r>
      <w:r w:rsidRPr="00524ED2">
        <w:t>Critical Illness, according to generally accepted medical standards.</w:t>
      </w:r>
    </w:p>
    <w:p w14:paraId="47B8D7A0" w14:textId="0005B4E9" w:rsidR="000624AE" w:rsidRDefault="00DE0B82" w:rsidP="000624AE">
      <w:pPr>
        <w:pStyle w:val="2Text"/>
      </w:pPr>
      <w:r>
        <w:rPr>
          <w:b/>
          <w:bCs/>
          <w:color w:val="FF0000"/>
          <w:sz w:val="24"/>
          <w:szCs w:val="24"/>
          <w:vertAlign w:val="superscript"/>
        </w:rPr>
        <w:t>6</w:t>
      </w:r>
      <w:r w:rsidRPr="00571C41">
        <w:rPr>
          <w:b/>
          <w:bCs/>
          <w:sz w:val="24"/>
        </w:rPr>
        <w:t>[</w:t>
      </w:r>
      <w:r w:rsidR="00D60341">
        <w:rPr>
          <w:noProof/>
        </w:rPr>
        <w:t>Your</w:t>
      </w:r>
      <w:r w:rsidR="000624AE">
        <w:t xml:space="preserve"> lump sum </w:t>
      </w:r>
      <w:r w:rsidR="00E720BC">
        <w:t>Critical Illness</w:t>
      </w:r>
      <w:r w:rsidR="000624AE">
        <w:t xml:space="preserve"> </w:t>
      </w:r>
      <w:r w:rsidR="00CA48D8">
        <w:t>B</w:t>
      </w:r>
      <w:r w:rsidR="000624AE">
        <w:t>enefit is equal to one of the following options:</w:t>
      </w:r>
    </w:p>
    <w:p w14:paraId="1934EBE5" w14:textId="135B4F00" w:rsidR="000624AE" w:rsidRDefault="00543027" w:rsidP="000624AE">
      <w:pPr>
        <w:pStyle w:val="BulletD"/>
      </w:pPr>
      <w:r>
        <w:rPr>
          <w:b/>
          <w:bCs/>
          <w:color w:val="FF0000"/>
          <w:sz w:val="24"/>
          <w:szCs w:val="24"/>
          <w:vertAlign w:val="superscript"/>
        </w:rPr>
        <w:t>6a</w:t>
      </w:r>
      <w:r w:rsidR="00571C41" w:rsidRPr="00571C41">
        <w:rPr>
          <w:b/>
          <w:bCs/>
          <w:sz w:val="24"/>
        </w:rPr>
        <w:t>[</w:t>
      </w:r>
      <w:r w:rsidR="000624AE">
        <w:t>$1,000 to $250,000</w:t>
      </w:r>
      <w:r w:rsidR="00571C41" w:rsidRPr="00571C41">
        <w:rPr>
          <w:b/>
          <w:bCs/>
          <w:sz w:val="24"/>
        </w:rPr>
        <w:t>]</w:t>
      </w:r>
    </w:p>
    <w:p w14:paraId="1E4A70B5" w14:textId="5CD0F952" w:rsidR="000624AE" w:rsidRDefault="00543027" w:rsidP="000624AE">
      <w:pPr>
        <w:pStyle w:val="BulletD"/>
      </w:pPr>
      <w:r>
        <w:rPr>
          <w:b/>
          <w:bCs/>
          <w:color w:val="FF0000"/>
          <w:sz w:val="24"/>
          <w:szCs w:val="24"/>
          <w:vertAlign w:val="superscript"/>
        </w:rPr>
        <w:t>6a</w:t>
      </w:r>
      <w:r w:rsidR="00571C41" w:rsidRPr="00571C41">
        <w:rPr>
          <w:b/>
          <w:bCs/>
          <w:sz w:val="24"/>
        </w:rPr>
        <w:t>[</w:t>
      </w:r>
      <w:r w:rsidR="000624AE">
        <w:t>$1,000 to $250,000</w:t>
      </w:r>
      <w:r w:rsidR="00571C41" w:rsidRPr="00571C41">
        <w:rPr>
          <w:b/>
          <w:bCs/>
          <w:sz w:val="24"/>
        </w:rPr>
        <w:t>]</w:t>
      </w:r>
    </w:p>
    <w:p w14:paraId="28D2924B" w14:textId="1F9490D1" w:rsidR="000624AE" w:rsidRDefault="00543027" w:rsidP="000624AE">
      <w:pPr>
        <w:pStyle w:val="BulletD"/>
      </w:pPr>
      <w:r>
        <w:rPr>
          <w:b/>
          <w:bCs/>
          <w:color w:val="FF0000"/>
          <w:sz w:val="24"/>
          <w:szCs w:val="24"/>
          <w:vertAlign w:val="superscript"/>
        </w:rPr>
        <w:t>6a</w:t>
      </w:r>
      <w:r w:rsidR="00571C41" w:rsidRPr="00571C41">
        <w:rPr>
          <w:b/>
          <w:bCs/>
          <w:sz w:val="24"/>
        </w:rPr>
        <w:t>[</w:t>
      </w:r>
      <w:r w:rsidR="000624AE">
        <w:t>$1,000 to $250,000</w:t>
      </w:r>
      <w:r w:rsidR="00571C41" w:rsidRPr="00571C41">
        <w:rPr>
          <w:b/>
          <w:bCs/>
          <w:sz w:val="24"/>
        </w:rPr>
        <w:t>]</w:t>
      </w:r>
    </w:p>
    <w:p w14:paraId="3143061D" w14:textId="68408BD2" w:rsidR="000624AE" w:rsidRPr="0094477F" w:rsidRDefault="00660E40" w:rsidP="000624AE">
      <w:pPr>
        <w:pStyle w:val="2Text"/>
      </w:pPr>
      <w:commentRangeStart w:id="686"/>
      <w:commentRangeStart w:id="687"/>
      <w:r w:rsidRPr="0094477F">
        <w:rPr>
          <w:b/>
          <w:bCs/>
          <w:color w:val="FF0000"/>
          <w:sz w:val="24"/>
          <w:szCs w:val="24"/>
          <w:vertAlign w:val="superscript"/>
        </w:rPr>
        <w:t>1</w:t>
      </w:r>
      <w:r w:rsidRPr="0094477F">
        <w:rPr>
          <w:b/>
          <w:sz w:val="24"/>
          <w:szCs w:val="24"/>
        </w:rPr>
        <w:t>[</w:t>
      </w:r>
      <w:r w:rsidR="000624AE" w:rsidRPr="0094477F">
        <w:t xml:space="preserve">See </w:t>
      </w:r>
      <w:r w:rsidR="00D60341" w:rsidRPr="0094477F">
        <w:t>Your</w:t>
      </w:r>
      <w:r w:rsidR="000624AE" w:rsidRPr="0094477F">
        <w:t xml:space="preserve"> </w:t>
      </w:r>
      <w:r w:rsidR="00F71951" w:rsidRPr="0094477F">
        <w:t>Specifications Page</w:t>
      </w:r>
      <w:r w:rsidR="000624AE" w:rsidRPr="0094477F">
        <w:t xml:space="preserve"> for the option </w:t>
      </w:r>
      <w:r w:rsidR="00831858" w:rsidRPr="0094477F">
        <w:t>You</w:t>
      </w:r>
      <w:r w:rsidR="000624AE" w:rsidRPr="0094477F">
        <w:t xml:space="preserve"> selected.</w:t>
      </w:r>
      <w:r w:rsidRPr="0094477F">
        <w:rPr>
          <w:b/>
          <w:sz w:val="24"/>
          <w:szCs w:val="24"/>
        </w:rPr>
        <w:t>]</w:t>
      </w:r>
      <w:r w:rsidR="00571C41" w:rsidRPr="0094477F">
        <w:rPr>
          <w:b/>
          <w:sz w:val="24"/>
          <w:szCs w:val="24"/>
        </w:rPr>
        <w:t>]</w:t>
      </w:r>
      <w:commentRangeEnd w:id="686"/>
      <w:r w:rsidR="00214B2B" w:rsidRPr="0094477F">
        <w:rPr>
          <w:rStyle w:val="CommentReference"/>
          <w:sz w:val="20"/>
          <w:szCs w:val="20"/>
        </w:rPr>
        <w:commentReference w:id="686"/>
      </w:r>
      <w:commentRangeEnd w:id="687"/>
      <w:r w:rsidRPr="0094477F">
        <w:rPr>
          <w:rStyle w:val="CommentReference"/>
          <w:sz w:val="20"/>
          <w:szCs w:val="20"/>
        </w:rPr>
        <w:commentReference w:id="687"/>
      </w:r>
    </w:p>
    <w:p w14:paraId="456D1F47" w14:textId="77777777" w:rsidR="000624AE" w:rsidRDefault="00E66637" w:rsidP="000624AE">
      <w:pPr>
        <w:pStyle w:val="SubtitleD"/>
        <w:rPr>
          <w:del w:id="689" w:author="Laura Hoogland" w:date="2026-01-22T14:57:00Z" w16du:dateUtc="2026-01-22T20:57:00Z"/>
        </w:rPr>
      </w:pPr>
      <w:del w:id="690" w:author="Laura Hoogland" w:date="2026-01-22T14:57:00Z" w16du:dateUtc="2026-01-22T20:57:00Z">
        <w:r w:rsidRPr="00241080">
          <w:rPr>
            <w:bCs/>
            <w:color w:val="FF0000"/>
            <w:szCs w:val="24"/>
            <w:vertAlign w:val="superscript"/>
          </w:rPr>
          <w:delText>1</w:delText>
        </w:r>
        <w:r w:rsidR="00571C41" w:rsidRPr="007E1EC7">
          <w:rPr>
            <w:rFonts w:ascii="Arial" w:hAnsi="Arial" w:cs="Arial"/>
            <w:szCs w:val="24"/>
          </w:rPr>
          <w:delText>[</w:delText>
        </w:r>
        <w:r w:rsidR="000624AE">
          <w:delText xml:space="preserve">Can You Satisfy </w:delText>
        </w:r>
        <w:r w:rsidR="00D60341">
          <w:delText>Your</w:delText>
        </w:r>
        <w:r w:rsidR="000624AE">
          <w:delText xml:space="preserve"> Critical Illness </w:delText>
        </w:r>
        <w:r w:rsidR="000624AE" w:rsidDel="00DB3F54">
          <w:delText>Elimination Period</w:delText>
        </w:r>
        <w:r w:rsidR="00C76F35">
          <w:delText xml:space="preserve"> </w:delText>
        </w:r>
        <w:r w:rsidR="000624AE">
          <w:delText>If You Are Working?</w:delText>
        </w:r>
      </w:del>
    </w:p>
    <w:p w14:paraId="416D073C" w14:textId="0655B0AD" w:rsidR="000624AE" w:rsidRDefault="000624AE" w:rsidP="000624AE">
      <w:pPr>
        <w:pStyle w:val="2Text"/>
      </w:pPr>
      <w:del w:id="691" w:author="Laura Hoogland" w:date="2026-01-22T14:57:00Z" w16du:dateUtc="2026-01-22T20:57:00Z">
        <w:r>
          <w:delText xml:space="preserve">Yes, provided </w:delText>
        </w:r>
        <w:r w:rsidR="00831858">
          <w:delText>You</w:delText>
        </w:r>
        <w:r>
          <w:delText xml:space="preserve"> meet the definition of </w:delText>
        </w:r>
        <w:r w:rsidR="006C10C3">
          <w:delText xml:space="preserve">Covered </w:delText>
        </w:r>
        <w:r w:rsidR="00E720BC">
          <w:delText>Critical Illness</w:delText>
        </w:r>
        <w:r>
          <w:delText>.</w:delText>
        </w:r>
        <w:r w:rsidR="00571C41" w:rsidRPr="00571C41">
          <w:rPr>
            <w:b/>
            <w:bCs/>
            <w:sz w:val="24"/>
          </w:rPr>
          <w:delText>]</w:delText>
        </w:r>
      </w:del>
    </w:p>
    <w:p w14:paraId="0EBB5560" w14:textId="0F94A4BD" w:rsidR="000624AE" w:rsidRDefault="000624AE" w:rsidP="000624AE">
      <w:pPr>
        <w:pStyle w:val="SubtitleD"/>
      </w:pPr>
      <w:r>
        <w:t xml:space="preserve">When Will You Receive </w:t>
      </w:r>
      <w:r w:rsidR="00D60341">
        <w:t>Your</w:t>
      </w:r>
      <w:r>
        <w:t xml:space="preserve"> Critical Illness </w:t>
      </w:r>
      <w:r w:rsidR="000D29E7">
        <w:t>Benefit</w:t>
      </w:r>
      <w:r>
        <w:t>?</w:t>
      </w:r>
    </w:p>
    <w:p w14:paraId="4AE3CC47" w14:textId="3B7DFCD7" w:rsidR="006B6ABD" w:rsidRDefault="006B6ABD" w:rsidP="000624AE">
      <w:pPr>
        <w:pStyle w:val="2Text"/>
      </w:pPr>
      <w:bookmarkStart w:id="692" w:name="_Hlk40451532"/>
      <w:r>
        <w:t xml:space="preserve">You are only eligible for </w:t>
      </w:r>
      <w:r w:rsidR="00C65862">
        <w:t xml:space="preserve">the </w:t>
      </w:r>
      <w:r w:rsidR="0036630D">
        <w:t>Critical Illness</w:t>
      </w:r>
      <w:r>
        <w:t xml:space="preserve"> </w:t>
      </w:r>
      <w:r w:rsidR="00CA48D8">
        <w:t>B</w:t>
      </w:r>
      <w:r>
        <w:t xml:space="preserve">enefit if Prudential determines that </w:t>
      </w:r>
      <w:r w:rsidR="00395F0D">
        <w:t>Y</w:t>
      </w:r>
      <w:r>
        <w:t xml:space="preserve">ou meet the eligibility requirements at the outset of </w:t>
      </w:r>
      <w:r w:rsidR="00D60341">
        <w:t>Your</w:t>
      </w:r>
      <w:r>
        <w:t xml:space="preserve"> </w:t>
      </w:r>
      <w:r w:rsidR="00395F0D">
        <w:t>D</w:t>
      </w:r>
      <w:r>
        <w:t xml:space="preserve">isability. This benefit is not available based on a change in </w:t>
      </w:r>
      <w:r w:rsidR="00D60341">
        <w:t>Your</w:t>
      </w:r>
      <w:r>
        <w:t xml:space="preserve"> condition during </w:t>
      </w:r>
      <w:r w:rsidR="00D60341">
        <w:t>Your</w:t>
      </w:r>
      <w:r>
        <w:t xml:space="preserve"> </w:t>
      </w:r>
      <w:r w:rsidR="00395F0D">
        <w:t>D</w:t>
      </w:r>
      <w:r>
        <w:t>isability</w:t>
      </w:r>
      <w:bookmarkEnd w:id="692"/>
      <w:r w:rsidR="00395F0D">
        <w:t>.</w:t>
      </w:r>
    </w:p>
    <w:p w14:paraId="43C70FC7" w14:textId="1CA9A29B" w:rsidR="000624AE" w:rsidRDefault="000624AE" w:rsidP="000624AE">
      <w:pPr>
        <w:pStyle w:val="2Text"/>
      </w:pPr>
      <w:r>
        <w:lastRenderedPageBreak/>
        <w:t xml:space="preserve">You will receive </w:t>
      </w:r>
      <w:r w:rsidR="00D60341">
        <w:t>Your</w:t>
      </w:r>
      <w:r>
        <w:t xml:space="preserve"> </w:t>
      </w:r>
      <w:r w:rsidR="00E720BC">
        <w:t>Critical Illness</w:t>
      </w:r>
      <w:r>
        <w:t xml:space="preserve"> </w:t>
      </w:r>
      <w:r w:rsidR="004C3931">
        <w:t xml:space="preserve">Benefit </w:t>
      </w:r>
      <w:r>
        <w:t xml:space="preserve">when </w:t>
      </w:r>
      <w:r w:rsidR="003B254A">
        <w:t>We</w:t>
      </w:r>
      <w:r>
        <w:t xml:space="preserve"> approve </w:t>
      </w:r>
      <w:r w:rsidR="00D60341">
        <w:t>Your</w:t>
      </w:r>
      <w:r>
        <w:t xml:space="preserve"> claim</w:t>
      </w:r>
      <w:r w:rsidR="00EF6193">
        <w:t xml:space="preserve"> </w:t>
      </w:r>
      <w:r w:rsidR="00EF6193">
        <w:rPr>
          <w:b/>
          <w:bCs/>
          <w:color w:val="FF0000"/>
          <w:sz w:val="24"/>
          <w:szCs w:val="24"/>
          <w:vertAlign w:val="superscript"/>
        </w:rPr>
        <w:t>3</w:t>
      </w:r>
      <w:r w:rsidR="00571C41" w:rsidRPr="00571C41">
        <w:rPr>
          <w:b/>
          <w:bCs/>
          <w:sz w:val="24"/>
        </w:rPr>
        <w:t>[</w:t>
      </w:r>
      <w:r>
        <w:t>, provid</w:t>
      </w:r>
      <w:r w:rsidR="008E2627">
        <w:t>ed</w:t>
      </w:r>
      <w:r>
        <w:t>:</w:t>
      </w:r>
    </w:p>
    <w:p w14:paraId="20679412" w14:textId="77777777" w:rsidR="000624AE" w:rsidRDefault="000624AE" w:rsidP="000624AE">
      <w:pPr>
        <w:pStyle w:val="BulletD"/>
        <w:rPr>
          <w:del w:id="693" w:author="Laura Hoogland" w:date="2026-01-22T14:57:00Z" w16du:dateUtc="2026-01-22T20:57:00Z"/>
        </w:rPr>
      </w:pPr>
      <w:del w:id="694" w:author="Laura Hoogland" w:date="2026-01-22T14:57:00Z" w16du:dateUtc="2026-01-22T20:57:00Z">
        <w:r>
          <w:delText xml:space="preserve">the </w:delText>
        </w:r>
        <w:r w:rsidR="007813D5">
          <w:delText>C</w:delText>
        </w:r>
        <w:r>
          <w:delText xml:space="preserve">ritical </w:delText>
        </w:r>
        <w:r w:rsidR="007813D5">
          <w:delText>I</w:delText>
        </w:r>
        <w:r>
          <w:delText xml:space="preserve">llness </w:delText>
        </w:r>
        <w:r w:rsidR="00DB3F54" w:rsidRPr="00987A39">
          <w:delText>Elimination Period</w:delText>
        </w:r>
        <w:r>
          <w:delText xml:space="preserve"> has been met</w:delText>
        </w:r>
        <w:r w:rsidR="00F26CDF">
          <w:delText>;</w:delText>
        </w:r>
      </w:del>
    </w:p>
    <w:p w14:paraId="7D873D00" w14:textId="73FA4B47" w:rsidR="00F26CDF" w:rsidRDefault="00831858" w:rsidP="000624AE">
      <w:pPr>
        <w:pStyle w:val="BulletD"/>
      </w:pPr>
      <w:r>
        <w:t>You</w:t>
      </w:r>
      <w:r w:rsidR="000624AE">
        <w:t xml:space="preserve"> are receiving </w:t>
      </w:r>
      <w:r w:rsidR="001F5DF5">
        <w:t>lo</w:t>
      </w:r>
      <w:r w:rsidR="000624AE">
        <w:t xml:space="preserve">ng </w:t>
      </w:r>
      <w:r w:rsidR="001F5DF5">
        <w:t>t</w:t>
      </w:r>
      <w:r w:rsidR="000624AE">
        <w:t xml:space="preserve">erm </w:t>
      </w:r>
      <w:r w:rsidR="001F5DF5">
        <w:t>d</w:t>
      </w:r>
      <w:r w:rsidR="000624AE">
        <w:t>isability benefit</w:t>
      </w:r>
      <w:r w:rsidR="004B7887">
        <w:t xml:space="preserve"> payments</w:t>
      </w:r>
      <w:r w:rsidR="000624AE">
        <w:t xml:space="preserve"> under the </w:t>
      </w:r>
      <w:r w:rsidR="007813D5">
        <w:t>P</w:t>
      </w:r>
      <w:r w:rsidR="000624AE">
        <w:t>lan</w:t>
      </w:r>
      <w:r w:rsidR="00F26CDF">
        <w:t>; and</w:t>
      </w:r>
    </w:p>
    <w:p w14:paraId="2D7B0CE5" w14:textId="6CF024FC" w:rsidR="000624AE" w:rsidRDefault="00D60341" w:rsidP="000624AE">
      <w:pPr>
        <w:pStyle w:val="BulletD"/>
      </w:pPr>
      <w:r>
        <w:t>Your</w:t>
      </w:r>
      <w:r w:rsidR="00F26CDF">
        <w:t xml:space="preserve"> </w:t>
      </w:r>
      <w:r w:rsidR="00E31B58">
        <w:t xml:space="preserve">Covered </w:t>
      </w:r>
      <w:r w:rsidR="00E720BC">
        <w:t>Critical Illness</w:t>
      </w:r>
      <w:r w:rsidR="00F26CDF">
        <w:t xml:space="preserve"> manifested within </w:t>
      </w:r>
      <w:r w:rsidR="00467D8B">
        <w:rPr>
          <w:b/>
          <w:color w:val="FF0000"/>
          <w:sz w:val="24"/>
          <w:vertAlign w:val="superscript"/>
        </w:rPr>
        <w:t>1b</w:t>
      </w:r>
      <w:r w:rsidR="00F26CDF" w:rsidRPr="00571C41">
        <w:rPr>
          <w:b/>
          <w:bCs/>
          <w:sz w:val="24"/>
        </w:rPr>
        <w:t>[</w:t>
      </w:r>
      <w:r w:rsidR="00F26CDF">
        <w:t>0 to 365 days</w:t>
      </w:r>
      <w:r w:rsidR="00F26CDF" w:rsidRPr="00571C41">
        <w:rPr>
          <w:b/>
          <w:bCs/>
          <w:sz w:val="24"/>
        </w:rPr>
        <w:t>]</w:t>
      </w:r>
      <w:r w:rsidR="00F26CDF" w:rsidRPr="00F23AEC">
        <w:rPr>
          <w:szCs w:val="16"/>
        </w:rPr>
        <w:t xml:space="preserve"> </w:t>
      </w:r>
      <w:r w:rsidR="00F26CDF" w:rsidRPr="00F842CA">
        <w:rPr>
          <w:szCs w:val="16"/>
        </w:rPr>
        <w:t xml:space="preserve">of </w:t>
      </w:r>
      <w:r>
        <w:rPr>
          <w:szCs w:val="16"/>
        </w:rPr>
        <w:t>Your</w:t>
      </w:r>
      <w:r w:rsidR="00F26CDF" w:rsidRPr="00F842CA">
        <w:rPr>
          <w:szCs w:val="16"/>
        </w:rPr>
        <w:t xml:space="preserve"> Disability</w:t>
      </w:r>
      <w:r w:rsidR="001E50A5">
        <w:rPr>
          <w:szCs w:val="16"/>
        </w:rPr>
        <w:t>.</w:t>
      </w:r>
      <w:r w:rsidR="00571C41" w:rsidRPr="00571C41">
        <w:rPr>
          <w:b/>
          <w:bCs/>
          <w:sz w:val="24"/>
        </w:rPr>
        <w:t>]</w:t>
      </w:r>
      <w:r w:rsidR="000624AE">
        <w:t>.</w:t>
      </w:r>
    </w:p>
    <w:p w14:paraId="64AA8275" w14:textId="3214B04C" w:rsidR="000624AE" w:rsidRDefault="00CD4227" w:rsidP="000624AE">
      <w:pPr>
        <w:pStyle w:val="SubtitleD"/>
      </w:pPr>
      <w:r w:rsidRPr="00987A39">
        <w:rPr>
          <w:rFonts w:ascii="Arial" w:hAnsi="Arial" w:cs="Arial"/>
          <w:color w:val="FF0000"/>
          <w:sz w:val="28"/>
          <w:szCs w:val="22"/>
          <w:vertAlign w:val="superscript"/>
        </w:rPr>
        <w:t>4</w:t>
      </w:r>
      <w:r w:rsidR="00571C41" w:rsidRPr="007E1EC7">
        <w:rPr>
          <w:rFonts w:ascii="Arial" w:hAnsi="Arial" w:cs="Arial"/>
        </w:rPr>
        <w:t>[</w:t>
      </w:r>
      <w:r w:rsidR="000624AE">
        <w:t>When Is This Critical Illness Benefit Not Payable?</w:t>
      </w:r>
    </w:p>
    <w:p w14:paraId="7C5BB777" w14:textId="652858D8" w:rsidR="000624AE" w:rsidRDefault="000624AE" w:rsidP="000624AE">
      <w:pPr>
        <w:pStyle w:val="2Text"/>
      </w:pPr>
      <w:r>
        <w:t xml:space="preserve">This benefit is not payable for more than one </w:t>
      </w:r>
      <w:r w:rsidR="00E31B58">
        <w:t xml:space="preserve">Covered </w:t>
      </w:r>
      <w:r w:rsidR="00E720BC">
        <w:t>Critical Illness</w:t>
      </w:r>
      <w:r>
        <w:t xml:space="preserve"> during </w:t>
      </w:r>
      <w:r w:rsidR="00D60341">
        <w:t>Your</w:t>
      </w:r>
      <w:r>
        <w:t xml:space="preserve"> lifetime, regardless of the number of times </w:t>
      </w:r>
      <w:r w:rsidR="00831858">
        <w:t>You</w:t>
      </w:r>
      <w:r>
        <w:t xml:space="preserve"> have a </w:t>
      </w:r>
      <w:r w:rsidR="007537B0">
        <w:t xml:space="preserve">Covered </w:t>
      </w:r>
      <w:r w:rsidR="00E720BC">
        <w:t>Critical Illness</w:t>
      </w:r>
      <w:r>
        <w:t>.</w:t>
      </w:r>
    </w:p>
    <w:p w14:paraId="659A3ED3" w14:textId="4985747F" w:rsidR="000624AE" w:rsidRDefault="000624AE" w:rsidP="000624AE">
      <w:pPr>
        <w:pStyle w:val="2Text"/>
      </w:pPr>
      <w:r>
        <w:t xml:space="preserve">This benefit is not payable for a </w:t>
      </w:r>
      <w:r w:rsidR="007537B0">
        <w:t xml:space="preserve">Covered </w:t>
      </w:r>
      <w:r w:rsidR="00E720BC">
        <w:t>Critical Illness</w:t>
      </w:r>
      <w:r>
        <w:t xml:space="preserve"> caused by, contributed to by, or resulting from </w:t>
      </w:r>
      <w:r w:rsidR="00D60341">
        <w:t>Your</w:t>
      </w:r>
      <w:r>
        <w:t xml:space="preserve"> </w:t>
      </w:r>
      <w:r w:rsidR="004C3931">
        <w:t>P</w:t>
      </w:r>
      <w:r>
        <w:t>re-</w:t>
      </w:r>
      <w:r w:rsidR="004C3931">
        <w:t>E</w:t>
      </w:r>
      <w:r>
        <w:t xml:space="preserve">xisting </w:t>
      </w:r>
      <w:r w:rsidR="004C3931">
        <w:t>C</w:t>
      </w:r>
      <w:r>
        <w:t>ondition.</w:t>
      </w:r>
    </w:p>
    <w:p w14:paraId="34D375A4" w14:textId="374170AD" w:rsidR="005C774D" w:rsidRDefault="005C774D" w:rsidP="000624AE">
      <w:pPr>
        <w:pStyle w:val="2Text"/>
      </w:pPr>
      <w:r>
        <w:t>This benefit is not payable for a Covered Critical Illness due to a Pre-Existing Condition.</w:t>
      </w:r>
    </w:p>
    <w:p w14:paraId="69690263" w14:textId="02AD0A48" w:rsidR="000624AE" w:rsidRPr="00160C23" w:rsidRDefault="000624AE" w:rsidP="000624AE">
      <w:pPr>
        <w:pStyle w:val="2Text"/>
        <w:rPr>
          <w:strike/>
        </w:rPr>
      </w:pPr>
      <w:r>
        <w:t xml:space="preserve">This benefit is not payable for </w:t>
      </w:r>
      <w:r w:rsidR="00D60341">
        <w:t>Your</w:t>
      </w:r>
      <w:r>
        <w:t xml:space="preserve"> </w:t>
      </w:r>
      <w:r w:rsidR="007537B0">
        <w:t xml:space="preserve">Covered </w:t>
      </w:r>
      <w:r w:rsidR="00E720BC">
        <w:t>Critical Illness</w:t>
      </w:r>
      <w:r>
        <w:t xml:space="preserve"> which begins after </w:t>
      </w:r>
      <w:r w:rsidR="00831858">
        <w:t>You</w:t>
      </w:r>
      <w:r>
        <w:t xml:space="preserve"> begin receiving </w:t>
      </w:r>
      <w:r w:rsidR="0007726A">
        <w:t>l</w:t>
      </w:r>
      <w:r>
        <w:t xml:space="preserve">ong </w:t>
      </w:r>
      <w:r w:rsidR="0007726A">
        <w:t>t</w:t>
      </w:r>
      <w:r>
        <w:t xml:space="preserve">erm </w:t>
      </w:r>
      <w:r w:rsidR="0007726A">
        <w:t>d</w:t>
      </w:r>
      <w:r>
        <w:t xml:space="preserve">isability benefits under the </w:t>
      </w:r>
      <w:r w:rsidR="004B7887">
        <w:t>Plan</w:t>
      </w:r>
      <w:del w:id="695" w:author="Laura Hoogland" w:date="2026-01-22T14:57:00Z" w16du:dateUtc="2026-01-22T20:57:00Z">
        <w:r>
          <w:delText xml:space="preserve">, unless </w:delText>
        </w:r>
        <w:r w:rsidR="00D60341">
          <w:delText>Your</w:delText>
        </w:r>
        <w:r>
          <w:delText xml:space="preserve"> </w:delText>
        </w:r>
        <w:r w:rsidR="007537B0">
          <w:delText xml:space="preserve">Covered </w:delText>
        </w:r>
        <w:r w:rsidR="00E720BC">
          <w:delText>Critical Illness</w:delText>
        </w:r>
        <w:r>
          <w:delText xml:space="preserve"> begins within </w:delText>
        </w:r>
        <w:r w:rsidR="00E2190A">
          <w:rPr>
            <w:b/>
            <w:bCs/>
            <w:color w:val="FF0000"/>
            <w:sz w:val="24"/>
            <w:szCs w:val="24"/>
            <w:vertAlign w:val="superscript"/>
          </w:rPr>
          <w:delText>4a</w:delText>
        </w:r>
        <w:r w:rsidR="00571C41" w:rsidRPr="00571C41">
          <w:rPr>
            <w:b/>
            <w:bCs/>
            <w:sz w:val="24"/>
          </w:rPr>
          <w:delText>[</w:delText>
        </w:r>
        <w:r w:rsidR="00360AB5">
          <w:delText>2</w:delText>
        </w:r>
        <w:r>
          <w:delText xml:space="preserve"> - </w:delText>
        </w:r>
        <w:r w:rsidR="00360AB5">
          <w:delText>36</w:delText>
        </w:r>
        <w:r>
          <w:delText xml:space="preserve"> months</w:delText>
        </w:r>
        <w:r w:rsidR="00571C41" w:rsidRPr="00571C41">
          <w:rPr>
            <w:b/>
            <w:bCs/>
            <w:sz w:val="24"/>
          </w:rPr>
          <w:delText>]</w:delText>
        </w:r>
        <w:r>
          <w:delText xml:space="preserve"> of the date </w:delText>
        </w:r>
        <w:r w:rsidR="00831858">
          <w:delText>You</w:delText>
        </w:r>
        <w:r>
          <w:delText xml:space="preserve"> meet the </w:delText>
        </w:r>
        <w:r w:rsidR="00360AB5">
          <w:delText xml:space="preserve">Critical Illness </w:delText>
        </w:r>
        <w:r w:rsidR="00DB3F54" w:rsidRPr="00987A39">
          <w:delText>Elimination Period</w:delText>
        </w:r>
        <w:r>
          <w:delText xml:space="preserve"> for </w:delText>
        </w:r>
        <w:r w:rsidR="00D60341">
          <w:delText>Your</w:delText>
        </w:r>
        <w:r>
          <w:delText xml:space="preserve"> </w:delText>
        </w:r>
        <w:r w:rsidR="00FF5545">
          <w:delText>Disability</w:delText>
        </w:r>
      </w:del>
      <w:r w:rsidRPr="00A471CC">
        <w:t>.</w:t>
      </w:r>
    </w:p>
    <w:p w14:paraId="7C8D72B8" w14:textId="48C2FB9C" w:rsidR="000624AE" w:rsidRDefault="000624AE" w:rsidP="000624AE">
      <w:pPr>
        <w:pStyle w:val="2Text"/>
      </w:pPr>
      <w:r>
        <w:t xml:space="preserve">This benefit is not payable for a </w:t>
      </w:r>
      <w:r w:rsidR="007537B0">
        <w:t xml:space="preserve">Covered </w:t>
      </w:r>
      <w:r w:rsidR="00E720BC">
        <w:t>Critical Illness</w:t>
      </w:r>
      <w:r>
        <w:t xml:space="preserve"> which begins after the date </w:t>
      </w:r>
      <w:r w:rsidR="00831858">
        <w:t>You</w:t>
      </w:r>
      <w:r>
        <w:t xml:space="preserve"> attain age </w:t>
      </w:r>
      <w:r w:rsidR="00821B4F">
        <w:rPr>
          <w:b/>
          <w:bCs/>
          <w:color w:val="FF0000"/>
          <w:sz w:val="24"/>
          <w:szCs w:val="24"/>
          <w:vertAlign w:val="superscript"/>
        </w:rPr>
        <w:t>4b</w:t>
      </w:r>
      <w:r w:rsidR="00571C41" w:rsidRPr="00571C41">
        <w:rPr>
          <w:b/>
          <w:bCs/>
          <w:sz w:val="24"/>
        </w:rPr>
        <w:t>[</w:t>
      </w:r>
      <w:r w:rsidR="0006644A">
        <w:t>55</w:t>
      </w:r>
      <w:r>
        <w:t xml:space="preserve"> – </w:t>
      </w:r>
      <w:r w:rsidR="0006644A">
        <w:t>100</w:t>
      </w:r>
      <w:r w:rsidR="00571C41" w:rsidRPr="00571C41">
        <w:rPr>
          <w:b/>
          <w:bCs/>
          <w:sz w:val="24"/>
        </w:rPr>
        <w:t>]</w:t>
      </w:r>
      <w:r>
        <w:t>.</w:t>
      </w:r>
    </w:p>
    <w:p w14:paraId="5976E61E" w14:textId="38D66D94" w:rsidR="000624AE" w:rsidRDefault="000624AE" w:rsidP="000624AE">
      <w:pPr>
        <w:pStyle w:val="2Text"/>
      </w:pPr>
      <w:r>
        <w:t xml:space="preserve">This benefit is not payable if </w:t>
      </w:r>
      <w:r w:rsidR="00831858">
        <w:t>You</w:t>
      </w:r>
      <w:r>
        <w:t xml:space="preserve"> refuse to be examined by </w:t>
      </w:r>
      <w:r w:rsidR="00BB45C7">
        <w:t>Doctor</w:t>
      </w:r>
      <w:r>
        <w:t xml:space="preserve">s, other medical practitioners or vocational experts of </w:t>
      </w:r>
      <w:r w:rsidR="003B254A">
        <w:t>Our</w:t>
      </w:r>
      <w:r>
        <w:t xml:space="preserve"> choice, or if </w:t>
      </w:r>
      <w:r w:rsidR="00831858">
        <w:t>You</w:t>
      </w:r>
      <w:r>
        <w:t xml:space="preserve"> refuse to be interviewed by an authorized Prudential </w:t>
      </w:r>
      <w:r w:rsidR="00FA105B">
        <w:t>r</w:t>
      </w:r>
      <w:r>
        <w:t>epresentative.</w:t>
      </w:r>
    </w:p>
    <w:p w14:paraId="4166EEAE" w14:textId="1536A6AD" w:rsidR="000624AE" w:rsidRDefault="000624AE" w:rsidP="000624AE">
      <w:pPr>
        <w:pStyle w:val="2Text"/>
      </w:pPr>
      <w:r>
        <w:t xml:space="preserve">This benefit is not payable if </w:t>
      </w:r>
      <w:r w:rsidR="00831858">
        <w:t>You</w:t>
      </w:r>
      <w:r>
        <w:t xml:space="preserve"> fail to submit proof of </w:t>
      </w:r>
      <w:r w:rsidR="007537B0">
        <w:t xml:space="preserve">Covered </w:t>
      </w:r>
      <w:r w:rsidR="00E720BC">
        <w:t>Critical Illness</w:t>
      </w:r>
      <w:r>
        <w:t xml:space="preserve"> satisfactory to Prudential.</w:t>
      </w:r>
    </w:p>
    <w:p w14:paraId="24DF64A0" w14:textId="3E14F65B" w:rsidR="000624AE" w:rsidRDefault="000624AE" w:rsidP="000624AE">
      <w:pPr>
        <w:pStyle w:val="2Text"/>
      </w:pPr>
      <w:r>
        <w:t xml:space="preserve">This benefit is not payable for a </w:t>
      </w:r>
      <w:r w:rsidR="007537B0">
        <w:t xml:space="preserve">Covered </w:t>
      </w:r>
      <w:r w:rsidR="00E720BC">
        <w:t>Critical Illness</w:t>
      </w:r>
      <w:r>
        <w:t xml:space="preserve"> while </w:t>
      </w:r>
      <w:r w:rsidR="00831858">
        <w:t>You</w:t>
      </w:r>
      <w:r>
        <w:t xml:space="preserve"> are outside the United States, territories and possessions of the United States, or Canada. This applies whether or not </w:t>
      </w:r>
      <w:r w:rsidR="00831858">
        <w:t>You</w:t>
      </w:r>
      <w:r>
        <w:t xml:space="preserve"> were outside such area when </w:t>
      </w:r>
      <w:r w:rsidR="00D60341">
        <w:t>Your</w:t>
      </w:r>
      <w:r>
        <w:t xml:space="preserve"> </w:t>
      </w:r>
      <w:r w:rsidR="007537B0">
        <w:t xml:space="preserve">Covered </w:t>
      </w:r>
      <w:r w:rsidR="00E720BC">
        <w:t>Critical Illness</w:t>
      </w:r>
      <w:r>
        <w:t xml:space="preserve"> began.</w:t>
      </w:r>
    </w:p>
    <w:p w14:paraId="292418AE" w14:textId="239FE2DC" w:rsidR="000624AE" w:rsidRDefault="000624AE" w:rsidP="000624AE">
      <w:pPr>
        <w:pStyle w:val="2Text"/>
        <w:rPr>
          <w:b/>
          <w:sz w:val="24"/>
        </w:rPr>
      </w:pPr>
      <w:r>
        <w:t xml:space="preserve">This benefit is not payable for a </w:t>
      </w:r>
      <w:r w:rsidR="007537B0">
        <w:t xml:space="preserve">Covered </w:t>
      </w:r>
      <w:r w:rsidR="00E720BC">
        <w:t>Critical Illness</w:t>
      </w:r>
      <w:r>
        <w:t xml:space="preserve"> while </w:t>
      </w:r>
      <w:r w:rsidR="00831858">
        <w:t>You</w:t>
      </w:r>
      <w:r>
        <w:t xml:space="preserve"> are incarcerated as a result of a conviction. This applies whether or not </w:t>
      </w:r>
      <w:r w:rsidR="00831858">
        <w:t>You</w:t>
      </w:r>
      <w:r>
        <w:t xml:space="preserve"> were incarcerated as a result of a conviction when </w:t>
      </w:r>
      <w:r w:rsidR="00D60341">
        <w:t>Your</w:t>
      </w:r>
      <w:r>
        <w:t xml:space="preserve"> </w:t>
      </w:r>
      <w:r w:rsidR="007537B0">
        <w:t xml:space="preserve">Covered </w:t>
      </w:r>
      <w:r w:rsidR="00E720BC">
        <w:t>Critical Illness</w:t>
      </w:r>
      <w:r>
        <w:t xml:space="preserve"> began.</w:t>
      </w:r>
      <w:r w:rsidR="00571C41" w:rsidRPr="00571C41">
        <w:rPr>
          <w:b/>
          <w:bCs/>
          <w:sz w:val="24"/>
        </w:rPr>
        <w:t>]</w:t>
      </w:r>
    </w:p>
    <w:p w14:paraId="68D39AC8" w14:textId="2A7638D1" w:rsidR="000624AE" w:rsidRDefault="0005199C" w:rsidP="000624AE">
      <w:pPr>
        <w:pStyle w:val="SubtitleD"/>
      </w:pPr>
      <w:commentRangeStart w:id="696"/>
      <w:commentRangeStart w:id="697"/>
      <w:r w:rsidRPr="00987A39">
        <w:rPr>
          <w:rFonts w:ascii="Arial" w:hAnsi="Arial" w:cs="Arial"/>
          <w:color w:val="FF0000"/>
          <w:sz w:val="28"/>
          <w:szCs w:val="22"/>
          <w:vertAlign w:val="superscript"/>
        </w:rPr>
        <w:t>5</w:t>
      </w:r>
      <w:r w:rsidR="00571C41" w:rsidRPr="007E1EC7">
        <w:rPr>
          <w:rFonts w:ascii="Arial" w:hAnsi="Arial" w:cs="Arial"/>
        </w:rPr>
        <w:t>[</w:t>
      </w:r>
      <w:r w:rsidR="000624AE">
        <w:t>What Is a Pre-Existing Condition?</w:t>
      </w:r>
    </w:p>
    <w:p w14:paraId="18E5E71D" w14:textId="60B57480" w:rsidR="000624AE" w:rsidRDefault="000624AE" w:rsidP="000624AE">
      <w:pPr>
        <w:pStyle w:val="2Text"/>
        <w:ind w:left="1296" w:hanging="864"/>
      </w:pPr>
      <w:r>
        <w:t xml:space="preserve">You have a </w:t>
      </w:r>
      <w:r w:rsidR="00B64CA7">
        <w:t>Pre-</w:t>
      </w:r>
      <w:r w:rsidR="00FF0D5C">
        <w:t xml:space="preserve">Existing </w:t>
      </w:r>
      <w:r w:rsidR="00B64CA7">
        <w:t xml:space="preserve">Condition </w:t>
      </w:r>
      <w:r>
        <w:t>if both 1. and 2. are true:</w:t>
      </w:r>
    </w:p>
    <w:p w14:paraId="1D21B114" w14:textId="3DC56F2F" w:rsidR="000624AE" w:rsidRDefault="000624AE" w:rsidP="00842557">
      <w:pPr>
        <w:pStyle w:val="Indent2"/>
        <w:ind w:left="1296" w:hanging="864"/>
      </w:pPr>
      <w:r>
        <w:t>1.</w:t>
      </w:r>
      <w:r w:rsidR="008D23F1" w:rsidDel="008D23F1">
        <w:t xml:space="preserve"> </w:t>
      </w:r>
      <w:del w:id="698" w:author="Laura Hoogland" w:date="2026-01-22T14:57:00Z" w16du:dateUtc="2026-01-22T20:57:00Z">
        <w:r>
          <w:tab/>
          <w:delText>(a)</w:delText>
        </w:r>
        <w:r>
          <w:tab/>
        </w:r>
      </w:del>
      <w:r>
        <w:t>You received medical treatment, consultation, care or services, including diagnostic measures, or took prescribed drugs or medicines, or followed treatment recommendation in the</w:t>
      </w:r>
      <w:r w:rsidR="003512E1">
        <w:t xml:space="preserve"> </w:t>
      </w:r>
      <w:r w:rsidR="003512E1">
        <w:rPr>
          <w:b/>
          <w:bCs/>
          <w:color w:val="FF0000"/>
          <w:sz w:val="24"/>
          <w:szCs w:val="24"/>
          <w:vertAlign w:val="superscript"/>
        </w:rPr>
        <w:t>5a</w:t>
      </w:r>
      <w:r w:rsidR="00571C41" w:rsidRPr="00571C41">
        <w:rPr>
          <w:b/>
          <w:bCs/>
          <w:sz w:val="24"/>
        </w:rPr>
        <w:t>[</w:t>
      </w:r>
      <w:r>
        <w:t xml:space="preserve"> 0 - </w:t>
      </w:r>
      <w:del w:id="699" w:author="Laura Hoogland" w:date="2026-01-22T14:57:00Z" w16du:dateUtc="2026-01-22T20:57:00Z">
        <w:r>
          <w:delText>24</w:delText>
        </w:r>
      </w:del>
      <w:ins w:id="700" w:author="Laura Hoogland" w:date="2026-01-22T14:57:00Z" w16du:dateUtc="2026-01-22T20:57:00Z">
        <w:r w:rsidR="008D23F1">
          <w:t>12</w:t>
        </w:r>
      </w:ins>
      <w:r w:rsidR="008D23F1">
        <w:t xml:space="preserve"> </w:t>
      </w:r>
      <w:r>
        <w:t>months</w:t>
      </w:r>
      <w:r w:rsidR="00571C41" w:rsidRPr="00571C41">
        <w:rPr>
          <w:b/>
          <w:bCs/>
          <w:sz w:val="24"/>
        </w:rPr>
        <w:t>]</w:t>
      </w:r>
      <w:r>
        <w:t xml:space="preserve"> just prior to the date </w:t>
      </w:r>
      <w:r w:rsidR="00D60341">
        <w:t>Your</w:t>
      </w:r>
      <w:r>
        <w:t xml:space="preserve"> coverage for this benefit began or the date an increase in </w:t>
      </w:r>
      <w:r w:rsidR="00E720BC">
        <w:t>Critical Illness</w:t>
      </w:r>
      <w:r>
        <w:t xml:space="preserve"> </w:t>
      </w:r>
      <w:r w:rsidR="004C3931">
        <w:t>B</w:t>
      </w:r>
      <w:r>
        <w:t>enefits would otherwise be available; or</w:t>
      </w:r>
    </w:p>
    <w:p w14:paraId="5A4734B1" w14:textId="77777777" w:rsidR="000624AE" w:rsidRDefault="000624AE" w:rsidP="000624AE">
      <w:pPr>
        <w:pStyle w:val="Indent3"/>
        <w:rPr>
          <w:del w:id="701" w:author="Laura Hoogland" w:date="2026-01-22T14:57:00Z" w16du:dateUtc="2026-01-22T20:57:00Z"/>
        </w:rPr>
      </w:pPr>
      <w:del w:id="702" w:author="Laura Hoogland" w:date="2026-01-22T14:57:00Z" w16du:dateUtc="2026-01-22T20:57:00Z">
        <w:r>
          <w:delText>(b)</w:delText>
        </w:r>
        <w:r>
          <w:tab/>
        </w:r>
        <w:r w:rsidR="00831858">
          <w:delText>You</w:delText>
        </w:r>
        <w:r>
          <w:delText xml:space="preserve"> had </w:delText>
        </w:r>
        <w:r w:rsidR="00041CD6">
          <w:delText>mani</w:delText>
        </w:r>
        <w:r w:rsidR="00D7524F">
          <w:delText xml:space="preserve">festations </w:delText>
        </w:r>
        <w:r w:rsidR="004C78C6">
          <w:delText xml:space="preserve">or </w:delText>
        </w:r>
        <w:r>
          <w:delText xml:space="preserve">symptoms </w:delText>
        </w:r>
        <w:r w:rsidR="00603DCA">
          <w:delText>for which</w:delText>
        </w:r>
        <w:r w:rsidR="004C78C6">
          <w:delText xml:space="preserve"> </w:delText>
        </w:r>
        <w:r>
          <w:delText xml:space="preserve">an ordinarily prudent person </w:delText>
        </w:r>
        <w:r w:rsidR="00AA33BC">
          <w:delText>would have consulted a health care provider in</w:delText>
        </w:r>
        <w:r w:rsidR="006E4C8F">
          <w:delText xml:space="preserve"> the</w:delText>
        </w:r>
        <w:r>
          <w:delText xml:space="preserve"> </w:delText>
        </w:r>
        <w:r w:rsidR="001318A9">
          <w:rPr>
            <w:b/>
            <w:bCs/>
            <w:color w:val="FF0000"/>
            <w:sz w:val="24"/>
            <w:szCs w:val="24"/>
            <w:vertAlign w:val="superscript"/>
          </w:rPr>
          <w:delText>5a</w:delText>
        </w:r>
        <w:r w:rsidR="00571C41" w:rsidRPr="00571C41">
          <w:rPr>
            <w:b/>
            <w:bCs/>
            <w:sz w:val="24"/>
          </w:rPr>
          <w:delText>[</w:delText>
        </w:r>
        <w:r>
          <w:delText>0 - 24 months</w:delText>
        </w:r>
        <w:r w:rsidR="00571C41" w:rsidRPr="00571C41">
          <w:rPr>
            <w:b/>
            <w:bCs/>
            <w:sz w:val="24"/>
          </w:rPr>
          <w:delText>]</w:delText>
        </w:r>
        <w:r>
          <w:delText xml:space="preserve"> just prior to the date </w:delText>
        </w:r>
        <w:r w:rsidR="00D60341">
          <w:delText>Your</w:delText>
        </w:r>
        <w:r>
          <w:delText xml:space="preserve"> coverage for this benefit began or the date an increase in </w:delText>
        </w:r>
        <w:r w:rsidR="00E720BC">
          <w:delText>Critical Illness</w:delText>
        </w:r>
        <w:r>
          <w:delText xml:space="preserve"> </w:delText>
        </w:r>
        <w:r w:rsidR="004C3931">
          <w:delText>B</w:delText>
        </w:r>
        <w:r>
          <w:delText>enefits would otherwise be available.</w:delText>
        </w:r>
      </w:del>
    </w:p>
    <w:p w14:paraId="309307C3" w14:textId="78BD433D" w:rsidR="000624AE" w:rsidRDefault="000624AE" w:rsidP="000624AE">
      <w:pPr>
        <w:pStyle w:val="Indent2"/>
      </w:pPr>
      <w:r>
        <w:t>2.</w:t>
      </w:r>
      <w:r>
        <w:tab/>
      </w:r>
      <w:r w:rsidR="00D60341">
        <w:t>Your</w:t>
      </w:r>
      <w:r>
        <w:t xml:space="preserve"> </w:t>
      </w:r>
      <w:r w:rsidR="001600EF">
        <w:t xml:space="preserve">Covered </w:t>
      </w:r>
      <w:r w:rsidR="00E720BC">
        <w:t>Critical Illness</w:t>
      </w:r>
      <w:r>
        <w:t xml:space="preserve"> begins within </w:t>
      </w:r>
      <w:r w:rsidR="003512E1">
        <w:rPr>
          <w:b/>
          <w:bCs/>
          <w:color w:val="FF0000"/>
          <w:sz w:val="24"/>
          <w:szCs w:val="24"/>
          <w:vertAlign w:val="superscript"/>
        </w:rPr>
        <w:t>5a</w:t>
      </w:r>
      <w:r w:rsidR="00571C41" w:rsidRPr="00571C41">
        <w:rPr>
          <w:b/>
          <w:bCs/>
          <w:sz w:val="24"/>
        </w:rPr>
        <w:t>[</w:t>
      </w:r>
      <w:r>
        <w:t xml:space="preserve">0 - </w:t>
      </w:r>
      <w:del w:id="703" w:author="Laura Hoogland" w:date="2026-01-22T14:57:00Z" w16du:dateUtc="2026-01-22T20:57:00Z">
        <w:r>
          <w:delText>24</w:delText>
        </w:r>
      </w:del>
      <w:ins w:id="704" w:author="Laura Hoogland" w:date="2026-01-22T14:57:00Z" w16du:dateUtc="2026-01-22T20:57:00Z">
        <w:r w:rsidR="008D23F1">
          <w:t>12</w:t>
        </w:r>
      </w:ins>
      <w:r w:rsidR="008D23F1">
        <w:t xml:space="preserve"> </w:t>
      </w:r>
      <w:r>
        <w:t>months</w:t>
      </w:r>
      <w:r w:rsidR="00571C41" w:rsidRPr="00571C41">
        <w:rPr>
          <w:b/>
          <w:bCs/>
          <w:sz w:val="24"/>
        </w:rPr>
        <w:t>]</w:t>
      </w:r>
      <w:r>
        <w:t xml:space="preserve"> of the date </w:t>
      </w:r>
      <w:r w:rsidR="00D60341">
        <w:t>Your</w:t>
      </w:r>
      <w:r>
        <w:t xml:space="preserve"> coverage for this benefit begins.</w:t>
      </w:r>
    </w:p>
    <w:p w14:paraId="4671D39C" w14:textId="0B8A22A7" w:rsidR="00805CEC" w:rsidRDefault="00805CEC" w:rsidP="000624AE">
      <w:pPr>
        <w:pStyle w:val="2Text"/>
        <w:rPr>
          <w:ins w:id="705" w:author="Laura Hoogland" w:date="2026-01-22T14:57:00Z" w16du:dateUtc="2026-01-22T20:57:00Z"/>
        </w:rPr>
      </w:pPr>
      <w:ins w:id="706" w:author="Laura Hoogland" w:date="2026-01-22T14:57:00Z" w16du:dateUtc="2026-01-22T20:57:00Z">
        <w:r>
          <w:lastRenderedPageBreak/>
          <w:t>A pre-existing condition does not include a condition admitted in Your application for insurance which was not excluded by a signed waiver rider and attached to this Group Insurance Certificate.</w:t>
        </w:r>
      </w:ins>
    </w:p>
    <w:p w14:paraId="3D4CAA9A" w14:textId="77777777" w:rsidR="000624AE" w:rsidRDefault="000624AE" w:rsidP="000624AE">
      <w:pPr>
        <w:pStyle w:val="2Text"/>
        <w:rPr>
          <w:del w:id="707" w:author="Laura Hoogland" w:date="2026-01-22T14:57:00Z" w16du:dateUtc="2026-01-22T20:57:00Z"/>
        </w:rPr>
      </w:pPr>
      <w:r>
        <w:t xml:space="preserve">But, </w:t>
      </w:r>
      <w:r w:rsidR="00831858">
        <w:t>You</w:t>
      </w:r>
      <w:r>
        <w:t xml:space="preserve"> do not have a </w:t>
      </w:r>
      <w:r w:rsidR="00B64CA7">
        <w:t>Pre-</w:t>
      </w:r>
      <w:r w:rsidR="00FF0D5C">
        <w:t xml:space="preserve">Existing </w:t>
      </w:r>
      <w:r w:rsidR="00B64CA7">
        <w:t xml:space="preserve">Condition </w:t>
      </w:r>
      <w:r>
        <w:t xml:space="preserve">if, after the date </w:t>
      </w:r>
      <w:r w:rsidR="00D60341">
        <w:t>Your</w:t>
      </w:r>
      <w:r>
        <w:t xml:space="preserve"> coverage for this benefit begins, there is a period of </w:t>
      </w:r>
      <w:r w:rsidR="00F57976">
        <w:rPr>
          <w:b/>
          <w:bCs/>
          <w:color w:val="FF0000"/>
          <w:sz w:val="24"/>
          <w:szCs w:val="24"/>
          <w:vertAlign w:val="superscript"/>
        </w:rPr>
        <w:t>5b</w:t>
      </w:r>
      <w:r w:rsidR="00571C41" w:rsidRPr="00571C41">
        <w:rPr>
          <w:b/>
          <w:bCs/>
          <w:sz w:val="24"/>
        </w:rPr>
        <w:t>[</w:t>
      </w:r>
      <w:r>
        <w:t xml:space="preserve">0 – </w:t>
      </w:r>
      <w:del w:id="708" w:author="Laura Hoogland" w:date="2026-01-22T14:57:00Z" w16du:dateUtc="2026-01-22T20:57:00Z">
        <w:r>
          <w:delText>18</w:delText>
        </w:r>
      </w:del>
      <w:ins w:id="709" w:author="Laura Hoogland" w:date="2026-01-22T14:57:00Z" w16du:dateUtc="2026-01-22T20:57:00Z">
        <w:r w:rsidR="00055822">
          <w:t>12</w:t>
        </w:r>
      </w:ins>
      <w:r w:rsidR="00055822">
        <w:t xml:space="preserve"> </w:t>
      </w:r>
      <w:r>
        <w:t>months</w:t>
      </w:r>
      <w:r w:rsidR="00571C41" w:rsidRPr="00571C41">
        <w:rPr>
          <w:b/>
          <w:bCs/>
          <w:sz w:val="24"/>
        </w:rPr>
        <w:t>]</w:t>
      </w:r>
      <w:r>
        <w:t xml:space="preserve"> or more during which </w:t>
      </w:r>
      <w:r w:rsidR="00831858">
        <w:t>You</w:t>
      </w:r>
      <w:r>
        <w:t xml:space="preserve"> do not</w:t>
      </w:r>
      <w:r w:rsidR="00335512">
        <w:t xml:space="preserve"> </w:t>
      </w:r>
      <w:del w:id="710" w:author="Laura Hoogland" w:date="2026-01-22T14:57:00Z" w16du:dateUtc="2026-01-22T20:57:00Z">
        <w:r>
          <w:delText>:</w:delText>
        </w:r>
      </w:del>
    </w:p>
    <w:p w14:paraId="33583002" w14:textId="5CC62771" w:rsidR="000624AE" w:rsidRDefault="000624AE" w:rsidP="00842557">
      <w:pPr>
        <w:pStyle w:val="2Text"/>
      </w:pPr>
      <w:r>
        <w:t>receive medical treatment, consultation, care or services, including diagnostic measures, or take prescribed drugs or medicines, or follow treatment recommendation for that condition</w:t>
      </w:r>
      <w:del w:id="711" w:author="Laura Hoogland" w:date="2026-01-22T14:57:00Z" w16du:dateUtc="2026-01-22T20:57:00Z">
        <w:r>
          <w:delText>; and</w:delText>
        </w:r>
      </w:del>
      <w:ins w:id="712" w:author="Laura Hoogland" w:date="2026-01-22T14:57:00Z" w16du:dateUtc="2026-01-22T20:57:00Z">
        <w:r>
          <w:t>.</w:t>
        </w:r>
        <w:r w:rsidR="00571C41" w:rsidRPr="001355BA">
          <w:rPr>
            <w:b/>
            <w:bCs/>
            <w:sz w:val="24"/>
          </w:rPr>
          <w:t>]</w:t>
        </w:r>
        <w:commentRangeEnd w:id="696"/>
        <w:r w:rsidR="005A594E">
          <w:rPr>
            <w:rStyle w:val="CommentReference"/>
            <w:sz w:val="20"/>
            <w:szCs w:val="20"/>
          </w:rPr>
          <w:commentReference w:id="696"/>
        </w:r>
        <w:commentRangeEnd w:id="697"/>
        <w:r w:rsidR="004A32F4">
          <w:rPr>
            <w:rStyle w:val="CommentReference"/>
            <w:sz w:val="20"/>
            <w:szCs w:val="20"/>
          </w:rPr>
          <w:commentReference w:id="697"/>
        </w:r>
      </w:ins>
    </w:p>
    <w:p w14:paraId="38E3F7DD" w14:textId="77777777" w:rsidR="000624AE" w:rsidRDefault="000624AE" w:rsidP="00B37216">
      <w:pPr>
        <w:pStyle w:val="BulletD"/>
        <w:rPr>
          <w:del w:id="713" w:author="Laura Hoogland" w:date="2026-01-22T14:57:00Z" w16du:dateUtc="2026-01-22T20:57:00Z"/>
        </w:rPr>
      </w:pPr>
      <w:del w:id="714" w:author="Laura Hoogland" w:date="2026-01-22T14:57:00Z" w16du:dateUtc="2026-01-22T20:57:00Z">
        <w:r>
          <w:delText xml:space="preserve">have </w:delText>
        </w:r>
        <w:r w:rsidR="00715976">
          <w:delText xml:space="preserve">manifestations or </w:delText>
        </w:r>
        <w:r>
          <w:delText>symptoms related to that condition for which an ordinarily prudent person would have consulted a health care provider.</w:delText>
        </w:r>
        <w:r w:rsidR="00571C41" w:rsidRPr="00571C41">
          <w:rPr>
            <w:b/>
            <w:bCs/>
            <w:sz w:val="24"/>
          </w:rPr>
          <w:delText>]</w:delText>
        </w:r>
      </w:del>
    </w:p>
    <w:p w14:paraId="59368F4C" w14:textId="5C93AD85" w:rsidR="000624AE" w:rsidRDefault="002A5491" w:rsidP="000624AE">
      <w:pPr>
        <w:pStyle w:val="SubtitleD"/>
      </w:pPr>
      <w:r w:rsidRPr="00987A39">
        <w:rPr>
          <w:rFonts w:ascii="Arial" w:hAnsi="Arial" w:cs="Arial"/>
          <w:color w:val="FF0000"/>
          <w:sz w:val="28"/>
          <w:szCs w:val="22"/>
          <w:vertAlign w:val="superscript"/>
        </w:rPr>
        <w:t>5</w:t>
      </w:r>
      <w:r w:rsidR="00B0433A">
        <w:rPr>
          <w:rFonts w:ascii="Arial" w:hAnsi="Arial" w:cs="Arial"/>
          <w:color w:val="FF0000"/>
          <w:sz w:val="28"/>
          <w:szCs w:val="22"/>
          <w:vertAlign w:val="superscript"/>
        </w:rPr>
        <w:t>c</w:t>
      </w:r>
      <w:r w:rsidR="00571C41" w:rsidRPr="007E1EC7">
        <w:rPr>
          <w:rFonts w:ascii="Arial" w:hAnsi="Arial" w:cs="Arial"/>
        </w:rPr>
        <w:t>[</w:t>
      </w:r>
      <w:r w:rsidR="000624AE">
        <w:t xml:space="preserve">How Does a Pre-Existing Condition Affect an Increase in </w:t>
      </w:r>
      <w:r w:rsidR="00D60341">
        <w:t>Your</w:t>
      </w:r>
      <w:r w:rsidR="000624AE">
        <w:t xml:space="preserve"> Critical Illness Benefits?</w:t>
      </w:r>
    </w:p>
    <w:p w14:paraId="1D2436E5" w14:textId="3733D52F" w:rsidR="000624AE" w:rsidRDefault="000624AE" w:rsidP="000624AE">
      <w:pPr>
        <w:pStyle w:val="2Text"/>
        <w:numPr>
          <w:ilvl w:val="12"/>
          <w:numId w:val="0"/>
        </w:numPr>
        <w:ind w:left="432"/>
      </w:pPr>
      <w:r>
        <w:t xml:space="preserve">If there is an increase in </w:t>
      </w:r>
      <w:r w:rsidR="00D60341">
        <w:t>Your</w:t>
      </w:r>
      <w:r>
        <w:t xml:space="preserve"> </w:t>
      </w:r>
      <w:r w:rsidR="00E720BC">
        <w:t>Critical Illness</w:t>
      </w:r>
      <w:r>
        <w:t xml:space="preserve"> </w:t>
      </w:r>
      <w:r w:rsidR="004C3931">
        <w:t>B</w:t>
      </w:r>
      <w:r>
        <w:t xml:space="preserve">enefits due to an amendment of the </w:t>
      </w:r>
      <w:r w:rsidR="004B7887">
        <w:t>Plan</w:t>
      </w:r>
      <w:r>
        <w:t xml:space="preserve">; or </w:t>
      </w:r>
      <w:r w:rsidR="00D60341">
        <w:t>Your</w:t>
      </w:r>
      <w:r>
        <w:t xml:space="preserve"> enrollment in another</w:t>
      </w:r>
      <w:r w:rsidR="00B26632">
        <w:t xml:space="preserve"> Plan </w:t>
      </w:r>
      <w:r>
        <w:t xml:space="preserve">option, a benefit limit will apply if </w:t>
      </w:r>
      <w:r w:rsidR="00D60341">
        <w:t>Your</w:t>
      </w:r>
      <w:r>
        <w:t xml:space="preserve"> </w:t>
      </w:r>
      <w:r w:rsidR="001600EF">
        <w:t xml:space="preserve">Covered </w:t>
      </w:r>
      <w:r w:rsidR="00E720BC">
        <w:t>Critical Illness</w:t>
      </w:r>
      <w:r>
        <w:t xml:space="preserve"> is due to a </w:t>
      </w:r>
      <w:r w:rsidR="003D5185">
        <w:t>Pre</w:t>
      </w:r>
      <w:r>
        <w:t>-</w:t>
      </w:r>
      <w:r w:rsidR="003D5185">
        <w:t>Existing Condition</w:t>
      </w:r>
      <w:r>
        <w:t>.</w:t>
      </w:r>
    </w:p>
    <w:p w14:paraId="115AB255" w14:textId="294BA07D" w:rsidR="000624AE" w:rsidRDefault="000624AE" w:rsidP="000624AE">
      <w:pPr>
        <w:pStyle w:val="2Text"/>
        <w:numPr>
          <w:ilvl w:val="12"/>
          <w:numId w:val="0"/>
        </w:numPr>
        <w:ind w:left="432"/>
        <w:rPr>
          <w:ins w:id="715" w:author="Laura Hoogland" w:date="2026-01-22T14:57:00Z" w16du:dateUtc="2026-01-22T20:57:00Z"/>
        </w:rPr>
      </w:pPr>
      <w:r>
        <w:t xml:space="preserve">You will be limited to the </w:t>
      </w:r>
      <w:r w:rsidR="00E720BC">
        <w:t>Critical Illness</w:t>
      </w:r>
      <w:r>
        <w:t xml:space="preserve"> </w:t>
      </w:r>
      <w:r w:rsidR="004C3931">
        <w:t>B</w:t>
      </w:r>
      <w:r>
        <w:t xml:space="preserve">enefits </w:t>
      </w:r>
      <w:r w:rsidR="00831858">
        <w:t>You</w:t>
      </w:r>
      <w:r>
        <w:t xml:space="preserve"> had on the day before the increase if </w:t>
      </w:r>
      <w:r w:rsidR="00D60341">
        <w:t>Your</w:t>
      </w:r>
      <w:r>
        <w:t xml:space="preserve"> </w:t>
      </w:r>
      <w:r w:rsidR="001600EF">
        <w:t xml:space="preserve">Covered </w:t>
      </w:r>
      <w:r w:rsidR="00E720BC">
        <w:t>Critical Illness</w:t>
      </w:r>
      <w:r>
        <w:t xml:space="preserve"> begins during the </w:t>
      </w:r>
      <w:commentRangeStart w:id="716"/>
      <w:commentRangeStart w:id="717"/>
      <w:r w:rsidR="00CF2AC1">
        <w:rPr>
          <w:b/>
          <w:bCs/>
          <w:color w:val="FF0000"/>
          <w:sz w:val="24"/>
          <w:szCs w:val="24"/>
          <w:vertAlign w:val="superscript"/>
        </w:rPr>
        <w:t>5a</w:t>
      </w:r>
      <w:r w:rsidR="00571C41" w:rsidRPr="00571C41">
        <w:rPr>
          <w:b/>
          <w:bCs/>
          <w:sz w:val="24"/>
        </w:rPr>
        <w:t>[</w:t>
      </w:r>
      <w:r>
        <w:t xml:space="preserve">0 - </w:t>
      </w:r>
      <w:del w:id="718" w:author="Laura Hoogland" w:date="2026-01-22T14:57:00Z" w16du:dateUtc="2026-01-22T20:57:00Z">
        <w:r>
          <w:delText>24</w:delText>
        </w:r>
      </w:del>
      <w:ins w:id="719" w:author="Laura Hoogland" w:date="2026-01-22T14:57:00Z" w16du:dateUtc="2026-01-22T20:57:00Z">
        <w:r w:rsidR="00055822">
          <w:t>12</w:t>
        </w:r>
      </w:ins>
      <w:r w:rsidR="00055822">
        <w:t xml:space="preserve"> </w:t>
      </w:r>
      <w:r>
        <w:t>month</w:t>
      </w:r>
      <w:r w:rsidR="00571C41" w:rsidRPr="00571C41">
        <w:rPr>
          <w:b/>
          <w:bCs/>
          <w:sz w:val="24"/>
        </w:rPr>
        <w:t>]</w:t>
      </w:r>
      <w:r>
        <w:t xml:space="preserve"> </w:t>
      </w:r>
      <w:commentRangeEnd w:id="716"/>
      <w:r w:rsidR="005A594E">
        <w:rPr>
          <w:rStyle w:val="CommentReference"/>
          <w:sz w:val="20"/>
          <w:szCs w:val="20"/>
        </w:rPr>
        <w:commentReference w:id="716"/>
      </w:r>
      <w:commentRangeEnd w:id="717"/>
      <w:r w:rsidR="00CF136B">
        <w:rPr>
          <w:rStyle w:val="CommentReference"/>
          <w:sz w:val="20"/>
          <w:szCs w:val="20"/>
        </w:rPr>
        <w:commentReference w:id="717"/>
      </w:r>
      <w:r>
        <w:t xml:space="preserve">period starting with the date the increase in </w:t>
      </w:r>
      <w:r w:rsidR="00E720BC">
        <w:t>Critical Illness</w:t>
      </w:r>
      <w:r>
        <w:t xml:space="preserve"> </w:t>
      </w:r>
      <w:r w:rsidR="004C3931">
        <w:t>B</w:t>
      </w:r>
      <w:r>
        <w:t>enefits would have been effective.</w:t>
      </w:r>
      <w:r w:rsidR="00571C41" w:rsidRPr="00571C41">
        <w:rPr>
          <w:b/>
          <w:bCs/>
          <w:sz w:val="24"/>
        </w:rPr>
        <w:t>]</w:t>
      </w:r>
    </w:p>
    <w:p w14:paraId="2A642F47" w14:textId="38A4A10A" w:rsidR="00FC11D7" w:rsidRDefault="000F5CD0" w:rsidP="00FC11D7">
      <w:pPr>
        <w:pStyle w:val="Subtitle1"/>
        <w:numPr>
          <w:ilvl w:val="12"/>
          <w:numId w:val="0"/>
        </w:numPr>
        <w:tabs>
          <w:tab w:val="clear" w:pos="432"/>
        </w:tabs>
        <w:rPr>
          <w:ins w:id="720" w:author="Laura Hoogland" w:date="2026-01-22T14:57:00Z" w16du:dateUtc="2026-01-22T20:57:00Z"/>
          <w:rFonts w:ascii="Book Antiqua" w:hAnsi="Book Antiqua"/>
        </w:rPr>
      </w:pPr>
      <w:ins w:id="721" w:author="Laura Hoogland" w:date="2026-01-22T14:57:00Z" w16du:dateUtc="2026-01-22T20:57:00Z">
        <w:r>
          <w:rPr>
            <w:b w:val="0"/>
            <w:color w:val="FF0000"/>
            <w:vertAlign w:val="superscript"/>
          </w:rPr>
          <w:t>1</w:t>
        </w:r>
        <w:r w:rsidR="00FC11D7">
          <w:rPr>
            <w:rFonts w:ascii="Book Antiqua" w:hAnsi="Book Antiqua"/>
          </w:rPr>
          <w:t>[How Long Will Prudential Continue to Send You Critical Illness Benefit Payments?</w:t>
        </w:r>
      </w:ins>
    </w:p>
    <w:p w14:paraId="607686E4" w14:textId="314876DE" w:rsidR="00FC11D7" w:rsidRDefault="00FC11D7" w:rsidP="00FC11D7">
      <w:pPr>
        <w:pStyle w:val="2Text"/>
        <w:rPr>
          <w:ins w:id="722" w:author="Laura Hoogland" w:date="2026-01-22T14:57:00Z" w16du:dateUtc="2026-01-22T20:57:00Z"/>
        </w:rPr>
      </w:pPr>
      <w:ins w:id="723" w:author="Laura Hoogland" w:date="2026-01-22T14:57:00Z" w16du:dateUtc="2026-01-22T20:57:00Z">
        <w:r>
          <w:t xml:space="preserve">Prudential will send You a Critical Illness Benefit Payment each month up to the </w:t>
        </w:r>
        <w:r w:rsidRPr="00B37216">
          <w:rPr>
            <w:bCs/>
            <w:iCs/>
          </w:rPr>
          <w:t>Maximum Period of Critical Illness Benefit Payment</w:t>
        </w:r>
        <w:r>
          <w:t xml:space="preserve">. Your Maximum Period of Critical Illness Benefit Payment is </w:t>
        </w:r>
        <w:r w:rsidR="00A34CE9">
          <w:rPr>
            <w:b/>
            <w:color w:val="FF0000"/>
            <w:sz w:val="24"/>
            <w:vertAlign w:val="superscript"/>
          </w:rPr>
          <w:t>8</w:t>
        </w:r>
        <w:r w:rsidRPr="00571C41">
          <w:rPr>
            <w:b/>
            <w:bCs/>
            <w:sz w:val="24"/>
          </w:rPr>
          <w:t>[</w:t>
        </w:r>
        <w:r>
          <w:t>6 months to lifetime.</w:t>
        </w:r>
        <w:r w:rsidRPr="00571C41">
          <w:rPr>
            <w:b/>
            <w:bCs/>
            <w:sz w:val="24"/>
          </w:rPr>
          <w:t>]</w:t>
        </w:r>
      </w:ins>
    </w:p>
    <w:p w14:paraId="3E21B956" w14:textId="376E54DC" w:rsidR="00FC11D7" w:rsidRDefault="00A53203" w:rsidP="00FC11D7">
      <w:pPr>
        <w:pStyle w:val="2Text"/>
        <w:rPr>
          <w:ins w:id="724" w:author="Laura Hoogland" w:date="2026-01-22T14:57:00Z" w16du:dateUtc="2026-01-22T20:57:00Z"/>
        </w:rPr>
      </w:pPr>
      <w:ins w:id="725" w:author="Laura Hoogland" w:date="2026-01-22T14:57:00Z" w16du:dateUtc="2026-01-22T20:57:00Z">
        <w:r>
          <w:rPr>
            <w:b/>
            <w:bCs/>
            <w:color w:val="FF0000"/>
            <w:sz w:val="24"/>
            <w:szCs w:val="24"/>
            <w:vertAlign w:val="superscript"/>
          </w:rPr>
          <w:t>1</w:t>
        </w:r>
        <w:r w:rsidR="00FC11D7" w:rsidRPr="00571C41">
          <w:rPr>
            <w:b/>
            <w:bCs/>
            <w:sz w:val="24"/>
          </w:rPr>
          <w:t>[</w:t>
        </w:r>
        <w:commentRangeStart w:id="726"/>
        <w:commentRangeStart w:id="727"/>
        <w:commentRangeStart w:id="728"/>
        <w:commentRangeStart w:id="729"/>
        <w:r w:rsidR="00FC11D7" w:rsidRPr="00AE4F76">
          <w:rPr>
            <w:rFonts w:cs="Arial"/>
          </w:rPr>
          <w:t xml:space="preserve">We will stop sending </w:t>
        </w:r>
        <w:r w:rsidR="00FC11D7">
          <w:rPr>
            <w:rFonts w:cs="Arial"/>
          </w:rPr>
          <w:t>You</w:t>
        </w:r>
        <w:r w:rsidR="00FC11D7" w:rsidRPr="00AE4F76">
          <w:rPr>
            <w:rFonts w:cs="Arial"/>
          </w:rPr>
          <w:t xml:space="preserve"> </w:t>
        </w:r>
        <w:r w:rsidR="00FC11D7">
          <w:rPr>
            <w:rFonts w:cs="Arial"/>
          </w:rPr>
          <w:t>Critical Illness B</w:t>
        </w:r>
        <w:r w:rsidR="00FC11D7" w:rsidRPr="00AE4F76">
          <w:rPr>
            <w:rFonts w:cs="Arial"/>
          </w:rPr>
          <w:t xml:space="preserve">enefit </w:t>
        </w:r>
        <w:r w:rsidR="00FC11D7">
          <w:rPr>
            <w:rFonts w:cs="Arial"/>
          </w:rPr>
          <w:t>P</w:t>
        </w:r>
        <w:r w:rsidR="00FC11D7" w:rsidRPr="00AE4F76">
          <w:rPr>
            <w:rFonts w:cs="Arial"/>
          </w:rPr>
          <w:t xml:space="preserve">ayments </w:t>
        </w:r>
        <w:r w:rsidR="00FC11D7">
          <w:rPr>
            <w:rFonts w:cs="Arial"/>
          </w:rPr>
          <w:t xml:space="preserve">if You are convicted </w:t>
        </w:r>
        <w:r w:rsidR="00FC11D7" w:rsidRPr="00AE4F76">
          <w:rPr>
            <w:rFonts w:cs="Arial"/>
          </w:rPr>
          <w:t>for a</w:t>
        </w:r>
        <w:r w:rsidR="00FC11D7" w:rsidRPr="00AE4F76">
          <w:t xml:space="preserve"> commission of or attempt to commit a felony</w:t>
        </w:r>
        <w:r w:rsidR="00FC11D7">
          <w:t>.</w:t>
        </w:r>
        <w:commentRangeEnd w:id="726"/>
        <w:r w:rsidR="00FC11D7" w:rsidRPr="00571C41">
          <w:rPr>
            <w:rStyle w:val="CommentReference"/>
            <w:b/>
            <w:bCs/>
            <w:sz w:val="24"/>
            <w:szCs w:val="20"/>
          </w:rPr>
          <w:commentReference w:id="726"/>
        </w:r>
        <w:commentRangeEnd w:id="727"/>
        <w:r w:rsidR="00FC11D7" w:rsidRPr="00571C41">
          <w:rPr>
            <w:rStyle w:val="CommentReference"/>
            <w:b/>
            <w:bCs/>
            <w:sz w:val="24"/>
            <w:szCs w:val="20"/>
          </w:rPr>
          <w:commentReference w:id="727"/>
        </w:r>
        <w:commentRangeEnd w:id="728"/>
        <w:r w:rsidR="00FC11D7" w:rsidRPr="00571C41">
          <w:rPr>
            <w:rStyle w:val="CommentReference"/>
            <w:b/>
            <w:bCs/>
            <w:sz w:val="24"/>
            <w:szCs w:val="20"/>
          </w:rPr>
          <w:commentReference w:id="728"/>
        </w:r>
        <w:commentRangeEnd w:id="729"/>
        <w:r w:rsidR="00FC11D7" w:rsidRPr="00571C41">
          <w:rPr>
            <w:rStyle w:val="CommentReference"/>
            <w:b/>
            <w:bCs/>
            <w:sz w:val="24"/>
            <w:szCs w:val="20"/>
          </w:rPr>
          <w:commentReference w:id="729"/>
        </w:r>
        <w:r w:rsidR="00FC11D7" w:rsidRPr="00571C41">
          <w:rPr>
            <w:b/>
            <w:bCs/>
            <w:sz w:val="24"/>
          </w:rPr>
          <w:t>]</w:t>
        </w:r>
      </w:ins>
    </w:p>
    <w:p w14:paraId="2ECFF049" w14:textId="07333765" w:rsidR="00FC11D7" w:rsidRDefault="00A53203" w:rsidP="00FC11D7">
      <w:pPr>
        <w:pStyle w:val="2Text"/>
        <w:rPr>
          <w:ins w:id="730" w:author="Laura Hoogland" w:date="2026-01-22T14:57:00Z" w16du:dateUtc="2026-01-22T20:57:00Z"/>
        </w:rPr>
      </w:pPr>
      <w:ins w:id="731" w:author="Laura Hoogland" w:date="2026-01-22T14:57:00Z" w16du:dateUtc="2026-01-22T20:57:00Z">
        <w:r>
          <w:rPr>
            <w:b/>
            <w:color w:val="FF0000"/>
            <w:sz w:val="24"/>
            <w:vertAlign w:val="superscript"/>
          </w:rPr>
          <w:t>1</w:t>
        </w:r>
        <w:r w:rsidR="00FC11D7" w:rsidRPr="00571C41">
          <w:rPr>
            <w:b/>
            <w:bCs/>
            <w:sz w:val="24"/>
          </w:rPr>
          <w:t>[</w:t>
        </w:r>
        <w:r w:rsidR="00FC11D7">
          <w:t>We will stop sending You Critical Illness Benefit</w:t>
        </w:r>
        <w:r w:rsidR="00FC11D7" w:rsidRPr="000F6B0C">
          <w:t xml:space="preserve"> </w:t>
        </w:r>
        <w:r w:rsidR="00FC11D7">
          <w:t>Payments while You are outside the United States, territories and possessions of the United States, or Canada. This applies whether or not You were outside such area when Your critical illness began.</w:t>
        </w:r>
        <w:r w:rsidR="00FC11D7" w:rsidRPr="00571C41">
          <w:rPr>
            <w:b/>
            <w:bCs/>
            <w:sz w:val="24"/>
          </w:rPr>
          <w:t>]</w:t>
        </w:r>
      </w:ins>
    </w:p>
    <w:p w14:paraId="7A41E467" w14:textId="6950175A" w:rsidR="00FC11D7" w:rsidRDefault="00FC11D7" w:rsidP="00FC11D7">
      <w:pPr>
        <w:pStyle w:val="2Text"/>
        <w:rPr>
          <w:ins w:id="732" w:author="Laura Hoogland" w:date="2026-01-22T14:57:00Z" w16du:dateUtc="2026-01-22T20:57:00Z"/>
        </w:rPr>
      </w:pPr>
      <w:ins w:id="733" w:author="Laura Hoogland" w:date="2026-01-22T14:57:00Z" w16du:dateUtc="2026-01-22T20:57:00Z">
        <w:r>
          <w:t>We will stop sending You Critical Illness Benefit</w:t>
        </w:r>
        <w:r w:rsidRPr="00C40663">
          <w:t xml:space="preserve"> </w:t>
        </w:r>
        <w:r>
          <w:t>Payments and Your claim will end on the earliest of the following:</w:t>
        </w:r>
        <w:r w:rsidRPr="0012771F">
          <w:rPr>
            <w:b/>
            <w:color w:val="FF0000"/>
            <w:sz w:val="24"/>
            <w:vertAlign w:val="superscript"/>
          </w:rPr>
          <w:t xml:space="preserve"> </w:t>
        </w:r>
        <w:r w:rsidR="00B5452F">
          <w:rPr>
            <w:b/>
            <w:color w:val="FF0000"/>
            <w:sz w:val="24"/>
            <w:vertAlign w:val="superscript"/>
          </w:rPr>
          <w:t>3</w:t>
        </w:r>
        <w:r w:rsidRPr="00571C41">
          <w:rPr>
            <w:b/>
            <w:bCs/>
            <w:sz w:val="24"/>
          </w:rPr>
          <w:t>[</w:t>
        </w:r>
      </w:ins>
    </w:p>
    <w:p w14:paraId="4CE432FC" w14:textId="77777777" w:rsidR="00FC11D7" w:rsidRDefault="00FC11D7" w:rsidP="00FC11D7">
      <w:pPr>
        <w:pStyle w:val="BulletD"/>
        <w:rPr>
          <w:ins w:id="734" w:author="Laura Hoogland" w:date="2026-01-22T14:57:00Z" w16du:dateUtc="2026-01-22T20:57:00Z"/>
        </w:rPr>
      </w:pPr>
      <w:ins w:id="735" w:author="Laura Hoogland" w:date="2026-01-22T14:57:00Z" w16du:dateUtc="2026-01-22T20:57:00Z">
        <w:r>
          <w:t>The end of the Maximum Period of Critical Illness Benefit</w:t>
        </w:r>
        <w:r w:rsidRPr="009327A4">
          <w:t xml:space="preserve"> </w:t>
        </w:r>
        <w:r>
          <w:t>Payment.</w:t>
        </w:r>
      </w:ins>
    </w:p>
    <w:p w14:paraId="6984D937" w14:textId="77777777" w:rsidR="00FC11D7" w:rsidRDefault="00FC11D7" w:rsidP="00FC11D7">
      <w:pPr>
        <w:pStyle w:val="BulletD"/>
        <w:rPr>
          <w:ins w:id="736" w:author="Laura Hoogland" w:date="2026-01-22T14:57:00Z" w16du:dateUtc="2026-01-22T20:57:00Z"/>
        </w:rPr>
      </w:pPr>
      <w:ins w:id="737" w:author="Laura Hoogland" w:date="2026-01-22T14:57:00Z" w16du:dateUtc="2026-01-22T20:57:00Z">
        <w:r>
          <w:t>The date You are no longer have a Covered Critical Illness under the terms of the Plan.</w:t>
        </w:r>
      </w:ins>
    </w:p>
    <w:p w14:paraId="288E13DC" w14:textId="77777777" w:rsidR="00FC11D7" w:rsidRDefault="00FC11D7" w:rsidP="00FC11D7">
      <w:pPr>
        <w:pStyle w:val="BulletD"/>
        <w:rPr>
          <w:ins w:id="738" w:author="Laura Hoogland" w:date="2026-01-22T14:57:00Z" w16du:dateUtc="2026-01-22T20:57:00Z"/>
        </w:rPr>
      </w:pPr>
      <w:ins w:id="739" w:author="Laura Hoogland" w:date="2026-01-22T14:57:00Z" w16du:dateUtc="2026-01-22T20:57:00Z">
        <w:r>
          <w:t xml:space="preserve">The date You fail to submit </w:t>
        </w:r>
        <w:r>
          <w:rPr>
            <w:bCs/>
          </w:rPr>
          <w:t>satisfactory</w:t>
        </w:r>
        <w:r w:rsidRPr="0021243B">
          <w:rPr>
            <w:bCs/>
          </w:rPr>
          <w:t xml:space="preserve"> </w:t>
        </w:r>
        <w:r>
          <w:t>proof of a continued Covered Critical Illness satisfactory to Prudential.</w:t>
        </w:r>
      </w:ins>
    </w:p>
    <w:p w14:paraId="6D9CA294" w14:textId="77777777" w:rsidR="00FC11D7" w:rsidRDefault="00FC11D7" w:rsidP="00FC11D7">
      <w:pPr>
        <w:pStyle w:val="BulletD"/>
        <w:rPr>
          <w:ins w:id="740" w:author="Laura Hoogland" w:date="2026-01-22T14:57:00Z" w16du:dateUtc="2026-01-22T20:57:00Z"/>
        </w:rPr>
      </w:pPr>
      <w:ins w:id="741" w:author="Laura Hoogland" w:date="2026-01-22T14:57:00Z" w16du:dateUtc="2026-01-22T20:57:00Z">
        <w:r>
          <w:t>The date You refuse to be examined by Doctors, other medical practitioners or vocational experts of Our choice.</w:t>
        </w:r>
      </w:ins>
    </w:p>
    <w:p w14:paraId="2D1608CB" w14:textId="77777777" w:rsidR="00FC11D7" w:rsidRDefault="00FC11D7" w:rsidP="00FC11D7">
      <w:pPr>
        <w:pStyle w:val="BulletD"/>
        <w:rPr>
          <w:ins w:id="742" w:author="Laura Hoogland" w:date="2026-01-22T14:57:00Z" w16du:dateUtc="2026-01-22T20:57:00Z"/>
        </w:rPr>
      </w:pPr>
      <w:ins w:id="743" w:author="Laura Hoogland" w:date="2026-01-22T14:57:00Z" w16du:dateUtc="2026-01-22T20:57:00Z">
        <w:r>
          <w:t>The date You refuse to be interviewed by an authorized Prudential representative.</w:t>
        </w:r>
      </w:ins>
    </w:p>
    <w:p w14:paraId="415C257E" w14:textId="77777777" w:rsidR="00FC11D7" w:rsidRDefault="00FC11D7" w:rsidP="00FC11D7">
      <w:pPr>
        <w:pStyle w:val="BulletD"/>
        <w:rPr>
          <w:ins w:id="744" w:author="Laura Hoogland" w:date="2026-01-22T14:57:00Z" w16du:dateUtc="2026-01-22T20:57:00Z"/>
        </w:rPr>
      </w:pPr>
      <w:ins w:id="745" w:author="Laura Hoogland" w:date="2026-01-22T14:57:00Z" w16du:dateUtc="2026-01-22T20:57:00Z">
        <w:r w:rsidRPr="00B37216">
          <w:t>The date You are able to return to work in any capacity.</w:t>
        </w:r>
      </w:ins>
    </w:p>
    <w:p w14:paraId="07173323" w14:textId="586C9F63" w:rsidR="00FC11D7" w:rsidRDefault="00FC11D7" w:rsidP="00FC11D7">
      <w:pPr>
        <w:pStyle w:val="BulletD"/>
        <w:rPr>
          <w:ins w:id="746" w:author="Laura Hoogland" w:date="2026-01-22T14:57:00Z" w16du:dateUtc="2026-01-22T20:57:00Z"/>
        </w:rPr>
      </w:pPr>
      <w:ins w:id="747" w:author="Laura Hoogland" w:date="2026-01-22T14:57:00Z" w16du:dateUtc="2026-01-22T20:57:00Z">
        <w:r>
          <w:lastRenderedPageBreak/>
          <w:t xml:space="preserve">The date You attain age </w:t>
        </w:r>
        <w:r w:rsidR="00CC109B">
          <w:rPr>
            <w:b/>
            <w:bCs/>
            <w:color w:val="FF0000"/>
            <w:sz w:val="24"/>
            <w:szCs w:val="24"/>
            <w:vertAlign w:val="superscript"/>
          </w:rPr>
          <w:t>4b</w:t>
        </w:r>
        <w:r w:rsidR="00CC109B" w:rsidRPr="001935DA">
          <w:rPr>
            <w:b/>
            <w:sz w:val="24"/>
            <w:szCs w:val="24"/>
          </w:rPr>
          <w:t xml:space="preserve"> </w:t>
        </w:r>
        <w:r w:rsidRPr="001935DA">
          <w:rPr>
            <w:b/>
            <w:sz w:val="24"/>
            <w:szCs w:val="24"/>
          </w:rPr>
          <w:t>[</w:t>
        </w:r>
        <w:r>
          <w:t>55 - 100</w:t>
        </w:r>
        <w:r w:rsidRPr="00571C41">
          <w:rPr>
            <w:b/>
            <w:bCs/>
            <w:sz w:val="24"/>
          </w:rPr>
          <w:t>]</w:t>
        </w:r>
        <w:r>
          <w:t>.</w:t>
        </w:r>
      </w:ins>
    </w:p>
    <w:p w14:paraId="20116975" w14:textId="77777777" w:rsidR="00FC11D7" w:rsidRDefault="00FC11D7" w:rsidP="00FC11D7">
      <w:pPr>
        <w:pStyle w:val="BulletD"/>
        <w:rPr>
          <w:ins w:id="748" w:author="Laura Hoogland" w:date="2026-01-22T14:57:00Z" w16du:dateUtc="2026-01-22T20:57:00Z"/>
        </w:rPr>
      </w:pPr>
      <w:ins w:id="749" w:author="Laura Hoogland" w:date="2026-01-22T14:57:00Z" w16du:dateUtc="2026-01-22T20:57:00Z">
        <w:r>
          <w:t>The date You die.</w:t>
        </w:r>
      </w:ins>
    </w:p>
    <w:p w14:paraId="570779A1" w14:textId="77777777" w:rsidR="00FC11D7" w:rsidRDefault="00FC11D7" w:rsidP="00FC11D7">
      <w:pPr>
        <w:pStyle w:val="BulletD"/>
        <w:rPr>
          <w:ins w:id="750" w:author="Laura Hoogland" w:date="2026-01-22T14:57:00Z" w16du:dateUtc="2026-01-22T20:57:00Z"/>
        </w:rPr>
      </w:pPr>
      <w:ins w:id="751" w:author="Laura Hoogland" w:date="2026-01-22T14:57:00Z" w16du:dateUtc="2026-01-22T20:57:00Z">
        <w:r>
          <w:t xml:space="preserve">The date You are no longer receiving </w:t>
        </w:r>
        <w:r w:rsidRPr="00310971">
          <w:rPr>
            <w:rFonts w:cs="Arial"/>
            <w:b/>
            <w:color w:val="FF0000"/>
            <w:sz w:val="24"/>
            <w:szCs w:val="24"/>
            <w:vertAlign w:val="superscript"/>
          </w:rPr>
          <w:t>CV1</w:t>
        </w:r>
        <w:r w:rsidRPr="00571C41">
          <w:rPr>
            <w:b/>
            <w:bCs/>
            <w:sz w:val="24"/>
          </w:rPr>
          <w:t>[</w:t>
        </w:r>
        <w:r>
          <w:t>long term</w:t>
        </w:r>
        <w:r w:rsidRPr="00571C41">
          <w:rPr>
            <w:b/>
            <w:bCs/>
            <w:sz w:val="24"/>
          </w:rPr>
          <w:t>]</w:t>
        </w:r>
        <w:r>
          <w:t xml:space="preserve"> disability benefits under the Plan.</w:t>
        </w:r>
        <w:r w:rsidRPr="00571C41">
          <w:rPr>
            <w:b/>
            <w:bCs/>
            <w:sz w:val="24"/>
          </w:rPr>
          <w:t>]</w:t>
        </w:r>
      </w:ins>
    </w:p>
    <w:p w14:paraId="54D2044E" w14:textId="5D60A8A9" w:rsidR="00FC11D7" w:rsidRPr="009A07E0" w:rsidRDefault="00B5452F" w:rsidP="00FC11D7">
      <w:pPr>
        <w:pStyle w:val="Indent2"/>
        <w:tabs>
          <w:tab w:val="clear" w:pos="864"/>
        </w:tabs>
        <w:ind w:left="432" w:firstLine="0"/>
        <w:rPr>
          <w:ins w:id="752" w:author="Laura Hoogland" w:date="2026-01-22T14:57:00Z" w16du:dateUtc="2026-01-22T20:57:00Z"/>
        </w:rPr>
      </w:pPr>
      <w:ins w:id="753" w:author="Laura Hoogland" w:date="2026-01-22T14:57:00Z" w16du:dateUtc="2026-01-22T20:57:00Z">
        <w:r>
          <w:rPr>
            <w:b/>
            <w:bCs/>
            <w:color w:val="FF0000"/>
            <w:sz w:val="24"/>
            <w:szCs w:val="24"/>
            <w:vertAlign w:val="superscript"/>
          </w:rPr>
          <w:t>1</w:t>
        </w:r>
        <w:r w:rsidR="00FC11D7" w:rsidRPr="001935DA">
          <w:rPr>
            <w:b/>
            <w:sz w:val="24"/>
            <w:szCs w:val="24"/>
          </w:rPr>
          <w:t>[</w:t>
        </w:r>
        <w:r w:rsidR="00FC11D7">
          <w:t>If there is an overpayment due to Prudential</w:t>
        </w:r>
        <w:r w:rsidR="00FC11D7" w:rsidRPr="005F62D3">
          <w:t xml:space="preserve"> </w:t>
        </w:r>
        <w:r w:rsidR="00FC11D7">
          <w:t>for any Prudential claim, Prudential may apply Your Critical Illness Benefit Payment toward any outstanding overpayment.</w:t>
        </w:r>
        <w:r w:rsidR="00FC11D7" w:rsidRPr="00571C41">
          <w:rPr>
            <w:b/>
            <w:bCs/>
            <w:sz w:val="24"/>
          </w:rPr>
          <w:t>]</w:t>
        </w:r>
        <w:r w:rsidR="000F5CD0">
          <w:rPr>
            <w:b/>
            <w:bCs/>
            <w:sz w:val="24"/>
          </w:rPr>
          <w:t>]</w:t>
        </w:r>
      </w:ins>
    </w:p>
    <w:p w14:paraId="00034FE2" w14:textId="77777777" w:rsidR="00061599" w:rsidRDefault="00061599" w:rsidP="00BA2DAD">
      <w:pPr>
        <w:pStyle w:val="SubtitleD"/>
        <w:rPr>
          <w:rFonts w:ascii="Arial" w:hAnsi="Arial"/>
          <w:color w:val="FF0000"/>
          <w:vertAlign w:val="superscript"/>
        </w:rPr>
      </w:pPr>
    </w:p>
    <w:p w14:paraId="2380F132" w14:textId="77777777" w:rsidR="00BA2DAD" w:rsidRDefault="00BA2DAD" w:rsidP="00BA2DAD">
      <w:pPr>
        <w:pStyle w:val="SubtitleD"/>
      </w:pPr>
      <w:r>
        <w:rPr>
          <w:rFonts w:ascii="Arial" w:hAnsi="Arial"/>
          <w:color w:val="FF0000"/>
          <w:vertAlign w:val="superscript"/>
        </w:rPr>
        <w:t>7</w:t>
      </w:r>
      <w:r w:rsidRPr="001935DA">
        <w:rPr>
          <w:rFonts w:ascii="Arial" w:hAnsi="Arial"/>
        </w:rPr>
        <w:t>[</w:t>
      </w:r>
      <w:r>
        <w:t>What Critical Illnesses Have a Limited Pay Period Under Your Plan?</w:t>
      </w:r>
    </w:p>
    <w:p w14:paraId="24B1E169" w14:textId="6D8AF709" w:rsidR="00BA2DAD" w:rsidRDefault="00BA2DAD" w:rsidP="00BA2DAD">
      <w:pPr>
        <w:pStyle w:val="2Text"/>
      </w:pPr>
      <w:r>
        <w:t>During Your lifetime, a Covered Critical</w:t>
      </w:r>
      <w:r w:rsidR="00234F4C">
        <w:t xml:space="preserve"> </w:t>
      </w:r>
      <w:r w:rsidR="00926B1B">
        <w:t>I</w:t>
      </w:r>
      <w:r>
        <w:t xml:space="preserve">llness which, as determined by Prudential, is due to </w:t>
      </w:r>
      <w:r w:rsidRPr="00987A39">
        <w:t>Heart Attack</w:t>
      </w:r>
      <w:r>
        <w:t xml:space="preserve"> has a </w:t>
      </w:r>
      <w:r w:rsidR="00926B1B">
        <w:t>L</w:t>
      </w:r>
      <w:r>
        <w:t xml:space="preserve">imited </w:t>
      </w:r>
      <w:r w:rsidR="00926B1B">
        <w:t>P</w:t>
      </w:r>
      <w:r>
        <w:t xml:space="preserve">ay </w:t>
      </w:r>
      <w:r w:rsidR="00926B1B">
        <w:t>P</w:t>
      </w:r>
      <w:r>
        <w:t>eriod.</w:t>
      </w:r>
    </w:p>
    <w:p w14:paraId="57212F3E" w14:textId="181E4317" w:rsidR="00BA2DAD" w:rsidRDefault="00BA2DAD" w:rsidP="00BA2DAD">
      <w:pPr>
        <w:pStyle w:val="2Text"/>
      </w:pPr>
      <w:r>
        <w:t xml:space="preserve">The </w:t>
      </w:r>
      <w:r w:rsidR="00926B1B">
        <w:t>L</w:t>
      </w:r>
      <w:r>
        <w:t xml:space="preserve">imited </w:t>
      </w:r>
      <w:r w:rsidR="00926B1B">
        <w:t>P</w:t>
      </w:r>
      <w:r>
        <w:t xml:space="preserve">ay </w:t>
      </w:r>
      <w:r w:rsidR="00926B1B">
        <w:t>P</w:t>
      </w:r>
      <w:r>
        <w:t xml:space="preserve">eriod for </w:t>
      </w:r>
      <w:r w:rsidRPr="00987A39">
        <w:t>Heart Attack</w:t>
      </w:r>
      <w:r>
        <w:t xml:space="preserve"> is </w:t>
      </w:r>
      <w:r w:rsidRPr="00B37216">
        <w:rPr>
          <w:b/>
          <w:bCs/>
          <w:color w:val="FF0000"/>
          <w:sz w:val="24"/>
          <w:szCs w:val="24"/>
          <w:vertAlign w:val="superscript"/>
        </w:rPr>
        <w:t>7a</w:t>
      </w:r>
      <w:r w:rsidRPr="00571C41">
        <w:rPr>
          <w:b/>
          <w:bCs/>
          <w:sz w:val="24"/>
        </w:rPr>
        <w:t>[</w:t>
      </w:r>
      <w:r>
        <w:t>2 to 36 months</w:t>
      </w:r>
      <w:r w:rsidRPr="00571C41">
        <w:rPr>
          <w:b/>
          <w:bCs/>
          <w:sz w:val="24"/>
        </w:rPr>
        <w:t>]</w:t>
      </w:r>
      <w:r>
        <w:t xml:space="preserve"> during Your lifetime.</w:t>
      </w:r>
      <w:r w:rsidRPr="00571C41">
        <w:rPr>
          <w:b/>
          <w:bCs/>
          <w:sz w:val="24"/>
        </w:rPr>
        <w:t>]</w:t>
      </w:r>
    </w:p>
    <w:p w14:paraId="5F7810C3" w14:textId="77777777" w:rsidR="000624AE" w:rsidRDefault="000624AE" w:rsidP="000624AE">
      <w:pPr>
        <w:pStyle w:val="SubtitleD"/>
      </w:pPr>
      <w:r>
        <w:t>How Do You File a Critical Illness Claim?</w:t>
      </w:r>
    </w:p>
    <w:p w14:paraId="1A7B708E" w14:textId="48128AB2" w:rsidR="00314389" w:rsidRPr="00D83637" w:rsidRDefault="000624AE" w:rsidP="004952ED">
      <w:pPr>
        <w:pStyle w:val="2Text"/>
        <w:rPr>
          <w:rFonts w:cs="Arial"/>
        </w:rPr>
      </w:pPr>
      <w:r w:rsidRPr="00D83637">
        <w:rPr>
          <w:rFonts w:cs="Arial"/>
        </w:rPr>
        <w:t xml:space="preserve">The claim rules that apply to </w:t>
      </w:r>
      <w:r w:rsidR="00D60341" w:rsidRPr="00D83637">
        <w:rPr>
          <w:rFonts w:cs="Arial"/>
        </w:rPr>
        <w:t>Your</w:t>
      </w:r>
      <w:r w:rsidRPr="00D83637">
        <w:rPr>
          <w:rFonts w:cs="Arial"/>
        </w:rPr>
        <w:t xml:space="preserve"> </w:t>
      </w:r>
      <w:r w:rsidR="002A5491" w:rsidRPr="00D83637">
        <w:rPr>
          <w:b/>
          <w:bCs/>
          <w:color w:val="FF0000"/>
          <w:vertAlign w:val="superscript"/>
        </w:rPr>
        <w:t>CV1</w:t>
      </w:r>
      <w:r w:rsidR="00D83637" w:rsidRPr="00571C41">
        <w:rPr>
          <w:b/>
          <w:bCs/>
        </w:rPr>
        <w:t>[</w:t>
      </w:r>
      <w:r w:rsidR="004B7887" w:rsidRPr="00D83637">
        <w:rPr>
          <w:rFonts w:cs="Arial"/>
        </w:rPr>
        <w:t>l</w:t>
      </w:r>
      <w:r w:rsidRPr="00D83637">
        <w:rPr>
          <w:rFonts w:cs="Arial"/>
        </w:rPr>
        <w:t xml:space="preserve">ong </w:t>
      </w:r>
      <w:r w:rsidR="004B7887" w:rsidRPr="00D83637">
        <w:rPr>
          <w:rFonts w:cs="Arial"/>
        </w:rPr>
        <w:t>t</w:t>
      </w:r>
      <w:r w:rsidRPr="00D83637">
        <w:rPr>
          <w:rFonts w:cs="Arial"/>
        </w:rPr>
        <w:t>erm</w:t>
      </w:r>
      <w:r w:rsidR="00D83637" w:rsidRPr="00571C41">
        <w:rPr>
          <w:b/>
          <w:bCs/>
        </w:rPr>
        <w:t>]</w:t>
      </w:r>
      <w:r w:rsidRPr="00D83637">
        <w:rPr>
          <w:rFonts w:cs="Arial"/>
        </w:rPr>
        <w:t xml:space="preserve"> </w:t>
      </w:r>
      <w:r w:rsidR="004B7887" w:rsidRPr="00D83637">
        <w:rPr>
          <w:rFonts w:cs="Arial"/>
        </w:rPr>
        <w:t>d</w:t>
      </w:r>
      <w:r w:rsidRPr="00D83637">
        <w:rPr>
          <w:rFonts w:cs="Arial"/>
        </w:rPr>
        <w:t xml:space="preserve">isability coverage also apply to this </w:t>
      </w:r>
      <w:r w:rsidR="00E720BC" w:rsidRPr="00D83637">
        <w:rPr>
          <w:rFonts w:cs="Arial"/>
        </w:rPr>
        <w:t>Critical Illness</w:t>
      </w:r>
      <w:r w:rsidRPr="00D83637">
        <w:rPr>
          <w:rFonts w:cs="Arial"/>
        </w:rPr>
        <w:t xml:space="preserve"> </w:t>
      </w:r>
      <w:r w:rsidR="008F5837" w:rsidRPr="00D83637">
        <w:rPr>
          <w:rFonts w:cs="Arial"/>
        </w:rPr>
        <w:t>B</w:t>
      </w:r>
      <w:r w:rsidRPr="00D83637">
        <w:rPr>
          <w:rFonts w:cs="Arial"/>
        </w:rPr>
        <w:t xml:space="preserve">enefit. See the Claim Information </w:t>
      </w:r>
      <w:r w:rsidR="007126E9" w:rsidRPr="00D83637">
        <w:rPr>
          <w:rFonts w:cs="Arial"/>
        </w:rPr>
        <w:t xml:space="preserve">section </w:t>
      </w:r>
      <w:r w:rsidRPr="00D83637">
        <w:rPr>
          <w:rFonts w:cs="Arial"/>
        </w:rPr>
        <w:t>for details.</w:t>
      </w:r>
    </w:p>
    <w:p w14:paraId="7000C218" w14:textId="77777777" w:rsidR="00400735" w:rsidRDefault="00C3487A" w:rsidP="0025629D">
      <w:pPr>
        <w:pStyle w:val="2Text"/>
        <w:ind w:left="0"/>
        <w:rPr>
          <w:b/>
          <w:bCs/>
          <w:sz w:val="24"/>
        </w:rPr>
        <w:sectPr w:rsidR="00400735" w:rsidSect="00F9708F">
          <w:footerReference w:type="default" r:id="rId76"/>
          <w:type w:val="continuous"/>
          <w:pgSz w:w="12240" w:h="15840" w:code="1"/>
          <w:pgMar w:top="1440" w:right="1627" w:bottom="1800" w:left="1627" w:header="720" w:footer="720" w:gutter="0"/>
          <w:cols w:space="720"/>
        </w:sectPr>
      </w:pPr>
      <w:r w:rsidRPr="00987A39">
        <w:rPr>
          <w:b/>
          <w:bCs/>
          <w:color w:val="FF0000"/>
          <w:sz w:val="24"/>
          <w:szCs w:val="24"/>
          <w:vertAlign w:val="superscript"/>
        </w:rPr>
        <w:t>1a</w:t>
      </w:r>
      <w:r w:rsidRPr="00571C41">
        <w:rPr>
          <w:b/>
          <w:bCs/>
          <w:sz w:val="24"/>
        </w:rPr>
        <w:t>[</w:t>
      </w:r>
      <w:r w:rsidRPr="00AB3325">
        <w:t>If there is an overpayment due to Prudential</w:t>
      </w:r>
      <w:r w:rsidRPr="00F2555C">
        <w:t xml:space="preserve"> </w:t>
      </w:r>
      <w:r>
        <w:t>for any</w:t>
      </w:r>
      <w:r w:rsidRPr="009656B7">
        <w:t xml:space="preserve"> </w:t>
      </w:r>
      <w:r>
        <w:t>Prudential claim</w:t>
      </w:r>
      <w:r w:rsidRPr="00AB3325">
        <w:t xml:space="preserve">, Prudential may apply </w:t>
      </w:r>
      <w:r>
        <w:t>Your</w:t>
      </w:r>
      <w:r w:rsidRPr="00AB3325">
        <w:t xml:space="preserve"> </w:t>
      </w:r>
      <w:r>
        <w:t>Critical Illness</w:t>
      </w:r>
      <w:r w:rsidRPr="00AB3325">
        <w:t xml:space="preserve"> </w:t>
      </w:r>
      <w:r>
        <w:t>B</w:t>
      </w:r>
      <w:r w:rsidRPr="00AB3325">
        <w:t xml:space="preserve">enefit </w:t>
      </w:r>
      <w:r w:rsidR="007D0D06">
        <w:t>O</w:t>
      </w:r>
      <w:r w:rsidRPr="00AB3325">
        <w:t>ption</w:t>
      </w:r>
      <w:r w:rsidRPr="00AB3325" w:rsidDel="005F47F1">
        <w:t xml:space="preserve"> </w:t>
      </w:r>
      <w:r w:rsidRPr="00AB3325">
        <w:t>toward any outstanding overpayment.</w:t>
      </w:r>
      <w:r w:rsidRPr="00571C41">
        <w:rPr>
          <w:b/>
          <w:bCs/>
          <w:sz w:val="24"/>
        </w:rPr>
        <w:t>]</w:t>
      </w:r>
    </w:p>
    <w:p w14:paraId="191A2DCF" w14:textId="1022D70F" w:rsidR="00C3487A" w:rsidRPr="00AB3325" w:rsidRDefault="00C3487A" w:rsidP="0025629D">
      <w:pPr>
        <w:pStyle w:val="2Text"/>
        <w:ind w:left="0"/>
      </w:pPr>
    </w:p>
    <w:p w14:paraId="5360FE3B" w14:textId="05D261FC" w:rsidR="000669D9" w:rsidRDefault="000669D9" w:rsidP="000669D9">
      <w:pPr>
        <w:pStyle w:val="TitleD"/>
        <w:rPr>
          <w:bCs/>
        </w:rPr>
      </w:pPr>
      <w:r w:rsidRPr="00EF6E18">
        <w:rPr>
          <w:rFonts w:ascii="Arial" w:hAnsi="Arial" w:cs="Arial"/>
          <w:color w:val="FF0000"/>
          <w:sz w:val="24"/>
          <w:szCs w:val="24"/>
          <w:vertAlign w:val="superscript"/>
        </w:rPr>
        <w:t>CV1</w:t>
      </w:r>
      <w:r w:rsidR="00571C41" w:rsidRPr="0025629D">
        <w:rPr>
          <w:rFonts w:ascii="Arial" w:hAnsi="Arial" w:cs="Arial"/>
          <w:szCs w:val="36"/>
        </w:rPr>
        <w:t>[</w:t>
      </w:r>
      <w:r>
        <w:rPr>
          <w:bCs/>
        </w:rPr>
        <w:t>Long Term</w:t>
      </w:r>
      <w:r w:rsidR="00571C41" w:rsidRPr="0025629D">
        <w:rPr>
          <w:rFonts w:ascii="Arial" w:hAnsi="Arial" w:cs="Arial"/>
          <w:szCs w:val="36"/>
        </w:rPr>
        <w:t>]</w:t>
      </w:r>
      <w:r>
        <w:rPr>
          <w:bCs/>
        </w:rPr>
        <w:t xml:space="preserve"> Disability Coverage – </w:t>
      </w:r>
      <w:r w:rsidR="00A86AEE">
        <w:rPr>
          <w:bCs/>
        </w:rPr>
        <w:t>C</w:t>
      </w:r>
      <w:r w:rsidR="00524E2C">
        <w:rPr>
          <w:bCs/>
        </w:rPr>
        <w:t>atastrophic Disability Benefit Option</w:t>
      </w:r>
    </w:p>
    <w:p w14:paraId="4B05FE3E" w14:textId="77777777" w:rsidR="000669D9" w:rsidRDefault="000669D9" w:rsidP="000669D9">
      <w:pPr>
        <w:pStyle w:val="SubtitleD"/>
      </w:pPr>
      <w:bookmarkStart w:id="756" w:name="LTD_Catastrophic_Disabiltiy_Association"/>
      <w:bookmarkEnd w:id="756"/>
      <w:r>
        <w:t>CATASTROPHIC DISABILITY BENEFIT OPTION</w:t>
      </w:r>
    </w:p>
    <w:p w14:paraId="3FF75E13" w14:textId="0C1743FF" w:rsidR="000669D9" w:rsidRDefault="000669D9" w:rsidP="00B37216">
      <w:pPr>
        <w:pStyle w:val="2Text"/>
      </w:pPr>
      <w:r>
        <w:t xml:space="preserve">This </w:t>
      </w:r>
      <w:r w:rsidR="0026625A">
        <w:t>Catastrophic Disability Benefit</w:t>
      </w:r>
      <w:r>
        <w:t xml:space="preserve"> </w:t>
      </w:r>
      <w:r w:rsidR="005C774D">
        <w:t>O</w:t>
      </w:r>
      <w:r>
        <w:t xml:space="preserve">ption applies to </w:t>
      </w:r>
      <w:r w:rsidR="00D60341">
        <w:t>Your</w:t>
      </w:r>
      <w:r>
        <w:t xml:space="preserve"> </w:t>
      </w:r>
      <w:r w:rsidRPr="00241080">
        <w:rPr>
          <w:b/>
          <w:bCs/>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coverage</w:t>
      </w:r>
      <w:r w:rsidRPr="00622432">
        <w:rPr>
          <w:b/>
          <w:bCs/>
          <w:color w:val="FF0000"/>
          <w:sz w:val="24"/>
          <w:szCs w:val="24"/>
          <w:vertAlign w:val="superscript"/>
        </w:rPr>
        <w:t xml:space="preserve"> </w:t>
      </w:r>
      <w:r w:rsidRPr="001D4C1E">
        <w:rPr>
          <w:b/>
          <w:bCs/>
          <w:color w:val="FF0000"/>
          <w:sz w:val="24"/>
          <w:szCs w:val="24"/>
          <w:vertAlign w:val="superscript"/>
        </w:rPr>
        <w:t>1</w:t>
      </w:r>
      <w:r w:rsidR="00571C41" w:rsidRPr="00571C41">
        <w:rPr>
          <w:b/>
          <w:bCs/>
          <w:sz w:val="24"/>
        </w:rPr>
        <w:t>[</w:t>
      </w:r>
      <w:r>
        <w:t xml:space="preserve">only if </w:t>
      </w:r>
      <w:r w:rsidR="00D60341">
        <w:t>Your</w:t>
      </w:r>
      <w:r>
        <w:t xml:space="preserve"> </w:t>
      </w:r>
      <w:r w:rsidR="00F71951">
        <w:t>S</w:t>
      </w:r>
      <w:r w:rsidR="001E140C">
        <w:t xml:space="preserve">pecifications </w:t>
      </w:r>
      <w:r w:rsidR="00F71951">
        <w:t>P</w:t>
      </w:r>
      <w:r w:rsidR="001E140C">
        <w:t>age</w:t>
      </w:r>
      <w:r>
        <w:t xml:space="preserve"> says that it does</w:t>
      </w:r>
      <w:r w:rsidR="00571C41" w:rsidRPr="00571C41">
        <w:rPr>
          <w:b/>
          <w:bCs/>
          <w:sz w:val="24"/>
        </w:rPr>
        <w:t>]</w:t>
      </w:r>
      <w:r>
        <w:t>.</w:t>
      </w:r>
    </w:p>
    <w:p w14:paraId="0FE0D8AB" w14:textId="77777777" w:rsidR="000669D9" w:rsidRDefault="000669D9" w:rsidP="000669D9">
      <w:pPr>
        <w:pStyle w:val="SubtitleD"/>
      </w:pPr>
      <w:r>
        <w:t>How Does Prudential Define Catastrophic Disability?</w:t>
      </w:r>
    </w:p>
    <w:p w14:paraId="3FE4E2D3" w14:textId="76F31B40" w:rsidR="000669D9" w:rsidRDefault="000669D9" w:rsidP="000669D9">
      <w:pPr>
        <w:pStyle w:val="2Text"/>
      </w:pPr>
      <w:r>
        <w:t xml:space="preserve">You </w:t>
      </w:r>
      <w:r w:rsidR="00BD2E78">
        <w:t>have a</w:t>
      </w:r>
      <w:r>
        <w:t xml:space="preserve"> </w:t>
      </w:r>
      <w:r w:rsidR="00B90133">
        <w:t>C</w:t>
      </w:r>
      <w:r>
        <w:t xml:space="preserve">atastrophic </w:t>
      </w:r>
      <w:r w:rsidR="00167306" w:rsidRPr="00987A39">
        <w:t>Disab</w:t>
      </w:r>
      <w:r w:rsidR="00BD2E78">
        <w:t>ility</w:t>
      </w:r>
      <w:r w:rsidR="00167306" w:rsidRPr="00FB7E97">
        <w:t xml:space="preserve"> </w:t>
      </w:r>
      <w:r>
        <w:t xml:space="preserve">when Prudential determines that, due to the same </w:t>
      </w:r>
      <w:r w:rsidR="00482FCA">
        <w:t>S</w:t>
      </w:r>
      <w:r>
        <w:t xml:space="preserve">ickness or </w:t>
      </w:r>
      <w:r w:rsidR="00482FCA">
        <w:t>I</w:t>
      </w:r>
      <w:r>
        <w:t xml:space="preserve">njury that caused </w:t>
      </w:r>
      <w:r w:rsidR="00D60341">
        <w:t>Your</w:t>
      </w:r>
      <w:r w:rsidR="00FF5545">
        <w:t xml:space="preserve"> </w:t>
      </w:r>
      <w:r w:rsidR="001600EF">
        <w:t>D</w:t>
      </w:r>
      <w:r>
        <w:t xml:space="preserve">isability, </w:t>
      </w:r>
      <w:r w:rsidR="00831858">
        <w:t>You</w:t>
      </w:r>
      <w:r>
        <w:t>:</w:t>
      </w:r>
    </w:p>
    <w:p w14:paraId="4ADE962A" w14:textId="4422D6B2" w:rsidR="000669D9" w:rsidRDefault="000669D9" w:rsidP="000669D9">
      <w:pPr>
        <w:pStyle w:val="BulletD"/>
      </w:pPr>
      <w:r>
        <w:t xml:space="preserve">are unable to perform, without </w:t>
      </w:r>
      <w:r w:rsidR="00CF6719" w:rsidRPr="00B37216">
        <w:rPr>
          <w:bCs/>
          <w:iCs/>
        </w:rPr>
        <w:t>S</w:t>
      </w:r>
      <w:r w:rsidRPr="00B37216">
        <w:rPr>
          <w:bCs/>
          <w:iCs/>
        </w:rPr>
        <w:t xml:space="preserve">ubstantial </w:t>
      </w:r>
      <w:r w:rsidR="00123056">
        <w:rPr>
          <w:bCs/>
          <w:iCs/>
        </w:rPr>
        <w:t>A</w:t>
      </w:r>
      <w:r w:rsidR="00123056" w:rsidRPr="00B37216">
        <w:rPr>
          <w:bCs/>
          <w:iCs/>
        </w:rPr>
        <w:t>ssistance</w:t>
      </w:r>
      <w:r>
        <w:t xml:space="preserve">, at least </w:t>
      </w:r>
      <w:r w:rsidRPr="001D4C1E">
        <w:rPr>
          <w:b/>
          <w:bCs/>
          <w:color w:val="FF0000"/>
          <w:sz w:val="24"/>
          <w:szCs w:val="24"/>
          <w:vertAlign w:val="superscript"/>
        </w:rPr>
        <w:t>1</w:t>
      </w:r>
      <w:r>
        <w:rPr>
          <w:b/>
          <w:bCs/>
          <w:color w:val="FF0000"/>
          <w:sz w:val="24"/>
          <w:szCs w:val="24"/>
          <w:vertAlign w:val="superscript"/>
        </w:rPr>
        <w:t>a</w:t>
      </w:r>
      <w:r w:rsidR="00571C41" w:rsidRPr="00571C41">
        <w:rPr>
          <w:b/>
          <w:bCs/>
          <w:sz w:val="24"/>
        </w:rPr>
        <w:t>[</w:t>
      </w:r>
      <w:r>
        <w:t>one to two</w:t>
      </w:r>
      <w:r w:rsidR="00571C41" w:rsidRPr="00571C41">
        <w:rPr>
          <w:b/>
          <w:bCs/>
          <w:sz w:val="24"/>
        </w:rPr>
        <w:t>]</w:t>
      </w:r>
      <w:r>
        <w:t xml:space="preserve"> </w:t>
      </w:r>
      <w:r w:rsidR="00414CB6" w:rsidRPr="00B37216">
        <w:rPr>
          <w:bCs/>
          <w:iCs/>
        </w:rPr>
        <w:t>Activities of Daily Living</w:t>
      </w:r>
      <w:r>
        <w:t>; or</w:t>
      </w:r>
    </w:p>
    <w:p w14:paraId="5833971B" w14:textId="3D95C177" w:rsidR="000669D9" w:rsidRDefault="000669D9" w:rsidP="000669D9">
      <w:pPr>
        <w:pStyle w:val="BulletD"/>
      </w:pPr>
      <w:r>
        <w:t xml:space="preserve">have a severe </w:t>
      </w:r>
      <w:r w:rsidR="00334498" w:rsidRPr="00B37216">
        <w:rPr>
          <w:bCs/>
          <w:iCs/>
        </w:rPr>
        <w:t>C</w:t>
      </w:r>
      <w:r w:rsidRPr="00B37216">
        <w:rPr>
          <w:bCs/>
          <w:iCs/>
        </w:rPr>
        <w:t xml:space="preserve">ognitive </w:t>
      </w:r>
      <w:r w:rsidR="00334498" w:rsidRPr="00B37216">
        <w:rPr>
          <w:bCs/>
          <w:iCs/>
        </w:rPr>
        <w:t>I</w:t>
      </w:r>
      <w:r w:rsidRPr="00B37216">
        <w:rPr>
          <w:bCs/>
          <w:iCs/>
        </w:rPr>
        <w:t>mpairment</w:t>
      </w:r>
      <w:r w:rsidRPr="003310A6">
        <w:rPr>
          <w:bCs/>
          <w:iCs/>
        </w:rPr>
        <w:t xml:space="preserve">, which requires </w:t>
      </w:r>
      <w:r w:rsidR="00334498" w:rsidRPr="00B37216">
        <w:rPr>
          <w:bCs/>
          <w:iCs/>
        </w:rPr>
        <w:t xml:space="preserve">Substantial Supervision </w:t>
      </w:r>
      <w:r w:rsidRPr="003310A6">
        <w:rPr>
          <w:bCs/>
          <w:iCs/>
        </w:rPr>
        <w:t>to</w:t>
      </w:r>
      <w:r>
        <w:t xml:space="preserve"> protect </w:t>
      </w:r>
      <w:r w:rsidR="00831858">
        <w:t>You</w:t>
      </w:r>
      <w:r>
        <w:t xml:space="preserve"> from threats to health and safety.</w:t>
      </w:r>
    </w:p>
    <w:p w14:paraId="353EC1B2" w14:textId="23D3AE45" w:rsidR="000669D9" w:rsidRDefault="000669D9" w:rsidP="000669D9">
      <w:pPr>
        <w:pStyle w:val="SubtitleD"/>
      </w:pPr>
      <w:r>
        <w:lastRenderedPageBreak/>
        <w:t xml:space="preserve">When Will You Begin to Receive </w:t>
      </w:r>
      <w:r w:rsidR="00F9132F">
        <w:t xml:space="preserve">Benefit </w:t>
      </w:r>
      <w:r>
        <w:t xml:space="preserve">Payments for </w:t>
      </w:r>
      <w:r w:rsidR="00D60341">
        <w:t>Your</w:t>
      </w:r>
      <w:r>
        <w:t xml:space="preserve"> Catastrophic Disability?</w:t>
      </w:r>
    </w:p>
    <w:p w14:paraId="3D21A79E" w14:textId="7FB4ED24" w:rsidR="006C4A42" w:rsidRDefault="006C4A42" w:rsidP="006C4A42">
      <w:pPr>
        <w:pStyle w:val="2Text"/>
      </w:pPr>
      <w:r>
        <w:t xml:space="preserve">You are only eligible for </w:t>
      </w:r>
      <w:r w:rsidR="00D74687">
        <w:t>c</w:t>
      </w:r>
      <w:r>
        <w:t xml:space="preserve">atastrophic </w:t>
      </w:r>
      <w:r w:rsidR="00D74687">
        <w:t>d</w:t>
      </w:r>
      <w:r>
        <w:t xml:space="preserve">isability </w:t>
      </w:r>
      <w:r w:rsidDel="00F9132F">
        <w:t>b</w:t>
      </w:r>
      <w:r>
        <w:t>enefits if Prudential determines that You meet the eligibility requirements at the outset of Your Disability.  This benefit is not available based on a change in Your condition during Your Disability.</w:t>
      </w:r>
    </w:p>
    <w:p w14:paraId="43999EC8" w14:textId="38C5D478" w:rsidR="000669D9" w:rsidRDefault="000669D9" w:rsidP="000669D9">
      <w:pPr>
        <w:pStyle w:val="2Text"/>
      </w:pPr>
      <w:r>
        <w:t xml:space="preserve">You will begin to receive </w:t>
      </w:r>
      <w:r w:rsidR="0001568C">
        <w:t>Catastrophic Disability</w:t>
      </w:r>
      <w:r w:rsidR="00924721">
        <w:t xml:space="preserve"> Benefit</w:t>
      </w:r>
      <w:r w:rsidR="0001568C">
        <w:t xml:space="preserve"> Payment</w:t>
      </w:r>
      <w:r>
        <w:t xml:space="preserve">s when </w:t>
      </w:r>
      <w:r w:rsidR="003B254A">
        <w:t>We</w:t>
      </w:r>
      <w:r>
        <w:t xml:space="preserve"> approve </w:t>
      </w:r>
      <w:r w:rsidR="00D60341">
        <w:t>Your</w:t>
      </w:r>
      <w:r>
        <w:t xml:space="preserve"> claim </w:t>
      </w:r>
      <w:r>
        <w:rPr>
          <w:b/>
          <w:bCs/>
          <w:color w:val="FF0000"/>
          <w:sz w:val="24"/>
          <w:szCs w:val="24"/>
          <w:vertAlign w:val="superscript"/>
        </w:rPr>
        <w:t>2</w:t>
      </w:r>
      <w:r w:rsidR="00571C41" w:rsidRPr="00571C41">
        <w:rPr>
          <w:b/>
          <w:bCs/>
          <w:sz w:val="24"/>
        </w:rPr>
        <w:t>[</w:t>
      </w:r>
      <w:r>
        <w:t>, provid</w:t>
      </w:r>
      <w:r w:rsidR="00585E7A">
        <w:t>ed</w:t>
      </w:r>
      <w:r>
        <w:t>:</w:t>
      </w:r>
    </w:p>
    <w:p w14:paraId="776D45AE" w14:textId="21BB1BBA" w:rsidR="000669D9" w:rsidRDefault="00831858" w:rsidP="000669D9">
      <w:pPr>
        <w:pStyle w:val="BulletD"/>
      </w:pPr>
      <w:r>
        <w:t>You</w:t>
      </w:r>
      <w:r w:rsidR="000669D9">
        <w:t xml:space="preserve"> are receiving </w:t>
      </w:r>
      <w:r w:rsidR="000669D9" w:rsidRPr="001D4C1E">
        <w:rPr>
          <w:b/>
          <w:bCs/>
          <w:color w:val="FF0000"/>
          <w:sz w:val="24"/>
          <w:szCs w:val="24"/>
          <w:vertAlign w:val="superscript"/>
        </w:rPr>
        <w:t>CV1</w:t>
      </w:r>
      <w:r w:rsidR="00571C41" w:rsidRPr="00571C41">
        <w:rPr>
          <w:b/>
          <w:bCs/>
          <w:sz w:val="24"/>
        </w:rPr>
        <w:t>[</w:t>
      </w:r>
      <w:r w:rsidR="000669D9">
        <w:t>long term</w:t>
      </w:r>
      <w:r w:rsidR="00571C41" w:rsidRPr="00571C41">
        <w:rPr>
          <w:b/>
          <w:bCs/>
          <w:sz w:val="24"/>
        </w:rPr>
        <w:t>]</w:t>
      </w:r>
      <w:r w:rsidR="000669D9">
        <w:t xml:space="preserve"> disability benefits under the Plan; </w:t>
      </w:r>
    </w:p>
    <w:p w14:paraId="22362FD7" w14:textId="76558F27" w:rsidR="00550ADB" w:rsidRDefault="00831858" w:rsidP="000669D9">
      <w:pPr>
        <w:pStyle w:val="BulletD"/>
      </w:pPr>
      <w:r>
        <w:t>You</w:t>
      </w:r>
      <w:r w:rsidR="000669D9">
        <w:t xml:space="preserve"> have had </w:t>
      </w:r>
      <w:r w:rsidR="00D60341">
        <w:t>Your</w:t>
      </w:r>
      <w:r w:rsidR="000669D9">
        <w:t xml:space="preserve"> </w:t>
      </w:r>
      <w:r w:rsidR="2CB65EDA">
        <w:t>C</w:t>
      </w:r>
      <w:r w:rsidR="000669D9">
        <w:t xml:space="preserve">atastrophic </w:t>
      </w:r>
      <w:r w:rsidR="21023422">
        <w:t>D</w:t>
      </w:r>
      <w:r w:rsidR="000669D9">
        <w:t xml:space="preserve">isability for a period of at least </w:t>
      </w:r>
      <w:r w:rsidR="000669D9">
        <w:rPr>
          <w:b/>
          <w:bCs/>
          <w:color w:val="FF0000"/>
          <w:sz w:val="24"/>
          <w:szCs w:val="24"/>
          <w:vertAlign w:val="superscript"/>
        </w:rPr>
        <w:t>2a</w:t>
      </w:r>
      <w:r w:rsidR="00571C41" w:rsidRPr="3A6E93CB">
        <w:rPr>
          <w:b/>
          <w:sz w:val="24"/>
          <w:szCs w:val="24"/>
        </w:rPr>
        <w:t>[</w:t>
      </w:r>
      <w:r w:rsidR="000669D9">
        <w:t>0 to 365 consecutive days</w:t>
      </w:r>
      <w:r w:rsidR="006C3808">
        <w:t>; and</w:t>
      </w:r>
      <w:r w:rsidR="00571C41" w:rsidRPr="3A6E93CB">
        <w:rPr>
          <w:b/>
          <w:sz w:val="24"/>
          <w:szCs w:val="24"/>
        </w:rPr>
        <w:t>]</w:t>
      </w:r>
      <w:r w:rsidR="000669D9">
        <w:t xml:space="preserve"> </w:t>
      </w:r>
    </w:p>
    <w:p w14:paraId="36171B0C" w14:textId="38F0B421" w:rsidR="000669D9" w:rsidRDefault="00D60341" w:rsidP="000669D9">
      <w:pPr>
        <w:pStyle w:val="BulletD"/>
        <w:rPr>
          <w:b/>
          <w:sz w:val="24"/>
          <w:szCs w:val="24"/>
        </w:rPr>
      </w:pPr>
      <w:r>
        <w:t>Your</w:t>
      </w:r>
      <w:r w:rsidR="00FF1D12">
        <w:t xml:space="preserve"> </w:t>
      </w:r>
      <w:r w:rsidR="0AC0083E">
        <w:t>C</w:t>
      </w:r>
      <w:r w:rsidR="00072C8B">
        <w:t xml:space="preserve">atastrophic </w:t>
      </w:r>
      <w:r w:rsidR="46BBAEFF">
        <w:t>D</w:t>
      </w:r>
      <w:r w:rsidR="00072C8B">
        <w:t xml:space="preserve">isability </w:t>
      </w:r>
      <w:r w:rsidR="0069246E">
        <w:t>m</w:t>
      </w:r>
      <w:r w:rsidR="00E56F34">
        <w:t xml:space="preserve">anifested </w:t>
      </w:r>
      <w:r w:rsidR="00ED7C69">
        <w:t xml:space="preserve">within </w:t>
      </w:r>
      <w:r w:rsidR="009C5207">
        <w:rPr>
          <w:b/>
          <w:bCs/>
          <w:color w:val="FF0000"/>
          <w:sz w:val="24"/>
          <w:szCs w:val="24"/>
          <w:vertAlign w:val="superscript"/>
        </w:rPr>
        <w:t>2a</w:t>
      </w:r>
      <w:r w:rsidR="009C5207" w:rsidRPr="3A6E93CB">
        <w:rPr>
          <w:b/>
          <w:sz w:val="24"/>
          <w:szCs w:val="24"/>
        </w:rPr>
        <w:t>[</w:t>
      </w:r>
      <w:r w:rsidR="009C5207">
        <w:t>0 to 365 consecutive days</w:t>
      </w:r>
      <w:r w:rsidR="009C578F" w:rsidRPr="00987A39">
        <w:rPr>
          <w:b/>
          <w:bCs/>
          <w:sz w:val="24"/>
          <w:szCs w:val="24"/>
        </w:rPr>
        <w:t>]</w:t>
      </w:r>
      <w:r w:rsidR="009C5207">
        <w:t xml:space="preserve"> </w:t>
      </w:r>
      <w:r w:rsidR="00ED7C69">
        <w:t xml:space="preserve">of </w:t>
      </w:r>
      <w:r>
        <w:t>Your</w:t>
      </w:r>
      <w:r w:rsidR="00ED7C69">
        <w:t xml:space="preserve"> Disability.</w:t>
      </w:r>
      <w:r w:rsidR="00571C41" w:rsidRPr="3A6E93CB">
        <w:rPr>
          <w:b/>
          <w:sz w:val="24"/>
          <w:szCs w:val="24"/>
        </w:rPr>
        <w:t>]</w:t>
      </w:r>
    </w:p>
    <w:p w14:paraId="2F75787F" w14:textId="0C29ED6B" w:rsidR="000669D9" w:rsidRDefault="000669D9" w:rsidP="000669D9">
      <w:pPr>
        <w:pStyle w:val="SubtitleD"/>
      </w:pPr>
      <w:r>
        <w:t xml:space="preserve">How Much Will Prudential Pay </w:t>
      </w:r>
      <w:r w:rsidR="00D762A4">
        <w:t xml:space="preserve">as a Catastrophic Disability Benefit </w:t>
      </w:r>
      <w:r>
        <w:t>When You Have a Catastrophic Disability?</w:t>
      </w:r>
    </w:p>
    <w:p w14:paraId="489C7182" w14:textId="7F2509CF" w:rsidR="000669D9" w:rsidRDefault="00D60341" w:rsidP="000669D9">
      <w:pPr>
        <w:pStyle w:val="2Text"/>
      </w:pPr>
      <w:r>
        <w:t>Your</w:t>
      </w:r>
      <w:r w:rsidR="000669D9">
        <w:t xml:space="preserve"> </w:t>
      </w:r>
      <w:r w:rsidR="00A20521">
        <w:rPr>
          <w:b/>
          <w:bCs/>
          <w:color w:val="FF0000"/>
          <w:sz w:val="24"/>
          <w:szCs w:val="24"/>
          <w:vertAlign w:val="superscript"/>
        </w:rPr>
        <w:t>3</w:t>
      </w:r>
      <w:r w:rsidR="00A20521" w:rsidRPr="00571C41">
        <w:rPr>
          <w:b/>
          <w:bCs/>
          <w:sz w:val="24"/>
        </w:rPr>
        <w:t>[</w:t>
      </w:r>
      <w:r w:rsidR="008E3992">
        <w:t>C</w:t>
      </w:r>
      <w:r w:rsidR="000669D9">
        <w:t xml:space="preserve">atastrophic </w:t>
      </w:r>
      <w:r w:rsidR="008E3992">
        <w:t>D</w:t>
      </w:r>
      <w:r w:rsidR="000669D9">
        <w:t xml:space="preserve">isability </w:t>
      </w:r>
      <w:r w:rsidR="00924721">
        <w:t xml:space="preserve">Benefit </w:t>
      </w:r>
      <w:r w:rsidR="008E3992">
        <w:t>P</w:t>
      </w:r>
      <w:r w:rsidR="000669D9">
        <w:t>ayment is equal to one of the following options:</w:t>
      </w:r>
    </w:p>
    <w:p w14:paraId="34BB6C1B" w14:textId="73076D47" w:rsidR="000669D9" w:rsidRDefault="000669D9" w:rsidP="000669D9">
      <w:pPr>
        <w:pStyle w:val="BulletD"/>
      </w:pPr>
      <w:bookmarkStart w:id="757" w:name="_Hlk35438781"/>
      <w:r>
        <w:rPr>
          <w:b/>
          <w:bCs/>
          <w:color w:val="FF0000"/>
          <w:sz w:val="24"/>
          <w:szCs w:val="24"/>
          <w:vertAlign w:val="superscript"/>
        </w:rPr>
        <w:t>3a</w:t>
      </w:r>
      <w:bookmarkEnd w:id="757"/>
      <w:r w:rsidR="00571C41" w:rsidRPr="00571C41">
        <w:rPr>
          <w:b/>
          <w:bCs/>
          <w:sz w:val="24"/>
        </w:rPr>
        <w:t>[</w:t>
      </w:r>
      <w:r>
        <w:t>10% to 60%</w:t>
      </w:r>
      <w:r w:rsidR="00571C41" w:rsidRPr="00571C41">
        <w:rPr>
          <w:b/>
          <w:bCs/>
          <w:sz w:val="24"/>
        </w:rPr>
        <w:t>]</w:t>
      </w:r>
      <w:r>
        <w:t xml:space="preserve"> of </w:t>
      </w:r>
      <w:r w:rsidR="00D60341">
        <w:t>Your</w:t>
      </w:r>
      <w:r>
        <w:t xml:space="preserve"> </w:t>
      </w:r>
      <w:r w:rsidR="00042AE2" w:rsidRPr="00B37216">
        <w:t>Monthly Earnings</w:t>
      </w:r>
      <w:r>
        <w:t xml:space="preserve">, but not more than </w:t>
      </w:r>
      <w:r>
        <w:rPr>
          <w:b/>
          <w:bCs/>
          <w:color w:val="FF0000"/>
          <w:sz w:val="24"/>
          <w:szCs w:val="24"/>
          <w:vertAlign w:val="superscript"/>
        </w:rPr>
        <w:t>3b</w:t>
      </w:r>
      <w:r w:rsidR="00571C41" w:rsidRPr="00571C41">
        <w:rPr>
          <w:b/>
          <w:bCs/>
          <w:sz w:val="24"/>
        </w:rPr>
        <w:t>[</w:t>
      </w:r>
      <w:r>
        <w:t>$1,000 to $10,000</w:t>
      </w:r>
      <w:r w:rsidR="00571C41" w:rsidRPr="00571C41">
        <w:rPr>
          <w:b/>
          <w:bCs/>
          <w:sz w:val="24"/>
        </w:rPr>
        <w:t>]</w:t>
      </w:r>
    </w:p>
    <w:p w14:paraId="152F2685" w14:textId="27321502" w:rsidR="000669D9" w:rsidRDefault="000669D9" w:rsidP="000669D9">
      <w:pPr>
        <w:pStyle w:val="BulletD"/>
      </w:pPr>
      <w:r>
        <w:rPr>
          <w:b/>
          <w:bCs/>
          <w:color w:val="FF0000"/>
          <w:sz w:val="24"/>
          <w:szCs w:val="24"/>
          <w:vertAlign w:val="superscript"/>
        </w:rPr>
        <w:t>3a</w:t>
      </w:r>
      <w:r w:rsidR="00571C41" w:rsidRPr="00571C41">
        <w:rPr>
          <w:b/>
          <w:bCs/>
          <w:sz w:val="24"/>
        </w:rPr>
        <w:t>[</w:t>
      </w:r>
      <w:r>
        <w:t>10% to 60%</w:t>
      </w:r>
      <w:r w:rsidR="00571C41" w:rsidRPr="00571C41">
        <w:rPr>
          <w:b/>
          <w:bCs/>
          <w:sz w:val="24"/>
        </w:rPr>
        <w:t>]</w:t>
      </w:r>
      <w:r>
        <w:t xml:space="preserve"> of </w:t>
      </w:r>
      <w:r w:rsidR="00D60341">
        <w:t>Your</w:t>
      </w:r>
      <w:r>
        <w:t xml:space="preserve"> </w:t>
      </w:r>
      <w:r w:rsidR="00042AE2">
        <w:t>Monthly Earnings</w:t>
      </w:r>
      <w:r>
        <w:t xml:space="preserve">, but not more than </w:t>
      </w:r>
      <w:r>
        <w:rPr>
          <w:b/>
          <w:bCs/>
          <w:color w:val="FF0000"/>
          <w:sz w:val="24"/>
          <w:szCs w:val="24"/>
          <w:vertAlign w:val="superscript"/>
        </w:rPr>
        <w:t>3b</w:t>
      </w:r>
      <w:r w:rsidR="00571C41" w:rsidRPr="00571C41">
        <w:rPr>
          <w:b/>
          <w:bCs/>
          <w:sz w:val="24"/>
        </w:rPr>
        <w:t>[</w:t>
      </w:r>
      <w:r>
        <w:t>$1,000 to $10,000</w:t>
      </w:r>
      <w:r w:rsidR="00571C41" w:rsidRPr="00571C41">
        <w:rPr>
          <w:b/>
          <w:bCs/>
          <w:sz w:val="24"/>
        </w:rPr>
        <w:t>]</w:t>
      </w:r>
    </w:p>
    <w:p w14:paraId="4CE58692" w14:textId="73A3D119" w:rsidR="000669D9" w:rsidRDefault="000669D9" w:rsidP="000669D9">
      <w:pPr>
        <w:pStyle w:val="BulletD"/>
      </w:pPr>
      <w:r>
        <w:rPr>
          <w:b/>
          <w:bCs/>
          <w:color w:val="FF0000"/>
          <w:sz w:val="24"/>
          <w:szCs w:val="24"/>
          <w:vertAlign w:val="superscript"/>
        </w:rPr>
        <w:t>3a</w:t>
      </w:r>
      <w:r w:rsidR="00571C41" w:rsidRPr="00571C41">
        <w:rPr>
          <w:b/>
          <w:bCs/>
          <w:sz w:val="24"/>
        </w:rPr>
        <w:t>[</w:t>
      </w:r>
      <w:r>
        <w:t>10% to 60%</w:t>
      </w:r>
      <w:r w:rsidR="00571C41" w:rsidRPr="00571C41">
        <w:rPr>
          <w:b/>
          <w:bCs/>
          <w:sz w:val="24"/>
        </w:rPr>
        <w:t>]</w:t>
      </w:r>
      <w:r>
        <w:t xml:space="preserve"> of </w:t>
      </w:r>
      <w:r w:rsidR="00D60341">
        <w:t>Your</w:t>
      </w:r>
      <w:r>
        <w:t xml:space="preserve"> </w:t>
      </w:r>
      <w:r w:rsidR="00042AE2">
        <w:t>Monthly Earnings</w:t>
      </w:r>
      <w:r>
        <w:t xml:space="preserve">, but not more than </w:t>
      </w:r>
      <w:r>
        <w:rPr>
          <w:b/>
          <w:bCs/>
          <w:color w:val="FF0000"/>
          <w:sz w:val="24"/>
          <w:szCs w:val="24"/>
          <w:vertAlign w:val="superscript"/>
        </w:rPr>
        <w:t>3b</w:t>
      </w:r>
      <w:r w:rsidR="00571C41" w:rsidRPr="00571C41">
        <w:rPr>
          <w:b/>
          <w:bCs/>
          <w:sz w:val="24"/>
        </w:rPr>
        <w:t>[</w:t>
      </w:r>
      <w:r>
        <w:t>$1,000 to $10,000</w:t>
      </w:r>
      <w:r w:rsidR="00571C41" w:rsidRPr="00571C41">
        <w:rPr>
          <w:b/>
          <w:bCs/>
          <w:sz w:val="24"/>
        </w:rPr>
        <w:t>]</w:t>
      </w:r>
    </w:p>
    <w:p w14:paraId="1C68691B" w14:textId="193B2102" w:rsidR="000669D9" w:rsidRDefault="0078008C" w:rsidP="000669D9">
      <w:pPr>
        <w:pStyle w:val="2Text"/>
      </w:pPr>
      <w:r>
        <w:rPr>
          <w:b/>
          <w:bCs/>
          <w:color w:val="FF0000"/>
          <w:sz w:val="24"/>
          <w:szCs w:val="24"/>
          <w:vertAlign w:val="superscript"/>
        </w:rPr>
        <w:t>1</w:t>
      </w:r>
      <w:r w:rsidRPr="00571C41">
        <w:rPr>
          <w:b/>
          <w:bCs/>
          <w:sz w:val="24"/>
        </w:rPr>
        <w:t>[</w:t>
      </w:r>
      <w:r w:rsidR="000669D9">
        <w:t xml:space="preserve">See </w:t>
      </w:r>
      <w:r w:rsidR="00D60341">
        <w:t>Your</w:t>
      </w:r>
      <w:r w:rsidR="000669D9">
        <w:t xml:space="preserve"> </w:t>
      </w:r>
      <w:r w:rsidR="00F71951">
        <w:t>S</w:t>
      </w:r>
      <w:r w:rsidR="001E140C">
        <w:t xml:space="preserve">pecifications </w:t>
      </w:r>
      <w:r w:rsidR="00F71951">
        <w:t>P</w:t>
      </w:r>
      <w:r w:rsidR="001E140C">
        <w:t>age</w:t>
      </w:r>
      <w:r w:rsidR="000669D9">
        <w:t xml:space="preserve"> for the option </w:t>
      </w:r>
      <w:r w:rsidR="00831858">
        <w:t>You</w:t>
      </w:r>
      <w:r w:rsidR="000669D9">
        <w:t xml:space="preserve"> selected.</w:t>
      </w:r>
      <w:r w:rsidRPr="00571C41">
        <w:rPr>
          <w:b/>
          <w:bCs/>
          <w:sz w:val="24"/>
        </w:rPr>
        <w:t>]</w:t>
      </w:r>
    </w:p>
    <w:p w14:paraId="6C94F105" w14:textId="524AE7B1" w:rsidR="000669D9" w:rsidRDefault="000669D9" w:rsidP="000669D9">
      <w:pPr>
        <w:pStyle w:val="2Text"/>
      </w:pPr>
      <w:r>
        <w:t xml:space="preserve">But, if </w:t>
      </w:r>
      <w:r w:rsidR="00D60341">
        <w:t>Your</w:t>
      </w:r>
      <w:r>
        <w:t xml:space="preserve"> </w:t>
      </w:r>
      <w:r w:rsidR="00B27A67">
        <w:t>C</w:t>
      </w:r>
      <w:r>
        <w:t xml:space="preserve">atastrophic </w:t>
      </w:r>
      <w:r w:rsidR="00B27A67">
        <w:t>D</w:t>
      </w:r>
      <w:r>
        <w:t xml:space="preserve">isability </w:t>
      </w:r>
      <w:r w:rsidR="00116DF0">
        <w:t xml:space="preserve">Benefit </w:t>
      </w:r>
      <w:r w:rsidR="00B27A67">
        <w:t>P</w:t>
      </w:r>
      <w:r>
        <w:t xml:space="preserve">ayment, together with </w:t>
      </w:r>
      <w:r w:rsidR="00D60341">
        <w:t>Your</w:t>
      </w:r>
      <w:r>
        <w:t xml:space="preserve"> </w:t>
      </w:r>
      <w:r w:rsidR="00FE6D17">
        <w:t>Monthly Benefit Payment</w:t>
      </w:r>
      <w:r>
        <w:t xml:space="preserve">, exceeds </w:t>
      </w:r>
      <w:r w:rsidR="00D60341">
        <w:t>Your</w:t>
      </w:r>
      <w:r>
        <w:t xml:space="preserve"> </w:t>
      </w:r>
      <w:r w:rsidR="005977E8">
        <w:t>M</w:t>
      </w:r>
      <w:r>
        <w:t xml:space="preserve">aximum </w:t>
      </w:r>
      <w:r w:rsidR="005977E8">
        <w:t>M</w:t>
      </w:r>
      <w:r>
        <w:t xml:space="preserve">onthly </w:t>
      </w:r>
      <w:r w:rsidR="005977E8">
        <w:t>B</w:t>
      </w:r>
      <w:r>
        <w:t xml:space="preserve">enefit, </w:t>
      </w:r>
      <w:r w:rsidR="00D60341">
        <w:t>Your</w:t>
      </w:r>
      <w:r>
        <w:t xml:space="preserve"> </w:t>
      </w:r>
      <w:r w:rsidR="00FC4C70">
        <w:t>C</w:t>
      </w:r>
      <w:r>
        <w:t xml:space="preserve">atastrophic </w:t>
      </w:r>
      <w:r w:rsidR="00FC4C70">
        <w:t>D</w:t>
      </w:r>
      <w:r>
        <w:t>isability</w:t>
      </w:r>
      <w:r w:rsidR="00A54CE5">
        <w:t xml:space="preserve"> Benefit Payment</w:t>
      </w:r>
      <w:r w:rsidDel="00A54CE5">
        <w:t xml:space="preserve"> </w:t>
      </w:r>
      <w:r>
        <w:t xml:space="preserve">will be reduced by the excess amount. </w:t>
      </w:r>
      <w:r w:rsidR="004E7D03">
        <w:rPr>
          <w:b/>
          <w:bCs/>
          <w:color w:val="FF0000"/>
          <w:sz w:val="24"/>
          <w:szCs w:val="24"/>
          <w:vertAlign w:val="superscript"/>
        </w:rPr>
        <w:t>1</w:t>
      </w:r>
      <w:r w:rsidR="00DE4FB2" w:rsidRPr="345D0DC2">
        <w:rPr>
          <w:b/>
          <w:sz w:val="24"/>
          <w:szCs w:val="24"/>
        </w:rPr>
        <w:t>[</w:t>
      </w:r>
      <w:r w:rsidR="00D60341">
        <w:t>Your</w:t>
      </w:r>
      <w:r w:rsidDel="00A54CE5">
        <w:t xml:space="preserve"> </w:t>
      </w:r>
      <w:r w:rsidR="003828F6">
        <w:t>C</w:t>
      </w:r>
      <w:r>
        <w:t xml:space="preserve">atastrophic </w:t>
      </w:r>
      <w:r w:rsidR="00B87821">
        <w:t>D</w:t>
      </w:r>
      <w:r>
        <w:t xml:space="preserve">isability </w:t>
      </w:r>
      <w:r w:rsidR="00A54CE5">
        <w:t xml:space="preserve">Benefit </w:t>
      </w:r>
      <w:r w:rsidR="00B87821">
        <w:t>P</w:t>
      </w:r>
      <w:r>
        <w:t xml:space="preserve">ayment will not be reduced by any </w:t>
      </w:r>
      <w:r w:rsidR="00CE0FCA">
        <w:t>Deductible Sources of Income</w:t>
      </w:r>
      <w:r>
        <w:t>.</w:t>
      </w:r>
      <w:r w:rsidR="00571C41" w:rsidRPr="345D0DC2">
        <w:rPr>
          <w:b/>
          <w:sz w:val="24"/>
          <w:szCs w:val="24"/>
        </w:rPr>
        <w:t>]</w:t>
      </w:r>
      <w:r w:rsidR="00DE4FB2" w:rsidRPr="345D0DC2">
        <w:rPr>
          <w:b/>
          <w:sz w:val="24"/>
          <w:szCs w:val="24"/>
        </w:rPr>
        <w:t>]</w:t>
      </w:r>
    </w:p>
    <w:p w14:paraId="7D7F0099" w14:textId="77777777" w:rsidR="000669D9" w:rsidRDefault="000669D9" w:rsidP="000669D9">
      <w:pPr>
        <w:pStyle w:val="SubtitleD"/>
      </w:pPr>
      <w:r>
        <w:t>How Long Will Prudential Continue to Send You Catastrophic Disability Payments?</w:t>
      </w:r>
    </w:p>
    <w:p w14:paraId="0C46FB80" w14:textId="5E6B6396" w:rsidR="000669D9" w:rsidRDefault="000669D9" w:rsidP="000669D9">
      <w:pPr>
        <w:pStyle w:val="2Text"/>
      </w:pPr>
      <w:r>
        <w:t xml:space="preserve">Prudential will send </w:t>
      </w:r>
      <w:r w:rsidR="00831858">
        <w:t>You</w:t>
      </w:r>
      <w:r>
        <w:t xml:space="preserve"> a </w:t>
      </w:r>
      <w:r w:rsidR="0001568C">
        <w:t xml:space="preserve">Catastrophic Disability </w:t>
      </w:r>
      <w:r w:rsidR="00A5565F">
        <w:t xml:space="preserve">Benefit </w:t>
      </w:r>
      <w:r w:rsidR="0001568C">
        <w:t>Payment</w:t>
      </w:r>
      <w:r>
        <w:t xml:space="preserve"> each month </w:t>
      </w:r>
      <w:r w:rsidR="008367BE">
        <w:rPr>
          <w:b/>
          <w:bCs/>
          <w:color w:val="FF0000"/>
          <w:sz w:val="24"/>
          <w:szCs w:val="24"/>
          <w:vertAlign w:val="superscript"/>
        </w:rPr>
        <w:t>4</w:t>
      </w:r>
      <w:r w:rsidR="00571C41" w:rsidRPr="00571C41">
        <w:rPr>
          <w:b/>
          <w:bCs/>
          <w:sz w:val="24"/>
        </w:rPr>
        <w:t>[</w:t>
      </w:r>
      <w:r>
        <w:t xml:space="preserve">up to the </w:t>
      </w:r>
      <w:r w:rsidR="009079E8" w:rsidRPr="00B37216">
        <w:rPr>
          <w:bCs/>
          <w:iCs/>
        </w:rPr>
        <w:t>M</w:t>
      </w:r>
      <w:r w:rsidRPr="00B37216">
        <w:rPr>
          <w:bCs/>
          <w:iCs/>
        </w:rPr>
        <w:t xml:space="preserve">aximum </w:t>
      </w:r>
      <w:r w:rsidR="009079E8" w:rsidRPr="00B37216">
        <w:rPr>
          <w:bCs/>
          <w:iCs/>
        </w:rPr>
        <w:t>P</w:t>
      </w:r>
      <w:r w:rsidRPr="00B37216">
        <w:rPr>
          <w:bCs/>
          <w:iCs/>
        </w:rPr>
        <w:t xml:space="preserve">eriod of </w:t>
      </w:r>
      <w:r w:rsidR="009079E8" w:rsidRPr="00B37216">
        <w:rPr>
          <w:bCs/>
          <w:iCs/>
        </w:rPr>
        <w:t>C</w:t>
      </w:r>
      <w:r w:rsidRPr="00B37216">
        <w:rPr>
          <w:bCs/>
          <w:iCs/>
        </w:rPr>
        <w:t xml:space="preserve">atastrophic </w:t>
      </w:r>
      <w:r w:rsidR="009079E8" w:rsidRPr="00B37216">
        <w:rPr>
          <w:bCs/>
          <w:iCs/>
        </w:rPr>
        <w:t>D</w:t>
      </w:r>
      <w:r w:rsidRPr="00B37216">
        <w:rPr>
          <w:bCs/>
          <w:iCs/>
        </w:rPr>
        <w:t xml:space="preserve">isability </w:t>
      </w:r>
      <w:r w:rsidR="00A5565F">
        <w:rPr>
          <w:bCs/>
          <w:iCs/>
        </w:rPr>
        <w:t xml:space="preserve">Benefit </w:t>
      </w:r>
      <w:r w:rsidR="009079E8" w:rsidRPr="00B37216">
        <w:rPr>
          <w:bCs/>
          <w:iCs/>
        </w:rPr>
        <w:t>P</w:t>
      </w:r>
      <w:r w:rsidRPr="00B37216">
        <w:rPr>
          <w:bCs/>
          <w:iCs/>
        </w:rPr>
        <w:t>ayment</w:t>
      </w:r>
      <w:r>
        <w:t>.</w:t>
      </w:r>
    </w:p>
    <w:p w14:paraId="1A2B122D" w14:textId="25A52150" w:rsidR="000669D9" w:rsidRDefault="00D60341" w:rsidP="000669D9">
      <w:pPr>
        <w:pStyle w:val="2Text"/>
      </w:pPr>
      <w:r>
        <w:t>Your</w:t>
      </w:r>
      <w:r w:rsidR="000669D9">
        <w:t xml:space="preserve"> </w:t>
      </w:r>
      <w:r w:rsidR="003655B1">
        <w:t>M</w:t>
      </w:r>
      <w:r w:rsidR="000669D9">
        <w:t xml:space="preserve">aximum </w:t>
      </w:r>
      <w:r w:rsidR="003655B1">
        <w:t>P</w:t>
      </w:r>
      <w:r w:rsidR="000669D9">
        <w:t xml:space="preserve">eriod of </w:t>
      </w:r>
      <w:r w:rsidR="003655B1">
        <w:t>C</w:t>
      </w:r>
      <w:r w:rsidR="000669D9">
        <w:t xml:space="preserve">atastrophic </w:t>
      </w:r>
      <w:r w:rsidR="003655B1">
        <w:t>D</w:t>
      </w:r>
      <w:r w:rsidR="000669D9">
        <w:t xml:space="preserve">isability </w:t>
      </w:r>
      <w:r w:rsidR="00A5565F">
        <w:t xml:space="preserve">Benefit </w:t>
      </w:r>
      <w:r w:rsidR="003655B1">
        <w:t>P</w:t>
      </w:r>
      <w:r w:rsidR="000669D9">
        <w:t>ayment is one of the following options:</w:t>
      </w:r>
    </w:p>
    <w:p w14:paraId="0165166D" w14:textId="79369977" w:rsidR="000669D9" w:rsidRDefault="008367BE" w:rsidP="000669D9">
      <w:pPr>
        <w:pStyle w:val="BulletD"/>
      </w:pPr>
      <w:r>
        <w:rPr>
          <w:b/>
          <w:bCs/>
          <w:color w:val="FF0000"/>
          <w:sz w:val="24"/>
          <w:szCs w:val="24"/>
          <w:vertAlign w:val="superscript"/>
        </w:rPr>
        <w:t>4</w:t>
      </w:r>
      <w:r w:rsidR="000669D9">
        <w:rPr>
          <w:b/>
          <w:bCs/>
          <w:color w:val="FF0000"/>
          <w:sz w:val="24"/>
          <w:szCs w:val="24"/>
          <w:vertAlign w:val="superscript"/>
        </w:rPr>
        <w:t>a</w:t>
      </w:r>
      <w:r w:rsidR="00571C41" w:rsidRPr="00571C41">
        <w:rPr>
          <w:b/>
          <w:bCs/>
          <w:sz w:val="24"/>
        </w:rPr>
        <w:t>[</w:t>
      </w:r>
      <w:r w:rsidR="000669D9">
        <w:t>6 months to lifetime</w:t>
      </w:r>
      <w:r w:rsidR="00571C41" w:rsidRPr="00571C41">
        <w:rPr>
          <w:b/>
          <w:bCs/>
          <w:sz w:val="24"/>
        </w:rPr>
        <w:t>]</w:t>
      </w:r>
    </w:p>
    <w:p w14:paraId="1E1A116A" w14:textId="28BC8D5A" w:rsidR="000669D9" w:rsidRDefault="008367BE" w:rsidP="000669D9">
      <w:pPr>
        <w:pStyle w:val="BulletD"/>
      </w:pPr>
      <w:r>
        <w:rPr>
          <w:b/>
          <w:bCs/>
          <w:color w:val="FF0000"/>
          <w:sz w:val="24"/>
          <w:szCs w:val="24"/>
          <w:vertAlign w:val="superscript"/>
        </w:rPr>
        <w:t>4</w:t>
      </w:r>
      <w:r w:rsidR="000669D9">
        <w:rPr>
          <w:b/>
          <w:bCs/>
          <w:color w:val="FF0000"/>
          <w:sz w:val="24"/>
          <w:szCs w:val="24"/>
          <w:vertAlign w:val="superscript"/>
        </w:rPr>
        <w:t>a</w:t>
      </w:r>
      <w:r w:rsidR="00571C41" w:rsidRPr="00571C41">
        <w:rPr>
          <w:b/>
          <w:bCs/>
          <w:sz w:val="24"/>
        </w:rPr>
        <w:t>[</w:t>
      </w:r>
      <w:r w:rsidR="000669D9">
        <w:t>6 months to lifetime</w:t>
      </w:r>
      <w:r w:rsidR="00571C41" w:rsidRPr="00571C41">
        <w:rPr>
          <w:b/>
          <w:bCs/>
          <w:sz w:val="24"/>
        </w:rPr>
        <w:t>]</w:t>
      </w:r>
    </w:p>
    <w:p w14:paraId="691AE3BA" w14:textId="3CC30D29" w:rsidR="000669D9" w:rsidRDefault="008367BE" w:rsidP="000669D9">
      <w:pPr>
        <w:pStyle w:val="BulletD"/>
      </w:pPr>
      <w:r>
        <w:rPr>
          <w:b/>
          <w:bCs/>
          <w:color w:val="FF0000"/>
          <w:sz w:val="24"/>
          <w:szCs w:val="24"/>
          <w:vertAlign w:val="superscript"/>
        </w:rPr>
        <w:t>4</w:t>
      </w:r>
      <w:r w:rsidR="000669D9">
        <w:rPr>
          <w:b/>
          <w:bCs/>
          <w:color w:val="FF0000"/>
          <w:sz w:val="24"/>
          <w:szCs w:val="24"/>
          <w:vertAlign w:val="superscript"/>
        </w:rPr>
        <w:t>a</w:t>
      </w:r>
      <w:r w:rsidR="00571C41" w:rsidRPr="00571C41">
        <w:rPr>
          <w:b/>
          <w:bCs/>
          <w:sz w:val="24"/>
        </w:rPr>
        <w:t>[</w:t>
      </w:r>
      <w:r w:rsidR="000669D9">
        <w:t>6 months to lifetime</w:t>
      </w:r>
      <w:r w:rsidR="00571C41" w:rsidRPr="00571C41">
        <w:rPr>
          <w:b/>
          <w:bCs/>
          <w:sz w:val="24"/>
        </w:rPr>
        <w:t>]</w:t>
      </w:r>
    </w:p>
    <w:p w14:paraId="479F4234" w14:textId="75429D50" w:rsidR="000669D9" w:rsidRDefault="00F64B99" w:rsidP="000669D9">
      <w:pPr>
        <w:pStyle w:val="2Text"/>
      </w:pPr>
      <w:r>
        <w:rPr>
          <w:b/>
          <w:bCs/>
          <w:color w:val="FF0000"/>
          <w:sz w:val="24"/>
          <w:szCs w:val="24"/>
          <w:vertAlign w:val="superscript"/>
        </w:rPr>
        <w:lastRenderedPageBreak/>
        <w:t>1</w:t>
      </w:r>
      <w:r w:rsidRPr="00571C41">
        <w:rPr>
          <w:b/>
          <w:bCs/>
          <w:sz w:val="24"/>
        </w:rPr>
        <w:t>[</w:t>
      </w:r>
      <w:r w:rsidR="000669D9">
        <w:t xml:space="preserve">See </w:t>
      </w:r>
      <w:r w:rsidR="00D60341">
        <w:t>Your</w:t>
      </w:r>
      <w:r w:rsidR="000669D9">
        <w:t xml:space="preserve"> </w:t>
      </w:r>
      <w:r w:rsidR="00F71951">
        <w:t>Specifications Page</w:t>
      </w:r>
      <w:r w:rsidR="000669D9">
        <w:t xml:space="preserve"> for the option </w:t>
      </w:r>
      <w:r w:rsidR="00831858">
        <w:t>You</w:t>
      </w:r>
      <w:r w:rsidR="000669D9">
        <w:t xml:space="preserve"> selected.</w:t>
      </w:r>
      <w:r w:rsidR="00571C41" w:rsidRPr="00571C41">
        <w:rPr>
          <w:b/>
          <w:bCs/>
          <w:sz w:val="24"/>
        </w:rPr>
        <w:t>]</w:t>
      </w:r>
      <w:r w:rsidRPr="00571C41">
        <w:rPr>
          <w:b/>
          <w:bCs/>
          <w:sz w:val="24"/>
        </w:rPr>
        <w:t>]</w:t>
      </w:r>
    </w:p>
    <w:p w14:paraId="20A03DE9" w14:textId="43401730" w:rsidR="00B95995" w:rsidRPr="00AE71BC" w:rsidRDefault="007C48F5" w:rsidP="001355BA">
      <w:pPr>
        <w:pStyle w:val="2Text"/>
      </w:pPr>
      <w:r w:rsidRPr="00CF4D86">
        <w:rPr>
          <w:b/>
          <w:bCs/>
          <w:color w:val="FF0000"/>
          <w:sz w:val="24"/>
          <w:szCs w:val="24"/>
          <w:vertAlign w:val="superscript"/>
        </w:rPr>
        <w:t>1</w:t>
      </w:r>
      <w:r w:rsidRPr="00CF4D86">
        <w:rPr>
          <w:b/>
          <w:bCs/>
          <w:sz w:val="24"/>
          <w:szCs w:val="24"/>
        </w:rPr>
        <w:t>[</w:t>
      </w:r>
      <w:commentRangeStart w:id="758"/>
      <w:commentRangeStart w:id="759"/>
      <w:commentRangeStart w:id="760"/>
      <w:commentRangeStart w:id="761"/>
      <w:r w:rsidR="00B95995" w:rsidRPr="00CF4D86">
        <w:t xml:space="preserve">We will stop sending You Catastrophic Disability Benefit Payments if You are convicted for Your commission of or attempt to commit </w:t>
      </w:r>
      <w:del w:id="762" w:author="Laura Hoogland" w:date="2026-01-22T14:57:00Z" w16du:dateUtc="2026-01-22T20:57:00Z">
        <w:r w:rsidR="00B95995" w:rsidRPr="00CF4D86">
          <w:rPr>
            <w:rFonts w:cs="Arial"/>
          </w:rPr>
          <w:delText xml:space="preserve">an assault or </w:delText>
        </w:r>
      </w:del>
      <w:r w:rsidR="00B95995" w:rsidRPr="00CF4D86">
        <w:t>a felony</w:t>
      </w:r>
      <w:del w:id="763" w:author="Laura Hoogland" w:date="2026-01-22T14:57:00Z" w16du:dateUtc="2026-01-22T20:57:00Z">
        <w:r w:rsidR="00B95995" w:rsidRPr="00CF4D86">
          <w:rPr>
            <w:rFonts w:cs="Arial"/>
          </w:rPr>
          <w:delText>.</w:delText>
        </w:r>
        <w:r w:rsidRPr="00CF4D86">
          <w:rPr>
            <w:rFonts w:cs="Arial"/>
            <w:b/>
            <w:bCs/>
          </w:rPr>
          <w:delText>]</w:delText>
        </w:r>
      </w:del>
      <w:ins w:id="764" w:author="Laura Hoogland" w:date="2026-01-22T14:57:00Z" w16du:dateUtc="2026-01-22T20:57:00Z">
        <w:r w:rsidR="00B95995" w:rsidRPr="00CF4D86">
          <w:t>.</w:t>
        </w:r>
        <w:commentRangeEnd w:id="758"/>
        <w:r w:rsidR="007C2B34" w:rsidRPr="00CF4D86">
          <w:rPr>
            <w:rStyle w:val="CommentReference"/>
            <w:b/>
            <w:bCs/>
            <w:sz w:val="24"/>
            <w:szCs w:val="24"/>
          </w:rPr>
          <w:commentReference w:id="758"/>
        </w:r>
        <w:commentRangeEnd w:id="759"/>
        <w:r w:rsidR="004760BB" w:rsidRPr="00CF4D86">
          <w:rPr>
            <w:rStyle w:val="CommentReference"/>
            <w:b/>
            <w:bCs/>
            <w:sz w:val="24"/>
            <w:szCs w:val="24"/>
          </w:rPr>
          <w:commentReference w:id="759"/>
        </w:r>
        <w:commentRangeEnd w:id="760"/>
        <w:r w:rsidR="00D6440D" w:rsidRPr="00CF4D86">
          <w:rPr>
            <w:rStyle w:val="CommentReference"/>
            <w:b/>
            <w:bCs/>
            <w:sz w:val="24"/>
            <w:szCs w:val="24"/>
          </w:rPr>
          <w:commentReference w:id="760"/>
        </w:r>
        <w:commentRangeEnd w:id="761"/>
        <w:r w:rsidR="0096769C" w:rsidRPr="00CF4D86">
          <w:rPr>
            <w:rStyle w:val="CommentReference"/>
            <w:b/>
            <w:bCs/>
            <w:sz w:val="24"/>
            <w:szCs w:val="24"/>
          </w:rPr>
          <w:commentReference w:id="761"/>
        </w:r>
        <w:r w:rsidRPr="00CF4D86">
          <w:rPr>
            <w:b/>
            <w:bCs/>
            <w:sz w:val="24"/>
            <w:szCs w:val="24"/>
          </w:rPr>
          <w:t>]</w:t>
        </w:r>
      </w:ins>
    </w:p>
    <w:p w14:paraId="43BBAF24" w14:textId="456E7B72" w:rsidR="000669D9" w:rsidRDefault="000669D9" w:rsidP="000669D9">
      <w:pPr>
        <w:pStyle w:val="2Text"/>
      </w:pPr>
      <w:r>
        <w:t xml:space="preserve">We will stop sending </w:t>
      </w:r>
      <w:r w:rsidR="00831858">
        <w:t>You</w:t>
      </w:r>
      <w:r>
        <w:t xml:space="preserve"> </w:t>
      </w:r>
      <w:r w:rsidR="007C48F5" w:rsidRPr="00B95995">
        <w:t xml:space="preserve">Catastrophic Disability Benefit </w:t>
      </w:r>
      <w:r w:rsidR="007C48F5" w:rsidRPr="00152822">
        <w:t>Payments</w:t>
      </w:r>
      <w:r>
        <w:t xml:space="preserve"> and</w:t>
      </w:r>
      <w:r w:rsidDel="007C48F5">
        <w:t xml:space="preserve"> </w:t>
      </w:r>
      <w:r>
        <w:t xml:space="preserve">claim will end on the earliest of the following </w:t>
      </w:r>
      <w:r w:rsidR="008367BE">
        <w:rPr>
          <w:b/>
          <w:bCs/>
          <w:color w:val="FF0000"/>
          <w:sz w:val="24"/>
          <w:szCs w:val="24"/>
          <w:vertAlign w:val="superscript"/>
        </w:rPr>
        <w:t>5</w:t>
      </w:r>
      <w:r w:rsidR="00571C41" w:rsidRPr="00571C41">
        <w:rPr>
          <w:b/>
          <w:bCs/>
          <w:sz w:val="24"/>
        </w:rPr>
        <w:t>[</w:t>
      </w:r>
      <w:r>
        <w:t>:</w:t>
      </w:r>
    </w:p>
    <w:p w14:paraId="123AC149" w14:textId="127F538C" w:rsidR="000669D9" w:rsidRDefault="000669D9" w:rsidP="00B37216">
      <w:pPr>
        <w:pStyle w:val="BulletD"/>
      </w:pPr>
      <w:r>
        <w:t xml:space="preserve">The end of the </w:t>
      </w:r>
      <w:r w:rsidR="003655B1">
        <w:t>M</w:t>
      </w:r>
      <w:r>
        <w:t xml:space="preserve">aximum </w:t>
      </w:r>
      <w:r w:rsidR="003655B1">
        <w:t>P</w:t>
      </w:r>
      <w:r>
        <w:t xml:space="preserve">eriod of </w:t>
      </w:r>
      <w:r w:rsidR="003655B1">
        <w:t>C</w:t>
      </w:r>
      <w:r>
        <w:t xml:space="preserve">atastrophic </w:t>
      </w:r>
      <w:r w:rsidR="003655B1">
        <w:t>D</w:t>
      </w:r>
      <w:r>
        <w:t xml:space="preserve">isability </w:t>
      </w:r>
      <w:r w:rsidR="007C48F5">
        <w:t xml:space="preserve">Benefit </w:t>
      </w:r>
      <w:r w:rsidR="003655B1">
        <w:t>P</w:t>
      </w:r>
      <w:r>
        <w:t>ayment.</w:t>
      </w:r>
    </w:p>
    <w:p w14:paraId="7315D2C0" w14:textId="47BB49E3" w:rsidR="000669D9" w:rsidRDefault="000669D9" w:rsidP="00B37216">
      <w:pPr>
        <w:pStyle w:val="BulletD"/>
      </w:pPr>
      <w:r>
        <w:t xml:space="preserve">The date </w:t>
      </w:r>
      <w:r w:rsidR="00831858">
        <w:t>You</w:t>
      </w:r>
      <w:r>
        <w:t xml:space="preserve"> no longer have a </w:t>
      </w:r>
      <w:r w:rsidR="301FEA72">
        <w:t>C</w:t>
      </w:r>
      <w:r>
        <w:t xml:space="preserve">atastrophic </w:t>
      </w:r>
      <w:r w:rsidR="229C6A87">
        <w:t>D</w:t>
      </w:r>
      <w:r>
        <w:t>isability under the terms of the Plan.</w:t>
      </w:r>
    </w:p>
    <w:p w14:paraId="274309A9" w14:textId="4F8BAAD1" w:rsidR="000669D9" w:rsidRDefault="000669D9" w:rsidP="00B37216">
      <w:pPr>
        <w:pStyle w:val="BulletD"/>
      </w:pPr>
      <w:r>
        <w:t xml:space="preserve">The date </w:t>
      </w:r>
      <w:r w:rsidR="00831858">
        <w:t>You</w:t>
      </w:r>
      <w:r>
        <w:t xml:space="preserve"> fail to submit proof of continuing </w:t>
      </w:r>
      <w:r w:rsidR="3618CBF8">
        <w:t>C</w:t>
      </w:r>
      <w:r>
        <w:t xml:space="preserve">atastrophic </w:t>
      </w:r>
      <w:r w:rsidR="06D26446">
        <w:t>D</w:t>
      </w:r>
      <w:r>
        <w:t>isability satisfactory to Prudential.</w:t>
      </w:r>
    </w:p>
    <w:p w14:paraId="51D66040" w14:textId="2A6E25FC" w:rsidR="000669D9" w:rsidRDefault="000669D9" w:rsidP="00B37216">
      <w:pPr>
        <w:pStyle w:val="BulletD"/>
      </w:pPr>
      <w:r>
        <w:t xml:space="preserve">The date </w:t>
      </w:r>
      <w:r w:rsidR="00831858">
        <w:t>You</w:t>
      </w:r>
      <w:r>
        <w:t xml:space="preserve"> refuse to be examined by </w:t>
      </w:r>
      <w:r w:rsidR="00BB45C7">
        <w:t>Doctor</w:t>
      </w:r>
      <w:r>
        <w:t xml:space="preserve">s, other medical practitioners or vocational experts of </w:t>
      </w:r>
      <w:r w:rsidR="003B254A">
        <w:t>Our</w:t>
      </w:r>
      <w:r>
        <w:t xml:space="preserve"> choice.</w:t>
      </w:r>
    </w:p>
    <w:p w14:paraId="28375882" w14:textId="50C04ED1" w:rsidR="000669D9" w:rsidRDefault="000669D9" w:rsidP="00B37216">
      <w:pPr>
        <w:pStyle w:val="BulletD"/>
      </w:pPr>
      <w:r>
        <w:t xml:space="preserve">The date </w:t>
      </w:r>
      <w:r w:rsidR="00831858">
        <w:t>You</w:t>
      </w:r>
      <w:r>
        <w:t xml:space="preserve"> refuse to be interviewed by an authorized Prudential </w:t>
      </w:r>
      <w:r w:rsidR="007C48F5">
        <w:t>r</w:t>
      </w:r>
      <w:r>
        <w:t>epresentative.</w:t>
      </w:r>
    </w:p>
    <w:p w14:paraId="1B17D50C" w14:textId="755C5519" w:rsidR="00317532" w:rsidRDefault="000669D9" w:rsidP="00B37216">
      <w:pPr>
        <w:pStyle w:val="BulletD"/>
      </w:pPr>
      <w:r>
        <w:t xml:space="preserve">The date </w:t>
      </w:r>
      <w:r w:rsidR="00831858">
        <w:t>You</w:t>
      </w:r>
      <w:r>
        <w:t xml:space="preserve"> are no longer receiving </w:t>
      </w:r>
      <w:r w:rsidRPr="001D4C1E">
        <w:rPr>
          <w:b/>
          <w:bCs/>
          <w:color w:val="FF0000"/>
          <w:sz w:val="24"/>
          <w:szCs w:val="24"/>
          <w:vertAlign w:val="superscript"/>
        </w:rPr>
        <w:t>CV1</w:t>
      </w:r>
      <w:r w:rsidR="00571C41" w:rsidRPr="00571C41">
        <w:rPr>
          <w:b/>
          <w:bCs/>
          <w:sz w:val="24"/>
        </w:rPr>
        <w:t>[</w:t>
      </w:r>
      <w:r>
        <w:t>long term</w:t>
      </w:r>
      <w:r w:rsidR="00571C41" w:rsidRPr="00571C41">
        <w:rPr>
          <w:b/>
          <w:bCs/>
          <w:sz w:val="24"/>
        </w:rPr>
        <w:t>]</w:t>
      </w:r>
      <w:r>
        <w:t xml:space="preserve"> disability benefits under the Plan.</w:t>
      </w:r>
    </w:p>
    <w:p w14:paraId="77A6EDB6" w14:textId="24DC1DDC" w:rsidR="00F543D0" w:rsidRDefault="00F543D0" w:rsidP="00B37216">
      <w:pPr>
        <w:pStyle w:val="BulletD"/>
      </w:pPr>
      <w:r>
        <w:t>The date You die.</w:t>
      </w:r>
    </w:p>
    <w:p w14:paraId="1B06DD45" w14:textId="77777777" w:rsidR="002A2B6E" w:rsidRDefault="00317532" w:rsidP="00B37216">
      <w:pPr>
        <w:pStyle w:val="BulletD"/>
      </w:pPr>
      <w:r>
        <w:t>The date You are able to return to work in any capacity.</w:t>
      </w:r>
    </w:p>
    <w:p w14:paraId="6E4B4439" w14:textId="2FED1EE2" w:rsidR="000669D9" w:rsidRPr="002541BF" w:rsidRDefault="002A2B6E" w:rsidP="002541BF">
      <w:pPr>
        <w:pStyle w:val="BulletD"/>
      </w:pPr>
      <w:commentRangeStart w:id="765"/>
      <w:commentRangeStart w:id="766"/>
      <w:commentRangeStart w:id="767"/>
      <w:commentRangeStart w:id="768"/>
      <w:r w:rsidRPr="002541BF">
        <w:t xml:space="preserve">The date </w:t>
      </w:r>
      <w:r w:rsidR="00EB2794" w:rsidRPr="002541BF">
        <w:t>You</w:t>
      </w:r>
      <w:r w:rsidRPr="002541BF">
        <w:t xml:space="preserve"> </w:t>
      </w:r>
      <w:r w:rsidR="004F75DD" w:rsidRPr="002541BF">
        <w:t>a</w:t>
      </w:r>
      <w:r w:rsidR="00C07750" w:rsidRPr="002541BF">
        <w:t xml:space="preserve">re </w:t>
      </w:r>
      <w:r w:rsidR="00767663" w:rsidRPr="002541BF">
        <w:t xml:space="preserve">convicted for </w:t>
      </w:r>
      <w:r w:rsidR="00FE4A1B" w:rsidRPr="002541BF">
        <w:t xml:space="preserve">a commission of or attempt to commit </w:t>
      </w:r>
      <w:del w:id="769" w:author="Laura Hoogland" w:date="2026-01-22T14:57:00Z" w16du:dateUtc="2026-01-22T20:57:00Z">
        <w:r w:rsidR="00FE4A1B">
          <w:delText xml:space="preserve">an assault or </w:delText>
        </w:r>
      </w:del>
      <w:r w:rsidR="00FE4A1B" w:rsidRPr="002541BF">
        <w:t>a felony</w:t>
      </w:r>
      <w:del w:id="770" w:author="Laura Hoogland" w:date="2026-01-22T14:57:00Z" w16du:dateUtc="2026-01-22T20:57:00Z">
        <w:r w:rsidR="00FE4A1B">
          <w:delText>.</w:delText>
        </w:r>
        <w:r w:rsidR="00571C41" w:rsidRPr="00571C41">
          <w:rPr>
            <w:b/>
            <w:bCs/>
            <w:sz w:val="24"/>
          </w:rPr>
          <w:delText>]</w:delText>
        </w:r>
      </w:del>
      <w:ins w:id="771" w:author="Laura Hoogland" w:date="2026-01-22T14:57:00Z" w16du:dateUtc="2026-01-22T20:57:00Z">
        <w:r w:rsidR="00FE4A1B" w:rsidRPr="002541BF">
          <w:t>.</w:t>
        </w:r>
        <w:commentRangeEnd w:id="765"/>
        <w:r w:rsidR="00E71177" w:rsidRPr="00F76148">
          <w:rPr>
            <w:rStyle w:val="CommentReference"/>
            <w:b/>
            <w:bCs/>
            <w:sz w:val="24"/>
            <w:szCs w:val="24"/>
          </w:rPr>
          <w:commentReference w:id="765"/>
        </w:r>
        <w:commentRangeEnd w:id="766"/>
        <w:r w:rsidR="002715F1" w:rsidRPr="00F76148">
          <w:rPr>
            <w:rStyle w:val="CommentReference"/>
            <w:b/>
            <w:bCs/>
            <w:sz w:val="24"/>
            <w:szCs w:val="24"/>
          </w:rPr>
          <w:commentReference w:id="766"/>
        </w:r>
        <w:commentRangeEnd w:id="767"/>
        <w:r w:rsidR="00024699" w:rsidRPr="00F76148">
          <w:rPr>
            <w:rStyle w:val="CommentReference"/>
            <w:b/>
            <w:bCs/>
            <w:sz w:val="24"/>
            <w:szCs w:val="24"/>
          </w:rPr>
          <w:commentReference w:id="767"/>
        </w:r>
        <w:commentRangeEnd w:id="768"/>
        <w:r w:rsidR="0096769C" w:rsidRPr="00F76148">
          <w:rPr>
            <w:rStyle w:val="CommentReference"/>
            <w:b/>
            <w:bCs/>
            <w:sz w:val="24"/>
            <w:szCs w:val="24"/>
          </w:rPr>
          <w:commentReference w:id="768"/>
        </w:r>
        <w:r w:rsidR="00571C41" w:rsidRPr="00F76148">
          <w:rPr>
            <w:b/>
            <w:bCs/>
            <w:sz w:val="24"/>
            <w:szCs w:val="24"/>
          </w:rPr>
          <w:t>]</w:t>
        </w:r>
      </w:ins>
    </w:p>
    <w:p w14:paraId="36C694CD" w14:textId="77777777" w:rsidR="00F9708F" w:rsidRDefault="00DA3109" w:rsidP="00766844">
      <w:pPr>
        <w:pStyle w:val="BulletD"/>
        <w:numPr>
          <w:ilvl w:val="0"/>
          <w:numId w:val="0"/>
        </w:numPr>
        <w:rPr>
          <w:del w:id="772" w:author="Laura Hoogland" w:date="2026-01-22T14:57:00Z" w16du:dateUtc="2026-01-22T20:57:00Z"/>
          <w:rStyle w:val="Strong"/>
          <w:sz w:val="24"/>
          <w:szCs w:val="24"/>
        </w:rPr>
        <w:sectPr w:rsidR="00F9708F" w:rsidSect="00671431">
          <w:footerReference w:type="default" r:id="rId77"/>
          <w:pgSz w:w="12240" w:h="15840" w:code="1"/>
          <w:pgMar w:top="1440" w:right="1627" w:bottom="1800" w:left="1627" w:header="720" w:footer="720" w:gutter="0"/>
          <w:cols w:space="720"/>
        </w:sectPr>
      </w:pPr>
      <w:r>
        <w:rPr>
          <w:b/>
          <w:bCs/>
          <w:color w:val="FF0000"/>
          <w:sz w:val="24"/>
          <w:szCs w:val="24"/>
          <w:vertAlign w:val="superscript"/>
        </w:rPr>
        <w:t>1</w:t>
      </w:r>
      <w:r w:rsidRPr="00571C41">
        <w:rPr>
          <w:b/>
          <w:bCs/>
          <w:sz w:val="24"/>
        </w:rPr>
        <w:t>[</w:t>
      </w:r>
      <w:r>
        <w:t xml:space="preserve">If there is an overpayment due to Prudential for any Prudential claim, Prudential may apply Your Catastrophic Disability Benefit Payments toward any outstanding </w:t>
      </w:r>
      <w:commentRangeStart w:id="773"/>
      <w:commentRangeStart w:id="774"/>
      <w:r>
        <w:t>overpayment</w:t>
      </w:r>
      <w:commentRangeEnd w:id="773"/>
      <w:del w:id="775" w:author="Laura Hoogland" w:date="2026-01-22T14:57:00Z" w16du:dateUtc="2026-01-22T20:57:00Z">
        <w:r>
          <w:delText>.</w:delText>
        </w:r>
        <w:r w:rsidRPr="00152822">
          <w:rPr>
            <w:rStyle w:val="Strong"/>
            <w:sz w:val="24"/>
            <w:szCs w:val="24"/>
          </w:rPr>
          <w:delText>]</w:delText>
        </w:r>
      </w:del>
    </w:p>
    <w:p w14:paraId="75628470" w14:textId="7B4747FF" w:rsidR="00FF5033" w:rsidRDefault="00817EF8" w:rsidP="00766844">
      <w:pPr>
        <w:pStyle w:val="BulletD"/>
        <w:numPr>
          <w:ilvl w:val="0"/>
          <w:numId w:val="0"/>
        </w:numPr>
        <w:rPr>
          <w:ins w:id="776" w:author="Laura Hoogland" w:date="2026-01-22T14:57:00Z" w16du:dateUtc="2026-01-22T20:57:00Z"/>
        </w:rPr>
        <w:sectPr w:rsidR="00FF5033" w:rsidSect="00F9708F">
          <w:footerReference w:type="default" r:id="rId78"/>
          <w:type w:val="continuous"/>
          <w:pgSz w:w="12240" w:h="15840" w:code="1"/>
          <w:pgMar w:top="1440" w:right="1627" w:bottom="1800" w:left="1627" w:header="720" w:footer="720" w:gutter="0"/>
          <w:cols w:space="720"/>
        </w:sectPr>
      </w:pPr>
      <w:ins w:id="779" w:author="Laura Hoogland" w:date="2026-01-22T14:57:00Z" w16du:dateUtc="2026-01-22T20:57:00Z">
        <w:r>
          <w:rPr>
            <w:rStyle w:val="CommentReference"/>
            <w:sz w:val="20"/>
            <w:szCs w:val="20"/>
          </w:rPr>
          <w:commentReference w:id="773"/>
        </w:r>
        <w:commentRangeEnd w:id="774"/>
        <w:r w:rsidR="0036464B">
          <w:rPr>
            <w:rStyle w:val="CommentReference"/>
            <w:sz w:val="20"/>
            <w:szCs w:val="20"/>
          </w:rPr>
          <w:commentReference w:id="774"/>
        </w:r>
        <w:r w:rsidR="00DA3109">
          <w:t>.</w:t>
        </w:r>
      </w:ins>
    </w:p>
    <w:p w14:paraId="20190E60" w14:textId="76C1343F" w:rsidR="00C8337C" w:rsidRDefault="00C8337C" w:rsidP="00766844">
      <w:pPr>
        <w:pStyle w:val="BulletD"/>
        <w:numPr>
          <w:ilvl w:val="0"/>
          <w:numId w:val="0"/>
        </w:numPr>
        <w:rPr>
          <w:ins w:id="780" w:author="Laura Hoogland" w:date="2026-01-22T14:57:00Z" w16du:dateUtc="2026-01-22T20:57:00Z"/>
          <w:rStyle w:val="Strong"/>
          <w:sz w:val="24"/>
          <w:szCs w:val="24"/>
        </w:rPr>
      </w:pPr>
    </w:p>
    <w:p w14:paraId="70416005" w14:textId="23F2AE72" w:rsidR="003E4360" w:rsidRDefault="00310971" w:rsidP="003E4360">
      <w:pPr>
        <w:pStyle w:val="TitleD"/>
        <w:numPr>
          <w:ilvl w:val="12"/>
          <w:numId w:val="0"/>
        </w:numPr>
      </w:pPr>
      <w:r w:rsidRPr="00310971">
        <w:rPr>
          <w:rFonts w:ascii="Arial" w:hAnsi="Arial" w:cs="Arial"/>
          <w:color w:val="FF0000"/>
          <w:sz w:val="24"/>
          <w:szCs w:val="24"/>
          <w:vertAlign w:val="superscript"/>
        </w:rPr>
        <w:t>CV1</w:t>
      </w:r>
      <w:r w:rsidR="008C05F5">
        <w:rPr>
          <w:rFonts w:ascii="Arial" w:hAnsi="Arial" w:cs="Arial"/>
          <w:color w:val="FF0000"/>
          <w:sz w:val="24"/>
          <w:szCs w:val="24"/>
          <w:vertAlign w:val="superscript"/>
        </w:rPr>
        <w:t>,18</w:t>
      </w:r>
      <w:r w:rsidR="00571C41" w:rsidRPr="00152822">
        <w:rPr>
          <w:rFonts w:ascii="Arial" w:hAnsi="Arial" w:cs="Arial"/>
          <w:szCs w:val="36"/>
        </w:rPr>
        <w:t>[</w:t>
      </w:r>
      <w:r w:rsidR="003E4360">
        <w:t>Short Term and Long Term</w:t>
      </w:r>
      <w:r w:rsidR="00571C41" w:rsidRPr="00152822">
        <w:rPr>
          <w:rFonts w:ascii="Arial" w:hAnsi="Arial" w:cs="Arial"/>
          <w:szCs w:val="36"/>
        </w:rPr>
        <w:t>]</w:t>
      </w:r>
      <w:r w:rsidR="003E4360">
        <w:t xml:space="preserve"> Disability Coverage</w:t>
      </w:r>
    </w:p>
    <w:p w14:paraId="415713E2" w14:textId="4F302E35" w:rsidR="003E4360" w:rsidRDefault="003E4360" w:rsidP="003E4360">
      <w:pPr>
        <w:pStyle w:val="SubtitleD"/>
        <w:numPr>
          <w:ilvl w:val="12"/>
          <w:numId w:val="0"/>
        </w:numPr>
      </w:pPr>
      <w:bookmarkStart w:id="781" w:name="Claim_Information"/>
      <w:bookmarkEnd w:id="781"/>
      <w:commentRangeStart w:id="782"/>
      <w:commentRangeStart w:id="783"/>
      <w:r>
        <w:t>CLAIM INFORMATION</w:t>
      </w:r>
      <w:commentRangeEnd w:id="782"/>
      <w:r w:rsidR="003F1D0C">
        <w:rPr>
          <w:rStyle w:val="CommentReference"/>
          <w:sz w:val="24"/>
          <w:szCs w:val="20"/>
        </w:rPr>
        <w:commentReference w:id="782"/>
      </w:r>
      <w:commentRangeEnd w:id="783"/>
      <w:r w:rsidR="001C3602">
        <w:rPr>
          <w:rStyle w:val="CommentReference"/>
          <w:sz w:val="24"/>
          <w:szCs w:val="20"/>
        </w:rPr>
        <w:commentReference w:id="783"/>
      </w:r>
    </w:p>
    <w:p w14:paraId="00C4021D" w14:textId="77777777" w:rsidR="001B5091" w:rsidRDefault="001B5091" w:rsidP="001B5091">
      <w:pPr>
        <w:pStyle w:val="SubtitleD"/>
      </w:pPr>
      <w:bookmarkStart w:id="785" w:name="_Hlk203991029"/>
      <w:r>
        <w:t>When Do You Notify Prudential of a Claim?</w:t>
      </w:r>
    </w:p>
    <w:bookmarkEnd w:id="785"/>
    <w:p w14:paraId="7F7ED41A" w14:textId="73ACFCE3" w:rsidR="001B5091" w:rsidRPr="00263557" w:rsidRDefault="001004FC" w:rsidP="009F0C06">
      <w:pPr>
        <w:pStyle w:val="2Text"/>
        <w:rPr>
          <w:b/>
          <w:color w:val="FF0000"/>
          <w:sz w:val="24"/>
          <w:szCs w:val="24"/>
          <w:vertAlign w:val="superscript"/>
        </w:rPr>
      </w:pPr>
      <w:r w:rsidRPr="00987A39">
        <w:rPr>
          <w:b/>
          <w:bCs/>
        </w:rPr>
        <w:t>Notice of Claim:</w:t>
      </w:r>
      <w:r>
        <w:t xml:space="preserve"> </w:t>
      </w:r>
      <w:r w:rsidR="00F939C0" w:rsidRPr="009E47FB">
        <w:rPr>
          <w:b/>
          <w:color w:val="FF0000"/>
          <w:sz w:val="24"/>
          <w:vertAlign w:val="superscript"/>
        </w:rPr>
        <w:t>1</w:t>
      </w:r>
      <w:r w:rsidR="00571C41" w:rsidRPr="00571C41">
        <w:rPr>
          <w:b/>
          <w:bCs/>
          <w:sz w:val="24"/>
        </w:rPr>
        <w:t>[</w:t>
      </w:r>
      <w:r w:rsidR="00B57AEE">
        <w:t>N</w:t>
      </w:r>
      <w:r w:rsidR="001B5091">
        <w:t>otice of a claim should be sent</w:t>
      </w:r>
      <w:r w:rsidR="006A3DB7">
        <w:t xml:space="preserve"> in a format satisfactory to Prudential</w:t>
      </w:r>
      <w:r w:rsidR="00571C41" w:rsidRPr="00571C41">
        <w:rPr>
          <w:b/>
          <w:bCs/>
          <w:sz w:val="24"/>
        </w:rPr>
        <w:t>]</w:t>
      </w:r>
      <w:r w:rsidR="001B5091">
        <w:t xml:space="preserve"> within </w:t>
      </w:r>
      <w:r w:rsidR="00D75F35">
        <w:rPr>
          <w:b/>
          <w:color w:val="FF0000"/>
          <w:sz w:val="24"/>
          <w:vertAlign w:val="superscript"/>
        </w:rPr>
        <w:t>1</w:t>
      </w:r>
      <w:r w:rsidR="00897FD4">
        <w:rPr>
          <w:b/>
          <w:color w:val="FF0000"/>
          <w:sz w:val="24"/>
          <w:vertAlign w:val="superscript"/>
        </w:rPr>
        <w:t>a</w:t>
      </w:r>
      <w:r w:rsidR="00571C41" w:rsidRPr="00571C41">
        <w:rPr>
          <w:b/>
          <w:bCs/>
          <w:sz w:val="24"/>
        </w:rPr>
        <w:t>[</w:t>
      </w:r>
      <w:r w:rsidR="001B5091">
        <w:t>30</w:t>
      </w:r>
      <w:r w:rsidR="00897FD4">
        <w:t xml:space="preserve"> – 365</w:t>
      </w:r>
      <w:r w:rsidR="001B5091">
        <w:t xml:space="preserve"> days</w:t>
      </w:r>
      <w:r w:rsidR="00571C41" w:rsidRPr="00571C41">
        <w:rPr>
          <w:b/>
          <w:bCs/>
          <w:sz w:val="24"/>
        </w:rPr>
        <w:t>]</w:t>
      </w:r>
      <w:r w:rsidR="001B5091">
        <w:t xml:space="preserve"> after the date </w:t>
      </w:r>
      <w:r w:rsidR="00D60341">
        <w:t>Your</w:t>
      </w:r>
      <w:r w:rsidR="001B5091">
        <w:t xml:space="preserve"> </w:t>
      </w:r>
      <w:r w:rsidR="00FF5545">
        <w:t>Disability</w:t>
      </w:r>
      <w:r w:rsidR="001B5091">
        <w:t xml:space="preserve"> begins</w:t>
      </w:r>
      <w:r w:rsidR="004C39CA">
        <w:rPr>
          <w:b/>
          <w:color w:val="FF0000"/>
          <w:sz w:val="24"/>
          <w:vertAlign w:val="superscript"/>
        </w:rPr>
        <w:t>6</w:t>
      </w:r>
      <w:r w:rsidR="004C39CA" w:rsidRPr="00571C41">
        <w:rPr>
          <w:b/>
          <w:bCs/>
          <w:sz w:val="24"/>
        </w:rPr>
        <w:t>[</w:t>
      </w:r>
      <w:r w:rsidR="004C39CA">
        <w:t xml:space="preserve">and within </w:t>
      </w:r>
      <w:r w:rsidR="004C39CA">
        <w:rPr>
          <w:b/>
          <w:color w:val="FF0000"/>
          <w:sz w:val="24"/>
          <w:vertAlign w:val="superscript"/>
        </w:rPr>
        <w:t>1a</w:t>
      </w:r>
      <w:r w:rsidR="004C39CA" w:rsidRPr="00571C41">
        <w:rPr>
          <w:b/>
          <w:bCs/>
          <w:sz w:val="24"/>
        </w:rPr>
        <w:t>[</w:t>
      </w:r>
      <w:r w:rsidR="004C39CA">
        <w:t>30 – 365 days</w:t>
      </w:r>
      <w:r w:rsidR="004C39CA" w:rsidRPr="00571C41">
        <w:rPr>
          <w:b/>
          <w:bCs/>
          <w:sz w:val="24"/>
        </w:rPr>
        <w:t>]</w:t>
      </w:r>
      <w:r w:rsidR="004C39CA">
        <w:t xml:space="preserve"> after the date Your Covered Critical Illness</w:t>
      </w:r>
      <w:r w:rsidR="001E2EB6">
        <w:t xml:space="preserve"> begins</w:t>
      </w:r>
      <w:r w:rsidR="00DA5002">
        <w:t>,</w:t>
      </w:r>
      <w:r w:rsidR="004C39CA" w:rsidRPr="00571C41">
        <w:rPr>
          <w:b/>
          <w:bCs/>
          <w:sz w:val="24"/>
        </w:rPr>
        <w:t>]</w:t>
      </w:r>
      <w:r w:rsidR="00D95488">
        <w:t xml:space="preserve"> </w:t>
      </w:r>
      <w:r w:rsidR="00D95488" w:rsidRPr="00D95488">
        <w:rPr>
          <w:b/>
          <w:bCs/>
          <w:color w:val="FF0000"/>
          <w:sz w:val="24"/>
          <w:szCs w:val="24"/>
          <w:vertAlign w:val="superscript"/>
        </w:rPr>
        <w:t xml:space="preserve"> </w:t>
      </w:r>
      <w:r w:rsidR="00D95488">
        <w:rPr>
          <w:b/>
          <w:color w:val="FF0000"/>
          <w:sz w:val="24"/>
          <w:vertAlign w:val="superscript"/>
        </w:rPr>
        <w:t>6</w:t>
      </w:r>
      <w:r w:rsidR="00D95488" w:rsidRPr="00571C41">
        <w:rPr>
          <w:b/>
          <w:bCs/>
          <w:sz w:val="24"/>
        </w:rPr>
        <w:t>[</w:t>
      </w:r>
      <w:r w:rsidR="00D95488">
        <w:t xml:space="preserve">and within </w:t>
      </w:r>
      <w:r w:rsidR="00D95488">
        <w:rPr>
          <w:b/>
          <w:color w:val="FF0000"/>
          <w:sz w:val="24"/>
          <w:vertAlign w:val="superscript"/>
        </w:rPr>
        <w:t>1a</w:t>
      </w:r>
      <w:r w:rsidR="00D95488" w:rsidRPr="00571C41">
        <w:rPr>
          <w:b/>
          <w:bCs/>
          <w:sz w:val="24"/>
        </w:rPr>
        <w:t>[</w:t>
      </w:r>
      <w:r w:rsidR="00D95488">
        <w:t>30 – 365 days</w:t>
      </w:r>
      <w:r w:rsidR="00D95488" w:rsidRPr="00571C41">
        <w:rPr>
          <w:b/>
          <w:bCs/>
          <w:sz w:val="24"/>
        </w:rPr>
        <w:t>]</w:t>
      </w:r>
      <w:r w:rsidR="00E72455">
        <w:t xml:space="preserve"> after the date </w:t>
      </w:r>
      <w:r w:rsidR="00D95488" w:rsidRPr="00987A39">
        <w:t>any benefits under any rider made part of this Group Insurance Certificate</w:t>
      </w:r>
      <w:r w:rsidR="00E72455">
        <w:t xml:space="preserve"> begins</w:t>
      </w:r>
      <w:r w:rsidR="00DA5002">
        <w:t>,</w:t>
      </w:r>
      <w:r w:rsidR="00D95488" w:rsidRPr="00571C41">
        <w:rPr>
          <w:b/>
          <w:bCs/>
          <w:sz w:val="24"/>
        </w:rPr>
        <w:t>]</w:t>
      </w:r>
      <w:r w:rsidR="00D95488">
        <w:t xml:space="preserve"> </w:t>
      </w:r>
      <w:r w:rsidR="001A14DF">
        <w:t xml:space="preserve"> or as soon thereafter as is reasonably possible</w:t>
      </w:r>
      <w:r w:rsidR="001B5091">
        <w:t xml:space="preserve">. However, </w:t>
      </w:r>
      <w:r w:rsidR="00D75F35" w:rsidRPr="0066069C">
        <w:rPr>
          <w:b/>
          <w:color w:val="FF0000"/>
          <w:sz w:val="24"/>
          <w:vertAlign w:val="superscript"/>
        </w:rPr>
        <w:t>1</w:t>
      </w:r>
      <w:r w:rsidR="00571C41" w:rsidRPr="00571C41">
        <w:rPr>
          <w:b/>
          <w:bCs/>
          <w:sz w:val="24"/>
        </w:rPr>
        <w:t>[</w:t>
      </w:r>
      <w:r w:rsidR="00831858">
        <w:t>You</w:t>
      </w:r>
      <w:r w:rsidR="001B5091">
        <w:t xml:space="preserve"> must send Prudential </w:t>
      </w:r>
      <w:r w:rsidR="008309EB">
        <w:t xml:space="preserve">satisfactory </w:t>
      </w:r>
      <w:r w:rsidR="001B5091">
        <w:t xml:space="preserve">written proof of </w:t>
      </w:r>
      <w:r w:rsidR="00D60341">
        <w:t>Your</w:t>
      </w:r>
      <w:r w:rsidR="001B5091">
        <w:t xml:space="preserve"> claim</w:t>
      </w:r>
      <w:r w:rsidR="00571C41" w:rsidRPr="00571C41">
        <w:rPr>
          <w:b/>
          <w:bCs/>
          <w:sz w:val="24"/>
        </w:rPr>
        <w:t>]</w:t>
      </w:r>
      <w:r w:rsidR="001B5091">
        <w:t xml:space="preserve"> no later than </w:t>
      </w:r>
      <w:r w:rsidR="00EB7085">
        <w:rPr>
          <w:b/>
          <w:color w:val="FF0000"/>
          <w:sz w:val="24"/>
          <w:vertAlign w:val="superscript"/>
        </w:rPr>
        <w:t>1b</w:t>
      </w:r>
      <w:r w:rsidR="00571C41" w:rsidRPr="00571C41">
        <w:rPr>
          <w:b/>
          <w:bCs/>
          <w:sz w:val="24"/>
        </w:rPr>
        <w:t>[</w:t>
      </w:r>
      <w:r w:rsidR="001B5091">
        <w:t>90</w:t>
      </w:r>
      <w:r w:rsidR="00EB7085">
        <w:t xml:space="preserve"> – 365</w:t>
      </w:r>
      <w:r w:rsidR="001B5091">
        <w:t xml:space="preserve"> days</w:t>
      </w:r>
      <w:r w:rsidR="00571C41" w:rsidRPr="00571C41">
        <w:rPr>
          <w:b/>
          <w:bCs/>
          <w:sz w:val="24"/>
        </w:rPr>
        <w:t>]</w:t>
      </w:r>
      <w:r w:rsidR="001B5091">
        <w:t xml:space="preserve"> after </w:t>
      </w:r>
      <w:r w:rsidR="00D60341">
        <w:t>Your</w:t>
      </w:r>
      <w:r w:rsidR="001B5091">
        <w:t xml:space="preserve"> </w:t>
      </w:r>
      <w:r w:rsidR="00B4035E">
        <w:t>E</w:t>
      </w:r>
      <w:r w:rsidR="001B5091">
        <w:t xml:space="preserve">limination </w:t>
      </w:r>
      <w:r w:rsidR="00B4035E">
        <w:t>P</w:t>
      </w:r>
      <w:r w:rsidR="001B5091">
        <w:t xml:space="preserve">eriod </w:t>
      </w:r>
      <w:r w:rsidR="00D75F35">
        <w:rPr>
          <w:b/>
          <w:color w:val="FF0000"/>
          <w:sz w:val="24"/>
          <w:vertAlign w:val="superscript"/>
        </w:rPr>
        <w:t>6</w:t>
      </w:r>
      <w:r w:rsidR="00571C41" w:rsidRPr="00571C41">
        <w:rPr>
          <w:b/>
          <w:bCs/>
          <w:sz w:val="24"/>
        </w:rPr>
        <w:t>[</w:t>
      </w:r>
      <w:r w:rsidR="00476DCE">
        <w:t xml:space="preserve">and </w:t>
      </w:r>
      <w:r w:rsidR="004E03EF">
        <w:t>C</w:t>
      </w:r>
      <w:r w:rsidR="001B5091">
        <w:t xml:space="preserve">ritical </w:t>
      </w:r>
      <w:r w:rsidR="004E03EF">
        <w:t>I</w:t>
      </w:r>
      <w:r w:rsidR="001B5091">
        <w:t xml:space="preserve">llness </w:t>
      </w:r>
      <w:r w:rsidR="004E03EF">
        <w:t>E</w:t>
      </w:r>
      <w:r w:rsidR="001B5091">
        <w:t xml:space="preserve">limination </w:t>
      </w:r>
      <w:r w:rsidR="004E03EF">
        <w:t>P</w:t>
      </w:r>
      <w:r w:rsidR="001B5091">
        <w:t>eriod</w:t>
      </w:r>
      <w:r w:rsidR="00571C41" w:rsidRPr="00571C41">
        <w:rPr>
          <w:b/>
          <w:bCs/>
          <w:sz w:val="24"/>
        </w:rPr>
        <w:t>]</w:t>
      </w:r>
      <w:r w:rsidR="001B5091">
        <w:t xml:space="preserve"> ends. If it is not possible to give</w:t>
      </w:r>
      <w:r w:rsidR="008309EB" w:rsidRPr="008309EB">
        <w:t xml:space="preserve"> </w:t>
      </w:r>
      <w:r w:rsidR="008309EB">
        <w:t>satisfactory</w:t>
      </w:r>
      <w:r w:rsidR="001B5091">
        <w:t xml:space="preserve"> proof within </w:t>
      </w:r>
      <w:r w:rsidR="00EB7085">
        <w:rPr>
          <w:b/>
          <w:color w:val="FF0000"/>
          <w:sz w:val="24"/>
          <w:vertAlign w:val="superscript"/>
        </w:rPr>
        <w:t>1</w:t>
      </w:r>
      <w:r w:rsidR="008E7597">
        <w:rPr>
          <w:b/>
          <w:color w:val="FF0000"/>
          <w:sz w:val="24"/>
          <w:vertAlign w:val="superscript"/>
        </w:rPr>
        <w:t>b</w:t>
      </w:r>
      <w:r w:rsidR="00571C41" w:rsidRPr="00571C41">
        <w:rPr>
          <w:b/>
          <w:bCs/>
          <w:sz w:val="24"/>
        </w:rPr>
        <w:t>[</w:t>
      </w:r>
      <w:r w:rsidR="001B5091">
        <w:t>90</w:t>
      </w:r>
      <w:r w:rsidR="008E7597">
        <w:t xml:space="preserve"> – 365</w:t>
      </w:r>
      <w:r w:rsidR="001B5091">
        <w:t xml:space="preserve"> days</w:t>
      </w:r>
      <w:r w:rsidR="00571C41" w:rsidRPr="00571C41">
        <w:rPr>
          <w:b/>
          <w:bCs/>
          <w:sz w:val="24"/>
        </w:rPr>
        <w:t>]</w:t>
      </w:r>
      <w:r w:rsidR="001B5091">
        <w:t xml:space="preserve">, it must be given no later than </w:t>
      </w:r>
      <w:r w:rsidR="00826431">
        <w:rPr>
          <w:b/>
          <w:color w:val="FF0000"/>
          <w:sz w:val="24"/>
          <w:vertAlign w:val="superscript"/>
        </w:rPr>
        <w:t>1c</w:t>
      </w:r>
      <w:r w:rsidR="00571C41" w:rsidRPr="00571C41">
        <w:rPr>
          <w:b/>
          <w:bCs/>
          <w:sz w:val="24"/>
        </w:rPr>
        <w:t>[</w:t>
      </w:r>
      <w:r w:rsidR="001B5091">
        <w:t>1</w:t>
      </w:r>
      <w:r w:rsidR="00AA1F45">
        <w:t xml:space="preserve"> </w:t>
      </w:r>
      <w:r w:rsidR="00826431">
        <w:t>–</w:t>
      </w:r>
      <w:r w:rsidR="00AA1F45">
        <w:t xml:space="preserve"> 3</w:t>
      </w:r>
      <w:r w:rsidR="001B5091">
        <w:t xml:space="preserve"> year</w:t>
      </w:r>
      <w:r w:rsidR="00826431">
        <w:t>s</w:t>
      </w:r>
      <w:r w:rsidR="00571C41" w:rsidRPr="00571C41">
        <w:rPr>
          <w:b/>
          <w:bCs/>
          <w:sz w:val="24"/>
        </w:rPr>
        <w:t>]</w:t>
      </w:r>
      <w:r w:rsidR="001B5091">
        <w:t xml:space="preserve"> after the time</w:t>
      </w:r>
      <w:r w:rsidR="00A56019" w:rsidRPr="00A56019">
        <w:t xml:space="preserve"> </w:t>
      </w:r>
      <w:r w:rsidR="00A56019">
        <w:t>satisfactory</w:t>
      </w:r>
      <w:r w:rsidR="001B5091">
        <w:t xml:space="preserve"> proof is otherwise required except in the absence of legal capacity.</w:t>
      </w:r>
    </w:p>
    <w:p w14:paraId="3013B078" w14:textId="33BEC49D" w:rsidR="006E4EFE" w:rsidRDefault="00D82D11" w:rsidP="001B5091">
      <w:pPr>
        <w:pStyle w:val="2Text"/>
      </w:pPr>
      <w:r w:rsidRPr="00987A39">
        <w:rPr>
          <w:b/>
          <w:bCs/>
          <w:color w:val="FF0000"/>
          <w:sz w:val="24"/>
          <w:szCs w:val="24"/>
          <w:vertAlign w:val="superscript"/>
        </w:rPr>
        <w:t>13a</w:t>
      </w:r>
      <w:r w:rsidR="00571C41" w:rsidRPr="00571C41">
        <w:rPr>
          <w:b/>
          <w:bCs/>
          <w:sz w:val="24"/>
        </w:rPr>
        <w:t>[</w:t>
      </w:r>
      <w:r w:rsidR="000777F4">
        <w:t>If n</w:t>
      </w:r>
      <w:r w:rsidR="00FC0EA2">
        <w:t>otice</w:t>
      </w:r>
      <w:r w:rsidR="000777F4">
        <w:t xml:space="preserve"> </w:t>
      </w:r>
      <w:r w:rsidR="00FC0EA2">
        <w:t>is not given in that time, the claim will not be invalidated or reduced if it is shown that notice was given as soon as was reasonably possible.</w:t>
      </w:r>
      <w:r w:rsidR="00571C41" w:rsidRPr="00571C41">
        <w:rPr>
          <w:b/>
          <w:bCs/>
          <w:sz w:val="24"/>
        </w:rPr>
        <w:t>]</w:t>
      </w:r>
      <w:r w:rsidR="00FC0EA2">
        <w:t xml:space="preserve"> </w:t>
      </w:r>
      <w:r w:rsidR="006E4EFE" w:rsidRPr="00A4776E">
        <w:t xml:space="preserve">Notice given by or on behalf of the </w:t>
      </w:r>
      <w:r w:rsidR="003762D5">
        <w:t>I</w:t>
      </w:r>
      <w:r w:rsidR="006E4EFE">
        <w:t xml:space="preserve">nsured or the beneficiary to the </w:t>
      </w:r>
      <w:r w:rsidR="007A22A3">
        <w:t>I</w:t>
      </w:r>
      <w:r w:rsidR="006E4EFE">
        <w:t>nsured</w:t>
      </w:r>
      <w:r w:rsidR="006E4EFE" w:rsidRPr="00A4776E">
        <w:t xml:space="preserve"> to Prudential at </w:t>
      </w:r>
      <w:r w:rsidR="007A116B" w:rsidRPr="00A2005D">
        <w:rPr>
          <w:b/>
          <w:color w:val="FF0000"/>
          <w:sz w:val="24"/>
          <w:szCs w:val="18"/>
          <w:vertAlign w:val="superscript"/>
        </w:rPr>
        <w:t>1</w:t>
      </w:r>
      <w:r w:rsidR="005337E6" w:rsidRPr="00A2005D">
        <w:rPr>
          <w:b/>
          <w:color w:val="FF0000"/>
          <w:sz w:val="24"/>
          <w:szCs w:val="18"/>
          <w:vertAlign w:val="superscript"/>
        </w:rPr>
        <w:t>e</w:t>
      </w:r>
      <w:r w:rsidR="00571C41" w:rsidRPr="00571C41">
        <w:rPr>
          <w:b/>
          <w:bCs/>
          <w:sz w:val="24"/>
        </w:rPr>
        <w:t>[</w:t>
      </w:r>
      <w:r w:rsidR="006E4EFE" w:rsidRPr="00A4776E">
        <w:t>123 Main Street City, State  XXXXX</w:t>
      </w:r>
      <w:r w:rsidR="00571C41" w:rsidRPr="00571C41">
        <w:rPr>
          <w:b/>
          <w:bCs/>
          <w:sz w:val="24"/>
        </w:rPr>
        <w:t>]</w:t>
      </w:r>
      <w:r w:rsidR="006E4EFE" w:rsidRPr="00A4776E">
        <w:t xml:space="preserve">, or to any authorized agent of Prudential, with information sufficient to identify the </w:t>
      </w:r>
      <w:r w:rsidR="003762D5">
        <w:t>Insured</w:t>
      </w:r>
      <w:r w:rsidR="006E4EFE" w:rsidRPr="00A4776E">
        <w:t>, shall be deemed notice to Prudential.</w:t>
      </w:r>
    </w:p>
    <w:p w14:paraId="61311FE1" w14:textId="5DF5DDEB" w:rsidR="001B5091" w:rsidRDefault="00B87923" w:rsidP="001B5091">
      <w:pPr>
        <w:pStyle w:val="2Text"/>
      </w:pPr>
      <w:commentRangeStart w:id="786"/>
      <w:commentRangeStart w:id="787"/>
      <w:r w:rsidRPr="00987A39">
        <w:rPr>
          <w:b/>
          <w:bCs/>
        </w:rPr>
        <w:t>Claim Form:</w:t>
      </w:r>
      <w:r>
        <w:t xml:space="preserve"> </w:t>
      </w:r>
      <w:r w:rsidR="001B5091">
        <w:t xml:space="preserve">The claim form is available from </w:t>
      </w:r>
      <w:r w:rsidR="00D75F35">
        <w:rPr>
          <w:b/>
          <w:color w:val="FF0000"/>
          <w:sz w:val="24"/>
          <w:vertAlign w:val="superscript"/>
        </w:rPr>
        <w:t>1</w:t>
      </w:r>
      <w:r w:rsidR="00571C41" w:rsidRPr="00571C41">
        <w:rPr>
          <w:b/>
          <w:bCs/>
          <w:sz w:val="24"/>
        </w:rPr>
        <w:t>[</w:t>
      </w:r>
      <w:r w:rsidR="00AA422B">
        <w:t xml:space="preserve"> </w:t>
      </w:r>
      <w:r w:rsidR="00AA422B"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rsidR="00D75F35">
        <w:t>, or</w:t>
      </w:r>
      <w:r w:rsidR="001B5091">
        <w:t xml:space="preserve"> </w:t>
      </w:r>
      <w:r w:rsidR="00831858">
        <w:t>You</w:t>
      </w:r>
      <w:r w:rsidR="001B5091">
        <w:t xml:space="preserve"> can request a claim form from </w:t>
      </w:r>
      <w:r w:rsidR="0076098E" w:rsidRPr="00987A39">
        <w:rPr>
          <w:b/>
          <w:bCs/>
          <w:color w:val="FF0000"/>
          <w:sz w:val="24"/>
          <w:szCs w:val="24"/>
          <w:vertAlign w:val="superscript"/>
        </w:rPr>
        <w:t>1f</w:t>
      </w:r>
      <w:r w:rsidR="00571C41" w:rsidRPr="00571C41">
        <w:rPr>
          <w:b/>
          <w:bCs/>
          <w:sz w:val="24"/>
        </w:rPr>
        <w:t>[</w:t>
      </w:r>
      <w:r w:rsidR="003B254A">
        <w:t>Us</w:t>
      </w:r>
      <w:r w:rsidR="00571C41" w:rsidRPr="00571C41">
        <w:rPr>
          <w:b/>
          <w:bCs/>
          <w:sz w:val="24"/>
        </w:rPr>
        <w:t>]]</w:t>
      </w:r>
      <w:r w:rsidR="00261BD2">
        <w:t>.</w:t>
      </w:r>
      <w:r w:rsidR="001B5091">
        <w:t xml:space="preserve"> </w:t>
      </w:r>
      <w:del w:id="788" w:author="Laura Hoogland" w:date="2026-01-22T14:57:00Z" w16du:dateUtc="2026-01-22T20:57:00Z">
        <w:r w:rsidR="001B5091">
          <w:delText xml:space="preserve">If </w:delText>
        </w:r>
        <w:r w:rsidR="00831858">
          <w:delText>You</w:delText>
        </w:r>
        <w:r w:rsidR="001B5091">
          <w:delText xml:space="preserve"> do not receive the form from </w:delText>
        </w:r>
        <w:r w:rsidR="008429CA" w:rsidRPr="00C551B5">
          <w:rPr>
            <w:b/>
            <w:bCs/>
            <w:color w:val="FF0000"/>
            <w:sz w:val="24"/>
            <w:szCs w:val="24"/>
            <w:vertAlign w:val="superscript"/>
          </w:rPr>
          <w:delText>1f</w:delText>
        </w:r>
        <w:r w:rsidR="00571C41" w:rsidRPr="00571C41">
          <w:rPr>
            <w:b/>
            <w:bCs/>
            <w:sz w:val="24"/>
          </w:rPr>
          <w:delText>[</w:delText>
        </w:r>
        <w:r w:rsidR="001B5091">
          <w:delText>Prudential</w:delText>
        </w:r>
        <w:r w:rsidR="00571C41" w:rsidRPr="00571C41">
          <w:rPr>
            <w:b/>
            <w:bCs/>
            <w:sz w:val="24"/>
          </w:rPr>
          <w:delText>]</w:delText>
        </w:r>
        <w:r w:rsidR="001B5091">
          <w:delText xml:space="preserve"> within </w:delText>
        </w:r>
        <w:r w:rsidR="0040739A">
          <w:rPr>
            <w:b/>
            <w:color w:val="FF0000"/>
            <w:sz w:val="24"/>
            <w:vertAlign w:val="superscript"/>
          </w:rPr>
          <w:delText>1d</w:delText>
        </w:r>
        <w:r w:rsidR="00571C41" w:rsidRPr="00571C41">
          <w:rPr>
            <w:b/>
            <w:bCs/>
            <w:sz w:val="24"/>
          </w:rPr>
          <w:delText>[</w:delText>
        </w:r>
        <w:r w:rsidR="001B5091">
          <w:delText>15</w:delText>
        </w:r>
        <w:r w:rsidR="0040739A">
          <w:delText xml:space="preserve"> – 180</w:delText>
        </w:r>
        <w:r w:rsidR="001B5091">
          <w:delText xml:space="preserve"> days</w:delText>
        </w:r>
        <w:r w:rsidR="00571C41" w:rsidRPr="00571C41">
          <w:rPr>
            <w:b/>
            <w:bCs/>
            <w:sz w:val="24"/>
          </w:rPr>
          <w:delText>]</w:delText>
        </w:r>
        <w:r w:rsidR="001B5091">
          <w:delText xml:space="preserve"> of </w:delText>
        </w:r>
        <w:r w:rsidR="00D60341">
          <w:delText>Your</w:delText>
        </w:r>
        <w:r w:rsidR="001B5091">
          <w:delText xml:space="preserve"> request, send </w:delText>
        </w:r>
        <w:r w:rsidR="009B4C76" w:rsidRPr="00C551B5">
          <w:rPr>
            <w:b/>
            <w:bCs/>
            <w:color w:val="FF0000"/>
            <w:sz w:val="24"/>
            <w:szCs w:val="24"/>
            <w:vertAlign w:val="superscript"/>
          </w:rPr>
          <w:delText>1f</w:delText>
        </w:r>
        <w:r w:rsidR="00571C41" w:rsidRPr="00571C41">
          <w:rPr>
            <w:b/>
            <w:bCs/>
            <w:sz w:val="24"/>
          </w:rPr>
          <w:delText>[</w:delText>
        </w:r>
        <w:r w:rsidR="001B5091">
          <w:delText>Prudential</w:delText>
        </w:r>
        <w:r w:rsidR="00571C41" w:rsidRPr="00571C41">
          <w:rPr>
            <w:b/>
            <w:bCs/>
            <w:sz w:val="24"/>
          </w:rPr>
          <w:delText>]</w:delText>
        </w:r>
        <w:r w:rsidR="001B5091">
          <w:delText xml:space="preserve"> </w:delText>
        </w:r>
        <w:r w:rsidR="00A56019">
          <w:delText xml:space="preserve">satisfactory </w:delText>
        </w:r>
        <w:r w:rsidR="001B5091">
          <w:delText>proof of claim without waiting for the form.</w:delText>
        </w:r>
      </w:del>
      <w:ins w:id="789" w:author="Laura Hoogland" w:date="2026-01-22T14:57:00Z" w16du:dateUtc="2026-01-22T20:57:00Z">
        <w:r w:rsidR="00842557" w:rsidRPr="00842557">
          <w:t>But, if You are not given a claim form within 15 days after providing notice of claim, you shall be deemed to have met the requirements as to proof of loss upon submitting, within the required time frame for submitting proof of loss, written proof that covers the occurrence, character and extent of that loss.</w:t>
        </w:r>
        <w:r w:rsidR="001B5091">
          <w:t>.</w:t>
        </w:r>
        <w:commentRangeEnd w:id="786"/>
        <w:r w:rsidR="009A4F62">
          <w:rPr>
            <w:rStyle w:val="CommentReference"/>
            <w:sz w:val="20"/>
            <w:szCs w:val="20"/>
          </w:rPr>
          <w:commentReference w:id="786"/>
        </w:r>
        <w:commentRangeEnd w:id="787"/>
        <w:r w:rsidR="00B672A5">
          <w:rPr>
            <w:rStyle w:val="CommentReference"/>
            <w:sz w:val="20"/>
            <w:szCs w:val="20"/>
          </w:rPr>
          <w:commentReference w:id="787"/>
        </w:r>
      </w:ins>
    </w:p>
    <w:p w14:paraId="3A1355A9" w14:textId="653F117E" w:rsidR="001B5091" w:rsidRDefault="001B5091" w:rsidP="001B5091">
      <w:pPr>
        <w:pStyle w:val="2Text"/>
      </w:pPr>
      <w:r>
        <w:t xml:space="preserve">You must notify </w:t>
      </w:r>
      <w:r w:rsidR="003B254A">
        <w:t>Us</w:t>
      </w:r>
      <w:r>
        <w:t xml:space="preserve"> immediately when </w:t>
      </w:r>
      <w:r w:rsidR="00831858">
        <w:t>You</w:t>
      </w:r>
      <w:r>
        <w:t xml:space="preserve"> return to work in any capacity.</w:t>
      </w:r>
    </w:p>
    <w:p w14:paraId="25DD0486" w14:textId="4C0553B3" w:rsidR="000944B8" w:rsidRDefault="003B2AA4" w:rsidP="001B5091">
      <w:pPr>
        <w:pStyle w:val="2Text"/>
        <w:rPr>
          <w:ins w:id="790" w:author="Laura Hoogland" w:date="2026-01-22T14:57:00Z" w16du:dateUtc="2026-01-22T20:57:00Z"/>
        </w:rPr>
      </w:pPr>
      <w:commentRangeStart w:id="791"/>
      <w:commentRangeStart w:id="792"/>
      <w:ins w:id="793" w:author="Laura Hoogland" w:date="2026-01-22T14:57:00Z" w16du:dateUtc="2026-01-22T20:57:00Z">
        <w:r w:rsidRPr="0020632F">
          <w:rPr>
            <w:b/>
            <w:bCs/>
          </w:rPr>
          <w:t>Time of Payment of Claims</w:t>
        </w:r>
        <w:r w:rsidRPr="003B2AA4">
          <w:t>:</w:t>
        </w:r>
        <w:r>
          <w:t xml:space="preserve">  </w:t>
        </w:r>
        <w:commentRangeEnd w:id="791"/>
        <w:r w:rsidR="00625022">
          <w:rPr>
            <w:rStyle w:val="CommentReference"/>
            <w:sz w:val="20"/>
            <w:szCs w:val="20"/>
          </w:rPr>
          <w:commentReference w:id="791"/>
        </w:r>
        <w:commentRangeEnd w:id="792"/>
        <w:r w:rsidR="00D33B54">
          <w:rPr>
            <w:rStyle w:val="CommentReference"/>
            <w:sz w:val="20"/>
            <w:szCs w:val="20"/>
          </w:rPr>
          <w:commentReference w:id="792"/>
        </w:r>
        <w:r w:rsidR="00330AC4">
          <w:t xml:space="preserve">Benefits that are payable for a covered loss </w:t>
        </w:r>
        <w:r w:rsidR="00040C03">
          <w:t>other than for the loss of time</w:t>
        </w:r>
        <w:r w:rsidR="00693FC1">
          <w:t xml:space="preserve">, </w:t>
        </w:r>
        <w:r w:rsidR="00330AC4">
          <w:t>will be paid immediately</w:t>
        </w:r>
        <w:r w:rsidR="004E79FD">
          <w:t>, but not later than the 30</w:t>
        </w:r>
        <w:r w:rsidR="004E79FD" w:rsidRPr="0020632F">
          <w:rPr>
            <w:vertAlign w:val="superscript"/>
          </w:rPr>
          <w:t>th</w:t>
        </w:r>
        <w:r w:rsidR="004E79FD">
          <w:t xml:space="preserve"> day, after our receipt of the necessary proof of loss.</w:t>
        </w:r>
        <w:r w:rsidR="00693FC1">
          <w:t xml:space="preserve"> Subject to our receipt of necessary proof of loss, all </w:t>
        </w:r>
        <w:r w:rsidR="00AB0095">
          <w:t>accrued indemnities for loss of time will be paid not less frequently than monthly during the continuance of the period for which Prudential is liable, and any balance remaining unpaid at the termination of the period will be paid as soon as reasonably possible after receipt of proof.</w:t>
        </w:r>
      </w:ins>
    </w:p>
    <w:p w14:paraId="5F2FC07A" w14:textId="65B717F7" w:rsidR="001B5091" w:rsidRDefault="00BF1A72" w:rsidP="001B5091">
      <w:pPr>
        <w:pStyle w:val="SubtitleD"/>
      </w:pPr>
      <w:r w:rsidRPr="00EF6E18">
        <w:rPr>
          <w:rFonts w:ascii="Arial" w:hAnsi="Arial" w:cs="Arial"/>
          <w:color w:val="FF0000"/>
          <w:szCs w:val="24"/>
          <w:vertAlign w:val="superscript"/>
        </w:rPr>
        <w:t>2a</w:t>
      </w:r>
      <w:r w:rsidR="00811DEC" w:rsidRPr="00EF6E18">
        <w:rPr>
          <w:rFonts w:ascii="Arial" w:hAnsi="Arial" w:cs="Arial"/>
        </w:rPr>
        <w:t>[</w:t>
      </w:r>
      <w:r w:rsidR="001B5091">
        <w:t xml:space="preserve">Do You Have to File a Claim for Both </w:t>
      </w:r>
      <w:r w:rsidR="00310971" w:rsidRPr="00310971">
        <w:rPr>
          <w:rFonts w:ascii="Arial" w:hAnsi="Arial" w:cs="Arial"/>
          <w:color w:val="FF0000"/>
          <w:szCs w:val="24"/>
          <w:vertAlign w:val="superscript"/>
        </w:rPr>
        <w:t>CV1</w:t>
      </w:r>
      <w:r w:rsidR="00571C41" w:rsidRPr="00EF6E18">
        <w:rPr>
          <w:rFonts w:ascii="Arial" w:hAnsi="Arial" w:cs="Arial"/>
        </w:rPr>
        <w:t>[</w:t>
      </w:r>
      <w:r w:rsidR="001B5091">
        <w:t>Short Term and Long Term</w:t>
      </w:r>
      <w:r w:rsidR="00571C41" w:rsidRPr="00EF6E18">
        <w:rPr>
          <w:rFonts w:ascii="Arial" w:hAnsi="Arial" w:cs="Arial"/>
        </w:rPr>
        <w:t>]</w:t>
      </w:r>
      <w:r w:rsidR="001B5091">
        <w:t xml:space="preserve"> Disability Benefits?</w:t>
      </w:r>
    </w:p>
    <w:p w14:paraId="0459BF92" w14:textId="55A1167F" w:rsidR="001B5091" w:rsidRDefault="00D91C13" w:rsidP="001B5091">
      <w:pPr>
        <w:pStyle w:val="2Text"/>
      </w:pPr>
      <w:r w:rsidRPr="009E47FB">
        <w:rPr>
          <w:b/>
          <w:color w:val="FF0000"/>
          <w:sz w:val="24"/>
          <w:szCs w:val="24"/>
          <w:vertAlign w:val="superscript"/>
        </w:rPr>
        <w:t>2</w:t>
      </w:r>
      <w:r w:rsidR="00571C41" w:rsidRPr="001935DA">
        <w:rPr>
          <w:b/>
          <w:sz w:val="24"/>
          <w:szCs w:val="24"/>
        </w:rPr>
        <w:t>[</w:t>
      </w:r>
      <w:r w:rsidR="001B5091">
        <w:t xml:space="preserve">If </w:t>
      </w:r>
      <w:r w:rsidR="00831858">
        <w:t>You</w:t>
      </w:r>
      <w:r w:rsidR="001B5091">
        <w:t xml:space="preserve"> have filed a claim for </w:t>
      </w:r>
      <w:r w:rsidR="00310971" w:rsidRPr="00310971">
        <w:rPr>
          <w:rFonts w:cs="Arial"/>
          <w:b/>
          <w:color w:val="FF0000"/>
          <w:sz w:val="24"/>
          <w:szCs w:val="24"/>
          <w:vertAlign w:val="superscript"/>
        </w:rPr>
        <w:t>CV1</w:t>
      </w:r>
      <w:r w:rsidR="00571C41" w:rsidRPr="00571C41">
        <w:rPr>
          <w:b/>
          <w:bCs/>
          <w:sz w:val="24"/>
        </w:rPr>
        <w:t>[</w:t>
      </w:r>
      <w:r w:rsidR="004B7887">
        <w:t>s</w:t>
      </w:r>
      <w:r w:rsidR="001B5091">
        <w:t xml:space="preserve">hort </w:t>
      </w:r>
      <w:r w:rsidR="004B7887">
        <w:t>t</w:t>
      </w:r>
      <w:r w:rsidR="001B5091">
        <w:t>erm</w:t>
      </w:r>
      <w:r w:rsidR="00571C41" w:rsidRPr="00571C41">
        <w:rPr>
          <w:b/>
          <w:bCs/>
          <w:sz w:val="24"/>
        </w:rPr>
        <w:t>]</w:t>
      </w:r>
      <w:r w:rsidR="001B5091">
        <w:t xml:space="preserve"> </w:t>
      </w:r>
      <w:r w:rsidR="00081686">
        <w:t>disability</w:t>
      </w:r>
      <w:r w:rsidR="001B5091">
        <w:t xml:space="preserve"> benefits with Prudential, there is no need to file a </w:t>
      </w:r>
      <w:r w:rsidR="00310971" w:rsidRPr="00310971">
        <w:rPr>
          <w:rFonts w:cs="Arial"/>
          <w:b/>
          <w:color w:val="FF0000"/>
          <w:sz w:val="24"/>
          <w:szCs w:val="24"/>
          <w:vertAlign w:val="superscript"/>
        </w:rPr>
        <w:t>CV1</w:t>
      </w:r>
      <w:r w:rsidR="00571C41" w:rsidRPr="00571C41">
        <w:rPr>
          <w:b/>
          <w:bCs/>
          <w:sz w:val="24"/>
        </w:rPr>
        <w:t>[</w:t>
      </w:r>
      <w:r w:rsidR="004B7887">
        <w:t>l</w:t>
      </w:r>
      <w:r w:rsidR="001B5091">
        <w:t xml:space="preserve">ong </w:t>
      </w:r>
      <w:r w:rsidR="004B7887">
        <w:t>t</w:t>
      </w:r>
      <w:r w:rsidR="001B5091">
        <w:t>erm</w:t>
      </w:r>
      <w:r w:rsidR="00571C41" w:rsidRPr="00571C41">
        <w:rPr>
          <w:b/>
          <w:bCs/>
          <w:sz w:val="24"/>
        </w:rPr>
        <w:t>]</w:t>
      </w:r>
      <w:r w:rsidR="001B5091">
        <w:t xml:space="preserve"> </w:t>
      </w:r>
      <w:r w:rsidR="004B7887">
        <w:t>d</w:t>
      </w:r>
      <w:r w:rsidR="001B5091">
        <w:t xml:space="preserve">isability claim if </w:t>
      </w:r>
      <w:r w:rsidR="00831858">
        <w:t>You</w:t>
      </w:r>
      <w:r w:rsidR="001B5091">
        <w:t xml:space="preserve"> continue to be </w:t>
      </w:r>
      <w:r w:rsidR="00FF5545">
        <w:t>Disabled</w:t>
      </w:r>
      <w:r w:rsidR="001B5091">
        <w:t>.</w:t>
      </w:r>
      <w:r w:rsidR="00571C41" w:rsidRPr="00571C41">
        <w:rPr>
          <w:b/>
          <w:bCs/>
          <w:sz w:val="24"/>
        </w:rPr>
        <w:t>]</w:t>
      </w:r>
      <w:r w:rsidR="00F0527F" w:rsidRPr="00571C41">
        <w:rPr>
          <w:b/>
          <w:bCs/>
          <w:sz w:val="24"/>
        </w:rPr>
        <w:t>]</w:t>
      </w:r>
    </w:p>
    <w:p w14:paraId="6F1A454C" w14:textId="3251F380" w:rsidR="001B5091" w:rsidRDefault="001B5091" w:rsidP="001B5091">
      <w:pPr>
        <w:pStyle w:val="SubtitleD"/>
      </w:pPr>
      <w:r>
        <w:lastRenderedPageBreak/>
        <w:t>How Do You File a Claim?</w:t>
      </w:r>
    </w:p>
    <w:p w14:paraId="7415A7B8" w14:textId="40991612" w:rsidR="001B5091" w:rsidRDefault="004044BF" w:rsidP="001B5091">
      <w:pPr>
        <w:pStyle w:val="2Text"/>
      </w:pPr>
      <w:r>
        <w:rPr>
          <w:b/>
          <w:color w:val="FF0000"/>
          <w:sz w:val="24"/>
          <w:vertAlign w:val="superscript"/>
        </w:rPr>
        <w:t>3</w:t>
      </w:r>
      <w:r w:rsidR="00571C41" w:rsidRPr="00571C41">
        <w:rPr>
          <w:b/>
          <w:bCs/>
          <w:sz w:val="24"/>
        </w:rPr>
        <w:t>[</w:t>
      </w:r>
      <w:r w:rsidR="001B5091">
        <w:t xml:space="preserve">You and </w:t>
      </w:r>
      <w:r w:rsidR="00CB7646"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rsidR="001B5091">
        <w:t xml:space="preserve"> must fill out </w:t>
      </w:r>
      <w:r w:rsidR="002134EF">
        <w:t>y</w:t>
      </w:r>
      <w:r w:rsidR="00D60341">
        <w:t>our</w:t>
      </w:r>
      <w:r w:rsidR="001B5091">
        <w:t xml:space="preserve"> own section of the claim form and then give it to </w:t>
      </w:r>
      <w:r w:rsidR="00D60341">
        <w:t>Your</w:t>
      </w:r>
      <w:r w:rsidR="001B5091">
        <w:t xml:space="preserve"> </w:t>
      </w:r>
      <w:r w:rsidR="008D521F">
        <w:t>Doctor</w:t>
      </w:r>
      <w:r w:rsidR="001B5091">
        <w:t xml:space="preserve">. </w:t>
      </w:r>
      <w:r w:rsidR="00D60341">
        <w:t>Your</w:t>
      </w:r>
      <w:r w:rsidR="001B5091">
        <w:t xml:space="preserve"> </w:t>
      </w:r>
      <w:r w:rsidR="00167306" w:rsidRPr="00987A39">
        <w:t>Doctor</w:t>
      </w:r>
      <w:r w:rsidR="00167306" w:rsidRPr="00167306">
        <w:rPr>
          <w:b/>
          <w:i/>
        </w:rPr>
        <w:t xml:space="preserve"> </w:t>
      </w:r>
      <w:r w:rsidR="001B5091">
        <w:t xml:space="preserve">should fill out his or her section of the form and send it directly to </w:t>
      </w:r>
      <w:r w:rsidR="008262CB" w:rsidRPr="00C551B5">
        <w:rPr>
          <w:b/>
          <w:bCs/>
          <w:color w:val="FF0000"/>
          <w:sz w:val="24"/>
          <w:szCs w:val="24"/>
          <w:vertAlign w:val="superscript"/>
        </w:rPr>
        <w:t>1f</w:t>
      </w:r>
      <w:r w:rsidR="00571C41" w:rsidRPr="00571C41">
        <w:rPr>
          <w:b/>
          <w:bCs/>
          <w:sz w:val="24"/>
        </w:rPr>
        <w:t>[</w:t>
      </w:r>
      <w:r w:rsidR="001B5091">
        <w:t>Prudential</w:t>
      </w:r>
      <w:r w:rsidR="00571C41" w:rsidRPr="00571C41">
        <w:rPr>
          <w:b/>
          <w:bCs/>
          <w:sz w:val="24"/>
        </w:rPr>
        <w:t>]</w:t>
      </w:r>
      <w:r w:rsidR="001B5091">
        <w:t>.</w:t>
      </w:r>
      <w:r w:rsidR="00571C41" w:rsidRPr="00571C41">
        <w:rPr>
          <w:b/>
          <w:bCs/>
          <w:sz w:val="24"/>
        </w:rPr>
        <w:t>]</w:t>
      </w:r>
    </w:p>
    <w:p w14:paraId="174DCD3B" w14:textId="7C1260EA" w:rsidR="001B5091" w:rsidRDefault="001B5091" w:rsidP="001B5091">
      <w:pPr>
        <w:pStyle w:val="SubtitleD"/>
      </w:pPr>
      <w:r>
        <w:t xml:space="preserve">What Information Is Needed as Proof of </w:t>
      </w:r>
      <w:r w:rsidR="00D60341">
        <w:t>Your</w:t>
      </w:r>
      <w:r>
        <w:t xml:space="preserve"> Claim?</w:t>
      </w:r>
    </w:p>
    <w:p w14:paraId="511C76A6" w14:textId="35F77D7A" w:rsidR="001B5091" w:rsidRDefault="00D60341" w:rsidP="001B5091">
      <w:pPr>
        <w:pStyle w:val="2Text"/>
      </w:pPr>
      <w:r>
        <w:t>Your</w:t>
      </w:r>
      <w:r w:rsidR="00680878">
        <w:t xml:space="preserve"> </w:t>
      </w:r>
      <w:r w:rsidR="00EC4715" w:rsidRPr="00987A39">
        <w:rPr>
          <w:b/>
          <w:bCs/>
          <w:color w:val="FF0000"/>
          <w:sz w:val="24"/>
          <w:szCs w:val="24"/>
          <w:vertAlign w:val="superscript"/>
        </w:rPr>
        <w:t>14</w:t>
      </w:r>
      <w:r w:rsidR="00571C41" w:rsidRPr="00571C41">
        <w:rPr>
          <w:b/>
          <w:bCs/>
          <w:sz w:val="24"/>
        </w:rPr>
        <w:t>[</w:t>
      </w:r>
      <w:r w:rsidR="00680878">
        <w:t>initial and continued</w:t>
      </w:r>
      <w:r w:rsidR="00571C41" w:rsidRPr="00571C41">
        <w:rPr>
          <w:b/>
          <w:bCs/>
          <w:sz w:val="24"/>
        </w:rPr>
        <w:t>]</w:t>
      </w:r>
      <w:r w:rsidR="001B5091">
        <w:t xml:space="preserve"> proof of claim</w:t>
      </w:r>
      <w:r w:rsidR="00E17A31">
        <w:t>, satisfactory to Prudential</w:t>
      </w:r>
      <w:r w:rsidR="001B5091">
        <w:t xml:space="preserve">, provided at </w:t>
      </w:r>
      <w:r>
        <w:t>Your</w:t>
      </w:r>
      <w:r w:rsidR="001B5091">
        <w:t xml:space="preserve"> expense, must show:</w:t>
      </w:r>
    </w:p>
    <w:p w14:paraId="549408FA" w14:textId="72957966" w:rsidR="001B5091" w:rsidRDefault="001B5091" w:rsidP="00B37216">
      <w:pPr>
        <w:pStyle w:val="BulletD"/>
      </w:pPr>
      <w:r>
        <w:t xml:space="preserve">That </w:t>
      </w:r>
      <w:r w:rsidR="00831858">
        <w:t>You</w:t>
      </w:r>
      <w:r>
        <w:t xml:space="preserve"> are under the </w:t>
      </w:r>
      <w:r w:rsidR="00BB45C7" w:rsidRPr="00987A39">
        <w:t>Regular Care</w:t>
      </w:r>
      <w:r>
        <w:t xml:space="preserve"> of a </w:t>
      </w:r>
      <w:r w:rsidR="00BB45C7" w:rsidRPr="00987A39">
        <w:t>D</w:t>
      </w:r>
      <w:r w:rsidRPr="00987A39">
        <w:t>octor</w:t>
      </w:r>
      <w:r>
        <w:t>.</w:t>
      </w:r>
    </w:p>
    <w:p w14:paraId="63AA943D" w14:textId="24BAED26" w:rsidR="001B5091" w:rsidRDefault="001B5091" w:rsidP="00B37216">
      <w:pPr>
        <w:pStyle w:val="BulletD"/>
      </w:pPr>
      <w:r>
        <w:t xml:space="preserve">Appropriate documentation of </w:t>
      </w:r>
      <w:r w:rsidR="00D60341">
        <w:t>Your</w:t>
      </w:r>
      <w:r>
        <w:t xml:space="preserve"> </w:t>
      </w:r>
      <w:r w:rsidR="004044BF">
        <w:rPr>
          <w:b/>
          <w:color w:val="FF0000"/>
          <w:sz w:val="24"/>
          <w:vertAlign w:val="superscript"/>
        </w:rPr>
        <w:t>4</w:t>
      </w:r>
      <w:r w:rsidR="00571C41" w:rsidRPr="00571C41">
        <w:rPr>
          <w:b/>
          <w:bCs/>
          <w:sz w:val="24"/>
        </w:rPr>
        <w:t>[</w:t>
      </w:r>
      <w:r w:rsidR="008B099D">
        <w:t>W</w:t>
      </w:r>
      <w:r>
        <w:t xml:space="preserve">eekly or </w:t>
      </w:r>
      <w:r w:rsidR="008B099D">
        <w:t>M</w:t>
      </w:r>
      <w:r>
        <w:t>onthly</w:t>
      </w:r>
      <w:r w:rsidR="00571C41" w:rsidRPr="00571C41">
        <w:rPr>
          <w:b/>
          <w:bCs/>
          <w:sz w:val="24"/>
        </w:rPr>
        <w:t>]</w:t>
      </w:r>
      <w:r>
        <w:t xml:space="preserve"> </w:t>
      </w:r>
      <w:r w:rsidR="008B099D">
        <w:t>E</w:t>
      </w:r>
      <w:r>
        <w:t>arnings.</w:t>
      </w:r>
    </w:p>
    <w:p w14:paraId="134B8387" w14:textId="5E67488A" w:rsidR="001B5091" w:rsidRDefault="004044BF" w:rsidP="00B37216">
      <w:pPr>
        <w:pStyle w:val="BulletD"/>
      </w:pPr>
      <w:r>
        <w:rPr>
          <w:b/>
          <w:color w:val="FF0000"/>
          <w:sz w:val="24"/>
          <w:vertAlign w:val="superscript"/>
        </w:rPr>
        <w:t>5</w:t>
      </w:r>
      <w:r w:rsidR="00571C41" w:rsidRPr="00571C41">
        <w:rPr>
          <w:b/>
          <w:bCs/>
          <w:sz w:val="24"/>
        </w:rPr>
        <w:t>[</w:t>
      </w:r>
      <w:r w:rsidR="001B5091">
        <w:t xml:space="preserve">Appropriate documentation that </w:t>
      </w:r>
      <w:r w:rsidR="00831858">
        <w:t>You</w:t>
      </w:r>
      <w:r w:rsidR="001B5091">
        <w:t xml:space="preserve"> are not working at any job</w:t>
      </w:r>
      <w:r w:rsidR="00E44C0F">
        <w:t xml:space="preserve"> </w:t>
      </w:r>
      <w:r w:rsidR="00E44C0F">
        <w:rPr>
          <w:b/>
          <w:color w:val="FF0000"/>
          <w:sz w:val="24"/>
          <w:vertAlign w:val="superscript"/>
        </w:rPr>
        <w:t>5b</w:t>
      </w:r>
      <w:r w:rsidR="00501004" w:rsidRPr="00571C41">
        <w:rPr>
          <w:b/>
          <w:bCs/>
          <w:sz w:val="24"/>
        </w:rPr>
        <w:t>[</w:t>
      </w:r>
      <w:r w:rsidR="001B5091">
        <w:t xml:space="preserve">during the </w:t>
      </w:r>
      <w:r w:rsidR="00CB061E">
        <w:t>E</w:t>
      </w:r>
      <w:r w:rsidR="001B5091">
        <w:t xml:space="preserve">limination </w:t>
      </w:r>
      <w:r w:rsidR="00CB061E">
        <w:t>P</w:t>
      </w:r>
      <w:r w:rsidR="001B5091">
        <w:t xml:space="preserve">eriod for </w:t>
      </w:r>
      <w:r w:rsidR="00D60341">
        <w:t>Your</w:t>
      </w:r>
      <w:r w:rsidR="00E619A1" w:rsidRPr="00E619A1">
        <w:rPr>
          <w:rFonts w:cs="Arial"/>
          <w:b/>
          <w:color w:val="FF0000"/>
          <w:sz w:val="24"/>
          <w:szCs w:val="24"/>
          <w:vertAlign w:val="superscript"/>
        </w:rPr>
        <w:t xml:space="preserve"> </w:t>
      </w:r>
      <w:r w:rsidR="00310971" w:rsidRPr="00310971">
        <w:rPr>
          <w:rFonts w:cs="Arial"/>
          <w:b/>
          <w:color w:val="FF0000"/>
          <w:sz w:val="24"/>
          <w:szCs w:val="24"/>
          <w:vertAlign w:val="superscript"/>
        </w:rPr>
        <w:t>1</w:t>
      </w:r>
      <w:r w:rsidR="005E50A4">
        <w:rPr>
          <w:rFonts w:cs="Arial"/>
          <w:b/>
          <w:color w:val="FF0000"/>
          <w:sz w:val="24"/>
          <w:szCs w:val="24"/>
          <w:vertAlign w:val="superscript"/>
        </w:rPr>
        <w:t>8</w:t>
      </w:r>
      <w:r w:rsidR="00571C41" w:rsidRPr="00571C41">
        <w:rPr>
          <w:b/>
          <w:bCs/>
          <w:sz w:val="24"/>
        </w:rPr>
        <w:t>[</w:t>
      </w:r>
      <w:r w:rsidR="005E50A4" w:rsidRPr="00B37216">
        <w:rPr>
          <w:rFonts w:ascii="Helvetica" w:hAnsi="Helvetica"/>
        </w:rPr>
        <w:t>short term or</w:t>
      </w:r>
      <w:r w:rsidR="005E50A4" w:rsidRPr="003A1884">
        <w:rPr>
          <w:sz w:val="24"/>
        </w:rPr>
        <w:t xml:space="preserve"> </w:t>
      </w:r>
      <w:r w:rsidR="004B7887">
        <w:t>l</w:t>
      </w:r>
      <w:r w:rsidR="001B5091">
        <w:t xml:space="preserve">ong </w:t>
      </w:r>
      <w:r w:rsidR="004B7887">
        <w:t>t</w:t>
      </w:r>
      <w:r w:rsidR="001B5091">
        <w:t>erm</w:t>
      </w:r>
      <w:r w:rsidR="00571C41" w:rsidRPr="00571C41">
        <w:rPr>
          <w:b/>
          <w:bCs/>
          <w:sz w:val="24"/>
        </w:rPr>
        <w:t>]</w:t>
      </w:r>
      <w:r w:rsidR="001B5091">
        <w:t xml:space="preserve"> </w:t>
      </w:r>
      <w:r w:rsidR="004B7887">
        <w:t>d</w:t>
      </w:r>
      <w:r w:rsidR="001B5091">
        <w:t>isability claim.</w:t>
      </w:r>
      <w:r w:rsidR="00571C41" w:rsidRPr="00571C41">
        <w:rPr>
          <w:b/>
          <w:bCs/>
          <w:sz w:val="24"/>
        </w:rPr>
        <w:t>]</w:t>
      </w:r>
      <w:r w:rsidR="00275141" w:rsidRPr="00571C41">
        <w:rPr>
          <w:b/>
          <w:bCs/>
          <w:sz w:val="24"/>
        </w:rPr>
        <w:t>]</w:t>
      </w:r>
    </w:p>
    <w:p w14:paraId="346762A5" w14:textId="0BC8A5AB" w:rsidR="001B5091" w:rsidRDefault="001B5091" w:rsidP="00B37216">
      <w:pPr>
        <w:pStyle w:val="BulletD"/>
      </w:pPr>
      <w:r>
        <w:t xml:space="preserve">The date </w:t>
      </w:r>
      <w:r w:rsidR="00D60341">
        <w:t>Your</w:t>
      </w:r>
      <w:r>
        <w:t xml:space="preserve"> </w:t>
      </w:r>
      <w:r w:rsidR="008B0360">
        <w:t>D</w:t>
      </w:r>
      <w:r>
        <w:t xml:space="preserve">isability </w:t>
      </w:r>
      <w:r w:rsidR="004044BF">
        <w:rPr>
          <w:b/>
          <w:color w:val="FF0000"/>
          <w:sz w:val="24"/>
          <w:vertAlign w:val="superscript"/>
        </w:rPr>
        <w:t>6</w:t>
      </w:r>
      <w:r w:rsidR="00571C41" w:rsidRPr="00571C41">
        <w:rPr>
          <w:b/>
          <w:bCs/>
          <w:sz w:val="24"/>
        </w:rPr>
        <w:t>[</w:t>
      </w:r>
      <w:r w:rsidR="00691E88">
        <w:t xml:space="preserve">and </w:t>
      </w:r>
      <w:r w:rsidR="00827083">
        <w:t xml:space="preserve">Covered </w:t>
      </w:r>
      <w:r w:rsidR="00E720BC">
        <w:t>Critical Illness</w:t>
      </w:r>
      <w:r w:rsidR="00F74537" w:rsidRPr="00D54213">
        <w:t xml:space="preserve"> </w:t>
      </w:r>
      <w:r w:rsidR="0076675A" w:rsidRPr="00987A39">
        <w:t>or any benefits under any rider made part of this Group Insurance Certificate</w:t>
      </w:r>
      <w:r w:rsidR="00571C41" w:rsidRPr="00571C41">
        <w:rPr>
          <w:b/>
          <w:bCs/>
          <w:sz w:val="24"/>
        </w:rPr>
        <w:t>]</w:t>
      </w:r>
      <w:r>
        <w:t xml:space="preserve"> began.</w:t>
      </w:r>
    </w:p>
    <w:p w14:paraId="74B3F5B9" w14:textId="28FB2DE1" w:rsidR="001B5091" w:rsidRDefault="001B5091" w:rsidP="00B37216">
      <w:pPr>
        <w:pStyle w:val="BulletD"/>
      </w:pPr>
      <w:r w:rsidRPr="00BE01DE">
        <w:t>Appropriate</w:t>
      </w:r>
      <w:r>
        <w:t xml:space="preserve"> documentation of the disabling disorder</w:t>
      </w:r>
      <w:r w:rsidR="004044BF">
        <w:t xml:space="preserve"> </w:t>
      </w:r>
      <w:r w:rsidR="004044BF">
        <w:rPr>
          <w:b/>
          <w:color w:val="FF0000"/>
          <w:sz w:val="24"/>
          <w:vertAlign w:val="superscript"/>
        </w:rPr>
        <w:t>6</w:t>
      </w:r>
      <w:r w:rsidR="00571C41" w:rsidRPr="00571C41">
        <w:rPr>
          <w:b/>
          <w:bCs/>
          <w:sz w:val="24"/>
        </w:rPr>
        <w:t>[</w:t>
      </w:r>
      <w:r w:rsidR="00691E88">
        <w:t xml:space="preserve">and </w:t>
      </w:r>
      <w:r w:rsidR="00827083">
        <w:t xml:space="preserve">Covered </w:t>
      </w:r>
      <w:r w:rsidR="00E720BC">
        <w:t>Critical Illness</w:t>
      </w:r>
      <w:r w:rsidR="0021365D" w:rsidRPr="00D54213">
        <w:t xml:space="preserve"> </w:t>
      </w:r>
      <w:r w:rsidR="000633C5" w:rsidRPr="00987A39">
        <w:t>or any benefits under any rider made part of this Group Insurance Certificate</w:t>
      </w:r>
      <w:r w:rsidR="00571C41" w:rsidRPr="00571C41">
        <w:rPr>
          <w:b/>
          <w:bCs/>
          <w:sz w:val="24"/>
        </w:rPr>
        <w:t>]</w:t>
      </w:r>
      <w:r>
        <w:t>.</w:t>
      </w:r>
    </w:p>
    <w:p w14:paraId="26E0A80E" w14:textId="14AFA531" w:rsidR="001B5091" w:rsidRDefault="001B5091" w:rsidP="00B37216">
      <w:pPr>
        <w:pStyle w:val="BulletD"/>
      </w:pPr>
      <w:r>
        <w:t xml:space="preserve">The extent of </w:t>
      </w:r>
      <w:r w:rsidR="00D60341">
        <w:t>Your</w:t>
      </w:r>
      <w:r>
        <w:t xml:space="preserve"> </w:t>
      </w:r>
      <w:r w:rsidR="008B0360">
        <w:t>D</w:t>
      </w:r>
      <w:r>
        <w:t xml:space="preserve">isability, including restrictions and limitations preventing </w:t>
      </w:r>
      <w:r w:rsidR="00831858">
        <w:t>You</w:t>
      </w:r>
      <w:r>
        <w:t xml:space="preserve"> from performing </w:t>
      </w:r>
      <w:r w:rsidR="00D60341">
        <w:t>Your</w:t>
      </w:r>
      <w:r>
        <w:t xml:space="preserve"> </w:t>
      </w:r>
      <w:bookmarkStart w:id="794" w:name="_Hlk29647544"/>
      <w:r w:rsidR="00311FD5" w:rsidRPr="00987A39">
        <w:rPr>
          <w:b/>
          <w:color w:val="FF0000"/>
          <w:sz w:val="24"/>
          <w:vertAlign w:val="superscript"/>
        </w:rPr>
        <w:t>CV5</w:t>
      </w:r>
      <w:bookmarkEnd w:id="794"/>
      <w:r w:rsidR="00571C41" w:rsidRPr="00571C41">
        <w:rPr>
          <w:b/>
          <w:bCs/>
          <w:sz w:val="24"/>
        </w:rPr>
        <w:t>[</w:t>
      </w:r>
      <w:r w:rsidR="001868E9">
        <w:t>Regular Occupation</w:t>
      </w:r>
      <w:r w:rsidR="00571C41" w:rsidRPr="00571C41">
        <w:rPr>
          <w:b/>
          <w:bCs/>
          <w:sz w:val="24"/>
        </w:rPr>
        <w:t>]</w:t>
      </w:r>
      <w:r>
        <w:t xml:space="preserve"> </w:t>
      </w:r>
      <w:r w:rsidR="004044BF">
        <w:rPr>
          <w:b/>
          <w:color w:val="FF0000"/>
          <w:sz w:val="24"/>
          <w:vertAlign w:val="superscript"/>
        </w:rPr>
        <w:t>7</w:t>
      </w:r>
      <w:r w:rsidR="00571C41" w:rsidRPr="00571C41">
        <w:rPr>
          <w:b/>
          <w:bCs/>
          <w:sz w:val="24"/>
        </w:rPr>
        <w:t>[</w:t>
      </w:r>
      <w:r>
        <w:t xml:space="preserve">or any </w:t>
      </w:r>
      <w:r w:rsidR="008B4B4B">
        <w:t>G</w:t>
      </w:r>
      <w:r>
        <w:t xml:space="preserve">ainful </w:t>
      </w:r>
      <w:r w:rsidR="008B4B4B">
        <w:t>O</w:t>
      </w:r>
      <w:r>
        <w:t xml:space="preserve">ccupation or an </w:t>
      </w:r>
      <w:r w:rsidR="00A13A99">
        <w:t>Activity</w:t>
      </w:r>
      <w:r>
        <w:t xml:space="preserve"> of </w:t>
      </w:r>
      <w:r w:rsidR="00A13A99">
        <w:t>Daily Living</w:t>
      </w:r>
      <w:r w:rsidR="00571C41" w:rsidRPr="00571C41">
        <w:rPr>
          <w:b/>
          <w:bCs/>
          <w:sz w:val="24"/>
        </w:rPr>
        <w:t>]</w:t>
      </w:r>
      <w:r>
        <w:t>.</w:t>
      </w:r>
    </w:p>
    <w:p w14:paraId="6586D638" w14:textId="03F44C8C" w:rsidR="001B5091" w:rsidRDefault="001B5091" w:rsidP="00B37216">
      <w:pPr>
        <w:pStyle w:val="BulletD"/>
      </w:pPr>
      <w:r>
        <w:t xml:space="preserve">The name and address of any </w:t>
      </w:r>
      <w:r w:rsidR="00696EA9">
        <w:rPr>
          <w:bCs/>
          <w:iCs/>
        </w:rPr>
        <w:t>H</w:t>
      </w:r>
      <w:r w:rsidRPr="00987A39">
        <w:t xml:space="preserve">ospital or </w:t>
      </w:r>
      <w:r w:rsidR="00696EA9">
        <w:rPr>
          <w:bCs/>
          <w:iCs/>
        </w:rPr>
        <w:t>I</w:t>
      </w:r>
      <w:r w:rsidRPr="00987A39">
        <w:rPr>
          <w:bCs/>
          <w:iCs/>
        </w:rPr>
        <w:t>nstitution</w:t>
      </w:r>
      <w:r>
        <w:t xml:space="preserve"> where </w:t>
      </w:r>
      <w:r w:rsidR="00831858">
        <w:t>You</w:t>
      </w:r>
      <w:r>
        <w:t xml:space="preserve"> received treatment, including all </w:t>
      </w:r>
      <w:r w:rsidR="008D521F">
        <w:t>Doctor</w:t>
      </w:r>
      <w:r>
        <w:t>s.</w:t>
      </w:r>
    </w:p>
    <w:p w14:paraId="18C5AC78" w14:textId="330D9A1F" w:rsidR="001B5091" w:rsidRDefault="001B5091" w:rsidP="00B37216">
      <w:pPr>
        <w:pStyle w:val="BulletD"/>
      </w:pPr>
      <w:r>
        <w:t xml:space="preserve">The name and address of any </w:t>
      </w:r>
      <w:r w:rsidR="00167306" w:rsidRPr="00987A39">
        <w:t>Doctor</w:t>
      </w:r>
      <w:r w:rsidR="00167306" w:rsidRPr="00167306">
        <w:rPr>
          <w:b/>
          <w:i/>
        </w:rPr>
        <w:t xml:space="preserve"> </w:t>
      </w:r>
      <w:r w:rsidR="00831858">
        <w:t>You</w:t>
      </w:r>
      <w:r>
        <w:t xml:space="preserve"> have seen.</w:t>
      </w:r>
    </w:p>
    <w:p w14:paraId="30DEDD80" w14:textId="71535A9C" w:rsidR="003047AE" w:rsidRDefault="00703CA3" w:rsidP="00B37216">
      <w:pPr>
        <w:pStyle w:val="BulletD"/>
      </w:pPr>
      <w:r w:rsidRPr="00987A39">
        <w:rPr>
          <w:b/>
          <w:bCs/>
          <w:color w:val="FF0000"/>
          <w:sz w:val="24"/>
          <w:szCs w:val="24"/>
          <w:vertAlign w:val="superscript"/>
        </w:rPr>
        <w:t>6a</w:t>
      </w:r>
      <w:r w:rsidR="00571C41" w:rsidRPr="001935DA">
        <w:rPr>
          <w:b/>
          <w:sz w:val="24"/>
          <w:szCs w:val="24"/>
        </w:rPr>
        <w:t>[</w:t>
      </w:r>
      <w:r w:rsidR="007051AF">
        <w:t xml:space="preserve">Appropriate documentation that </w:t>
      </w:r>
      <w:r w:rsidR="00831858">
        <w:t>You</w:t>
      </w:r>
      <w:r w:rsidR="007051AF">
        <w:t xml:space="preserve"> are deemed by the Federal Aviation</w:t>
      </w:r>
      <w:r w:rsidR="00937BF3">
        <w:t xml:space="preserve"> </w:t>
      </w:r>
      <w:r w:rsidR="008760C8">
        <w:t>Administration</w:t>
      </w:r>
      <w:r w:rsidR="00937BF3">
        <w:t xml:space="preserve"> (FAA) guidelines </w:t>
      </w:r>
      <w:r w:rsidR="0096758E">
        <w:t>to be unable to pilot and aircraft.</w:t>
      </w:r>
      <w:r w:rsidR="00571C41" w:rsidRPr="00571C41">
        <w:rPr>
          <w:b/>
          <w:bCs/>
          <w:sz w:val="24"/>
        </w:rPr>
        <w:t>]</w:t>
      </w:r>
    </w:p>
    <w:p w14:paraId="1544AF69" w14:textId="0E5B0899" w:rsidR="00891F5C" w:rsidRDefault="00891F5C" w:rsidP="00B37216">
      <w:pPr>
        <w:pStyle w:val="BulletD"/>
      </w:pPr>
      <w:r w:rsidRPr="00987A39">
        <w:rPr>
          <w:b/>
          <w:bCs/>
          <w:color w:val="FF0000"/>
          <w:sz w:val="24"/>
          <w:szCs w:val="24"/>
          <w:vertAlign w:val="superscript"/>
        </w:rPr>
        <w:t>6b</w:t>
      </w:r>
      <w:r w:rsidR="00571C41" w:rsidRPr="001935DA">
        <w:rPr>
          <w:b/>
          <w:sz w:val="24"/>
          <w:szCs w:val="24"/>
        </w:rPr>
        <w:t>[</w:t>
      </w:r>
      <w:r w:rsidR="00D60341">
        <w:t>Your</w:t>
      </w:r>
      <w:r w:rsidR="000A0365">
        <w:t xml:space="preserve"> application</w:t>
      </w:r>
      <w:r w:rsidR="00B111BB">
        <w:t xml:space="preserve"> </w:t>
      </w:r>
      <w:r w:rsidR="00C8504B">
        <w:t>or</w:t>
      </w:r>
      <w:r w:rsidR="00B111BB">
        <w:t xml:space="preserve"> </w:t>
      </w:r>
      <w:r w:rsidR="00C8504B">
        <w:t>settlement</w:t>
      </w:r>
      <w:r w:rsidR="000A0365">
        <w:t xml:space="preserve"> </w:t>
      </w:r>
      <w:r w:rsidR="009919CB">
        <w:t xml:space="preserve">documentation </w:t>
      </w:r>
      <w:r w:rsidR="000A0365">
        <w:t xml:space="preserve">for: (i) </w:t>
      </w:r>
      <w:r w:rsidR="00CE0FCA">
        <w:t>Deductible Sources of Income</w:t>
      </w:r>
      <w:r w:rsidR="000A0365">
        <w:t xml:space="preserve">; (ii) </w:t>
      </w:r>
      <w:r w:rsidR="0035336E">
        <w:t xml:space="preserve">federal </w:t>
      </w:r>
      <w:r w:rsidR="00B362AB">
        <w:t>S</w:t>
      </w:r>
      <w:r w:rsidR="0035336E">
        <w:t xml:space="preserve">ocial </w:t>
      </w:r>
      <w:r w:rsidR="00B362AB">
        <w:t>S</w:t>
      </w:r>
      <w:r w:rsidR="0035336E">
        <w:t>ecurity disability benefits;</w:t>
      </w:r>
      <w:r w:rsidR="00C973ED">
        <w:t xml:space="preserve"> </w:t>
      </w:r>
      <w:r w:rsidR="00C973ED" w:rsidRPr="00C973ED">
        <w:t>(iii) state compulsory benefit, family leave benefits under any state compulsory benefit, a benefit for your own serious health condition from a federal, state or local paid medical leave or similar plan</w:t>
      </w:r>
      <w:r w:rsidR="00C973ED">
        <w:t>;</w:t>
      </w:r>
      <w:r w:rsidR="0035336E">
        <w:t xml:space="preserve"> and (i</w:t>
      </w:r>
      <w:r w:rsidR="00FA6914">
        <w:t>v</w:t>
      </w:r>
      <w:r w:rsidR="0035336E">
        <w:t>) workers compensation benefits or benefits under a similar law.</w:t>
      </w:r>
      <w:r w:rsidR="00571C41" w:rsidRPr="00571C41">
        <w:rPr>
          <w:b/>
          <w:bCs/>
          <w:sz w:val="24"/>
        </w:rPr>
        <w:t>]</w:t>
      </w:r>
    </w:p>
    <w:p w14:paraId="7DBCA76D" w14:textId="2664548F" w:rsidR="00D27B9D" w:rsidRDefault="00CD55CB" w:rsidP="00B37216">
      <w:pPr>
        <w:pStyle w:val="BulletD"/>
      </w:pPr>
      <w:r w:rsidRPr="005F7D44">
        <w:rPr>
          <w:b/>
          <w:bCs/>
          <w:color w:val="FF0000"/>
          <w:sz w:val="24"/>
          <w:szCs w:val="24"/>
          <w:vertAlign w:val="superscript"/>
        </w:rPr>
        <w:t>6b</w:t>
      </w:r>
      <w:r w:rsidR="00571C41" w:rsidRPr="001935DA">
        <w:rPr>
          <w:b/>
          <w:sz w:val="24"/>
          <w:szCs w:val="24"/>
        </w:rPr>
        <w:t>[</w:t>
      </w:r>
      <w:r w:rsidR="00090CE2" w:rsidRPr="00090CE2">
        <w:t xml:space="preserve">Written authorization for </w:t>
      </w:r>
      <w:r w:rsidR="003B254A">
        <w:t>Us</w:t>
      </w:r>
      <w:r w:rsidR="00090CE2" w:rsidRPr="00090CE2">
        <w:t xml:space="preserve"> to obtain and release medical, employment and financial information and any other items </w:t>
      </w:r>
      <w:r w:rsidR="003B254A">
        <w:t>We</w:t>
      </w:r>
      <w:r w:rsidR="00090CE2" w:rsidRPr="00090CE2">
        <w:t xml:space="preserve"> may reasonably require to document </w:t>
      </w:r>
      <w:r w:rsidR="00D60341">
        <w:t>Your</w:t>
      </w:r>
      <w:r w:rsidR="00090CE2" w:rsidRPr="00090CE2">
        <w:t xml:space="preserve"> </w:t>
      </w:r>
      <w:r w:rsidR="00FF5545">
        <w:t>Disability</w:t>
      </w:r>
      <w:r w:rsidR="00090CE2" w:rsidRPr="00090CE2">
        <w:t xml:space="preserve"> or to determine </w:t>
      </w:r>
      <w:r w:rsidR="00D60341">
        <w:t>Your</w:t>
      </w:r>
      <w:r w:rsidR="00090CE2" w:rsidRPr="00090CE2">
        <w:t xml:space="preserve"> receipt of or eligibility for </w:t>
      </w:r>
      <w:r w:rsidR="00CE0FCA">
        <w:t>Deductible Sources of Income</w:t>
      </w:r>
      <w:r w:rsidR="00D27B9D">
        <w:t>.</w:t>
      </w:r>
      <w:r w:rsidR="00571C41" w:rsidRPr="00571C41">
        <w:rPr>
          <w:b/>
          <w:bCs/>
          <w:sz w:val="24"/>
        </w:rPr>
        <w:t>]</w:t>
      </w:r>
    </w:p>
    <w:p w14:paraId="49B25E7C" w14:textId="6EBF43E4" w:rsidR="009E1357" w:rsidRDefault="00682370" w:rsidP="00B37216">
      <w:pPr>
        <w:pStyle w:val="BulletD"/>
      </w:pPr>
      <w:r w:rsidRPr="005F7D44">
        <w:rPr>
          <w:b/>
          <w:bCs/>
          <w:color w:val="FF0000"/>
          <w:sz w:val="24"/>
          <w:szCs w:val="24"/>
          <w:vertAlign w:val="superscript"/>
        </w:rPr>
        <w:t>6b</w:t>
      </w:r>
      <w:r w:rsidR="00571C41" w:rsidRPr="00571C41">
        <w:rPr>
          <w:b/>
          <w:bCs/>
          <w:sz w:val="24"/>
        </w:rPr>
        <w:t>[</w:t>
      </w:r>
      <w:r w:rsidR="00E22A2E">
        <w:t>A</w:t>
      </w:r>
      <w:r w:rsidR="004E6F8F" w:rsidRPr="004E6F8F">
        <w:t>ny and all medical information, including but not limited to: x-ray films</w:t>
      </w:r>
      <w:r w:rsidR="008F4AED">
        <w:t xml:space="preserve"> and</w:t>
      </w:r>
      <w:r w:rsidR="004E6F8F" w:rsidRPr="004E6F8F">
        <w:t xml:space="preserve"> photocopies of medical records:</w:t>
      </w:r>
      <w:r w:rsidR="008F4AED">
        <w:t xml:space="preserve"> (i)</w:t>
      </w:r>
      <w:r w:rsidR="004E6F8F" w:rsidRPr="004E6F8F">
        <w:t xml:space="preserve"> histories,</w:t>
      </w:r>
      <w:r>
        <w:t xml:space="preserve"> (ii)</w:t>
      </w:r>
      <w:r w:rsidR="004E6F8F" w:rsidRPr="004E6F8F">
        <w:t xml:space="preserve"> physical, mental or diagnostic examinations; and</w:t>
      </w:r>
      <w:r>
        <w:t xml:space="preserve">, (iii) </w:t>
      </w:r>
      <w:r w:rsidR="004E6F8F" w:rsidRPr="004E6F8F">
        <w:t>treatment notes.</w:t>
      </w:r>
      <w:r w:rsidR="00571C41" w:rsidRPr="00571C41">
        <w:rPr>
          <w:b/>
          <w:bCs/>
          <w:sz w:val="24"/>
        </w:rPr>
        <w:t>]</w:t>
      </w:r>
    </w:p>
    <w:p w14:paraId="66A63358" w14:textId="23C61DCC" w:rsidR="001B5091" w:rsidRDefault="004044BF" w:rsidP="001B5091">
      <w:pPr>
        <w:pStyle w:val="2Text"/>
      </w:pPr>
      <w:commentRangeStart w:id="795"/>
      <w:commentRangeStart w:id="796"/>
      <w:r>
        <w:lastRenderedPageBreak/>
        <w:t xml:space="preserve">For </w:t>
      </w:r>
      <w:r w:rsidR="00D60341">
        <w:t>Your</w:t>
      </w:r>
      <w:r>
        <w:t xml:space="preserve"> </w:t>
      </w:r>
      <w:r w:rsidR="00310971" w:rsidRPr="00310971">
        <w:rPr>
          <w:rFonts w:cs="Arial"/>
          <w:b/>
          <w:color w:val="FF0000"/>
          <w:sz w:val="24"/>
          <w:szCs w:val="24"/>
          <w:vertAlign w:val="superscript"/>
        </w:rPr>
        <w:t>CV1</w:t>
      </w:r>
      <w:r w:rsidR="00945D46">
        <w:rPr>
          <w:rFonts w:cs="Arial"/>
          <w:b/>
          <w:color w:val="FF0000"/>
          <w:sz w:val="24"/>
          <w:szCs w:val="24"/>
          <w:vertAlign w:val="superscript"/>
        </w:rPr>
        <w:t>, 18</w:t>
      </w:r>
      <w:r w:rsidR="00571C41" w:rsidRPr="00571C41">
        <w:rPr>
          <w:b/>
          <w:bCs/>
          <w:sz w:val="24"/>
        </w:rPr>
        <w:t>[</w:t>
      </w:r>
      <w:r w:rsidR="004B7887">
        <w:t>s</w:t>
      </w:r>
      <w:r>
        <w:t xml:space="preserve">hort </w:t>
      </w:r>
      <w:r w:rsidR="004B7887">
        <w:t>t</w:t>
      </w:r>
      <w:r>
        <w:t>erm and</w:t>
      </w:r>
      <w:r w:rsidR="00B719DF">
        <w:t xml:space="preserve"> </w:t>
      </w:r>
      <w:r w:rsidR="004B7887">
        <w:t>l</w:t>
      </w:r>
      <w:r>
        <w:t xml:space="preserve">ong </w:t>
      </w:r>
      <w:r w:rsidR="004B7887">
        <w:t>t</w:t>
      </w:r>
      <w:r>
        <w:t>erm</w:t>
      </w:r>
      <w:r w:rsidR="00571C41" w:rsidRPr="00571C41">
        <w:rPr>
          <w:b/>
          <w:bCs/>
          <w:sz w:val="24"/>
        </w:rPr>
        <w:t>]</w:t>
      </w:r>
      <w:r w:rsidR="001B5091">
        <w:t xml:space="preserve"> </w:t>
      </w:r>
      <w:r w:rsidR="004B7887">
        <w:t>d</w:t>
      </w:r>
      <w:r w:rsidR="001B5091">
        <w:t>isability claim</w:t>
      </w:r>
      <w:r w:rsidR="00C43E2E">
        <w:t xml:space="preserve"> </w:t>
      </w:r>
      <w:r w:rsidR="00D54213" w:rsidRPr="00987A39">
        <w:rPr>
          <w:b/>
          <w:bCs/>
          <w:color w:val="FF0000"/>
          <w:sz w:val="24"/>
          <w:szCs w:val="24"/>
          <w:vertAlign w:val="superscript"/>
        </w:rPr>
        <w:t>6</w:t>
      </w:r>
      <w:r w:rsidR="00571C41" w:rsidRPr="00571C41">
        <w:rPr>
          <w:b/>
          <w:bCs/>
          <w:sz w:val="24"/>
        </w:rPr>
        <w:t>[</w:t>
      </w:r>
      <w:r w:rsidR="00C43E2E" w:rsidRPr="00D54213">
        <w:t xml:space="preserve">or any benefits </w:t>
      </w:r>
      <w:r w:rsidR="002F7D4D">
        <w:t>attached to</w:t>
      </w:r>
      <w:r w:rsidR="00C43E2E" w:rsidRPr="00D54213">
        <w:t xml:space="preserve"> this Group Insurance Certificate</w:t>
      </w:r>
      <w:r w:rsidR="002F7D4D">
        <w:t xml:space="preserve"> under any rider</w:t>
      </w:r>
      <w:r w:rsidR="00571C41" w:rsidRPr="00571C41">
        <w:rPr>
          <w:b/>
          <w:bCs/>
          <w:sz w:val="24"/>
        </w:rPr>
        <w:t>]</w:t>
      </w:r>
      <w:r w:rsidR="001B5091">
        <w:t xml:space="preserve">, </w:t>
      </w:r>
      <w:r w:rsidR="003B254A">
        <w:t>We</w:t>
      </w:r>
      <w:r w:rsidR="001B5091">
        <w:t xml:space="preserve"> may </w:t>
      </w:r>
      <w:r w:rsidR="00F62FB9">
        <w:t xml:space="preserve">require </w:t>
      </w:r>
      <w:r w:rsidR="001B5091">
        <w:t xml:space="preserve">that </w:t>
      </w:r>
      <w:r w:rsidR="00831858">
        <w:t>You</w:t>
      </w:r>
      <w:r w:rsidR="001B5091">
        <w:t xml:space="preserve"> send proof</w:t>
      </w:r>
      <w:r w:rsidR="00BD7118">
        <w:t>,</w:t>
      </w:r>
      <w:r w:rsidR="001B5091">
        <w:t xml:space="preserve"> </w:t>
      </w:r>
      <w:r w:rsidR="00860EAC">
        <w:t>satisfactory to Prudential</w:t>
      </w:r>
      <w:r w:rsidR="00BD7118">
        <w:t>,</w:t>
      </w:r>
      <w:r w:rsidR="00860EAC">
        <w:t xml:space="preserve"> </w:t>
      </w:r>
      <w:r w:rsidR="001B5091">
        <w:t xml:space="preserve">of continuing </w:t>
      </w:r>
      <w:r w:rsidR="00FF5545">
        <w:t>Disability</w:t>
      </w:r>
      <w:r w:rsidR="00CD7EAA">
        <w:t xml:space="preserve"> or other </w:t>
      </w:r>
      <w:r w:rsidR="00206CDE">
        <w:t>benefits, or</w:t>
      </w:r>
      <w:r w:rsidR="001B5091">
        <w:t xml:space="preserve"> indicating that </w:t>
      </w:r>
      <w:r w:rsidR="00831858">
        <w:t>You</w:t>
      </w:r>
      <w:r w:rsidR="001B5091">
        <w:t xml:space="preserve"> are under the </w:t>
      </w:r>
      <w:r w:rsidR="00167306" w:rsidRPr="00987A39">
        <w:t xml:space="preserve">Regular Care </w:t>
      </w:r>
      <w:r w:rsidR="001B5091">
        <w:t xml:space="preserve">of a </w:t>
      </w:r>
      <w:r w:rsidR="00167306" w:rsidRPr="00987A39">
        <w:t>Doctor</w:t>
      </w:r>
      <w:r w:rsidR="00167306" w:rsidRPr="00DC4031">
        <w:t xml:space="preserve"> </w:t>
      </w:r>
      <w:r w:rsidR="006F157A">
        <w:t xml:space="preserve">within </w:t>
      </w:r>
      <w:r w:rsidR="00EB5374" w:rsidRPr="00BD2FCC">
        <w:rPr>
          <w:b/>
          <w:bCs/>
          <w:color w:val="FF0000"/>
          <w:sz w:val="24"/>
          <w:szCs w:val="24"/>
          <w:vertAlign w:val="superscript"/>
        </w:rPr>
        <w:t>1a</w:t>
      </w:r>
      <w:r w:rsidR="00EB5374" w:rsidRPr="00571C41">
        <w:rPr>
          <w:b/>
          <w:bCs/>
          <w:sz w:val="24"/>
        </w:rPr>
        <w:t>[</w:t>
      </w:r>
      <w:r w:rsidR="00263B52">
        <w:t>30</w:t>
      </w:r>
      <w:r w:rsidR="00EB5374">
        <w:t xml:space="preserve"> </w:t>
      </w:r>
      <w:r w:rsidR="00263B52">
        <w:t>- 365 days</w:t>
      </w:r>
      <w:r w:rsidR="00571C41" w:rsidRPr="00571C41">
        <w:rPr>
          <w:b/>
          <w:bCs/>
          <w:sz w:val="24"/>
        </w:rPr>
        <w:t>]</w:t>
      </w:r>
      <w:r w:rsidR="008C6CB6" w:rsidRPr="001C4E5F">
        <w:rPr>
          <w:sz w:val="24"/>
        </w:rPr>
        <w:t xml:space="preserve"> </w:t>
      </w:r>
      <w:r w:rsidR="008C6CB6" w:rsidRPr="00B37216">
        <w:t>of a request by Us</w:t>
      </w:r>
      <w:r w:rsidR="001B5091">
        <w:t xml:space="preserve">. In some cases, </w:t>
      </w:r>
      <w:r w:rsidR="00831858">
        <w:t>You</w:t>
      </w:r>
      <w:r w:rsidR="001B5091">
        <w:t xml:space="preserve"> will be required to give Prudential authorization to obtain additional medical information, and to provide non-medical information (e.g., </w:t>
      </w:r>
      <w:r>
        <w:rPr>
          <w:b/>
          <w:color w:val="FF0000"/>
          <w:sz w:val="24"/>
          <w:vertAlign w:val="superscript"/>
        </w:rPr>
        <w:t>8</w:t>
      </w:r>
      <w:r w:rsidR="00571C41" w:rsidRPr="00571C41">
        <w:rPr>
          <w:b/>
          <w:bCs/>
          <w:sz w:val="24"/>
        </w:rPr>
        <w:t>[</w:t>
      </w:r>
      <w:r w:rsidR="001B5091">
        <w:t xml:space="preserve">copies of </w:t>
      </w:r>
      <w:r w:rsidR="00D60341">
        <w:t>Your</w:t>
      </w:r>
      <w:r w:rsidR="001B5091">
        <w:t xml:space="preserve"> IRS federal income tax return, W-2’s and 1099’s</w:t>
      </w:r>
      <w:r w:rsidR="00571C41" w:rsidRPr="00571C41">
        <w:rPr>
          <w:b/>
          <w:bCs/>
          <w:sz w:val="24"/>
        </w:rPr>
        <w:t>]</w:t>
      </w:r>
      <w:r w:rsidR="001B5091">
        <w:t xml:space="preserve">) as part of </w:t>
      </w:r>
      <w:r w:rsidR="00D60341">
        <w:t>Your</w:t>
      </w:r>
      <w:r w:rsidR="006E7167" w:rsidRPr="006E7167">
        <w:t xml:space="preserve"> </w:t>
      </w:r>
      <w:r w:rsidR="006E7167">
        <w:t>satisfactory</w:t>
      </w:r>
      <w:r w:rsidR="001B5091">
        <w:t xml:space="preserve"> proof of claim, or </w:t>
      </w:r>
      <w:r w:rsidR="006E7167">
        <w:t xml:space="preserve">satisfactory </w:t>
      </w:r>
      <w:r w:rsidR="001B5091">
        <w:t xml:space="preserve">proof of continuing </w:t>
      </w:r>
      <w:r w:rsidR="00FF5545">
        <w:t>Disability</w:t>
      </w:r>
      <w:r w:rsidR="001B5091">
        <w:t xml:space="preserve">. This </w:t>
      </w:r>
      <w:r w:rsidR="006E7167">
        <w:t xml:space="preserve">satisfactory </w:t>
      </w:r>
      <w:r w:rsidR="001B5091">
        <w:t xml:space="preserve">proof, provided at </w:t>
      </w:r>
      <w:r w:rsidR="00D60341">
        <w:t>Your</w:t>
      </w:r>
      <w:r w:rsidR="001B5091">
        <w:t xml:space="preserve"> expense, must be received within </w:t>
      </w:r>
      <w:r w:rsidR="00266515">
        <w:rPr>
          <w:b/>
          <w:color w:val="FF0000"/>
          <w:sz w:val="24"/>
          <w:vertAlign w:val="superscript"/>
        </w:rPr>
        <w:t>9</w:t>
      </w:r>
      <w:r w:rsidR="00571C41" w:rsidRPr="00571C41">
        <w:rPr>
          <w:b/>
          <w:bCs/>
          <w:sz w:val="24"/>
        </w:rPr>
        <w:t>[</w:t>
      </w:r>
      <w:r w:rsidR="001B5091">
        <w:t>30 days</w:t>
      </w:r>
      <w:r w:rsidR="00571C41" w:rsidRPr="00571C41">
        <w:rPr>
          <w:b/>
          <w:bCs/>
          <w:sz w:val="24"/>
        </w:rPr>
        <w:t>]</w:t>
      </w:r>
      <w:r w:rsidR="001B5091">
        <w:t xml:space="preserve"> of a request by </w:t>
      </w:r>
      <w:r w:rsidR="003B254A">
        <w:t>Us</w:t>
      </w:r>
      <w:r w:rsidR="001B5091">
        <w:t xml:space="preserve">. Prudential will deny </w:t>
      </w:r>
      <w:r w:rsidR="00D60341">
        <w:t>Your</w:t>
      </w:r>
      <w:r w:rsidR="001B5091">
        <w:t xml:space="preserve"> claim or stop sending </w:t>
      </w:r>
      <w:r w:rsidR="00831858">
        <w:t>You</w:t>
      </w:r>
      <w:r w:rsidR="001B5091">
        <w:t xml:space="preserve"> </w:t>
      </w:r>
      <w:r w:rsidR="008D5390">
        <w:t>benefit</w:t>
      </w:r>
      <w:r w:rsidR="000D4CCE" w:rsidRPr="000D4CCE">
        <w:t xml:space="preserve"> </w:t>
      </w:r>
      <w:r w:rsidR="000D4CCE">
        <w:t>payment</w:t>
      </w:r>
      <w:r w:rsidR="001B5091">
        <w:t>s if the appropriate information</w:t>
      </w:r>
      <w:r w:rsidR="004335B8">
        <w:t>, proof, or authorization, satisfactory to Prudential</w:t>
      </w:r>
      <w:r w:rsidR="002406EE">
        <w:t>,</w:t>
      </w:r>
      <w:r w:rsidR="001B5091">
        <w:t xml:space="preserve"> is not submitted.</w:t>
      </w:r>
    </w:p>
    <w:p w14:paraId="24F09B60" w14:textId="664DDCC9" w:rsidR="001B5091" w:rsidRDefault="00266515" w:rsidP="001B5091">
      <w:pPr>
        <w:pStyle w:val="2Text"/>
      </w:pPr>
      <w:r w:rsidRPr="006D79FC">
        <w:rPr>
          <w:b/>
          <w:color w:val="FF0000"/>
          <w:sz w:val="24"/>
          <w:vertAlign w:val="superscript"/>
        </w:rPr>
        <w:t>1</w:t>
      </w:r>
      <w:r>
        <w:rPr>
          <w:b/>
          <w:color w:val="FF0000"/>
          <w:sz w:val="24"/>
          <w:vertAlign w:val="superscript"/>
        </w:rPr>
        <w:t>0</w:t>
      </w:r>
      <w:r w:rsidR="00571C41" w:rsidRPr="00571C41">
        <w:rPr>
          <w:b/>
          <w:bCs/>
          <w:sz w:val="24"/>
        </w:rPr>
        <w:t>[</w:t>
      </w:r>
      <w:r w:rsidR="001B5091">
        <w:t xml:space="preserve">For </w:t>
      </w:r>
      <w:r w:rsidR="00D60341">
        <w:t>Your</w:t>
      </w:r>
      <w:r w:rsidR="001B5091">
        <w:t xml:space="preserve"> </w:t>
      </w:r>
      <w:r w:rsidR="00C51A94">
        <w:t xml:space="preserve">Covered </w:t>
      </w:r>
      <w:r w:rsidR="00E720BC">
        <w:t>Critical Illness</w:t>
      </w:r>
      <w:r w:rsidR="001B5091">
        <w:t xml:space="preserve"> claim, </w:t>
      </w:r>
      <w:r w:rsidR="003B254A">
        <w:t>We</w:t>
      </w:r>
      <w:r w:rsidR="001B5091">
        <w:t xml:space="preserve"> may request that </w:t>
      </w:r>
      <w:r w:rsidR="00831858">
        <w:t>You</w:t>
      </w:r>
      <w:r w:rsidR="001B5091">
        <w:t xml:space="preserve"> send proof</w:t>
      </w:r>
      <w:r w:rsidR="00BD7118">
        <w:t>, satisfactory to Prudential,</w:t>
      </w:r>
      <w:r w:rsidR="001B5091">
        <w:t xml:space="preserve"> of continuing </w:t>
      </w:r>
      <w:r w:rsidR="00C51A94">
        <w:t xml:space="preserve">Covered </w:t>
      </w:r>
      <w:r w:rsidR="00E720BC">
        <w:t>Critical Illness</w:t>
      </w:r>
      <w:r w:rsidR="001B5091">
        <w:t xml:space="preserve">, </w:t>
      </w:r>
      <w:r w:rsidR="00822621">
        <w:t xml:space="preserve">or </w:t>
      </w:r>
      <w:r w:rsidR="001B5091">
        <w:t xml:space="preserve">indicating that </w:t>
      </w:r>
      <w:r w:rsidR="00831858">
        <w:t>You</w:t>
      </w:r>
      <w:r w:rsidR="001B5091">
        <w:t xml:space="preserve"> are under the </w:t>
      </w:r>
      <w:r w:rsidR="00167306" w:rsidRPr="00987A39">
        <w:t>Regular Care</w:t>
      </w:r>
      <w:r w:rsidR="00167306" w:rsidRPr="00F96284">
        <w:t xml:space="preserve"> </w:t>
      </w:r>
      <w:r w:rsidR="001B5091">
        <w:t xml:space="preserve">of a </w:t>
      </w:r>
      <w:r w:rsidR="008D521F">
        <w:t>Doctor</w:t>
      </w:r>
      <w:r w:rsidR="001B5091">
        <w:t xml:space="preserve">. In some cases, </w:t>
      </w:r>
      <w:r w:rsidR="00831858">
        <w:t>You</w:t>
      </w:r>
      <w:r w:rsidR="001B5091">
        <w:t xml:space="preserve"> will be required to give Prudential authorization to obtain additional medical information as part of </w:t>
      </w:r>
      <w:r w:rsidR="00D60341">
        <w:t>Your</w:t>
      </w:r>
      <w:r w:rsidR="00114F7C" w:rsidRPr="00114F7C">
        <w:t xml:space="preserve"> </w:t>
      </w:r>
      <w:r w:rsidR="00114F7C">
        <w:t>satisfactory</w:t>
      </w:r>
      <w:r w:rsidR="001B5091">
        <w:t xml:space="preserve"> proof of claim, or</w:t>
      </w:r>
      <w:r w:rsidR="00114F7C" w:rsidRPr="00114F7C">
        <w:t xml:space="preserve"> </w:t>
      </w:r>
      <w:r w:rsidR="00114F7C">
        <w:t>satisfactory</w:t>
      </w:r>
      <w:r w:rsidR="001B5091">
        <w:t xml:space="preserve"> proof</w:t>
      </w:r>
      <w:r>
        <w:t xml:space="preserve"> of continuing </w:t>
      </w:r>
      <w:r w:rsidR="00C51A94">
        <w:t xml:space="preserve">Covered </w:t>
      </w:r>
      <w:r w:rsidR="00E720BC">
        <w:t>Critical Illness</w:t>
      </w:r>
      <w:r w:rsidR="001B5091">
        <w:t>. This</w:t>
      </w:r>
      <w:r w:rsidR="00114F7C" w:rsidRPr="00114F7C">
        <w:t xml:space="preserve"> </w:t>
      </w:r>
      <w:r w:rsidR="00114F7C">
        <w:t>satisfactory</w:t>
      </w:r>
      <w:r w:rsidR="001B5091">
        <w:t xml:space="preserve"> proof, provided at </w:t>
      </w:r>
      <w:r w:rsidR="00D60341">
        <w:t>Your</w:t>
      </w:r>
      <w:r w:rsidR="001B5091">
        <w:t xml:space="preserve"> expense, must be received within </w:t>
      </w:r>
      <w:r w:rsidR="004044BF">
        <w:rPr>
          <w:b/>
          <w:color w:val="FF0000"/>
          <w:sz w:val="24"/>
          <w:vertAlign w:val="superscript"/>
        </w:rPr>
        <w:t>9</w:t>
      </w:r>
      <w:r w:rsidR="00571C41" w:rsidRPr="00571C41">
        <w:rPr>
          <w:b/>
          <w:bCs/>
          <w:sz w:val="24"/>
        </w:rPr>
        <w:t>[</w:t>
      </w:r>
      <w:r w:rsidR="001B5091">
        <w:t>30 days</w:t>
      </w:r>
      <w:r w:rsidR="00571C41" w:rsidRPr="00571C41">
        <w:rPr>
          <w:b/>
          <w:bCs/>
          <w:sz w:val="24"/>
        </w:rPr>
        <w:t>]</w:t>
      </w:r>
      <w:r w:rsidR="001B5091">
        <w:t xml:space="preserve"> of a request by </w:t>
      </w:r>
      <w:r w:rsidR="003B254A">
        <w:t>Us</w:t>
      </w:r>
      <w:r w:rsidR="001B5091">
        <w:t xml:space="preserve">. Prudential will deny </w:t>
      </w:r>
      <w:r w:rsidR="00D60341">
        <w:t>Your</w:t>
      </w:r>
      <w:r w:rsidR="001B5091">
        <w:t xml:space="preserve"> claim or stop sending </w:t>
      </w:r>
      <w:r w:rsidR="00831858">
        <w:t>You</w:t>
      </w:r>
      <w:r w:rsidR="001B5091">
        <w:t xml:space="preserve"> </w:t>
      </w:r>
      <w:r w:rsidR="008D5390">
        <w:t>benefit</w:t>
      </w:r>
      <w:r w:rsidR="00587477" w:rsidRPr="00587477">
        <w:t xml:space="preserve"> </w:t>
      </w:r>
      <w:r w:rsidR="00587477">
        <w:t>payment</w:t>
      </w:r>
      <w:r w:rsidR="001B5091">
        <w:t>s if the appropriate information</w:t>
      </w:r>
      <w:r w:rsidR="00822621">
        <w:t xml:space="preserve">, proof, or </w:t>
      </w:r>
      <w:r w:rsidR="002406EE">
        <w:t>authorization, satisfactory to Prudential,</w:t>
      </w:r>
      <w:r w:rsidR="001B5091">
        <w:t xml:space="preserve"> is not submitted.</w:t>
      </w:r>
      <w:r w:rsidR="00571C41" w:rsidRPr="00571C41">
        <w:rPr>
          <w:b/>
          <w:bCs/>
          <w:sz w:val="24"/>
        </w:rPr>
        <w:t>]</w:t>
      </w:r>
    </w:p>
    <w:p w14:paraId="4D5A16BF" w14:textId="10F69C6A" w:rsidR="004335B8" w:rsidRDefault="004335B8" w:rsidP="00B37216">
      <w:pPr>
        <w:pStyle w:val="2Text"/>
      </w:pPr>
      <w:r w:rsidRPr="005F7D44">
        <w:rPr>
          <w:b/>
          <w:bCs/>
          <w:color w:val="FF0000"/>
          <w:sz w:val="24"/>
          <w:szCs w:val="24"/>
          <w:vertAlign w:val="superscript"/>
        </w:rPr>
        <w:t>6</w:t>
      </w:r>
      <w:r>
        <w:rPr>
          <w:b/>
          <w:bCs/>
          <w:color w:val="FF0000"/>
          <w:sz w:val="24"/>
          <w:szCs w:val="24"/>
          <w:vertAlign w:val="superscript"/>
        </w:rPr>
        <w:t>d</w:t>
      </w:r>
      <w:r w:rsidR="00571C41" w:rsidRPr="00571C41">
        <w:rPr>
          <w:b/>
          <w:bCs/>
          <w:sz w:val="24"/>
        </w:rPr>
        <w:t>[</w:t>
      </w:r>
      <w:r>
        <w:t xml:space="preserve">If </w:t>
      </w:r>
      <w:r w:rsidR="00880EEC">
        <w:t>due to physical or mental incapacity</w:t>
      </w:r>
      <w:r>
        <w:t>,</w:t>
      </w:r>
      <w:r w:rsidR="00880EEC">
        <w:t xml:space="preserve"> neither </w:t>
      </w:r>
      <w:r w:rsidR="00831858">
        <w:t>You</w:t>
      </w:r>
      <w:r w:rsidR="00880EEC">
        <w:t xml:space="preserve"> </w:t>
      </w:r>
      <w:r w:rsidR="00C65DEA">
        <w:t>nor</w:t>
      </w:r>
      <w:r>
        <w:t xml:space="preserve"> </w:t>
      </w:r>
      <w:r w:rsidR="00C65DEA">
        <w:t>an</w:t>
      </w:r>
      <w:r>
        <w:t xml:space="preserve"> authorized representative </w:t>
      </w:r>
      <w:r w:rsidR="00E451EB" w:rsidRPr="00E451EB">
        <w:t xml:space="preserve">can provide </w:t>
      </w:r>
      <w:r w:rsidR="006C2EB3">
        <w:t>Prudential</w:t>
      </w:r>
      <w:r w:rsidR="00E451EB" w:rsidRPr="00E451EB">
        <w:t xml:space="preserve"> with the information, authorization, or</w:t>
      </w:r>
      <w:r w:rsidR="006C2EB3">
        <w:t xml:space="preserve"> satisfactory</w:t>
      </w:r>
      <w:r w:rsidR="00E451EB" w:rsidRPr="00E451EB">
        <w:t xml:space="preserve"> proof required to demonstrate </w:t>
      </w:r>
      <w:r w:rsidR="00D60341">
        <w:t>Your</w:t>
      </w:r>
      <w:r w:rsidR="006C2EB3">
        <w:t xml:space="preserve"> </w:t>
      </w:r>
      <w:r w:rsidR="00FF5545">
        <w:t>Disability</w:t>
      </w:r>
      <w:r w:rsidR="00E451EB" w:rsidRPr="00E451EB">
        <w:t xml:space="preserve">, Prudential </w:t>
      </w:r>
      <w:r w:rsidR="006C2EB3">
        <w:t>may</w:t>
      </w:r>
      <w:r w:rsidR="00E451EB" w:rsidRPr="00E451EB">
        <w:t xml:space="preserve"> deny </w:t>
      </w:r>
      <w:r w:rsidR="00D60341">
        <w:t>Your</w:t>
      </w:r>
      <w:r w:rsidR="00E451EB" w:rsidRPr="00E451EB">
        <w:t xml:space="preserve"> claim and/or stop sending </w:t>
      </w:r>
      <w:r w:rsidR="00831858">
        <w:t>You</w:t>
      </w:r>
      <w:r w:rsidR="00E451EB" w:rsidRPr="00E451EB">
        <w:t xml:space="preserve"> </w:t>
      </w:r>
      <w:r w:rsidR="007D4427">
        <w:t xml:space="preserve">disability </w:t>
      </w:r>
      <w:r w:rsidR="00E451EB" w:rsidRPr="00E451EB">
        <w:t>benefit payments</w:t>
      </w:r>
      <w:r w:rsidRPr="004E6F8F">
        <w:t>.</w:t>
      </w:r>
      <w:r w:rsidR="00571C41" w:rsidRPr="00571C41">
        <w:rPr>
          <w:b/>
          <w:bCs/>
          <w:sz w:val="24"/>
        </w:rPr>
        <w:t>]</w:t>
      </w:r>
      <w:commentRangeEnd w:id="795"/>
      <w:r w:rsidR="00CF2009">
        <w:rPr>
          <w:rStyle w:val="CommentReference"/>
          <w:sz w:val="20"/>
          <w:szCs w:val="20"/>
        </w:rPr>
        <w:commentReference w:id="795"/>
      </w:r>
      <w:commentRangeEnd w:id="796"/>
      <w:r w:rsidR="00E43D7F">
        <w:rPr>
          <w:rStyle w:val="CommentReference"/>
          <w:sz w:val="20"/>
          <w:szCs w:val="20"/>
        </w:rPr>
        <w:commentReference w:id="796"/>
      </w:r>
    </w:p>
    <w:p w14:paraId="00E339CB" w14:textId="427A2916" w:rsidR="001B5091" w:rsidRDefault="001B5091" w:rsidP="001B5091">
      <w:pPr>
        <w:pStyle w:val="SubtitleD"/>
      </w:pPr>
      <w:r>
        <w:t xml:space="preserve">Who Will Prudential Make </w:t>
      </w:r>
      <w:r w:rsidR="008D5390">
        <w:t>Benefit</w:t>
      </w:r>
      <w:r w:rsidR="00587477">
        <w:t xml:space="preserve"> Payment</w:t>
      </w:r>
      <w:r>
        <w:t>s To?</w:t>
      </w:r>
    </w:p>
    <w:p w14:paraId="1A3253A0" w14:textId="08B91D17" w:rsidR="001B5091" w:rsidRDefault="006D2D3F" w:rsidP="001B5091">
      <w:pPr>
        <w:pStyle w:val="2Text"/>
      </w:pPr>
      <w:r w:rsidRPr="00987A39">
        <w:rPr>
          <w:b/>
          <w:bCs/>
          <w:color w:val="FF0000"/>
          <w:sz w:val="24"/>
          <w:szCs w:val="24"/>
          <w:vertAlign w:val="superscript"/>
        </w:rPr>
        <w:t>12</w:t>
      </w:r>
      <w:r w:rsidR="00571C41" w:rsidRPr="00571C41">
        <w:rPr>
          <w:b/>
          <w:sz w:val="24"/>
        </w:rPr>
        <w:t>[</w:t>
      </w:r>
      <w:r w:rsidR="00F37767" w:rsidRPr="00987A39">
        <w:t>Disability b</w:t>
      </w:r>
      <w:r w:rsidR="00956CBB" w:rsidRPr="00987A39">
        <w:t xml:space="preserve">enefits are payable to </w:t>
      </w:r>
      <w:r w:rsidR="00831858">
        <w:t>You</w:t>
      </w:r>
      <w:r w:rsidR="00514D05">
        <w:t>.</w:t>
      </w:r>
      <w:r w:rsidR="00E70B6E" w:rsidRPr="001B7B64">
        <w:rPr>
          <w:b/>
          <w:sz w:val="24"/>
          <w:szCs w:val="24"/>
        </w:rPr>
        <w:t>]</w:t>
      </w:r>
    </w:p>
    <w:p w14:paraId="4B7A4125" w14:textId="7A9A14CB" w:rsidR="001B5091" w:rsidRDefault="001B5091" w:rsidP="001B5091">
      <w:pPr>
        <w:pStyle w:val="SubtitleD"/>
      </w:pPr>
      <w:r>
        <w:t xml:space="preserve">What Happens If Prudential Overpays </w:t>
      </w:r>
      <w:r w:rsidR="00D60341">
        <w:t>Your</w:t>
      </w:r>
      <w:r>
        <w:t xml:space="preserve"> Claim?</w:t>
      </w:r>
    </w:p>
    <w:p w14:paraId="7FF8A228" w14:textId="77777777" w:rsidR="001B5091" w:rsidRDefault="001B5091" w:rsidP="001B5091">
      <w:pPr>
        <w:pStyle w:val="2Text"/>
      </w:pPr>
      <w:r>
        <w:t>Prudential has the right to recover any overpayments due to:</w:t>
      </w:r>
    </w:p>
    <w:p w14:paraId="2FE3A6C1" w14:textId="77777777" w:rsidR="001B5091" w:rsidRDefault="001B5091" w:rsidP="001B5091">
      <w:pPr>
        <w:pStyle w:val="BulletD"/>
      </w:pPr>
      <w:r>
        <w:t>fraud;</w:t>
      </w:r>
    </w:p>
    <w:p w14:paraId="616269DC" w14:textId="7E2D75DC" w:rsidR="001B5091" w:rsidRDefault="001B5091" w:rsidP="001B5091">
      <w:pPr>
        <w:pStyle w:val="BulletD"/>
      </w:pPr>
      <w:r>
        <w:t>any error Prudential makes in processing a claim;</w:t>
      </w:r>
      <w:r w:rsidR="006E4465">
        <w:t xml:space="preserve"> and</w:t>
      </w:r>
    </w:p>
    <w:p w14:paraId="435771C7" w14:textId="041CB6D9" w:rsidR="00933410" w:rsidRDefault="00AB37F2" w:rsidP="001B5091">
      <w:pPr>
        <w:pStyle w:val="BulletD"/>
      </w:pPr>
      <w:r>
        <w:rPr>
          <w:b/>
          <w:bCs/>
          <w:color w:val="FF0000"/>
          <w:sz w:val="24"/>
          <w:szCs w:val="24"/>
          <w:vertAlign w:val="superscript"/>
        </w:rPr>
        <w:t>6b</w:t>
      </w:r>
      <w:r w:rsidRPr="00571C41">
        <w:rPr>
          <w:b/>
          <w:bCs/>
          <w:sz w:val="24"/>
        </w:rPr>
        <w:t>[</w:t>
      </w:r>
      <w:r w:rsidR="00D60341">
        <w:t>Your</w:t>
      </w:r>
      <w:r w:rsidR="001B5091">
        <w:t xml:space="preserve"> receipt of </w:t>
      </w:r>
      <w:r w:rsidR="00CE0FCA">
        <w:t>Deductible Sources of Income</w:t>
      </w:r>
      <w:r w:rsidR="006E4465">
        <w:t>.</w:t>
      </w:r>
      <w:r w:rsidRPr="00571C41">
        <w:rPr>
          <w:b/>
          <w:bCs/>
          <w:sz w:val="24"/>
        </w:rPr>
        <w:t>]</w:t>
      </w:r>
    </w:p>
    <w:p w14:paraId="59BF21AB" w14:textId="24817E62" w:rsidR="001B5091" w:rsidRDefault="001B5091" w:rsidP="00987A39">
      <w:pPr>
        <w:pStyle w:val="BulletD"/>
        <w:numPr>
          <w:ilvl w:val="0"/>
          <w:numId w:val="0"/>
        </w:numPr>
        <w:ind w:left="432"/>
      </w:pPr>
      <w:r>
        <w:t xml:space="preserve">You must reimburse </w:t>
      </w:r>
      <w:r w:rsidR="003B254A">
        <w:t>Us</w:t>
      </w:r>
      <w:r>
        <w:t xml:space="preserve"> in full</w:t>
      </w:r>
      <w:r w:rsidR="00D25C4C">
        <w:t xml:space="preserve"> </w:t>
      </w:r>
      <w:r w:rsidR="004E3DC9" w:rsidRPr="00987A39">
        <w:rPr>
          <w:b/>
          <w:bCs/>
          <w:color w:val="FF0000"/>
          <w:sz w:val="24"/>
          <w:szCs w:val="24"/>
          <w:vertAlign w:val="superscript"/>
        </w:rPr>
        <w:t>13</w:t>
      </w:r>
      <w:r w:rsidR="004E3DC9" w:rsidRPr="00571C41">
        <w:rPr>
          <w:b/>
          <w:bCs/>
          <w:sz w:val="24"/>
        </w:rPr>
        <w:t>[</w:t>
      </w:r>
      <w:r w:rsidR="00D25C4C">
        <w:t xml:space="preserve">within 60 </w:t>
      </w:r>
      <w:r w:rsidR="00C4360D">
        <w:t>–</w:t>
      </w:r>
      <w:r w:rsidR="00D25C4C">
        <w:t xml:space="preserve"> </w:t>
      </w:r>
      <w:r w:rsidR="00C4360D">
        <w:t>365 days</w:t>
      </w:r>
      <w:r w:rsidR="00571C41" w:rsidRPr="00571C41">
        <w:rPr>
          <w:b/>
          <w:bCs/>
          <w:sz w:val="24"/>
        </w:rPr>
        <w:t>]</w:t>
      </w:r>
      <w:r>
        <w:t>. We will determine the method by which the repayment is to be made.</w:t>
      </w:r>
    </w:p>
    <w:p w14:paraId="1C8E237A" w14:textId="0BA014A1" w:rsidR="00B60E14" w:rsidRDefault="001B5091" w:rsidP="00B60E14">
      <w:pPr>
        <w:pStyle w:val="2Text"/>
      </w:pPr>
      <w:r>
        <w:t xml:space="preserve">Prudential will not recover more money than the amount </w:t>
      </w:r>
      <w:r w:rsidR="003B254A">
        <w:t>We</w:t>
      </w:r>
      <w:r>
        <w:t xml:space="preserve"> paid </w:t>
      </w:r>
      <w:r w:rsidR="00831858">
        <w:t>You</w:t>
      </w:r>
      <w:r>
        <w:t>.</w:t>
      </w:r>
      <w:r w:rsidR="00B60E14" w:rsidRPr="00B12C79">
        <w:rPr>
          <w:rFonts w:ascii="Calibri" w:eastAsia="Calibri" w:hAnsi="Calibri" w:cs="Arial"/>
          <w:sz w:val="22"/>
          <w:szCs w:val="22"/>
        </w:rPr>
        <w:t xml:space="preserve"> </w:t>
      </w:r>
      <w:r w:rsidR="008F0E89" w:rsidRPr="0060429A">
        <w:rPr>
          <w:rFonts w:eastAsia="Calibri" w:cs="Arial"/>
          <w:b/>
          <w:bCs/>
          <w:color w:val="FF0000"/>
          <w:sz w:val="24"/>
          <w:szCs w:val="24"/>
          <w:vertAlign w:val="superscript"/>
        </w:rPr>
        <w:t>13a</w:t>
      </w:r>
      <w:r w:rsidR="008C11A1" w:rsidRPr="0060429A">
        <w:rPr>
          <w:rFonts w:eastAsia="Calibri" w:cs="Arial"/>
          <w:b/>
          <w:bCs/>
          <w:color w:val="FF0000"/>
          <w:sz w:val="24"/>
          <w:szCs w:val="24"/>
          <w:vertAlign w:val="superscript"/>
        </w:rPr>
        <w:t xml:space="preserve">, </w:t>
      </w:r>
      <w:r w:rsidR="00D2446C" w:rsidRPr="0060429A">
        <w:rPr>
          <w:rFonts w:eastAsia="Calibri" w:cs="Arial"/>
          <w:b/>
          <w:bCs/>
          <w:color w:val="FF0000"/>
          <w:sz w:val="24"/>
          <w:szCs w:val="24"/>
          <w:vertAlign w:val="superscript"/>
        </w:rPr>
        <w:t>13a2</w:t>
      </w:r>
      <w:r w:rsidR="00571C41" w:rsidRPr="001935DA">
        <w:rPr>
          <w:rFonts w:eastAsia="Calibri" w:cs="Arial"/>
          <w:b/>
          <w:sz w:val="24"/>
          <w:szCs w:val="28"/>
        </w:rPr>
        <w:t>[</w:t>
      </w:r>
      <w:r w:rsidR="00B60E14" w:rsidRPr="00B60E14">
        <w:t>Deductions may be made from future benefit payments to recover any such overpayments.</w:t>
      </w:r>
      <w:r w:rsidR="00571C41" w:rsidRPr="00571C41">
        <w:rPr>
          <w:b/>
          <w:bCs/>
          <w:sz w:val="24"/>
        </w:rPr>
        <w:t>]</w:t>
      </w:r>
    </w:p>
    <w:p w14:paraId="771AC785" w14:textId="2A04D428" w:rsidR="006E4465" w:rsidRDefault="00622CA5" w:rsidP="00B60E14">
      <w:pPr>
        <w:pStyle w:val="2Text"/>
      </w:pPr>
      <w:r w:rsidRPr="00987A39">
        <w:rPr>
          <w:b/>
          <w:bCs/>
          <w:color w:val="FF0000"/>
          <w:sz w:val="24"/>
          <w:szCs w:val="24"/>
          <w:vertAlign w:val="superscript"/>
        </w:rPr>
        <w:t>13a</w:t>
      </w:r>
      <w:r w:rsidR="001E35D8">
        <w:rPr>
          <w:b/>
          <w:bCs/>
          <w:color w:val="FF0000"/>
          <w:sz w:val="24"/>
          <w:szCs w:val="24"/>
          <w:vertAlign w:val="superscript"/>
        </w:rPr>
        <w:t>, 13a1</w:t>
      </w:r>
      <w:r w:rsidR="00571C41" w:rsidRPr="00571C41">
        <w:rPr>
          <w:b/>
          <w:bCs/>
          <w:sz w:val="24"/>
        </w:rPr>
        <w:t>[</w:t>
      </w:r>
      <w:r w:rsidR="006E4465" w:rsidRPr="00987A39">
        <w:t>Prudential</w:t>
      </w:r>
      <w:r w:rsidR="00273BA7" w:rsidRPr="00987A39">
        <w:t xml:space="preserve"> reserve</w:t>
      </w:r>
      <w:r w:rsidR="000E718A">
        <w:t>s</w:t>
      </w:r>
      <w:r w:rsidR="00273BA7" w:rsidRPr="00987A39">
        <w:t xml:space="preserve"> the right to </w:t>
      </w:r>
      <w:r w:rsidR="006E4465" w:rsidRPr="00987A39">
        <w:t xml:space="preserve">recover </w:t>
      </w:r>
      <w:r w:rsidR="00D60341">
        <w:t>Your</w:t>
      </w:r>
      <w:r w:rsidR="006E4465" w:rsidRPr="00987A39">
        <w:t xml:space="preserve"> receipt of </w:t>
      </w:r>
      <w:r w:rsidR="00780263">
        <w:t>d</w:t>
      </w:r>
      <w:r w:rsidR="00FF5545">
        <w:t>isability</w:t>
      </w:r>
      <w:r w:rsidR="006E4465" w:rsidRPr="00987A39">
        <w:t xml:space="preserve"> benefit payments from </w:t>
      </w:r>
      <w:r w:rsidR="00E2044C" w:rsidRPr="00987A39">
        <w:t xml:space="preserve">any and all </w:t>
      </w:r>
      <w:r w:rsidR="006E4465" w:rsidRPr="00987A39">
        <w:t>subsequent filed disability claim</w:t>
      </w:r>
      <w:r w:rsidR="001A7E8D" w:rsidRPr="00E2044C">
        <w:t>s</w:t>
      </w:r>
      <w:r w:rsidR="00273BA7" w:rsidRPr="00E2044C">
        <w:t xml:space="preserve"> with Prudential</w:t>
      </w:r>
      <w:r w:rsidR="001A7E8D" w:rsidRPr="00E2044C">
        <w:t>.</w:t>
      </w:r>
      <w:r w:rsidR="00571C41" w:rsidRPr="00571C41">
        <w:rPr>
          <w:b/>
          <w:bCs/>
          <w:sz w:val="24"/>
        </w:rPr>
        <w:t>]</w:t>
      </w:r>
    </w:p>
    <w:p w14:paraId="4B27702F" w14:textId="722A958B" w:rsidR="00DE3262" w:rsidRDefault="00DE3262" w:rsidP="00B60E14">
      <w:pPr>
        <w:pStyle w:val="2Text"/>
      </w:pPr>
      <w:r w:rsidRPr="0060429A">
        <w:rPr>
          <w:rFonts w:eastAsia="Calibri" w:cs="Arial"/>
          <w:b/>
          <w:bCs/>
          <w:color w:val="FF0000"/>
          <w:sz w:val="24"/>
          <w:szCs w:val="24"/>
          <w:vertAlign w:val="superscript"/>
        </w:rPr>
        <w:t>13a</w:t>
      </w:r>
      <w:r w:rsidR="00571C41" w:rsidRPr="00571C41">
        <w:rPr>
          <w:b/>
          <w:bCs/>
          <w:sz w:val="24"/>
        </w:rPr>
        <w:t>[</w:t>
      </w:r>
      <w:r w:rsidR="00F1708C" w:rsidRPr="00F1708C">
        <w:t xml:space="preserve">If </w:t>
      </w:r>
      <w:r w:rsidR="003B254A">
        <w:t>We</w:t>
      </w:r>
      <w:r w:rsidR="00F1708C" w:rsidRPr="00F1708C">
        <w:t xml:space="preserve"> have underpaid a benefit for any reason, </w:t>
      </w:r>
      <w:r w:rsidR="003B254A">
        <w:t>We</w:t>
      </w:r>
      <w:r w:rsidR="00F1708C" w:rsidRPr="00F1708C">
        <w:t xml:space="preserve"> will make a lump sum </w:t>
      </w:r>
      <w:r w:rsidR="00E8395F">
        <w:t xml:space="preserve">benefit </w:t>
      </w:r>
      <w:r w:rsidR="00F1708C" w:rsidRPr="00F1708C">
        <w:t>payment for that amount.</w:t>
      </w:r>
      <w:r w:rsidR="00571C41" w:rsidRPr="00571C41">
        <w:rPr>
          <w:b/>
          <w:bCs/>
          <w:sz w:val="24"/>
        </w:rPr>
        <w:t>]</w:t>
      </w:r>
    </w:p>
    <w:p w14:paraId="3CB677D6" w14:textId="364BF489" w:rsidR="00543DBC" w:rsidRDefault="00DE3262" w:rsidP="00B60E14">
      <w:pPr>
        <w:pStyle w:val="2Text"/>
      </w:pPr>
      <w:r w:rsidRPr="0060429A">
        <w:rPr>
          <w:rFonts w:eastAsia="Calibri" w:cs="Arial"/>
          <w:b/>
          <w:bCs/>
          <w:color w:val="FF0000"/>
          <w:sz w:val="24"/>
          <w:szCs w:val="24"/>
          <w:vertAlign w:val="superscript"/>
        </w:rPr>
        <w:lastRenderedPageBreak/>
        <w:t>13a</w:t>
      </w:r>
      <w:r w:rsidR="00571C41" w:rsidRPr="00571C41">
        <w:rPr>
          <w:b/>
          <w:bCs/>
          <w:sz w:val="24"/>
        </w:rPr>
        <w:t>[</w:t>
      </w:r>
      <w:r w:rsidR="00F1708C" w:rsidRPr="00F1708C">
        <w:t xml:space="preserve">Interest </w:t>
      </w:r>
      <w:r w:rsidR="00F1708C">
        <w:t>will</w:t>
      </w:r>
      <w:r w:rsidR="00F1708C" w:rsidRPr="00F1708C">
        <w:t xml:space="preserve"> not accrue on any underpaid or overpaid benefit unless required under </w:t>
      </w:r>
      <w:r>
        <w:t>any</w:t>
      </w:r>
      <w:r w:rsidR="00F1708C" w:rsidRPr="00F1708C">
        <w:t xml:space="preserve"> applicable law.</w:t>
      </w:r>
      <w:r w:rsidR="00571C41" w:rsidRPr="00571C41">
        <w:rPr>
          <w:b/>
          <w:bCs/>
          <w:sz w:val="24"/>
        </w:rPr>
        <w:t>]</w:t>
      </w:r>
    </w:p>
    <w:p w14:paraId="6347EF69" w14:textId="77777777" w:rsidR="001B5091" w:rsidRDefault="001B5091" w:rsidP="001B5091">
      <w:pPr>
        <w:pStyle w:val="SubtitleD"/>
      </w:pPr>
      <w:r>
        <w:t>What Are the Time Limits for Legal Proceedings?</w:t>
      </w:r>
    </w:p>
    <w:p w14:paraId="40F0C005" w14:textId="09C14C12" w:rsidR="001B5091" w:rsidRDefault="00BA2314" w:rsidP="001B5091">
      <w:pPr>
        <w:pStyle w:val="2Text"/>
      </w:pPr>
      <w:r>
        <w:t xml:space="preserve">Once </w:t>
      </w:r>
      <w:r w:rsidR="00EB2794">
        <w:t>You</w:t>
      </w:r>
      <w:r>
        <w:t xml:space="preserve"> have exhausted the administrative process, </w:t>
      </w:r>
      <w:r w:rsidR="001B5091">
        <w:t xml:space="preserve">You can start legal action regarding </w:t>
      </w:r>
      <w:r w:rsidR="00D60341">
        <w:t>Your</w:t>
      </w:r>
      <w:r w:rsidR="001B5091">
        <w:t xml:space="preserve"> claim </w:t>
      </w:r>
      <w:r w:rsidR="00D75F35">
        <w:rPr>
          <w:b/>
          <w:color w:val="FF0000"/>
          <w:sz w:val="24"/>
          <w:vertAlign w:val="superscript"/>
        </w:rPr>
        <w:t>9</w:t>
      </w:r>
      <w:r w:rsidR="00571C41" w:rsidRPr="00571C41">
        <w:rPr>
          <w:b/>
          <w:bCs/>
          <w:sz w:val="24"/>
        </w:rPr>
        <w:t>[</w:t>
      </w:r>
      <w:r w:rsidR="001B5091">
        <w:t>60 days</w:t>
      </w:r>
      <w:r w:rsidR="00571C41" w:rsidRPr="00571C41">
        <w:rPr>
          <w:b/>
          <w:bCs/>
          <w:sz w:val="24"/>
        </w:rPr>
        <w:t>]</w:t>
      </w:r>
      <w:r w:rsidR="001B5091">
        <w:t xml:space="preserve"> after</w:t>
      </w:r>
      <w:r w:rsidR="00F57CC8" w:rsidRPr="00F57CC8">
        <w:t xml:space="preserve"> </w:t>
      </w:r>
      <w:r w:rsidR="00F57CC8">
        <w:t>satisfactory</w:t>
      </w:r>
      <w:r w:rsidR="001B5091">
        <w:t xml:space="preserve"> proof of claim has been given and up to </w:t>
      </w:r>
      <w:r w:rsidR="00D75F35">
        <w:rPr>
          <w:b/>
          <w:color w:val="FF0000"/>
          <w:sz w:val="24"/>
          <w:vertAlign w:val="superscript"/>
        </w:rPr>
        <w:t>9</w:t>
      </w:r>
      <w:r w:rsidR="00571C41" w:rsidRPr="00571C41">
        <w:rPr>
          <w:b/>
          <w:bCs/>
          <w:sz w:val="24"/>
        </w:rPr>
        <w:t>[</w:t>
      </w:r>
      <w:r w:rsidR="001B5091">
        <w:t>3 years</w:t>
      </w:r>
      <w:r w:rsidR="00571C41" w:rsidRPr="00571C41">
        <w:rPr>
          <w:b/>
          <w:bCs/>
          <w:sz w:val="24"/>
        </w:rPr>
        <w:t>]</w:t>
      </w:r>
      <w:r w:rsidR="001B5091">
        <w:t xml:space="preserve"> from the time </w:t>
      </w:r>
      <w:r w:rsidR="00F57CC8">
        <w:t xml:space="preserve">satisfactory </w:t>
      </w:r>
      <w:r w:rsidR="001B5091">
        <w:t>proof of claim is required, unless otherwise provided under federal law.</w:t>
      </w:r>
    </w:p>
    <w:p w14:paraId="3CBEDC52" w14:textId="77777777" w:rsidR="001B5091" w:rsidRDefault="001B5091" w:rsidP="001B5091">
      <w:pPr>
        <w:pStyle w:val="SubtitleD"/>
      </w:pPr>
      <w:r>
        <w:t>How Will Prudential Handle Insurance Fraud?</w:t>
      </w:r>
    </w:p>
    <w:p w14:paraId="16C09A0D" w14:textId="6470B125" w:rsidR="001B5091" w:rsidRDefault="001B5091" w:rsidP="001B5091">
      <w:pPr>
        <w:pStyle w:val="2Text"/>
      </w:pPr>
      <w:r>
        <w:t xml:space="preserve">Prudential wants to ensure </w:t>
      </w:r>
      <w:r w:rsidR="00831858">
        <w:t>You</w:t>
      </w:r>
      <w:r>
        <w:t xml:space="preserve"> and </w:t>
      </w:r>
      <w:r w:rsidR="00AA422B"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do not incur additional insurance costs as a result of the undermining effects of insurance fraud. Prudential promises to focus on all means necessary to support fraud detection, investigation and prosecution.</w:t>
      </w:r>
    </w:p>
    <w:p w14:paraId="076C4664" w14:textId="6442E2DC" w:rsidR="001B5091" w:rsidRDefault="001B5091" w:rsidP="001B5091">
      <w:pPr>
        <w:pStyle w:val="2Text"/>
      </w:pPr>
      <w:r>
        <w:t xml:space="preserve">In some jurisdictions, if </w:t>
      </w:r>
      <w:r w:rsidR="00831858">
        <w:t>You</w:t>
      </w:r>
      <w:r>
        <w:t xml:space="preserve"> knowingly and with intent to defraud Prudential, file an application or a statement of claim containing any materially false information or conceal for the purpose of misleading, information concerning any fact material thereto, </w:t>
      </w:r>
      <w:r w:rsidR="00831858">
        <w:t>You</w:t>
      </w:r>
      <w:r>
        <w:t xml:space="preserve"> commit a fraudulent insurance act, which is a crime and subjects </w:t>
      </w:r>
      <w:r w:rsidR="00831858">
        <w:t>You</w:t>
      </w:r>
      <w:r>
        <w:t xml:space="preserve"> to criminal and civil penalties. These actions will result in denial or termination of </w:t>
      </w:r>
      <w:r w:rsidR="00D60341">
        <w:t>Your</w:t>
      </w:r>
      <w:r>
        <w:t xml:space="preserve"> claim, and, where such laws apply, are subject to prosecution and punishment to the full extent under any applicable law. Prudential will pursue all appropriate legal remedies in the event of insurance fraud.</w:t>
      </w:r>
    </w:p>
    <w:p w14:paraId="4FA08725" w14:textId="3C1ABCB4" w:rsidR="004657D9" w:rsidRDefault="00A51455" w:rsidP="001B5091">
      <w:pPr>
        <w:pStyle w:val="2Text"/>
      </w:pPr>
      <w:r w:rsidRPr="00987A39">
        <w:rPr>
          <w:b/>
          <w:bCs/>
          <w:color w:val="FF0000"/>
          <w:sz w:val="24"/>
          <w:szCs w:val="24"/>
          <w:vertAlign w:val="superscript"/>
        </w:rPr>
        <w:t>15</w:t>
      </w:r>
      <w:r w:rsidR="00571C41" w:rsidRPr="00571C41">
        <w:rPr>
          <w:b/>
          <w:bCs/>
          <w:sz w:val="24"/>
        </w:rPr>
        <w:t>[</w:t>
      </w:r>
      <w:r w:rsidR="00945FA9">
        <w:t xml:space="preserve">If </w:t>
      </w:r>
      <w:r w:rsidR="007F4F72">
        <w:t>Y</w:t>
      </w:r>
      <w:r w:rsidR="00945FA9">
        <w:t xml:space="preserve">ou make a false representation to, or commit any other fraud under or with respect to, benefits under the Plan, Prudential has the right to permanently terminate </w:t>
      </w:r>
      <w:r w:rsidR="00D60341">
        <w:t>Your</w:t>
      </w:r>
      <w:r w:rsidR="00945FA9">
        <w:t xml:space="preserve"> coverage to the extent permitted by law. This may include, but is not limited to, submitting falsified claims or obtaining coverage for which </w:t>
      </w:r>
      <w:r w:rsidR="00C963DF">
        <w:t>Y</w:t>
      </w:r>
      <w:r w:rsidR="00945FA9">
        <w:t xml:space="preserve">ou are ineligible. Any termination of coverage will generally be effective on a prospective basis. However, in the case of fraud or an intentional misrepresentation of material fact, </w:t>
      </w:r>
      <w:r w:rsidR="00D60341">
        <w:t>Your</w:t>
      </w:r>
      <w:r w:rsidR="00945FA9">
        <w:t xml:space="preserve"> coverage may be terminated by Prudential on a retroactive basis. To the extent permitted by law, Prudential may also seek reimbursement from </w:t>
      </w:r>
      <w:r w:rsidR="00225B01">
        <w:t>Y</w:t>
      </w:r>
      <w:r w:rsidR="00945FA9">
        <w:t xml:space="preserve">ou for all claims or expenses paid by Prudential because of the false representation or other fraud, and may pursue legal action against </w:t>
      </w:r>
      <w:r w:rsidR="00BB55CB">
        <w:t>You</w:t>
      </w:r>
      <w:r w:rsidR="00945FA9">
        <w:t>.</w:t>
      </w:r>
      <w:r w:rsidR="00571C41" w:rsidRPr="00571C41">
        <w:rPr>
          <w:b/>
          <w:bCs/>
          <w:sz w:val="24"/>
        </w:rPr>
        <w:t>]</w:t>
      </w:r>
    </w:p>
    <w:p w14:paraId="6D3B5696" w14:textId="4E4559C0" w:rsidR="00447866" w:rsidRDefault="00C20BF5" w:rsidP="00447866">
      <w:pPr>
        <w:pStyle w:val="SubtitleD"/>
      </w:pPr>
      <w:r w:rsidRPr="00EF6E18">
        <w:rPr>
          <w:rFonts w:ascii="Arial" w:hAnsi="Arial" w:cs="Arial"/>
          <w:color w:val="FF0000"/>
          <w:szCs w:val="24"/>
          <w:vertAlign w:val="superscript"/>
        </w:rPr>
        <w:t>11</w:t>
      </w:r>
      <w:r w:rsidR="00571C41" w:rsidRPr="00EF6E18">
        <w:rPr>
          <w:rFonts w:ascii="Arial" w:hAnsi="Arial" w:cs="Arial"/>
        </w:rPr>
        <w:t>[</w:t>
      </w:r>
      <w:r w:rsidR="00234EAE">
        <w:t xml:space="preserve">Will I be Examined </w:t>
      </w:r>
      <w:r w:rsidR="006374CD">
        <w:t>During</w:t>
      </w:r>
      <w:r w:rsidR="00550556">
        <w:t xml:space="preserve"> The Course of My Claim</w:t>
      </w:r>
      <w:r w:rsidR="00447866">
        <w:t>?</w:t>
      </w:r>
    </w:p>
    <w:p w14:paraId="79B9853A" w14:textId="7F7A4646" w:rsidR="00957FB1" w:rsidRDefault="00BD6B8B" w:rsidP="003F36B5">
      <w:pPr>
        <w:pStyle w:val="1Text"/>
        <w:ind w:left="432"/>
      </w:pPr>
      <w:r w:rsidRPr="00691247">
        <w:t xml:space="preserve">Prudential, at its own expense, has the right to examine </w:t>
      </w:r>
      <w:r w:rsidR="000A3B98">
        <w:t>and/or int</w:t>
      </w:r>
      <w:r w:rsidR="00C22B0C">
        <w:t xml:space="preserve">erview </w:t>
      </w:r>
      <w:r w:rsidRPr="00691247">
        <w:t xml:space="preserve">the person whose </w:t>
      </w:r>
      <w:r w:rsidR="00FF5545">
        <w:t>Disability</w:t>
      </w:r>
      <w:r w:rsidRPr="00691247">
        <w:t xml:space="preserve"> is the basis of claim. Prudential may do this when and as often as is reasonable while the claim is </w:t>
      </w:r>
      <w:r w:rsidR="000B3B3A" w:rsidRPr="00987A39">
        <w:rPr>
          <w:b/>
          <w:bCs/>
          <w:color w:val="FF0000"/>
          <w:sz w:val="24"/>
          <w:szCs w:val="24"/>
          <w:vertAlign w:val="superscript"/>
        </w:rPr>
        <w:t>11a</w:t>
      </w:r>
      <w:r w:rsidR="00571C41" w:rsidRPr="00571C41">
        <w:rPr>
          <w:b/>
          <w:bCs/>
          <w:sz w:val="24"/>
        </w:rPr>
        <w:t>[</w:t>
      </w:r>
      <w:r w:rsidRPr="00691247">
        <w:t>pending</w:t>
      </w:r>
      <w:r w:rsidR="00571C41" w:rsidRPr="00571C41">
        <w:rPr>
          <w:b/>
          <w:bCs/>
          <w:sz w:val="24"/>
        </w:rPr>
        <w:t>]</w:t>
      </w:r>
      <w:r w:rsidRPr="00691247">
        <w:t>.</w:t>
      </w:r>
    </w:p>
    <w:p w14:paraId="31A6E893" w14:textId="1DE91427" w:rsidR="00BD6B8B" w:rsidRPr="00691247" w:rsidRDefault="00264EAA" w:rsidP="00987A39">
      <w:pPr>
        <w:pStyle w:val="1Text"/>
        <w:ind w:left="432"/>
      </w:pPr>
      <w:r w:rsidRPr="00987A39">
        <w:rPr>
          <w:b/>
          <w:color w:val="FF0000"/>
          <w:sz w:val="24"/>
          <w:szCs w:val="24"/>
          <w:vertAlign w:val="superscript"/>
        </w:rPr>
        <w:t>11b</w:t>
      </w:r>
      <w:r w:rsidR="00571C41" w:rsidRPr="00571C41">
        <w:rPr>
          <w:b/>
          <w:bCs/>
          <w:sz w:val="24"/>
        </w:rPr>
        <w:t>[</w:t>
      </w:r>
      <w:r w:rsidR="00BD6B8B" w:rsidRPr="00691247">
        <w:t>Prudential also has the right to arrange</w:t>
      </w:r>
      <w:ins w:id="797" w:author="Laura Hoogland" w:date="2026-01-22T14:57:00Z" w16du:dateUtc="2026-01-22T20:57:00Z">
        <w:r w:rsidR="004A279B">
          <w:t>, at its own expense</w:t>
        </w:r>
      </w:ins>
      <w:r w:rsidR="00BD6B8B" w:rsidRPr="00691247">
        <w:t xml:space="preserve"> for an autopsy in case of accidental death, if it is not forbidden by law.</w:t>
      </w:r>
      <w:r w:rsidR="00571C41" w:rsidRPr="00571C41">
        <w:rPr>
          <w:b/>
          <w:bCs/>
          <w:sz w:val="24"/>
        </w:rPr>
        <w:t>]</w:t>
      </w:r>
      <w:r w:rsidR="00C20BF5">
        <w:rPr>
          <w:b/>
        </w:rPr>
        <w:t xml:space="preserve"> </w:t>
      </w:r>
      <w:r w:rsidR="00571C41" w:rsidRPr="00571C41">
        <w:rPr>
          <w:b/>
          <w:bCs/>
          <w:sz w:val="24"/>
        </w:rPr>
        <w:t>]</w:t>
      </w:r>
    </w:p>
    <w:p w14:paraId="79029E62" w14:textId="46648578" w:rsidR="00AE1AD0" w:rsidRPr="00987A39" w:rsidRDefault="00AE1AD0">
      <w:pPr>
        <w:pStyle w:val="Subtitle1"/>
        <w:spacing w:before="111"/>
        <w:rPr>
          <w:rFonts w:ascii="Book Antiqua" w:hAnsi="Book Antiqua"/>
        </w:rPr>
      </w:pPr>
      <w:r w:rsidRPr="0021243B">
        <w:rPr>
          <w:color w:val="FF0000"/>
          <w:vertAlign w:val="superscript"/>
        </w:rPr>
        <w:t>15</w:t>
      </w:r>
      <w:r w:rsidR="00571C41" w:rsidRPr="00571C41">
        <w:rPr>
          <w:bCs/>
        </w:rPr>
        <w:t>[</w:t>
      </w:r>
      <w:r w:rsidR="00FC3D05">
        <w:rPr>
          <w:rFonts w:ascii="Book Antiqua" w:hAnsi="Book Antiqua"/>
        </w:rPr>
        <w:t xml:space="preserve">Who Will Keep a Record </w:t>
      </w:r>
      <w:r w:rsidR="00DA11ED">
        <w:rPr>
          <w:rFonts w:ascii="Book Antiqua" w:hAnsi="Book Antiqua"/>
        </w:rPr>
        <w:t xml:space="preserve">of Insured </w:t>
      </w:r>
      <w:r w:rsidR="00DA11ED" w:rsidRPr="00EF6E18">
        <w:rPr>
          <w:rFonts w:cs="Arial"/>
          <w:color w:val="FF0000"/>
          <w:vertAlign w:val="superscript"/>
        </w:rPr>
        <w:t>CV6</w:t>
      </w:r>
      <w:r w:rsidR="00571C41" w:rsidRPr="00EF6E18">
        <w:rPr>
          <w:rFonts w:cs="Arial"/>
        </w:rPr>
        <w:t>[</w:t>
      </w:r>
      <w:r w:rsidR="00DA11ED">
        <w:rPr>
          <w:rFonts w:ascii="Book Antiqua" w:hAnsi="Book Antiqua"/>
        </w:rPr>
        <w:t>Employees</w:t>
      </w:r>
      <w:r w:rsidR="00571C41" w:rsidRPr="00EF6E18">
        <w:rPr>
          <w:rFonts w:cs="Arial"/>
        </w:rPr>
        <w:t>]</w:t>
      </w:r>
      <w:r w:rsidR="00C66A60">
        <w:rPr>
          <w:rFonts w:ascii="Book Antiqua" w:hAnsi="Book Antiqua"/>
        </w:rPr>
        <w:t>?</w:t>
      </w:r>
    </w:p>
    <w:p w14:paraId="74830265" w14:textId="07AAE36D" w:rsidR="00AE1AD0" w:rsidRDefault="005D2754" w:rsidP="00D27591">
      <w:pPr>
        <w:pStyle w:val="1Text"/>
        <w:ind w:left="432"/>
        <w:rPr>
          <w:b/>
          <w:sz w:val="24"/>
          <w:szCs w:val="24"/>
        </w:rPr>
      </w:pPr>
      <w:r w:rsidRPr="64C0E2E1">
        <w:rPr>
          <w:b/>
          <w:color w:val="FF0000"/>
          <w:sz w:val="24"/>
          <w:szCs w:val="24"/>
          <w:vertAlign w:val="superscript"/>
        </w:rPr>
        <w:t>15a</w:t>
      </w:r>
      <w:r w:rsidRPr="001935DA">
        <w:rPr>
          <w:b/>
          <w:sz w:val="24"/>
        </w:rPr>
        <w:t>[</w:t>
      </w:r>
      <w:r w:rsidR="00AE1AD0">
        <w:t xml:space="preserve">Either the </w:t>
      </w:r>
      <w:r w:rsidR="00AE1AD0" w:rsidRPr="64C0E2E1">
        <w:rPr>
          <w:b/>
          <w:color w:val="FF0000"/>
          <w:sz w:val="24"/>
          <w:szCs w:val="24"/>
          <w:vertAlign w:val="superscript"/>
        </w:rPr>
        <w:t>CV2</w:t>
      </w:r>
      <w:r w:rsidR="00571C41" w:rsidRPr="64C0E2E1">
        <w:rPr>
          <w:b/>
          <w:sz w:val="24"/>
          <w:szCs w:val="24"/>
        </w:rPr>
        <w:t>[</w:t>
      </w:r>
      <w:r w:rsidR="00AE1AD0">
        <w:t>Contract Holder</w:t>
      </w:r>
      <w:r w:rsidR="00571C41" w:rsidRPr="64C0E2E1">
        <w:rPr>
          <w:b/>
          <w:sz w:val="24"/>
          <w:szCs w:val="24"/>
        </w:rPr>
        <w:t>]</w:t>
      </w:r>
      <w:r w:rsidR="00AE1AD0">
        <w:t xml:space="preserve"> or Prudential, as they agree, will keep a record of the insured </w:t>
      </w:r>
      <w:r w:rsidR="00AE1AD0" w:rsidRPr="64C0E2E1">
        <w:rPr>
          <w:b/>
          <w:color w:val="FF0000"/>
          <w:sz w:val="24"/>
          <w:szCs w:val="24"/>
          <w:vertAlign w:val="superscript"/>
        </w:rPr>
        <w:t>CV6</w:t>
      </w:r>
      <w:r w:rsidR="00571C41" w:rsidRPr="64C0E2E1">
        <w:rPr>
          <w:b/>
          <w:sz w:val="24"/>
          <w:szCs w:val="24"/>
        </w:rPr>
        <w:t>[</w:t>
      </w:r>
      <w:r w:rsidR="00AE1AD0">
        <w:t>Employees</w:t>
      </w:r>
      <w:r w:rsidR="00571C41" w:rsidRPr="64C0E2E1">
        <w:rPr>
          <w:b/>
          <w:sz w:val="24"/>
          <w:szCs w:val="24"/>
        </w:rPr>
        <w:t>]</w:t>
      </w:r>
      <w:r w:rsidR="00AE1AD0">
        <w:t>. It will contain the key facts about their insurance.</w:t>
      </w:r>
      <w:r w:rsidRPr="64C0E2E1">
        <w:rPr>
          <w:b/>
          <w:sz w:val="24"/>
          <w:szCs w:val="24"/>
        </w:rPr>
        <w:t>]</w:t>
      </w:r>
    </w:p>
    <w:p w14:paraId="60FFD300" w14:textId="5213AF49" w:rsidR="00AE1AD0" w:rsidRDefault="00AE1AD0" w:rsidP="00D27591">
      <w:pPr>
        <w:pStyle w:val="1Text"/>
        <w:ind w:left="432"/>
      </w:pPr>
      <w:r>
        <w:t xml:space="preserve">At the times set by Prudential, the </w:t>
      </w:r>
      <w:r w:rsidRPr="001C5317">
        <w:rPr>
          <w:b/>
          <w:color w:val="FF0000"/>
          <w:sz w:val="24"/>
          <w:vertAlign w:val="superscript"/>
        </w:rPr>
        <w:t>CV2</w:t>
      </w:r>
      <w:r w:rsidR="00571C41" w:rsidRPr="00571C41">
        <w:rPr>
          <w:b/>
          <w:bCs/>
          <w:sz w:val="24"/>
        </w:rPr>
        <w:t>[</w:t>
      </w:r>
      <w:r>
        <w:t>Contract Holder</w:t>
      </w:r>
      <w:r w:rsidR="00571C41" w:rsidRPr="00571C41">
        <w:rPr>
          <w:b/>
          <w:bCs/>
          <w:sz w:val="24"/>
        </w:rPr>
        <w:t>]</w:t>
      </w:r>
      <w:r>
        <w:t xml:space="preserve"> will send the data required by Prudential to perform its duties under the Group Contract, and to determine the premium</w:t>
      </w:r>
      <w:r w:rsidR="00E905EC" w:rsidRPr="00E905EC">
        <w:t xml:space="preserve"> </w:t>
      </w:r>
      <w:r w:rsidR="00E905EC">
        <w:t>contribution</w:t>
      </w:r>
      <w:r>
        <w:t xml:space="preserve"> rates. </w:t>
      </w:r>
      <w:r>
        <w:lastRenderedPageBreak/>
        <w:t xml:space="preserve">All records of the </w:t>
      </w:r>
      <w:r w:rsidRPr="001C5317">
        <w:rPr>
          <w:b/>
          <w:color w:val="FF0000"/>
          <w:sz w:val="24"/>
          <w:vertAlign w:val="superscript"/>
        </w:rPr>
        <w:t>CV2</w:t>
      </w:r>
      <w:r w:rsidR="00571C41" w:rsidRPr="00571C41">
        <w:rPr>
          <w:b/>
          <w:bCs/>
          <w:sz w:val="24"/>
        </w:rPr>
        <w:t>[</w:t>
      </w:r>
      <w:r>
        <w:t>Contract Holder</w:t>
      </w:r>
      <w:r w:rsidR="00571C41" w:rsidRPr="00571C41">
        <w:rPr>
          <w:b/>
          <w:bCs/>
          <w:sz w:val="24"/>
        </w:rPr>
        <w:t>]</w:t>
      </w:r>
      <w:r>
        <w:t xml:space="preserve"> </w:t>
      </w:r>
      <w:r w:rsidRPr="0021243B">
        <w:rPr>
          <w:b/>
          <w:color w:val="FF0000"/>
          <w:sz w:val="24"/>
          <w:vertAlign w:val="superscript"/>
        </w:rPr>
        <w:t>15</w:t>
      </w:r>
      <w:r w:rsidR="00571C41" w:rsidRPr="00571C41">
        <w:rPr>
          <w:b/>
          <w:bCs/>
          <w:sz w:val="24"/>
        </w:rPr>
        <w:t>[</w:t>
      </w:r>
      <w:r>
        <w:t>and of the Administrator</w:t>
      </w:r>
      <w:r w:rsidR="00571C41" w:rsidRPr="00571C41">
        <w:rPr>
          <w:b/>
          <w:bCs/>
          <w:sz w:val="24"/>
        </w:rPr>
        <w:t>]</w:t>
      </w:r>
      <w:r>
        <w:t xml:space="preserve"> which bear on the insurance must be open to Prudential for its inspection at any reasonable time.</w:t>
      </w:r>
    </w:p>
    <w:p w14:paraId="514EA002" w14:textId="7B3A9FDA" w:rsidR="00AE1AD0" w:rsidRDefault="00AE1AD0" w:rsidP="00D27591">
      <w:pPr>
        <w:pStyle w:val="1Text"/>
        <w:spacing w:line="240" w:lineRule="atLeast"/>
        <w:ind w:left="432"/>
      </w:pPr>
      <w:r>
        <w:t xml:space="preserve">Prudential will not have to perform any duty that depends on such data before it is received in a form that satisfies Prudential. The </w:t>
      </w:r>
      <w:r w:rsidRPr="001C5317">
        <w:rPr>
          <w:b/>
          <w:color w:val="FF0000"/>
          <w:sz w:val="24"/>
          <w:vertAlign w:val="superscript"/>
        </w:rPr>
        <w:t>CV2</w:t>
      </w:r>
      <w:r w:rsidR="00571C41" w:rsidRPr="00571C41">
        <w:rPr>
          <w:b/>
          <w:bCs/>
          <w:sz w:val="24"/>
        </w:rPr>
        <w:t>[</w:t>
      </w:r>
      <w:r>
        <w:t>Contract Holder</w:t>
      </w:r>
      <w:r w:rsidR="00571C41" w:rsidRPr="00571C41">
        <w:rPr>
          <w:b/>
          <w:bCs/>
          <w:sz w:val="24"/>
        </w:rPr>
        <w:t>]</w:t>
      </w:r>
      <w:r>
        <w:t xml:space="preserve"> may correct wrong data given to Prudential, if Prudential has not been harmed by acting on it. </w:t>
      </w:r>
      <w:r w:rsidRPr="001C5317">
        <w:rPr>
          <w:b/>
          <w:color w:val="FF0000"/>
          <w:sz w:val="24"/>
          <w:vertAlign w:val="superscript"/>
        </w:rPr>
        <w:t>CV</w:t>
      </w:r>
      <w:r>
        <w:rPr>
          <w:b/>
          <w:color w:val="FF0000"/>
          <w:sz w:val="24"/>
          <w:vertAlign w:val="superscript"/>
        </w:rPr>
        <w:t>6</w:t>
      </w:r>
      <w:r w:rsidR="00571C41" w:rsidRPr="00571C41">
        <w:rPr>
          <w:b/>
          <w:bCs/>
          <w:sz w:val="24"/>
        </w:rPr>
        <w:t>[</w:t>
      </w:r>
      <w:r>
        <w:t>An Employee’s</w:t>
      </w:r>
      <w:r w:rsidR="00571C41" w:rsidRPr="00571C41">
        <w:rPr>
          <w:b/>
          <w:bCs/>
          <w:sz w:val="24"/>
        </w:rPr>
        <w:t>]</w:t>
      </w:r>
      <w:r>
        <w:t xml:space="preserve"> insurance under a </w:t>
      </w:r>
      <w:r w:rsidR="003762D5">
        <w:t>coverage</w:t>
      </w:r>
      <w:r>
        <w:t xml:space="preserve"> will not be made invalid by failure of the </w:t>
      </w:r>
      <w:r w:rsidRPr="001C5317">
        <w:rPr>
          <w:b/>
          <w:color w:val="FF0000"/>
          <w:sz w:val="24"/>
          <w:vertAlign w:val="superscript"/>
        </w:rPr>
        <w:t>CV2</w:t>
      </w:r>
      <w:r w:rsidR="00571C41" w:rsidRPr="00571C41">
        <w:rPr>
          <w:b/>
          <w:bCs/>
          <w:sz w:val="24"/>
        </w:rPr>
        <w:t>[</w:t>
      </w:r>
      <w:r>
        <w:t>Contract Holder</w:t>
      </w:r>
      <w:r w:rsidR="00571C41" w:rsidRPr="00571C41">
        <w:rPr>
          <w:b/>
          <w:bCs/>
          <w:sz w:val="24"/>
        </w:rPr>
        <w:t>]</w:t>
      </w:r>
      <w:r>
        <w:t xml:space="preserve"> </w:t>
      </w:r>
      <w:r w:rsidRPr="001C5317">
        <w:rPr>
          <w:b/>
          <w:color w:val="FF0000"/>
          <w:sz w:val="24"/>
          <w:vertAlign w:val="superscript"/>
        </w:rPr>
        <w:t>15</w:t>
      </w:r>
      <w:r w:rsidR="00571C41" w:rsidRPr="00571C41">
        <w:rPr>
          <w:b/>
          <w:bCs/>
          <w:sz w:val="24"/>
        </w:rPr>
        <w:t>[</w:t>
      </w:r>
      <w:r>
        <w:t>or the Administrator</w:t>
      </w:r>
      <w:r w:rsidR="00571C41" w:rsidRPr="00571C41">
        <w:rPr>
          <w:b/>
          <w:bCs/>
          <w:sz w:val="24"/>
        </w:rPr>
        <w:t>]</w:t>
      </w:r>
      <w:r>
        <w:t xml:space="preserve">, due to clerical error, to record or report the </w:t>
      </w:r>
      <w:r w:rsidRPr="001C5317">
        <w:rPr>
          <w:b/>
          <w:color w:val="FF0000"/>
          <w:sz w:val="24"/>
          <w:vertAlign w:val="superscript"/>
        </w:rPr>
        <w:t>CV</w:t>
      </w:r>
      <w:r>
        <w:rPr>
          <w:b/>
          <w:color w:val="FF0000"/>
          <w:sz w:val="24"/>
          <w:vertAlign w:val="superscript"/>
        </w:rPr>
        <w:t>6</w:t>
      </w:r>
      <w:r w:rsidR="00571C41" w:rsidRPr="00571C41">
        <w:rPr>
          <w:b/>
          <w:bCs/>
          <w:sz w:val="24"/>
        </w:rPr>
        <w:t>[</w:t>
      </w:r>
      <w:r>
        <w:t>Employee</w:t>
      </w:r>
      <w:r w:rsidR="00571C41" w:rsidRPr="00571C41">
        <w:rPr>
          <w:b/>
          <w:bCs/>
          <w:sz w:val="24"/>
        </w:rPr>
        <w:t>]</w:t>
      </w:r>
      <w:r>
        <w:t xml:space="preserve"> for that insurance.</w:t>
      </w:r>
      <w:r w:rsidR="00571C41" w:rsidRPr="00571C41">
        <w:rPr>
          <w:b/>
          <w:bCs/>
          <w:sz w:val="24"/>
        </w:rPr>
        <w:t>]</w:t>
      </w:r>
    </w:p>
    <w:p w14:paraId="5A5B58D3" w14:textId="02BBDB6D" w:rsidR="00555A0A" w:rsidRDefault="00D75FF7" w:rsidP="00555A0A">
      <w:pPr>
        <w:pStyle w:val="SubtitleD"/>
      </w:pPr>
      <w:r>
        <w:rPr>
          <w:rFonts w:ascii="Arial" w:hAnsi="Arial" w:cs="Arial"/>
          <w:color w:val="FF0000"/>
          <w:vertAlign w:val="superscript"/>
        </w:rPr>
        <w:t>16</w:t>
      </w:r>
      <w:r w:rsidR="00571C41" w:rsidRPr="001935DA">
        <w:rPr>
          <w:rFonts w:ascii="Arial" w:hAnsi="Arial" w:cs="Arial"/>
        </w:rPr>
        <w:t>[</w:t>
      </w:r>
      <w:r w:rsidR="00555A0A">
        <w:t>What are the Subrogation Rights?</w:t>
      </w:r>
    </w:p>
    <w:p w14:paraId="7D6B7236" w14:textId="41096A18" w:rsidR="00555A0A" w:rsidRDefault="00555A0A" w:rsidP="00555A0A">
      <w:pPr>
        <w:pStyle w:val="2Text"/>
      </w:pPr>
      <w:r w:rsidRPr="00B12881">
        <w:t>You must pursue all valid claims</w:t>
      </w:r>
      <w:r>
        <w:t xml:space="preserve"> regardless of whether liability is determined</w:t>
      </w:r>
      <w:r w:rsidRPr="00B12881">
        <w:t xml:space="preserve"> including, but not limited to, claims of negligence or wrong doing by any third-party, claims for restitution, constructive trust, equitable lien, breach of contract, and any other state or federal claims </w:t>
      </w:r>
      <w:r w:rsidR="00831858">
        <w:t>You</w:t>
      </w:r>
      <w:r w:rsidRPr="00B12881">
        <w:t xml:space="preserve"> may have against any </w:t>
      </w:r>
      <w:r w:rsidR="00C1606F">
        <w:t>T</w:t>
      </w:r>
      <w:r w:rsidRPr="004D262B">
        <w:t xml:space="preserve">hird </w:t>
      </w:r>
      <w:r w:rsidR="00C1606F">
        <w:t>P</w:t>
      </w:r>
      <w:r w:rsidRPr="004D262B">
        <w:t>arty</w:t>
      </w:r>
      <w:r w:rsidRPr="00B12881">
        <w:t xml:space="preserve"> responsible, in whole or in part, for any </w:t>
      </w:r>
      <w:r>
        <w:t>a</w:t>
      </w:r>
      <w:r w:rsidRPr="00B12881">
        <w:t xml:space="preserve">ccident, </w:t>
      </w:r>
      <w:r w:rsidR="006C4D2C">
        <w:t xml:space="preserve">Sickness </w:t>
      </w:r>
      <w:r w:rsidRPr="00B12881">
        <w:t xml:space="preserve">, or </w:t>
      </w:r>
      <w:r w:rsidR="00E11323">
        <w:t>D</w:t>
      </w:r>
      <w:r w:rsidRPr="00B12881">
        <w:t xml:space="preserve">isability for which any benefits have been paid or are payable under the </w:t>
      </w:r>
      <w:r>
        <w:t>Plan</w:t>
      </w:r>
      <w:r w:rsidRPr="00B12881">
        <w:t xml:space="preserve">. You must immediately advise </w:t>
      </w:r>
      <w:r>
        <w:t>Prudential</w:t>
      </w:r>
      <w:r w:rsidRPr="00B12881">
        <w:t xml:space="preserve"> of any action, claim or proceeding to recover such damages or income and any amount </w:t>
      </w:r>
      <w:r w:rsidR="00831858">
        <w:t>You</w:t>
      </w:r>
      <w:r w:rsidRPr="00B12881">
        <w:t xml:space="preserve"> recover and place any funds received in a constructive trust for payment to </w:t>
      </w:r>
      <w:r>
        <w:t>Prudential</w:t>
      </w:r>
      <w:r w:rsidRPr="00B12881">
        <w:t xml:space="preserve">. </w:t>
      </w:r>
      <w:r>
        <w:t xml:space="preserve">You agree to subrogate all rights to Prudential. </w:t>
      </w:r>
      <w:r w:rsidR="00CF5D0C">
        <w:t>If You do not pursue all valid claims,</w:t>
      </w:r>
      <w:r>
        <w:t xml:space="preserve"> Prudential</w:t>
      </w:r>
      <w:r w:rsidRPr="00B12881">
        <w:t xml:space="preserve"> reserve</w:t>
      </w:r>
      <w:r>
        <w:t>s</w:t>
      </w:r>
      <w:r w:rsidRPr="00B12881">
        <w:t xml:space="preserve"> the right to pursue any and all claims not pursued by </w:t>
      </w:r>
      <w:r w:rsidR="00831858">
        <w:t>You</w:t>
      </w:r>
      <w:r w:rsidRPr="00B12881">
        <w:t xml:space="preserve">, and </w:t>
      </w:r>
      <w:r w:rsidR="00831858">
        <w:t>You</w:t>
      </w:r>
      <w:r w:rsidRPr="00B12881">
        <w:t xml:space="preserve"> agree to assign all such claims to </w:t>
      </w:r>
      <w:r>
        <w:t>Prudential</w:t>
      </w:r>
      <w:r w:rsidRPr="00B12881">
        <w:t xml:space="preserve"> upon </w:t>
      </w:r>
      <w:r w:rsidR="003B254A">
        <w:t>Our</w:t>
      </w:r>
      <w:r w:rsidRPr="00B12881">
        <w:t xml:space="preserve"> request. </w:t>
      </w:r>
    </w:p>
    <w:p w14:paraId="1E098079" w14:textId="2137FEC0" w:rsidR="00555A0A" w:rsidRDefault="00555A0A" w:rsidP="00555A0A">
      <w:pPr>
        <w:pStyle w:val="2Text"/>
      </w:pPr>
      <w:r w:rsidRPr="00B12881">
        <w:t xml:space="preserve">With respect to </w:t>
      </w:r>
      <w:r>
        <w:t>deductible</w:t>
      </w:r>
      <w:r w:rsidRPr="00B12881">
        <w:t xml:space="preserve"> </w:t>
      </w:r>
      <w:r>
        <w:t>i</w:t>
      </w:r>
      <w:r w:rsidRPr="00B12881">
        <w:t xml:space="preserve">ncome or any recovery as described in this provision, </w:t>
      </w:r>
      <w:r w:rsidR="00831858">
        <w:t>You</w:t>
      </w:r>
      <w:r w:rsidRPr="00B12881">
        <w:t xml:space="preserve"> shall not enter into any agreement, settlement, or take any action which may prejudice </w:t>
      </w:r>
      <w:r w:rsidR="003B254A">
        <w:t>Our</w:t>
      </w:r>
      <w:r w:rsidRPr="00B12881">
        <w:t xml:space="preserve"> rights without first requesting </w:t>
      </w:r>
      <w:r>
        <w:t>Prudential’s</w:t>
      </w:r>
      <w:r w:rsidRPr="00B12881">
        <w:t xml:space="preserve"> consent. You must execute and deliver to </w:t>
      </w:r>
      <w:r>
        <w:t>Prudential</w:t>
      </w:r>
      <w:r w:rsidRPr="00B12881">
        <w:t xml:space="preserve"> all documents </w:t>
      </w:r>
      <w:r w:rsidR="003B254A">
        <w:t>We</w:t>
      </w:r>
      <w:r w:rsidRPr="00B12881">
        <w:t xml:space="preserve"> may require to</w:t>
      </w:r>
      <w:r>
        <w:t xml:space="preserve"> </w:t>
      </w:r>
      <w:r w:rsidRPr="00B12881">
        <w:t xml:space="preserve">protect </w:t>
      </w:r>
      <w:r w:rsidR="003B254A">
        <w:t>Our</w:t>
      </w:r>
      <w:r w:rsidRPr="00B12881">
        <w:t xml:space="preserve"> rights. Any amounts which </w:t>
      </w:r>
      <w:r w:rsidR="00831858">
        <w:t>You</w:t>
      </w:r>
      <w:r w:rsidRPr="00B12881">
        <w:t xml:space="preserve"> are </w:t>
      </w:r>
      <w:r>
        <w:t>eligible</w:t>
      </w:r>
      <w:r w:rsidRPr="00B12881">
        <w:t xml:space="preserve"> to recover from any agreement, settlement or action will be considered as </w:t>
      </w:r>
      <w:r w:rsidR="00167306" w:rsidRPr="00987A39">
        <w:t xml:space="preserve">Deductible Sources </w:t>
      </w:r>
      <w:r w:rsidR="005A0FB7">
        <w:t>of</w:t>
      </w:r>
      <w:r w:rsidR="00167306" w:rsidRPr="00987A39">
        <w:t xml:space="preserve"> Income</w:t>
      </w:r>
      <w:r w:rsidR="00167306" w:rsidRPr="00167306">
        <w:rPr>
          <w:b/>
          <w:i/>
        </w:rPr>
        <w:t xml:space="preserve"> </w:t>
      </w:r>
      <w:r w:rsidRPr="00B12881">
        <w:t>or reimbursement for additional benefits, as appropriate.</w:t>
      </w:r>
    </w:p>
    <w:p w14:paraId="282F3FBB" w14:textId="434142C2" w:rsidR="00555A0A" w:rsidRDefault="00555A0A" w:rsidP="1510D81D">
      <w:pPr>
        <w:pStyle w:val="Text1"/>
        <w:ind w:left="432"/>
        <w:rPr>
          <w:b/>
          <w:sz w:val="24"/>
          <w:szCs w:val="24"/>
        </w:rPr>
      </w:pPr>
      <w:r>
        <w:t>Prudential’s</w:t>
      </w:r>
      <w:r w:rsidRPr="00B12881">
        <w:t xml:space="preserve"> right to reduction, reimbursement and subrogation will not be reduced even if the recovery does not fully compensate </w:t>
      </w:r>
      <w:r w:rsidR="00831858">
        <w:t>You</w:t>
      </w:r>
      <w:r w:rsidRPr="00B12881">
        <w:t xml:space="preserve"> and </w:t>
      </w:r>
      <w:r w:rsidR="00831858">
        <w:t>You</w:t>
      </w:r>
      <w:r w:rsidRPr="00B12881">
        <w:t xml:space="preserve"> were not made whole for all losses sustained or alleged, regardless of how</w:t>
      </w:r>
      <w:r>
        <w:t xml:space="preserve"> </w:t>
      </w:r>
      <w:r w:rsidRPr="0059694C">
        <w:t xml:space="preserve">the payment is described by </w:t>
      </w:r>
      <w:r w:rsidR="00831858">
        <w:t>You</w:t>
      </w:r>
      <w:r w:rsidRPr="0059694C">
        <w:t xml:space="preserve"> or any </w:t>
      </w:r>
      <w:r w:rsidR="00B855E8">
        <w:t>T</w:t>
      </w:r>
      <w:r w:rsidRPr="00450A79">
        <w:t xml:space="preserve">hird </w:t>
      </w:r>
      <w:r w:rsidR="00B855E8">
        <w:t>P</w:t>
      </w:r>
      <w:r w:rsidRPr="00450A79">
        <w:t>arty</w:t>
      </w:r>
      <w:r w:rsidRPr="0059694C">
        <w:t xml:space="preserve"> or even if the recovery is not described as being related to </w:t>
      </w:r>
      <w:r w:rsidR="00D60341">
        <w:t>Your</w:t>
      </w:r>
      <w:r w:rsidRPr="0059694C">
        <w:t xml:space="preserve"> condition of </w:t>
      </w:r>
      <w:r w:rsidR="30869AE3">
        <w:t>D</w:t>
      </w:r>
      <w:r w:rsidRPr="0059694C">
        <w:t xml:space="preserve">isability. The amount </w:t>
      </w:r>
      <w:r w:rsidR="003B254A">
        <w:t>We</w:t>
      </w:r>
      <w:r w:rsidRPr="0059694C">
        <w:t xml:space="preserve"> are </w:t>
      </w:r>
      <w:r w:rsidR="00A46071">
        <w:t xml:space="preserve">entitled to </w:t>
      </w:r>
      <w:r w:rsidR="001A342D">
        <w:t xml:space="preserve">will </w:t>
      </w:r>
      <w:r w:rsidR="00764885">
        <w:t xml:space="preserve">also </w:t>
      </w:r>
      <w:r w:rsidR="001A342D">
        <w:t xml:space="preserve">not be reduced </w:t>
      </w:r>
      <w:r w:rsidR="004C7DC8">
        <w:t>by le</w:t>
      </w:r>
      <w:r w:rsidRPr="0059694C">
        <w:t xml:space="preserve">gal fees or court costs incurred in seeking the recovery. </w:t>
      </w:r>
      <w:r w:rsidR="00564CED" w:rsidRPr="1510D81D">
        <w:rPr>
          <w:b/>
          <w:color w:val="FF0000"/>
          <w:sz w:val="24"/>
          <w:szCs w:val="24"/>
          <w:vertAlign w:val="superscript"/>
        </w:rPr>
        <w:t>16a</w:t>
      </w:r>
      <w:r w:rsidR="00571C41" w:rsidRPr="1510D81D">
        <w:rPr>
          <w:b/>
          <w:sz w:val="24"/>
          <w:szCs w:val="24"/>
        </w:rPr>
        <w:t>[</w:t>
      </w:r>
      <w:r w:rsidRPr="0059694C">
        <w:t xml:space="preserve">Any </w:t>
      </w:r>
      <w:r w:rsidR="00F3283B">
        <w:t>“</w:t>
      </w:r>
      <w:r w:rsidRPr="0059694C">
        <w:t>so-</w:t>
      </w:r>
      <w:r>
        <w:t>c</w:t>
      </w:r>
      <w:r w:rsidRPr="0059694C">
        <w:t>alle</w:t>
      </w:r>
      <w:r>
        <w:t>d</w:t>
      </w:r>
      <w:r w:rsidR="00F3283B">
        <w:t>”,</w:t>
      </w:r>
      <w:r w:rsidRPr="0059694C">
        <w:t xml:space="preserve"> </w:t>
      </w:r>
      <w:r w:rsidR="00F3283B">
        <w:t>“</w:t>
      </w:r>
      <w:r w:rsidRPr="0059694C">
        <w:t>make-whole</w:t>
      </w:r>
      <w:r w:rsidR="00F3283B">
        <w:t>”,</w:t>
      </w:r>
      <w:r w:rsidRPr="0059694C">
        <w:t xml:space="preserve"> or </w:t>
      </w:r>
      <w:r w:rsidR="00F3283B">
        <w:t>“</w:t>
      </w:r>
      <w:r w:rsidRPr="0059694C">
        <w:t>full-compensation</w:t>
      </w:r>
      <w:r w:rsidR="00F3283B">
        <w:t>”</w:t>
      </w:r>
      <w:r w:rsidRPr="0059694C">
        <w:t xml:space="preserve"> rule or doctrine is hereby explicitly rejected and dis</w:t>
      </w:r>
      <w:r>
        <w:t>all</w:t>
      </w:r>
      <w:r w:rsidRPr="0059694C">
        <w:t xml:space="preserve">owed by </w:t>
      </w:r>
      <w:r w:rsidR="00831858">
        <w:t>You</w:t>
      </w:r>
      <w:r w:rsidRPr="0059694C">
        <w:t xml:space="preserve"> and </w:t>
      </w:r>
      <w:r>
        <w:t>Prudential.</w:t>
      </w:r>
      <w:r w:rsidR="00571C41" w:rsidRPr="1510D81D">
        <w:rPr>
          <w:b/>
          <w:sz w:val="24"/>
          <w:szCs w:val="24"/>
        </w:rPr>
        <w:t>]</w:t>
      </w:r>
      <w:r>
        <w:t xml:space="preserve"> </w:t>
      </w:r>
      <w:r w:rsidR="00571C41" w:rsidRPr="1510D81D">
        <w:rPr>
          <w:b/>
          <w:sz w:val="24"/>
          <w:szCs w:val="24"/>
        </w:rPr>
        <w:t>]</w:t>
      </w:r>
    </w:p>
    <w:p w14:paraId="604773C5" w14:textId="31E17CA0" w:rsidR="00C04EAC" w:rsidRPr="00987A39" w:rsidRDefault="00106FBD" w:rsidP="00C04EAC">
      <w:pPr>
        <w:pStyle w:val="SubtitleD"/>
      </w:pPr>
      <w:r w:rsidRPr="00EF6E18">
        <w:rPr>
          <w:rFonts w:ascii="Arial" w:hAnsi="Arial" w:cs="Arial"/>
          <w:color w:val="FF0000"/>
          <w:vertAlign w:val="superscript"/>
        </w:rPr>
        <w:t>17</w:t>
      </w:r>
      <w:r w:rsidR="00571C41" w:rsidRPr="00EF6E18">
        <w:rPr>
          <w:rFonts w:ascii="Arial" w:hAnsi="Arial" w:cs="Arial"/>
        </w:rPr>
        <w:t>[</w:t>
      </w:r>
      <w:r w:rsidR="00C04EAC" w:rsidRPr="00987A39">
        <w:t xml:space="preserve">Does Prudential Offer </w:t>
      </w:r>
      <w:r w:rsidR="00C04EAC">
        <w:t xml:space="preserve">an </w:t>
      </w:r>
      <w:r w:rsidR="005A2140">
        <w:t>Alternative</w:t>
      </w:r>
      <w:r w:rsidR="00C04EAC">
        <w:t xml:space="preserve"> Benefit Payment</w:t>
      </w:r>
      <w:r w:rsidR="00DC7858">
        <w:t xml:space="preserve"> </w:t>
      </w:r>
      <w:r w:rsidR="00C04EAC" w:rsidRPr="00987A39">
        <w:t>Option?</w:t>
      </w:r>
    </w:p>
    <w:p w14:paraId="11213665" w14:textId="3C4F7B41" w:rsidR="000A1904" w:rsidRDefault="00B85204" w:rsidP="009135EC">
      <w:pPr>
        <w:pStyle w:val="BulletD"/>
        <w:numPr>
          <w:ilvl w:val="0"/>
          <w:numId w:val="0"/>
        </w:numPr>
        <w:ind w:left="432"/>
      </w:pPr>
      <w:del w:id="798" w:author="Laura Hoogland" w:date="2026-01-22T14:57:00Z" w16du:dateUtc="2026-01-22T20:57:00Z">
        <w:r>
          <w:delText>At Prudential’s discretion</w:delText>
        </w:r>
        <w:r w:rsidR="00B77966">
          <w:delText xml:space="preserve">, </w:delText>
        </w:r>
      </w:del>
      <w:commentRangeStart w:id="799"/>
      <w:commentRangeStart w:id="800"/>
      <w:r w:rsidR="00E6341D">
        <w:t>I</w:t>
      </w:r>
      <w:r w:rsidR="009135EC" w:rsidRPr="009135EC">
        <w:t xml:space="preserve">f </w:t>
      </w:r>
      <w:r w:rsidR="003B254A">
        <w:t>We</w:t>
      </w:r>
      <w:r w:rsidR="009135EC" w:rsidRPr="009135EC">
        <w:t xml:space="preserve"> approve </w:t>
      </w:r>
      <w:r w:rsidR="00D60341">
        <w:t>Your</w:t>
      </w:r>
      <w:r>
        <w:t xml:space="preserve"> </w:t>
      </w:r>
      <w:r w:rsidRPr="00FF4E57">
        <w:rPr>
          <w:b/>
          <w:bCs/>
          <w:color w:val="FF0000"/>
          <w:vertAlign w:val="superscript"/>
        </w:rPr>
        <w:t>CV1</w:t>
      </w:r>
      <w:r w:rsidR="00571C41" w:rsidRPr="1510D81D">
        <w:rPr>
          <w:b/>
          <w:sz w:val="24"/>
          <w:szCs w:val="24"/>
        </w:rPr>
        <w:t>[</w:t>
      </w:r>
      <w:r w:rsidR="004B7887">
        <w:t>l</w:t>
      </w:r>
      <w:r w:rsidRPr="009135EC">
        <w:t xml:space="preserve">ong </w:t>
      </w:r>
      <w:r w:rsidR="004B7887">
        <w:t>t</w:t>
      </w:r>
      <w:r w:rsidRPr="009135EC">
        <w:t>erm</w:t>
      </w:r>
      <w:r w:rsidR="00571C41" w:rsidRPr="1510D81D">
        <w:rPr>
          <w:b/>
          <w:sz w:val="24"/>
          <w:szCs w:val="24"/>
        </w:rPr>
        <w:t>]</w:t>
      </w:r>
      <w:r w:rsidRPr="009135EC">
        <w:t xml:space="preserve"> </w:t>
      </w:r>
      <w:r w:rsidR="004B7887">
        <w:t>di</w:t>
      </w:r>
      <w:r w:rsidR="00B77966">
        <w:t xml:space="preserve">sability </w:t>
      </w:r>
      <w:r w:rsidR="009135EC" w:rsidRPr="009135EC">
        <w:t>claim for benefit</w:t>
      </w:r>
      <w:r w:rsidR="00894A19">
        <w:t xml:space="preserve"> payments</w:t>
      </w:r>
      <w:r w:rsidR="009135EC" w:rsidRPr="009135EC">
        <w:t xml:space="preserve"> under this </w:t>
      </w:r>
      <w:r w:rsidR="00B77966">
        <w:t>Group Insurance C</w:t>
      </w:r>
      <w:r w:rsidR="009135EC" w:rsidRPr="009135EC">
        <w:t xml:space="preserve">ertificate, </w:t>
      </w:r>
      <w:r w:rsidR="003B254A">
        <w:t>We</w:t>
      </w:r>
      <w:r w:rsidR="009135EC" w:rsidRPr="009135EC">
        <w:t xml:space="preserve"> may offer to pay </w:t>
      </w:r>
      <w:r w:rsidR="00831858">
        <w:t>You</w:t>
      </w:r>
      <w:r w:rsidR="009135EC" w:rsidRPr="009135EC">
        <w:t xml:space="preserve"> a </w:t>
      </w:r>
      <w:r w:rsidR="5E8B653B">
        <w:t>d</w:t>
      </w:r>
      <w:r w:rsidR="00FF5545">
        <w:t>isability</w:t>
      </w:r>
      <w:r w:rsidR="009135EC" w:rsidRPr="009135EC">
        <w:t xml:space="preserve"> benefit in the form of a </w:t>
      </w:r>
      <w:r w:rsidR="006227BF">
        <w:t>total</w:t>
      </w:r>
      <w:r w:rsidR="009135EC" w:rsidRPr="009135EC">
        <w:t xml:space="preserve"> sum payment as an alternative to the Monthly Benefit </w:t>
      </w:r>
      <w:r w:rsidR="00CB0E12">
        <w:t>P</w:t>
      </w:r>
      <w:r w:rsidR="009135EC" w:rsidRPr="009135EC">
        <w:t>ayment</w:t>
      </w:r>
      <w:r w:rsidR="00CB0E12">
        <w:t>(</w:t>
      </w:r>
      <w:r w:rsidR="009135EC" w:rsidRPr="009135EC">
        <w:t>s</w:t>
      </w:r>
      <w:r w:rsidR="00CB0E12">
        <w:t>)</w:t>
      </w:r>
      <w:r w:rsidR="009135EC" w:rsidRPr="009135EC">
        <w:t xml:space="preserve"> described in the </w:t>
      </w:r>
      <w:r w:rsidR="00E91628">
        <w:t xml:space="preserve">Benefit Highlights section </w:t>
      </w:r>
      <w:r w:rsidR="009135EC" w:rsidRPr="009135EC">
        <w:t>of this</w:t>
      </w:r>
      <w:r w:rsidR="00E91628">
        <w:t xml:space="preserve"> Group Insurance</w:t>
      </w:r>
      <w:r w:rsidR="009135EC" w:rsidRPr="009135EC">
        <w:t xml:space="preserve"> </w:t>
      </w:r>
      <w:r w:rsidR="00E91628">
        <w:t>C</w:t>
      </w:r>
      <w:r w:rsidR="009135EC" w:rsidRPr="009135EC">
        <w:t>ertificate.</w:t>
      </w:r>
    </w:p>
    <w:p w14:paraId="6A923ED2" w14:textId="1952A90F" w:rsidR="00C04EAC" w:rsidRDefault="00F16453" w:rsidP="00987A39">
      <w:pPr>
        <w:pStyle w:val="BulletD"/>
        <w:numPr>
          <w:ilvl w:val="0"/>
          <w:numId w:val="0"/>
        </w:numPr>
        <w:ind w:left="432"/>
        <w:rPr>
          <w:b/>
          <w:sz w:val="24"/>
          <w:szCs w:val="24"/>
        </w:rPr>
      </w:pPr>
      <w:del w:id="801" w:author="Laura Hoogland" w:date="2026-01-22T14:57:00Z" w16du:dateUtc="2026-01-22T20:57:00Z">
        <w:r>
          <w:delText xml:space="preserve">At Prudential’s discretion, </w:delText>
        </w:r>
      </w:del>
      <w:r w:rsidR="00E6341D">
        <w:t>I</w:t>
      </w:r>
      <w:r w:rsidR="009135EC" w:rsidRPr="009135EC">
        <w:t xml:space="preserve">f </w:t>
      </w:r>
      <w:r w:rsidR="003B254A">
        <w:t>We</w:t>
      </w:r>
      <w:r w:rsidR="009135EC" w:rsidRPr="009135EC">
        <w:t xml:space="preserve"> determine on the basis of</w:t>
      </w:r>
      <w:r w:rsidR="009135EC">
        <w:t xml:space="preserve"> </w:t>
      </w:r>
      <w:r w:rsidR="009135EC" w:rsidRPr="009135EC">
        <w:t xml:space="preserve">objective criteria applied to the particular facts and circumstances of </w:t>
      </w:r>
      <w:r w:rsidR="00D60341">
        <w:t>Your</w:t>
      </w:r>
      <w:r w:rsidR="009135EC" w:rsidRPr="009135EC">
        <w:t xml:space="preserve"> </w:t>
      </w:r>
      <w:r w:rsidR="0035322C">
        <w:t>d</w:t>
      </w:r>
      <w:r w:rsidR="00FF5545">
        <w:t>isability</w:t>
      </w:r>
      <w:r w:rsidR="00BB1EC1">
        <w:t xml:space="preserve"> </w:t>
      </w:r>
      <w:r w:rsidR="009135EC" w:rsidRPr="009135EC">
        <w:t xml:space="preserve">claim that a </w:t>
      </w:r>
      <w:r>
        <w:t>total</w:t>
      </w:r>
      <w:r w:rsidR="009135EC" w:rsidRPr="009135EC">
        <w:t xml:space="preserve"> sum payment</w:t>
      </w:r>
      <w:r w:rsidR="009135EC">
        <w:t xml:space="preserve"> </w:t>
      </w:r>
      <w:r w:rsidR="009135EC" w:rsidRPr="009135EC">
        <w:t xml:space="preserve">is an appropriate option for </w:t>
      </w:r>
      <w:r w:rsidR="003B254A">
        <w:t>Us</w:t>
      </w:r>
      <w:r w:rsidR="009135EC" w:rsidRPr="009135EC">
        <w:t xml:space="preserve"> to offer to </w:t>
      </w:r>
      <w:r w:rsidR="00831858">
        <w:t>You</w:t>
      </w:r>
      <w:r w:rsidR="009135EC" w:rsidRPr="009135EC">
        <w:t xml:space="preserve">, </w:t>
      </w:r>
      <w:r w:rsidR="003B254A">
        <w:t>We</w:t>
      </w:r>
      <w:r w:rsidR="009135EC" w:rsidRPr="009135EC">
        <w:t xml:space="preserve"> will make</w:t>
      </w:r>
      <w:r w:rsidR="00D52307">
        <w:t xml:space="preserve"> </w:t>
      </w:r>
      <w:r w:rsidR="00831858">
        <w:t>You</w:t>
      </w:r>
      <w:r w:rsidR="009135EC" w:rsidRPr="009135EC">
        <w:t xml:space="preserve"> a</w:t>
      </w:r>
      <w:r w:rsidR="00D52307">
        <w:t xml:space="preserve"> written</w:t>
      </w:r>
      <w:r w:rsidR="009135EC" w:rsidRPr="009135EC">
        <w:t xml:space="preserve"> offer of a </w:t>
      </w:r>
      <w:r w:rsidR="00A24483">
        <w:t xml:space="preserve">total </w:t>
      </w:r>
      <w:r w:rsidR="009135EC" w:rsidRPr="009135EC">
        <w:t>sum payment.</w:t>
      </w:r>
      <w:r w:rsidR="00EB4D3C">
        <w:t xml:space="preserve"> I</w:t>
      </w:r>
      <w:r w:rsidR="009135EC" w:rsidRPr="009135EC">
        <w:t>f</w:t>
      </w:r>
      <w:r w:rsidR="009135EC">
        <w:t xml:space="preserve"> </w:t>
      </w:r>
      <w:r w:rsidR="00831858">
        <w:t>You</w:t>
      </w:r>
      <w:r w:rsidR="009135EC" w:rsidRPr="009135EC">
        <w:t xml:space="preserve"> accept </w:t>
      </w:r>
      <w:r w:rsidR="00A24483">
        <w:t>Prudential’s</w:t>
      </w:r>
      <w:r w:rsidR="009135EC" w:rsidRPr="009135EC">
        <w:t xml:space="preserve"> offer in </w:t>
      </w:r>
      <w:r w:rsidR="00A24483">
        <w:t>w</w:t>
      </w:r>
      <w:r w:rsidR="009135EC" w:rsidRPr="009135EC">
        <w:t xml:space="preserve">riting, </w:t>
      </w:r>
      <w:r w:rsidR="00A24483">
        <w:t>s</w:t>
      </w:r>
      <w:r w:rsidR="009135EC" w:rsidRPr="009135EC">
        <w:t xml:space="preserve">igned by </w:t>
      </w:r>
      <w:r w:rsidR="00831858">
        <w:t>You</w:t>
      </w:r>
      <w:r w:rsidR="009135EC" w:rsidRPr="009135EC">
        <w:t xml:space="preserve"> </w:t>
      </w:r>
      <w:r w:rsidR="000C2886">
        <w:t xml:space="preserve">or </w:t>
      </w:r>
      <w:r w:rsidR="00D60341">
        <w:t>Your</w:t>
      </w:r>
      <w:r w:rsidR="000C2886">
        <w:t xml:space="preserve"> authorized representative </w:t>
      </w:r>
      <w:r w:rsidR="009135EC" w:rsidRPr="009135EC">
        <w:t xml:space="preserve">and </w:t>
      </w:r>
      <w:r w:rsidR="003B254A">
        <w:t>We</w:t>
      </w:r>
      <w:r w:rsidR="009135EC" w:rsidRPr="009135EC">
        <w:t xml:space="preserve"> make such </w:t>
      </w:r>
      <w:r w:rsidR="00A24483">
        <w:t>total</w:t>
      </w:r>
      <w:r w:rsidR="009135EC" w:rsidRPr="009135EC">
        <w:t xml:space="preserve"> sum benefit payment to </w:t>
      </w:r>
      <w:r w:rsidR="00831858">
        <w:t>You</w:t>
      </w:r>
      <w:r w:rsidR="009135EC" w:rsidRPr="009135EC">
        <w:t>, no</w:t>
      </w:r>
      <w:r w:rsidR="009135EC">
        <w:t xml:space="preserve"> </w:t>
      </w:r>
      <w:r w:rsidR="009135EC" w:rsidRPr="009135EC">
        <w:t xml:space="preserve">further </w:t>
      </w:r>
      <w:r w:rsidR="00780263">
        <w:t>d</w:t>
      </w:r>
      <w:r w:rsidR="00FF5545">
        <w:t>isability</w:t>
      </w:r>
      <w:r w:rsidR="009135EC" w:rsidRPr="009135EC">
        <w:t xml:space="preserve"> benefit payments will be made to </w:t>
      </w:r>
      <w:r w:rsidR="00831858">
        <w:t>You</w:t>
      </w:r>
      <w:r w:rsidR="009135EC" w:rsidRPr="009135EC">
        <w:t xml:space="preserve"> under this</w:t>
      </w:r>
      <w:r w:rsidR="00A24483">
        <w:t xml:space="preserve"> Group Insurance C</w:t>
      </w:r>
      <w:r w:rsidR="009135EC" w:rsidRPr="009135EC">
        <w:t xml:space="preserve">ertificate. If </w:t>
      </w:r>
      <w:r w:rsidR="00831858">
        <w:t>You</w:t>
      </w:r>
      <w:r w:rsidR="009135EC" w:rsidRPr="009135EC">
        <w:t xml:space="preserve"> do not accept </w:t>
      </w:r>
      <w:r w:rsidR="0064670C">
        <w:t>Prudential’s</w:t>
      </w:r>
      <w:r w:rsidR="009135EC">
        <w:t xml:space="preserve"> </w:t>
      </w:r>
      <w:r w:rsidR="009135EC" w:rsidRPr="009135EC">
        <w:t xml:space="preserve">offer of a </w:t>
      </w:r>
      <w:r w:rsidR="0064670C">
        <w:t xml:space="preserve">total </w:t>
      </w:r>
      <w:r w:rsidR="009135EC" w:rsidRPr="009135EC">
        <w:t xml:space="preserve">sum benefit </w:t>
      </w:r>
      <w:r w:rsidR="009135EC" w:rsidRPr="009135EC">
        <w:lastRenderedPageBreak/>
        <w:t xml:space="preserve">payment, </w:t>
      </w:r>
      <w:r w:rsidR="003B254A">
        <w:t>We</w:t>
      </w:r>
      <w:r w:rsidR="009135EC" w:rsidRPr="009135EC">
        <w:t xml:space="preserve"> will continue to administer </w:t>
      </w:r>
      <w:r w:rsidR="00D60341">
        <w:t>Your</w:t>
      </w:r>
      <w:r w:rsidR="009135EC" w:rsidRPr="009135EC">
        <w:t xml:space="preserve"> </w:t>
      </w:r>
      <w:r w:rsidR="29A62E62">
        <w:t>d</w:t>
      </w:r>
      <w:r w:rsidR="00FF5545">
        <w:t>isability</w:t>
      </w:r>
      <w:r w:rsidR="0064670C">
        <w:t xml:space="preserve"> </w:t>
      </w:r>
      <w:r w:rsidR="009135EC" w:rsidRPr="009135EC">
        <w:t>claim in accordance with the</w:t>
      </w:r>
      <w:r w:rsidR="009135EC">
        <w:t xml:space="preserve"> </w:t>
      </w:r>
      <w:r w:rsidR="009135EC" w:rsidRPr="009135EC">
        <w:t>terms and conditions of this</w:t>
      </w:r>
      <w:r w:rsidR="0064670C">
        <w:t xml:space="preserve"> Group Insurance C</w:t>
      </w:r>
      <w:r w:rsidR="009135EC" w:rsidRPr="009135EC">
        <w:t>ertificate</w:t>
      </w:r>
      <w:del w:id="802" w:author="Laura Hoogland" w:date="2026-01-22T14:57:00Z" w16du:dateUtc="2026-01-22T20:57:00Z">
        <w:r w:rsidR="001D0668">
          <w:delText>.</w:delText>
        </w:r>
        <w:r w:rsidR="00571C41" w:rsidRPr="1510D81D">
          <w:rPr>
            <w:b/>
            <w:sz w:val="24"/>
            <w:szCs w:val="24"/>
          </w:rPr>
          <w:delText>]</w:delText>
        </w:r>
      </w:del>
      <w:ins w:id="803" w:author="Laura Hoogland" w:date="2026-01-22T14:57:00Z" w16du:dateUtc="2026-01-22T20:57:00Z">
        <w:r w:rsidR="001D0668">
          <w:t>.</w:t>
        </w:r>
        <w:commentRangeEnd w:id="799"/>
        <w:r w:rsidR="00DB2F5C" w:rsidRPr="1510D81D">
          <w:rPr>
            <w:rStyle w:val="CommentReference"/>
            <w:b/>
            <w:sz w:val="24"/>
            <w:szCs w:val="24"/>
          </w:rPr>
          <w:commentReference w:id="799"/>
        </w:r>
        <w:commentRangeEnd w:id="800"/>
        <w:r w:rsidR="00774CA9" w:rsidRPr="1510D81D">
          <w:rPr>
            <w:rStyle w:val="CommentReference"/>
            <w:b/>
            <w:sz w:val="24"/>
            <w:szCs w:val="24"/>
          </w:rPr>
          <w:commentReference w:id="800"/>
        </w:r>
        <w:r w:rsidR="00571C41" w:rsidRPr="1510D81D">
          <w:rPr>
            <w:b/>
            <w:sz w:val="24"/>
            <w:szCs w:val="24"/>
          </w:rPr>
          <w:t>]</w:t>
        </w:r>
      </w:ins>
    </w:p>
    <w:p w14:paraId="0FB78278" w14:textId="75F602EC" w:rsidR="009473FB" w:rsidRDefault="009473FB" w:rsidP="00555A0A">
      <w:pPr>
        <w:pStyle w:val="Text1"/>
        <w:numPr>
          <w:ilvl w:val="12"/>
          <w:numId w:val="0"/>
        </w:numPr>
        <w:sectPr w:rsidR="009473FB" w:rsidSect="00FF5033">
          <w:footerReference w:type="default" r:id="rId79"/>
          <w:pgSz w:w="12240" w:h="15840" w:code="1"/>
          <w:pgMar w:top="1440" w:right="1627" w:bottom="1800" w:left="1627" w:header="720" w:footer="720" w:gutter="0"/>
          <w:cols w:space="720"/>
        </w:sectPr>
      </w:pPr>
    </w:p>
    <w:p w14:paraId="04C7796E" w14:textId="0FA5604C" w:rsidR="00E35670" w:rsidRDefault="00E35670" w:rsidP="00D7675C">
      <w:pPr>
        <w:pStyle w:val="Title"/>
        <w:numPr>
          <w:ilvl w:val="12"/>
          <w:numId w:val="0"/>
        </w:numPr>
        <w:rPr>
          <w:rFonts w:ascii="Book Antiqua" w:hAnsi="Book Antiqua"/>
          <w:b/>
          <w:color w:val="000000"/>
          <w:sz w:val="36"/>
        </w:rPr>
      </w:pPr>
      <w:bookmarkStart w:id="806" w:name="Glossary"/>
      <w:bookmarkEnd w:id="806"/>
      <w:r w:rsidRPr="004C72D6">
        <w:rPr>
          <w:rFonts w:ascii="Book Antiqua" w:hAnsi="Book Antiqua"/>
          <w:b/>
          <w:color w:val="000000"/>
          <w:sz w:val="36"/>
        </w:rPr>
        <w:lastRenderedPageBreak/>
        <w:t>Glossary</w:t>
      </w:r>
    </w:p>
    <w:p w14:paraId="4F116979" w14:textId="753DBB76" w:rsidR="003F6D63" w:rsidRPr="00B37216" w:rsidRDefault="00CE601A" w:rsidP="00B37216">
      <w:r w:rsidRPr="00C1534A">
        <w:rPr>
          <w:rFonts w:cs="Arial"/>
          <w:b/>
          <w:bCs/>
          <w:color w:val="FF0000"/>
          <w:vertAlign w:val="superscript"/>
        </w:rPr>
        <w:t>6</w:t>
      </w:r>
      <w:r w:rsidRPr="00C1534A">
        <w:rPr>
          <w:rFonts w:cs="Arial"/>
          <w:b/>
        </w:rPr>
        <w:t>[</w:t>
      </w:r>
      <w:r w:rsidR="003F6D63" w:rsidRPr="00D21A35">
        <w:rPr>
          <w:rFonts w:cs="Arial"/>
        </w:rPr>
        <w:t xml:space="preserve">Some </w:t>
      </w:r>
      <w:r w:rsidR="00132419" w:rsidRPr="00D21A35">
        <w:rPr>
          <w:rFonts w:cs="Arial"/>
        </w:rPr>
        <w:t>sections may use definitions that are altered when compared to definitions</w:t>
      </w:r>
      <w:r w:rsidR="00B2407D" w:rsidRPr="00D21A35">
        <w:rPr>
          <w:rFonts w:cs="Arial"/>
        </w:rPr>
        <w:t xml:space="preserve"> found</w:t>
      </w:r>
      <w:r w:rsidR="00132419" w:rsidRPr="00D21A35">
        <w:rPr>
          <w:rFonts w:cs="Arial"/>
        </w:rPr>
        <w:t xml:space="preserve"> in the glossary. </w:t>
      </w:r>
      <w:r w:rsidR="00394886" w:rsidRPr="00D21A35">
        <w:rPr>
          <w:rFonts w:cs="Arial"/>
        </w:rPr>
        <w:t>Definitions specific to a section supersede glossary definitions</w:t>
      </w:r>
      <w:r w:rsidR="00394886" w:rsidRPr="008C40E4">
        <w:t>.</w:t>
      </w:r>
      <w:r w:rsidRPr="00C1534A">
        <w:rPr>
          <w:rFonts w:cs="Arial"/>
          <w:b/>
          <w:bCs/>
        </w:rPr>
        <w:t>]</w:t>
      </w:r>
    </w:p>
    <w:p w14:paraId="25D9D563" w14:textId="712D426C" w:rsidR="0062177A" w:rsidRDefault="00266515">
      <w:pPr>
        <w:pStyle w:val="2Text"/>
        <w:tabs>
          <w:tab w:val="clear" w:pos="432"/>
        </w:tabs>
        <w:ind w:left="0"/>
        <w:rPr>
          <w:b/>
          <w:sz w:val="24"/>
        </w:rPr>
      </w:pPr>
      <w:r w:rsidRPr="006D79FC">
        <w:rPr>
          <w:b/>
          <w:color w:val="FF0000"/>
          <w:sz w:val="24"/>
          <w:vertAlign w:val="superscript"/>
        </w:rPr>
        <w:t>1</w:t>
      </w:r>
      <w:r w:rsidR="00571C41" w:rsidRPr="00571C41">
        <w:rPr>
          <w:b/>
          <w:bCs/>
          <w:iCs/>
          <w:sz w:val="24"/>
        </w:rPr>
        <w:t>[</w:t>
      </w:r>
      <w:r w:rsidR="00A02C33">
        <w:rPr>
          <w:bCs/>
          <w:iCs/>
        </w:rPr>
        <w:t xml:space="preserve"> </w:t>
      </w:r>
      <w:r w:rsidR="005C5623">
        <w:rPr>
          <w:b/>
          <w:color w:val="FF0000"/>
          <w:sz w:val="24"/>
          <w:vertAlign w:val="superscript"/>
        </w:rPr>
        <w:t>2</w:t>
      </w:r>
      <w:r w:rsidR="000B6AC7" w:rsidRPr="00571C41">
        <w:rPr>
          <w:b/>
          <w:bCs/>
          <w:iCs/>
          <w:sz w:val="24"/>
        </w:rPr>
        <w:t>[</w:t>
      </w:r>
      <w:r w:rsidR="0062177A" w:rsidRPr="00987A39">
        <w:rPr>
          <w:b/>
          <w:i/>
          <w:iCs/>
        </w:rPr>
        <w:t xml:space="preserve">Accidental </w:t>
      </w:r>
      <w:r w:rsidR="00957084">
        <w:rPr>
          <w:b/>
          <w:i/>
          <w:iCs/>
        </w:rPr>
        <w:t>B</w:t>
      </w:r>
      <w:r w:rsidR="0062177A" w:rsidRPr="00987A39">
        <w:rPr>
          <w:b/>
          <w:i/>
          <w:iCs/>
        </w:rPr>
        <w:t xml:space="preserve">odily </w:t>
      </w:r>
      <w:r w:rsidR="005A6D9B">
        <w:rPr>
          <w:b/>
          <w:i/>
          <w:iCs/>
        </w:rPr>
        <w:t>I</w:t>
      </w:r>
      <w:r w:rsidR="0062177A" w:rsidRPr="00987A39">
        <w:rPr>
          <w:b/>
          <w:i/>
          <w:iCs/>
        </w:rPr>
        <w:t>njury</w:t>
      </w:r>
      <w:r w:rsidR="0062177A" w:rsidRPr="0062177A">
        <w:rPr>
          <w:b/>
          <w:bCs/>
          <w:iCs/>
        </w:rPr>
        <w:t xml:space="preserve"> </w:t>
      </w:r>
      <w:r w:rsidR="0062177A" w:rsidRPr="00987A39">
        <w:rPr>
          <w:iCs/>
        </w:rPr>
        <w:t>means bodily harm caused solely by external, violent and accidental means which is sustained directly and independently of all other causes</w:t>
      </w:r>
      <w:r w:rsidR="0062177A">
        <w:rPr>
          <w:iCs/>
        </w:rPr>
        <w:t>.</w:t>
      </w:r>
      <w:r w:rsidR="000B6AC7" w:rsidRPr="00571C41">
        <w:rPr>
          <w:b/>
          <w:bCs/>
          <w:sz w:val="24"/>
        </w:rPr>
        <w:t>]</w:t>
      </w:r>
    </w:p>
    <w:p w14:paraId="1B21ADC5" w14:textId="3940B96C" w:rsidR="00C80AF3" w:rsidRPr="002A488C" w:rsidRDefault="00C80AF3" w:rsidP="002A488C">
      <w:pPr>
        <w:pStyle w:val="Text1"/>
        <w:numPr>
          <w:ilvl w:val="12"/>
          <w:numId w:val="0"/>
        </w:numPr>
        <w:rPr>
          <w:b/>
          <w:caps/>
        </w:rPr>
      </w:pPr>
      <w:r w:rsidRPr="002A488C">
        <w:rPr>
          <w:b/>
          <w:i/>
        </w:rPr>
        <w:t>Act or Law</w:t>
      </w:r>
      <w:r w:rsidRPr="002A488C">
        <w:rPr>
          <w:i/>
        </w:rPr>
        <w:t xml:space="preserve"> </w:t>
      </w:r>
      <w:r w:rsidRPr="002A488C">
        <w:t>means</w:t>
      </w:r>
      <w:r>
        <w:t xml:space="preserve"> the original enactment of the </w:t>
      </w:r>
      <w:r w:rsidR="002D4138">
        <w:t>a</w:t>
      </w:r>
      <w:r>
        <w:t>ct or</w:t>
      </w:r>
      <w:r w:rsidR="00AB3E1E">
        <w:t xml:space="preserve"> </w:t>
      </w:r>
      <w:r w:rsidR="002D4138">
        <w:t>l</w:t>
      </w:r>
      <w:r>
        <w:t>aw and all amendments.</w:t>
      </w:r>
    </w:p>
    <w:p w14:paraId="7AC3A555" w14:textId="59B1550A" w:rsidR="00AE3017" w:rsidRDefault="00ED31C1" w:rsidP="00987A39">
      <w:pPr>
        <w:pStyle w:val="2Text"/>
        <w:tabs>
          <w:tab w:val="clear" w:pos="432"/>
        </w:tabs>
        <w:ind w:left="0"/>
      </w:pPr>
      <w:r>
        <w:rPr>
          <w:b/>
          <w:bCs/>
          <w:color w:val="FF0000"/>
          <w:sz w:val="24"/>
          <w:szCs w:val="24"/>
          <w:vertAlign w:val="superscript"/>
        </w:rPr>
        <w:t>3</w:t>
      </w:r>
      <w:r w:rsidR="00BB787C" w:rsidRPr="00571C41">
        <w:rPr>
          <w:b/>
          <w:bCs/>
          <w:sz w:val="24"/>
        </w:rPr>
        <w:t>[</w:t>
      </w:r>
      <w:r w:rsidR="00E35670">
        <w:rPr>
          <w:b/>
          <w:i/>
        </w:rPr>
        <w:t>Active</w:t>
      </w:r>
      <w:r w:rsidR="00960382">
        <w:rPr>
          <w:b/>
          <w:i/>
        </w:rPr>
        <w:t xml:space="preserve">ly </w:t>
      </w:r>
      <w:r w:rsidR="005522AB">
        <w:rPr>
          <w:b/>
          <w:i/>
        </w:rPr>
        <w:t>at</w:t>
      </w:r>
      <w:r w:rsidR="00960382">
        <w:rPr>
          <w:b/>
          <w:i/>
        </w:rPr>
        <w:t xml:space="preserve"> </w:t>
      </w:r>
      <w:r w:rsidR="00C3085C">
        <w:rPr>
          <w:b/>
          <w:i/>
        </w:rPr>
        <w:t>W</w:t>
      </w:r>
      <w:r w:rsidR="00960382">
        <w:rPr>
          <w:b/>
          <w:i/>
        </w:rPr>
        <w:t xml:space="preserve">ork </w:t>
      </w:r>
      <w:r w:rsidR="00AE3017">
        <w:t xml:space="preserve">means </w:t>
      </w:r>
      <w:r w:rsidR="00831858">
        <w:t>You</w:t>
      </w:r>
      <w:r w:rsidR="00AE3017">
        <w:t xml:space="preserve"> are legally working regularly in the United States for </w:t>
      </w:r>
      <w:r w:rsidR="00AE3017" w:rsidRPr="002E41CC">
        <w:rPr>
          <w:b/>
          <w:bCs/>
          <w:color w:val="FF0000"/>
          <w:sz w:val="24"/>
          <w:szCs w:val="24"/>
          <w:vertAlign w:val="superscript"/>
        </w:rPr>
        <w:t>CV2</w:t>
      </w:r>
      <w:r w:rsidR="00571C41" w:rsidRPr="00571C41">
        <w:rPr>
          <w:b/>
          <w:bCs/>
          <w:sz w:val="24"/>
        </w:rPr>
        <w:t>[</w:t>
      </w:r>
      <w:r w:rsidR="00D60341">
        <w:t>Your</w:t>
      </w:r>
      <w:r w:rsidR="00AE3017">
        <w:t xml:space="preserve"> Employer</w:t>
      </w:r>
      <w:r w:rsidR="00571C41" w:rsidRPr="00571C41">
        <w:rPr>
          <w:b/>
          <w:bCs/>
          <w:sz w:val="24"/>
        </w:rPr>
        <w:t>]</w:t>
      </w:r>
      <w:r w:rsidR="00AE3017">
        <w:t xml:space="preserve"> for earnings that are paid regularly and that </w:t>
      </w:r>
      <w:r w:rsidR="00831858">
        <w:t>You</w:t>
      </w:r>
      <w:r w:rsidR="00AE3017">
        <w:t xml:space="preserve"> are performing the </w:t>
      </w:r>
      <w:r w:rsidR="00BB45C7" w:rsidRPr="00BB45C7">
        <w:t>Material and Substantial Duties</w:t>
      </w:r>
      <w:r w:rsidR="00BB45C7">
        <w:t xml:space="preserve"> </w:t>
      </w:r>
      <w:r w:rsidR="00AE3017">
        <w:t xml:space="preserve">of </w:t>
      </w:r>
      <w:r w:rsidR="00D60341">
        <w:t>Your</w:t>
      </w:r>
      <w:r w:rsidR="00AE3017">
        <w:t xml:space="preserve"> </w:t>
      </w:r>
      <w:r w:rsidR="00AE3017" w:rsidRPr="00692172">
        <w:rPr>
          <w:b/>
          <w:color w:val="FF0000"/>
          <w:sz w:val="24"/>
          <w:vertAlign w:val="superscript"/>
        </w:rPr>
        <w:t>CV5</w:t>
      </w:r>
      <w:r w:rsidR="00571C41" w:rsidRPr="00571C41">
        <w:rPr>
          <w:b/>
          <w:bCs/>
          <w:sz w:val="24"/>
        </w:rPr>
        <w:t>[</w:t>
      </w:r>
      <w:r w:rsidR="00AE3017">
        <w:t>Regular Occupation</w:t>
      </w:r>
      <w:r w:rsidR="00571C41" w:rsidRPr="00571C41">
        <w:rPr>
          <w:b/>
          <w:bCs/>
          <w:sz w:val="24"/>
        </w:rPr>
        <w:t>]</w:t>
      </w:r>
      <w:r w:rsidR="00AE3017">
        <w:t xml:space="preserve">. You must be working at least the number of hours in </w:t>
      </w:r>
      <w:r w:rsidR="00D60341">
        <w:t>Your</w:t>
      </w:r>
      <w:r w:rsidR="00AE3017">
        <w:t xml:space="preserve"> normal work week set by </w:t>
      </w:r>
      <w:r w:rsidR="00AE3017" w:rsidRPr="00583E5D">
        <w:rPr>
          <w:b/>
          <w:color w:val="FF0000"/>
          <w:sz w:val="24"/>
          <w:vertAlign w:val="superscript"/>
        </w:rPr>
        <w:t>CV2</w:t>
      </w:r>
      <w:r w:rsidR="00571C41" w:rsidRPr="00571C41">
        <w:rPr>
          <w:b/>
          <w:bCs/>
          <w:sz w:val="24"/>
        </w:rPr>
        <w:t>[</w:t>
      </w:r>
      <w:r w:rsidR="00D60341">
        <w:t>Your</w:t>
      </w:r>
      <w:r w:rsidR="00AE3017">
        <w:t xml:space="preserve"> Employer</w:t>
      </w:r>
      <w:r w:rsidR="00571C41" w:rsidRPr="00571C41">
        <w:rPr>
          <w:b/>
          <w:bCs/>
          <w:sz w:val="24"/>
        </w:rPr>
        <w:t>]</w:t>
      </w:r>
      <w:r w:rsidR="00AE3017">
        <w:t xml:space="preserve"> but not less than 30 hours per week. If </w:t>
      </w:r>
      <w:r w:rsidR="00831858">
        <w:t>You</w:t>
      </w:r>
      <w:r w:rsidR="00AE3017">
        <w:t xml:space="preserve"> are a partner or proprietor of </w:t>
      </w:r>
      <w:r w:rsidR="00AE3017" w:rsidRPr="002E41CC">
        <w:rPr>
          <w:b/>
          <w:bCs/>
          <w:color w:val="FF0000"/>
          <w:sz w:val="24"/>
          <w:szCs w:val="24"/>
          <w:vertAlign w:val="superscript"/>
        </w:rPr>
        <w:t>CV2</w:t>
      </w:r>
      <w:r w:rsidR="00571C41" w:rsidRPr="00571C41">
        <w:rPr>
          <w:b/>
          <w:bCs/>
          <w:sz w:val="24"/>
        </w:rPr>
        <w:t>[</w:t>
      </w:r>
      <w:r w:rsidR="00AE3017">
        <w:t>the Employer</w:t>
      </w:r>
      <w:r w:rsidR="00571C41" w:rsidRPr="00571C41">
        <w:rPr>
          <w:b/>
          <w:bCs/>
          <w:sz w:val="24"/>
        </w:rPr>
        <w:t>]</w:t>
      </w:r>
      <w:r w:rsidR="00AE3017">
        <w:t xml:space="preserve">, that work must be in the conduct of </w:t>
      </w:r>
      <w:r w:rsidR="00AE3017" w:rsidRPr="002E41CC">
        <w:rPr>
          <w:b/>
          <w:bCs/>
          <w:color w:val="FF0000"/>
          <w:sz w:val="24"/>
          <w:szCs w:val="24"/>
          <w:vertAlign w:val="superscript"/>
        </w:rPr>
        <w:t>CV2</w:t>
      </w:r>
      <w:r w:rsidR="00571C41" w:rsidRPr="00571C41">
        <w:rPr>
          <w:b/>
          <w:bCs/>
          <w:sz w:val="24"/>
        </w:rPr>
        <w:t>[</w:t>
      </w:r>
      <w:r w:rsidR="00AE3017">
        <w:t>the Employer’s</w:t>
      </w:r>
      <w:r w:rsidR="00571C41" w:rsidRPr="00571C41">
        <w:rPr>
          <w:b/>
          <w:bCs/>
          <w:sz w:val="24"/>
        </w:rPr>
        <w:t>]</w:t>
      </w:r>
      <w:r w:rsidR="00AE3017">
        <w:t xml:space="preserve"> business.</w:t>
      </w:r>
    </w:p>
    <w:p w14:paraId="3EAAB953" w14:textId="62031C09" w:rsidR="00AE3017" w:rsidRDefault="00D60341" w:rsidP="00987A39">
      <w:pPr>
        <w:pStyle w:val="2Text"/>
        <w:tabs>
          <w:tab w:val="clear" w:pos="432"/>
        </w:tabs>
        <w:ind w:left="0"/>
      </w:pPr>
      <w:r>
        <w:t>Your</w:t>
      </w:r>
      <w:r w:rsidR="00AE3017">
        <w:t xml:space="preserve"> worksite must be:</w:t>
      </w:r>
    </w:p>
    <w:p w14:paraId="369470E8" w14:textId="1B021D56" w:rsidR="00AE3017" w:rsidRDefault="00AE3017" w:rsidP="00C27487">
      <w:pPr>
        <w:pStyle w:val="BulletD"/>
        <w:ind w:left="432"/>
      </w:pPr>
      <w:r w:rsidRPr="002E41CC">
        <w:rPr>
          <w:b/>
          <w:bCs/>
          <w:color w:val="FF0000"/>
          <w:sz w:val="24"/>
          <w:szCs w:val="24"/>
          <w:vertAlign w:val="superscript"/>
        </w:rPr>
        <w:t>CV2</w:t>
      </w:r>
      <w:r w:rsidR="00571C41" w:rsidRPr="00571C41">
        <w:rPr>
          <w:b/>
          <w:bCs/>
          <w:sz w:val="24"/>
        </w:rPr>
        <w:t>[</w:t>
      </w:r>
      <w:r w:rsidR="00D60341">
        <w:t>Your</w:t>
      </w:r>
      <w:r>
        <w:t xml:space="preserve"> Employer’s</w:t>
      </w:r>
      <w:r w:rsidR="00571C41" w:rsidRPr="00571C41">
        <w:rPr>
          <w:b/>
          <w:bCs/>
          <w:sz w:val="24"/>
        </w:rPr>
        <w:t>]</w:t>
      </w:r>
      <w:r>
        <w:t xml:space="preserve"> usual place of business;</w:t>
      </w:r>
    </w:p>
    <w:p w14:paraId="77BC4041" w14:textId="5F6A9B19" w:rsidR="00AE3017" w:rsidRDefault="00AE3017" w:rsidP="00C27487">
      <w:pPr>
        <w:pStyle w:val="BulletD"/>
        <w:ind w:left="432"/>
      </w:pPr>
      <w:r>
        <w:t xml:space="preserve">an alternate work site at the direction of </w:t>
      </w:r>
      <w:r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w:t>
      </w:r>
      <w:r w:rsidR="0022464D">
        <w:rPr>
          <w:b/>
          <w:bCs/>
          <w:color w:val="FF0000"/>
          <w:sz w:val="24"/>
          <w:szCs w:val="24"/>
          <w:vertAlign w:val="superscript"/>
        </w:rPr>
        <w:t>3a</w:t>
      </w:r>
      <w:r w:rsidR="00A02BA2" w:rsidRPr="00571C41">
        <w:rPr>
          <w:b/>
          <w:bCs/>
          <w:sz w:val="24"/>
        </w:rPr>
        <w:t>[</w:t>
      </w:r>
      <w:r>
        <w:t xml:space="preserve">other than </w:t>
      </w:r>
      <w:r w:rsidR="00D60341">
        <w:t>Your</w:t>
      </w:r>
      <w:r>
        <w:t xml:space="preserve"> home unless clear specific expectations and duties are documented</w:t>
      </w:r>
      <w:r w:rsidR="00752ED4" w:rsidRPr="00571C41">
        <w:rPr>
          <w:b/>
          <w:bCs/>
          <w:sz w:val="24"/>
        </w:rPr>
        <w:t>]</w:t>
      </w:r>
      <w:r>
        <w:t>;</w:t>
      </w:r>
    </w:p>
    <w:p w14:paraId="0BFA04DD" w14:textId="7FBA9B41" w:rsidR="00AE3017" w:rsidRDefault="00AE3017" w:rsidP="00C27487">
      <w:pPr>
        <w:pStyle w:val="BulletD"/>
        <w:ind w:left="432"/>
      </w:pPr>
      <w:r>
        <w:t xml:space="preserve">any other place </w:t>
      </w:r>
      <w:r w:rsidR="00831858">
        <w:t>You</w:t>
      </w:r>
      <w:r>
        <w:t xml:space="preserve"> and </w:t>
      </w:r>
      <w:r w:rsidRPr="002E41CC">
        <w:rPr>
          <w:b/>
          <w:bCs/>
          <w:color w:val="FF0000"/>
          <w:sz w:val="24"/>
          <w:szCs w:val="24"/>
          <w:vertAlign w:val="superscript"/>
        </w:rPr>
        <w:t>CV2</w:t>
      </w:r>
      <w:r w:rsidR="00571C41" w:rsidRPr="00571C41">
        <w:rPr>
          <w:b/>
          <w:bCs/>
          <w:sz w:val="24"/>
        </w:rPr>
        <w:t>[</w:t>
      </w:r>
      <w:r w:rsidR="00D60341">
        <w:t>Your</w:t>
      </w:r>
      <w:r>
        <w:t xml:space="preserve"> Employer</w:t>
      </w:r>
      <w:r w:rsidR="00571C41" w:rsidRPr="00571C41">
        <w:rPr>
          <w:b/>
          <w:bCs/>
          <w:sz w:val="24"/>
        </w:rPr>
        <w:t>]</w:t>
      </w:r>
      <w:r>
        <w:t xml:space="preserve"> have agreed upon </w:t>
      </w:r>
      <w:r w:rsidR="007B179D">
        <w:t>where</w:t>
      </w:r>
      <w:r>
        <w:t xml:space="preserve"> </w:t>
      </w:r>
      <w:r w:rsidR="00831858">
        <w:t>You</w:t>
      </w:r>
      <w:r>
        <w:t xml:space="preserve"> are performing the </w:t>
      </w:r>
      <w:r w:rsidR="000C4671">
        <w:t>Material and Substantial</w:t>
      </w:r>
      <w:r>
        <w:t xml:space="preserve"> Duties of </w:t>
      </w:r>
      <w:r w:rsidR="00D60341">
        <w:t>Your</w:t>
      </w:r>
      <w:r>
        <w:t xml:space="preserve"> </w:t>
      </w:r>
      <w:r w:rsidRPr="002E41CC">
        <w:rPr>
          <w:b/>
          <w:bCs/>
          <w:color w:val="FF0000"/>
          <w:sz w:val="24"/>
          <w:szCs w:val="24"/>
          <w:vertAlign w:val="superscript"/>
        </w:rPr>
        <w:t>CV</w:t>
      </w:r>
      <w:r>
        <w:rPr>
          <w:b/>
          <w:bCs/>
          <w:color w:val="FF0000"/>
          <w:sz w:val="24"/>
          <w:szCs w:val="24"/>
          <w:vertAlign w:val="superscript"/>
        </w:rPr>
        <w:t>5</w:t>
      </w:r>
      <w:r w:rsidR="00571C41" w:rsidRPr="00571C41">
        <w:rPr>
          <w:b/>
          <w:bCs/>
          <w:sz w:val="24"/>
        </w:rPr>
        <w:t>[</w:t>
      </w:r>
      <w:r>
        <w:t>Regular Occupation</w:t>
      </w:r>
      <w:r w:rsidR="00571C41" w:rsidRPr="00571C41">
        <w:rPr>
          <w:b/>
          <w:bCs/>
          <w:sz w:val="24"/>
        </w:rPr>
        <w:t>]</w:t>
      </w:r>
      <w:r>
        <w:t>;</w:t>
      </w:r>
    </w:p>
    <w:p w14:paraId="11994085" w14:textId="63780495" w:rsidR="00AE3017" w:rsidRDefault="00D60341" w:rsidP="00C27487">
      <w:pPr>
        <w:pStyle w:val="BulletD"/>
        <w:ind w:left="432"/>
      </w:pPr>
      <w:r>
        <w:t>Your</w:t>
      </w:r>
      <w:r w:rsidR="00AE3017">
        <w:t xml:space="preserve"> home with clear specific expectations and documented duties;</w:t>
      </w:r>
    </w:p>
    <w:p w14:paraId="3F4CE491" w14:textId="16B74114" w:rsidR="00AE3017" w:rsidRDefault="00AE3017" w:rsidP="00C27487">
      <w:pPr>
        <w:pStyle w:val="BulletD"/>
        <w:ind w:left="432"/>
      </w:pPr>
      <w:r>
        <w:t xml:space="preserve">a location to which </w:t>
      </w:r>
      <w:r w:rsidR="00D60341">
        <w:t>Your</w:t>
      </w:r>
      <w:r>
        <w:t xml:space="preserve"> job requires </w:t>
      </w:r>
      <w:r w:rsidR="00831858">
        <w:t>You</w:t>
      </w:r>
      <w:r>
        <w:t xml:space="preserve"> to travel.</w:t>
      </w:r>
    </w:p>
    <w:p w14:paraId="03E955A3" w14:textId="0F486BD8" w:rsidR="00AE3017" w:rsidRDefault="00AE3017" w:rsidP="00987A39">
      <w:pPr>
        <w:pStyle w:val="2Text"/>
        <w:tabs>
          <w:tab w:val="clear" w:pos="1296"/>
        </w:tabs>
        <w:ind w:left="0"/>
      </w:pPr>
      <w:r>
        <w:t xml:space="preserve">Normal vacation is considered being </w:t>
      </w:r>
      <w:r w:rsidR="00414CB6" w:rsidRPr="00987A39">
        <w:t xml:space="preserve">Actively </w:t>
      </w:r>
      <w:r w:rsidR="005522AB">
        <w:t>at</w:t>
      </w:r>
      <w:r w:rsidR="00414CB6" w:rsidRPr="00987A39">
        <w:t xml:space="preserve"> Work</w:t>
      </w:r>
      <w:r>
        <w:t>.</w:t>
      </w:r>
    </w:p>
    <w:p w14:paraId="29870237" w14:textId="3E1B7AAA" w:rsidR="00AE3017" w:rsidRDefault="00994248" w:rsidP="00987A39">
      <w:pPr>
        <w:pStyle w:val="2Text"/>
        <w:tabs>
          <w:tab w:val="clear" w:pos="1296"/>
        </w:tabs>
        <w:ind w:left="0"/>
      </w:pPr>
      <w:r>
        <w:rPr>
          <w:b/>
          <w:bCs/>
          <w:color w:val="FF0000"/>
          <w:sz w:val="24"/>
          <w:szCs w:val="24"/>
          <w:vertAlign w:val="superscript"/>
        </w:rPr>
        <w:t>3b</w:t>
      </w:r>
      <w:r w:rsidR="000A686E" w:rsidRPr="00571C41">
        <w:rPr>
          <w:b/>
          <w:bCs/>
          <w:sz w:val="24"/>
        </w:rPr>
        <w:t>[</w:t>
      </w:r>
      <w:r w:rsidR="002970AA">
        <w:t xml:space="preserve">If You belong to one of the categories below as reported by </w:t>
      </w:r>
      <w:r w:rsidR="002970AA" w:rsidRPr="00305328">
        <w:rPr>
          <w:b/>
          <w:bCs/>
          <w:color w:val="FF0000"/>
          <w:sz w:val="24"/>
          <w:szCs w:val="24"/>
          <w:vertAlign w:val="superscript"/>
        </w:rPr>
        <w:t>CV2</w:t>
      </w:r>
      <w:r w:rsidR="00571C41" w:rsidRPr="00571C41">
        <w:rPr>
          <w:b/>
          <w:bCs/>
          <w:sz w:val="24"/>
        </w:rPr>
        <w:t>[</w:t>
      </w:r>
      <w:r w:rsidR="00D60341">
        <w:t>Your</w:t>
      </w:r>
      <w:r w:rsidR="002970AA">
        <w:t xml:space="preserve"> Employer</w:t>
      </w:r>
      <w:r w:rsidR="00571C41" w:rsidRPr="00571C41">
        <w:rPr>
          <w:b/>
          <w:bCs/>
          <w:sz w:val="24"/>
        </w:rPr>
        <w:t>]</w:t>
      </w:r>
      <w:r w:rsidR="002970AA">
        <w:t xml:space="preserve"> to Prudential, You are excluded from coverage</w:t>
      </w:r>
      <w:r w:rsidR="00AE3017">
        <w:t>:</w:t>
      </w:r>
    </w:p>
    <w:p w14:paraId="3B6CD411" w14:textId="77777777" w:rsidR="00AE3017" w:rsidRDefault="00AE3017" w:rsidP="00C27487">
      <w:pPr>
        <w:pStyle w:val="BulletD"/>
        <w:ind w:left="432"/>
      </w:pPr>
      <w:r>
        <w:t>Temporary and seasonal worker;</w:t>
      </w:r>
    </w:p>
    <w:p w14:paraId="59107314" w14:textId="77777777" w:rsidR="00AE3017" w:rsidRDefault="00AE3017" w:rsidP="00C27487">
      <w:pPr>
        <w:pStyle w:val="BulletD"/>
        <w:ind w:left="432"/>
      </w:pPr>
      <w:r>
        <w:t>Full time member of the armed forces for any country;</w:t>
      </w:r>
    </w:p>
    <w:p w14:paraId="671BBD79" w14:textId="3BE6E62B" w:rsidR="00AE3017" w:rsidRDefault="00AE3017" w:rsidP="00C27487">
      <w:pPr>
        <w:pStyle w:val="BulletD"/>
        <w:ind w:left="432"/>
      </w:pPr>
      <w:r>
        <w:t xml:space="preserve">A </w:t>
      </w:r>
      <w:r w:rsidR="00C000E5">
        <w:t>l</w:t>
      </w:r>
      <w:r>
        <w:t xml:space="preserve">eased </w:t>
      </w:r>
      <w:r w:rsidRPr="00B37216">
        <w:rPr>
          <w:b/>
          <w:bCs/>
          <w:color w:val="FF0000"/>
          <w:sz w:val="24"/>
          <w:vertAlign w:val="superscript"/>
        </w:rPr>
        <w:t>CV6</w:t>
      </w:r>
      <w:r w:rsidR="00571C41" w:rsidRPr="00571C41">
        <w:rPr>
          <w:b/>
          <w:bCs/>
          <w:sz w:val="24"/>
        </w:rPr>
        <w:t>[</w:t>
      </w:r>
      <w:r w:rsidR="0011007E">
        <w:t>E</w:t>
      </w:r>
      <w:r>
        <w:t>mployee</w:t>
      </w:r>
      <w:r w:rsidR="00571C41" w:rsidRPr="00571C41">
        <w:rPr>
          <w:b/>
          <w:bCs/>
          <w:sz w:val="24"/>
        </w:rPr>
        <w:t>]</w:t>
      </w:r>
      <w:r>
        <w:t xml:space="preserve"> as defined in </w:t>
      </w:r>
      <w:r w:rsidR="004D07A6">
        <w:rPr>
          <w:rStyle w:val="num2"/>
          <w:rFonts w:cs="Helvetica"/>
          <w:color w:val="333333"/>
          <w:lang w:val="en"/>
        </w:rPr>
        <w:t>§</w:t>
      </w:r>
      <w:r w:rsidR="001967A7">
        <w:rPr>
          <w:rStyle w:val="num2"/>
          <w:rFonts w:cs="Helvetica"/>
          <w:color w:val="333333"/>
          <w:lang w:val="en"/>
        </w:rPr>
        <w:t xml:space="preserve"> </w:t>
      </w:r>
      <w:r>
        <w:t>414</w:t>
      </w:r>
      <w:r w:rsidR="001967A7">
        <w:t xml:space="preserve"> section (</w:t>
      </w:r>
      <w:r>
        <w:t>n</w:t>
      </w:r>
      <w:r w:rsidR="001967A7">
        <w:t>)</w:t>
      </w:r>
      <w:r>
        <w:t xml:space="preserve"> of the Internal Revenue Code;</w:t>
      </w:r>
    </w:p>
    <w:p w14:paraId="2E40CAC9" w14:textId="77777777" w:rsidR="00AE3017" w:rsidRDefault="00AE3017" w:rsidP="00C27487">
      <w:pPr>
        <w:pStyle w:val="BulletD"/>
        <w:ind w:left="432"/>
      </w:pPr>
      <w:r>
        <w:t>An independent contractor;</w:t>
      </w:r>
    </w:p>
    <w:p w14:paraId="06B05638" w14:textId="1746B65A" w:rsidR="00AE3017" w:rsidRDefault="00AE3017" w:rsidP="00C27487">
      <w:pPr>
        <w:pStyle w:val="BulletD"/>
        <w:ind w:left="432"/>
      </w:pPr>
      <w:r>
        <w:t xml:space="preserve">An occasional or incidental worker; </w:t>
      </w:r>
    </w:p>
    <w:p w14:paraId="35E8439D" w14:textId="661C6F67" w:rsidR="00AE3017" w:rsidRDefault="00AE3017" w:rsidP="00C27487">
      <w:pPr>
        <w:pStyle w:val="BulletD"/>
        <w:ind w:left="432"/>
      </w:pPr>
      <w:r>
        <w:t>A non-</w:t>
      </w:r>
      <w:r w:rsidRPr="00B37216">
        <w:rPr>
          <w:b/>
          <w:bCs/>
          <w:color w:val="FF0000"/>
          <w:sz w:val="24"/>
          <w:vertAlign w:val="superscript"/>
        </w:rPr>
        <w:t>CV6</w:t>
      </w:r>
      <w:r w:rsidR="00571C41" w:rsidRPr="00571C41">
        <w:rPr>
          <w:b/>
          <w:bCs/>
          <w:sz w:val="24"/>
        </w:rPr>
        <w:t>[</w:t>
      </w:r>
      <w:r w:rsidR="0011007E">
        <w:t>E</w:t>
      </w:r>
      <w:r>
        <w:t>mployee</w:t>
      </w:r>
      <w:r w:rsidR="00571C41" w:rsidRPr="00571C41">
        <w:rPr>
          <w:b/>
          <w:bCs/>
          <w:sz w:val="24"/>
        </w:rPr>
        <w:t>]</w:t>
      </w:r>
      <w:r>
        <w:t xml:space="preserve"> consultant; or</w:t>
      </w:r>
    </w:p>
    <w:p w14:paraId="2A76AA64" w14:textId="59A1D6CE" w:rsidR="00AE3017" w:rsidRPr="00836588" w:rsidRDefault="00AE3017" w:rsidP="00C27487">
      <w:pPr>
        <w:pStyle w:val="BulletD"/>
        <w:ind w:left="432"/>
        <w:rPr>
          <w:b/>
          <w:sz w:val="24"/>
          <w:szCs w:val="24"/>
        </w:rPr>
      </w:pPr>
      <w:r w:rsidRPr="00836588">
        <w:lastRenderedPageBreak/>
        <w:t xml:space="preserve">Working outside of the United States on a temporary assignment. </w:t>
      </w:r>
      <w:r w:rsidR="00231F2B">
        <w:rPr>
          <w:b/>
          <w:bCs/>
          <w:color w:val="FF0000"/>
          <w:sz w:val="24"/>
          <w:szCs w:val="24"/>
          <w:vertAlign w:val="superscript"/>
        </w:rPr>
        <w:t>3d</w:t>
      </w:r>
      <w:r w:rsidR="00571C41" w:rsidRPr="29CF17FE">
        <w:rPr>
          <w:b/>
          <w:sz w:val="24"/>
          <w:szCs w:val="24"/>
        </w:rPr>
        <w:t>[</w:t>
      </w:r>
      <w:r w:rsidRPr="00583E5D">
        <w:rPr>
          <w:b/>
          <w:bCs/>
          <w:color w:val="FF0000"/>
          <w:sz w:val="24"/>
          <w:szCs w:val="24"/>
          <w:vertAlign w:val="superscript"/>
        </w:rPr>
        <w:t>CV2</w:t>
      </w:r>
      <w:r w:rsidR="00571C41" w:rsidRPr="29CF17FE">
        <w:rPr>
          <w:b/>
          <w:sz w:val="24"/>
          <w:szCs w:val="24"/>
        </w:rPr>
        <w:t>[</w:t>
      </w:r>
      <w:r w:rsidRPr="00836588">
        <w:t>The Contract Holder</w:t>
      </w:r>
      <w:r w:rsidR="00571C41" w:rsidRPr="29CF17FE">
        <w:rPr>
          <w:b/>
          <w:sz w:val="24"/>
          <w:szCs w:val="24"/>
        </w:rPr>
        <w:t>]</w:t>
      </w:r>
      <w:r w:rsidRPr="00836588">
        <w:t xml:space="preserve"> may </w:t>
      </w:r>
      <w:r w:rsidR="00201720">
        <w:t>contact</w:t>
      </w:r>
      <w:r w:rsidRPr="00836588">
        <w:t xml:space="preserve"> Prudential in advance to ask the temporary assignment outside of the United States be covered under </w:t>
      </w:r>
      <w:r w:rsidRPr="00583E5D">
        <w:t>the</w:t>
      </w:r>
      <w:r w:rsidRPr="00836588">
        <w:t xml:space="preserve"> Plan. Prudential must approve the </w:t>
      </w:r>
      <w:r w:rsidR="0A337554">
        <w:t xml:space="preserve">written </w:t>
      </w:r>
      <w:r w:rsidRPr="00836588">
        <w:t xml:space="preserve">request in order to receive benefits under </w:t>
      </w:r>
      <w:r w:rsidRPr="00583E5D">
        <w:t xml:space="preserve">this </w:t>
      </w:r>
      <w:r w:rsidR="48F6260A">
        <w:t>d</w:t>
      </w:r>
      <w:r w:rsidR="00FF5545">
        <w:t>isability</w:t>
      </w:r>
      <w:r w:rsidRPr="00836588">
        <w:t xml:space="preserve"> Plan.</w:t>
      </w:r>
      <w:r w:rsidR="00571C41" w:rsidRPr="29CF17FE">
        <w:rPr>
          <w:b/>
          <w:sz w:val="24"/>
          <w:szCs w:val="24"/>
        </w:rPr>
        <w:t>]</w:t>
      </w:r>
      <w:r w:rsidR="008D530F" w:rsidRPr="29CF17FE">
        <w:rPr>
          <w:b/>
          <w:sz w:val="24"/>
          <w:szCs w:val="24"/>
        </w:rPr>
        <w:t>]</w:t>
      </w:r>
    </w:p>
    <w:p w14:paraId="5DBC8648" w14:textId="4EFB2D3C" w:rsidR="00E35670" w:rsidRDefault="00CF571F" w:rsidP="00AE3017">
      <w:pPr>
        <w:pStyle w:val="Text1"/>
        <w:numPr>
          <w:ilvl w:val="12"/>
          <w:numId w:val="0"/>
        </w:numPr>
      </w:pPr>
      <w:r>
        <w:rPr>
          <w:b/>
          <w:bCs/>
          <w:color w:val="FF0000"/>
          <w:sz w:val="24"/>
          <w:szCs w:val="24"/>
          <w:vertAlign w:val="superscript"/>
        </w:rPr>
        <w:t>3</w:t>
      </w:r>
      <w:r w:rsidR="00981A43">
        <w:rPr>
          <w:b/>
          <w:bCs/>
          <w:color w:val="FF0000"/>
          <w:sz w:val="24"/>
          <w:szCs w:val="24"/>
          <w:vertAlign w:val="superscript"/>
        </w:rPr>
        <w:t>c</w:t>
      </w:r>
      <w:r w:rsidR="00BB787C" w:rsidRPr="00571C41">
        <w:rPr>
          <w:b/>
          <w:bCs/>
          <w:sz w:val="24"/>
        </w:rPr>
        <w:t>[</w:t>
      </w:r>
      <w:r w:rsidR="00AE3017">
        <w:t xml:space="preserve">Individuals whose employment status is being continued under a severance or termination agreement will not be considered being </w:t>
      </w:r>
      <w:r w:rsidR="00414CB6" w:rsidRPr="00987A39">
        <w:t xml:space="preserve">Actively </w:t>
      </w:r>
      <w:r w:rsidR="005522AB">
        <w:t>at</w:t>
      </w:r>
      <w:r w:rsidR="00414CB6" w:rsidRPr="00987A39">
        <w:t xml:space="preserve"> Work</w:t>
      </w:r>
      <w:r w:rsidR="00E35670">
        <w:t>.</w:t>
      </w:r>
      <w:r w:rsidR="00BB787C" w:rsidRPr="00571C41">
        <w:rPr>
          <w:b/>
          <w:bCs/>
          <w:sz w:val="24"/>
        </w:rPr>
        <w:t>]]</w:t>
      </w:r>
    </w:p>
    <w:p w14:paraId="10AD88D7" w14:textId="295A060C" w:rsidR="00E35670" w:rsidRDefault="00E03E1B" w:rsidP="00E35670">
      <w:pPr>
        <w:pStyle w:val="Indent1"/>
        <w:numPr>
          <w:ilvl w:val="12"/>
          <w:numId w:val="0"/>
        </w:numPr>
        <w:tabs>
          <w:tab w:val="clear" w:pos="432"/>
          <w:tab w:val="left" w:pos="540"/>
        </w:tabs>
        <w:ind w:left="432" w:hanging="432"/>
      </w:pPr>
      <w:r>
        <w:rPr>
          <w:b/>
          <w:bCs/>
          <w:color w:val="FF0000"/>
          <w:sz w:val="24"/>
          <w:szCs w:val="24"/>
          <w:vertAlign w:val="superscript"/>
        </w:rPr>
        <w:t>6</w:t>
      </w:r>
      <w:r w:rsidRPr="00571C41">
        <w:rPr>
          <w:b/>
          <w:bCs/>
          <w:sz w:val="24"/>
        </w:rPr>
        <w:t>[</w:t>
      </w:r>
      <w:r w:rsidR="00E35670">
        <w:rPr>
          <w:b/>
          <w:i/>
        </w:rPr>
        <w:t xml:space="preserve">Activities of </w:t>
      </w:r>
      <w:r w:rsidR="00C3085C">
        <w:rPr>
          <w:b/>
          <w:i/>
        </w:rPr>
        <w:t>D</w:t>
      </w:r>
      <w:r w:rsidR="00E35670">
        <w:rPr>
          <w:b/>
          <w:i/>
        </w:rPr>
        <w:t xml:space="preserve">aily </w:t>
      </w:r>
      <w:r w:rsidR="00C3085C">
        <w:rPr>
          <w:b/>
          <w:i/>
        </w:rPr>
        <w:t>L</w:t>
      </w:r>
      <w:r w:rsidR="00E35670">
        <w:rPr>
          <w:b/>
          <w:i/>
        </w:rPr>
        <w:t>iving</w:t>
      </w:r>
      <w:r w:rsidR="00E35670">
        <w:t xml:space="preserve"> means:</w:t>
      </w:r>
    </w:p>
    <w:p w14:paraId="416BEC6A" w14:textId="77777777" w:rsidR="00E35670" w:rsidRDefault="00E35670" w:rsidP="00250B5E">
      <w:pPr>
        <w:pStyle w:val="Indent1"/>
        <w:keepLines w:val="0"/>
        <w:numPr>
          <w:ilvl w:val="0"/>
          <w:numId w:val="5"/>
        </w:numPr>
        <w:tabs>
          <w:tab w:val="clear" w:pos="432"/>
          <w:tab w:val="clear" w:pos="864"/>
          <w:tab w:val="left" w:pos="540"/>
          <w:tab w:val="left" w:pos="630"/>
        </w:tabs>
        <w:ind w:left="432" w:hanging="432"/>
      </w:pPr>
      <w:r>
        <w:t>Bathing - washing oneself by sponge bath, or in either a tub or shower, including the task of getting into or out of the tub or shower;</w:t>
      </w:r>
    </w:p>
    <w:p w14:paraId="5184BAE0" w14:textId="77777777" w:rsidR="00E35670" w:rsidRDefault="00E35670" w:rsidP="00250B5E">
      <w:pPr>
        <w:pStyle w:val="Indent1"/>
        <w:keepLines w:val="0"/>
        <w:numPr>
          <w:ilvl w:val="0"/>
          <w:numId w:val="5"/>
        </w:numPr>
        <w:tabs>
          <w:tab w:val="clear" w:pos="432"/>
          <w:tab w:val="clear" w:pos="864"/>
          <w:tab w:val="left" w:pos="540"/>
        </w:tabs>
        <w:ind w:left="432" w:hanging="432"/>
      </w:pPr>
      <w:r>
        <w:t>Continence - the ability to maintain control of bowel and bladder function; or, when unable to maintain control of bowel and bladder function, the ability to perform associated personal hygiene (including caring for catheter or colostomy bag);</w:t>
      </w:r>
    </w:p>
    <w:p w14:paraId="31E7B344" w14:textId="77777777" w:rsidR="00E35670" w:rsidRDefault="00E35670" w:rsidP="00250B5E">
      <w:pPr>
        <w:pStyle w:val="Indent1"/>
        <w:keepLines w:val="0"/>
        <w:numPr>
          <w:ilvl w:val="0"/>
          <w:numId w:val="5"/>
        </w:numPr>
        <w:tabs>
          <w:tab w:val="clear" w:pos="432"/>
          <w:tab w:val="clear" w:pos="864"/>
          <w:tab w:val="left" w:pos="540"/>
        </w:tabs>
        <w:ind w:left="432" w:hanging="432"/>
      </w:pPr>
      <w:r>
        <w:t>Dressing - putting on and taking off all items of clothing and any necessary braces, fasteners or artificial limbs;</w:t>
      </w:r>
    </w:p>
    <w:p w14:paraId="3B55B8F8" w14:textId="77777777" w:rsidR="00E35670" w:rsidRDefault="00E35670" w:rsidP="00250B5E">
      <w:pPr>
        <w:pStyle w:val="Indent1"/>
        <w:keepLines w:val="0"/>
        <w:numPr>
          <w:ilvl w:val="0"/>
          <w:numId w:val="5"/>
        </w:numPr>
        <w:tabs>
          <w:tab w:val="clear" w:pos="432"/>
          <w:tab w:val="clear" w:pos="864"/>
          <w:tab w:val="left" w:pos="540"/>
        </w:tabs>
        <w:ind w:left="432" w:hanging="432"/>
      </w:pPr>
      <w:r>
        <w:t>Eating - feeding oneself by getting food into the body from a receptacle (such as a plate, cup or table) or by feeding tube or intravenously;</w:t>
      </w:r>
    </w:p>
    <w:p w14:paraId="38321A05" w14:textId="77777777" w:rsidR="00E35670" w:rsidRDefault="00E35670" w:rsidP="00250B5E">
      <w:pPr>
        <w:pStyle w:val="Indent1"/>
        <w:keepLines w:val="0"/>
        <w:numPr>
          <w:ilvl w:val="0"/>
          <w:numId w:val="5"/>
        </w:numPr>
        <w:tabs>
          <w:tab w:val="clear" w:pos="432"/>
          <w:tab w:val="clear" w:pos="864"/>
          <w:tab w:val="left" w:pos="540"/>
        </w:tabs>
        <w:ind w:left="432" w:hanging="432"/>
      </w:pPr>
      <w:r>
        <w:t>Toileting - getting to and from the toilet, getting on and off the toilet, and performing associated personal hygiene;</w:t>
      </w:r>
    </w:p>
    <w:p w14:paraId="48F4D157" w14:textId="4E52BBEE" w:rsidR="00E35670" w:rsidRDefault="00E35670" w:rsidP="00250B5E">
      <w:pPr>
        <w:pStyle w:val="Indent1"/>
        <w:keepLines w:val="0"/>
        <w:numPr>
          <w:ilvl w:val="0"/>
          <w:numId w:val="5"/>
        </w:numPr>
        <w:tabs>
          <w:tab w:val="clear" w:pos="432"/>
          <w:tab w:val="clear" w:pos="864"/>
          <w:tab w:val="left" w:pos="540"/>
        </w:tabs>
        <w:ind w:left="432" w:hanging="432"/>
      </w:pPr>
      <w:r>
        <w:t>Transferring - sufficient mobility to move into or out of a bed, chair or wheelchair or to move from place to place, either by walking, using a wheelchair or by other means.</w:t>
      </w:r>
      <w:r w:rsidR="00E03E1B" w:rsidRPr="29CF17FE">
        <w:rPr>
          <w:b/>
          <w:sz w:val="24"/>
          <w:szCs w:val="24"/>
        </w:rPr>
        <w:t>]</w:t>
      </w:r>
    </w:p>
    <w:p w14:paraId="0AB1AE60" w14:textId="447EE60E" w:rsidR="00E35670" w:rsidRDefault="00B459EB" w:rsidP="00E35670">
      <w:pPr>
        <w:pStyle w:val="Indent1"/>
        <w:numPr>
          <w:ilvl w:val="12"/>
          <w:numId w:val="0"/>
        </w:numPr>
      </w:pPr>
      <w:r>
        <w:rPr>
          <w:b/>
          <w:bCs/>
          <w:color w:val="FF0000"/>
          <w:sz w:val="24"/>
          <w:szCs w:val="24"/>
          <w:vertAlign w:val="superscript"/>
        </w:rPr>
        <w:t>6</w:t>
      </w:r>
      <w:r w:rsidRPr="00571C41">
        <w:rPr>
          <w:b/>
          <w:bCs/>
          <w:sz w:val="24"/>
        </w:rPr>
        <w:t>[</w:t>
      </w:r>
      <w:r w:rsidR="00E35670">
        <w:rPr>
          <w:b/>
          <w:i/>
        </w:rPr>
        <w:t xml:space="preserve">Amyotrophic Lateral Sclerosis (ALS) or </w:t>
      </w:r>
      <w:r w:rsidR="00C3085C">
        <w:rPr>
          <w:b/>
          <w:i/>
        </w:rPr>
        <w:t>R</w:t>
      </w:r>
      <w:r w:rsidR="00E35670">
        <w:rPr>
          <w:b/>
          <w:i/>
        </w:rPr>
        <w:t xml:space="preserve">elated </w:t>
      </w:r>
      <w:r w:rsidR="00C3085C">
        <w:rPr>
          <w:b/>
          <w:i/>
        </w:rPr>
        <w:t>M</w:t>
      </w:r>
      <w:r w:rsidR="00E35670">
        <w:rPr>
          <w:b/>
          <w:i/>
        </w:rPr>
        <w:t xml:space="preserve">otor </w:t>
      </w:r>
      <w:r w:rsidR="00C3085C">
        <w:rPr>
          <w:b/>
          <w:i/>
        </w:rPr>
        <w:t>N</w:t>
      </w:r>
      <w:r w:rsidR="00E35670">
        <w:rPr>
          <w:b/>
          <w:i/>
        </w:rPr>
        <w:t xml:space="preserve">euron </w:t>
      </w:r>
      <w:r w:rsidR="00C3085C">
        <w:rPr>
          <w:b/>
          <w:i/>
        </w:rPr>
        <w:t>D</w:t>
      </w:r>
      <w:r w:rsidR="00E35670">
        <w:rPr>
          <w:b/>
          <w:i/>
        </w:rPr>
        <w:t xml:space="preserve">isease </w:t>
      </w:r>
      <w:r w:rsidR="00E35670">
        <w:t xml:space="preserve">means disease consisting of degeneration of the anterior horn cells in the </w:t>
      </w:r>
      <w:r w:rsidR="00883C06">
        <w:t>Spinal</w:t>
      </w:r>
      <w:r w:rsidR="00E35670">
        <w:t xml:space="preserve"> cord, the motor nuclei of the lower cranial nerves and the corticospinal and corticobulbar pathways.</w:t>
      </w:r>
    </w:p>
    <w:p w14:paraId="0577B82C" w14:textId="2D323739" w:rsidR="0077175D" w:rsidRDefault="0077175D" w:rsidP="00B37216">
      <w:pPr>
        <w:pStyle w:val="2Text"/>
        <w:ind w:left="0"/>
      </w:pPr>
      <w:r>
        <w:t xml:space="preserve">The diagnosis of </w:t>
      </w:r>
      <w:r w:rsidRPr="00987A39">
        <w:t>Amyotrophic Lateral Sclerosis (ALS) or Related Motor Neuron Disease</w:t>
      </w:r>
      <w:r>
        <w:t xml:space="preserve"> must be confirmed by a licensed neurologist and supported by characteristic electromyographic changes associated with symptoms of weakness and variable wasting of affected muscles consistent with the diagnosis.</w:t>
      </w:r>
      <w:r w:rsidR="00B459EB" w:rsidRPr="29CF17FE">
        <w:rPr>
          <w:b/>
          <w:sz w:val="24"/>
          <w:szCs w:val="24"/>
        </w:rPr>
        <w:t>]</w:t>
      </w:r>
    </w:p>
    <w:p w14:paraId="64D0306C" w14:textId="723AD273" w:rsidR="00E35670" w:rsidRDefault="00E56D72" w:rsidP="00E35670">
      <w:pPr>
        <w:pStyle w:val="Indent1"/>
        <w:numPr>
          <w:ilvl w:val="12"/>
          <w:numId w:val="0"/>
        </w:numPr>
        <w:tabs>
          <w:tab w:val="clear" w:pos="432"/>
          <w:tab w:val="left" w:pos="540"/>
        </w:tabs>
      </w:pPr>
      <w:r>
        <w:rPr>
          <w:b/>
          <w:bCs/>
          <w:color w:val="FF0000"/>
          <w:sz w:val="24"/>
          <w:szCs w:val="24"/>
          <w:vertAlign w:val="superscript"/>
        </w:rPr>
        <w:t>4</w:t>
      </w:r>
      <w:r w:rsidRPr="00571C41">
        <w:rPr>
          <w:b/>
          <w:bCs/>
          <w:sz w:val="24"/>
        </w:rPr>
        <w:t>[</w:t>
      </w:r>
      <w:r w:rsidR="00E35670">
        <w:rPr>
          <w:b/>
          <w:i/>
        </w:rPr>
        <w:t xml:space="preserve">Annual </w:t>
      </w:r>
      <w:r w:rsidR="00C3085C">
        <w:rPr>
          <w:b/>
          <w:i/>
        </w:rPr>
        <w:t>E</w:t>
      </w:r>
      <w:r w:rsidR="00E35670">
        <w:rPr>
          <w:b/>
          <w:i/>
        </w:rPr>
        <w:t xml:space="preserve">nrollment </w:t>
      </w:r>
      <w:r w:rsidR="00C3085C">
        <w:rPr>
          <w:b/>
          <w:i/>
        </w:rPr>
        <w:t>P</w:t>
      </w:r>
      <w:r w:rsidR="00E35670">
        <w:rPr>
          <w:b/>
          <w:i/>
        </w:rPr>
        <w:t>eriod</w:t>
      </w:r>
      <w:r w:rsidR="00E35670">
        <w:rPr>
          <w:b/>
        </w:rPr>
        <w:t xml:space="preserve"> </w:t>
      </w:r>
      <w:r w:rsidR="00E35670">
        <w:t xml:space="preserve">means a period each year when </w:t>
      </w:r>
      <w:r w:rsidR="00831858">
        <w:t>You</w:t>
      </w:r>
      <w:r w:rsidR="00E35670">
        <w:t xml:space="preserve"> may enroll for coverage or request a change for the following calendar year. </w:t>
      </w:r>
      <w:r w:rsidR="00AA422B" w:rsidRPr="002E41CC">
        <w:rPr>
          <w:b/>
          <w:bCs/>
          <w:color w:val="FF0000"/>
          <w:sz w:val="24"/>
          <w:szCs w:val="24"/>
          <w:vertAlign w:val="superscript"/>
        </w:rPr>
        <w:t>CV2</w:t>
      </w:r>
      <w:r w:rsidR="00571C41" w:rsidRPr="001935DA">
        <w:rPr>
          <w:b/>
          <w:sz w:val="24"/>
          <w:szCs w:val="24"/>
        </w:rPr>
        <w:t>[</w:t>
      </w:r>
      <w:r w:rsidR="00D60341">
        <w:t>Your</w:t>
      </w:r>
      <w:r w:rsidR="00AA422B">
        <w:t xml:space="preserve"> Employer</w:t>
      </w:r>
      <w:r w:rsidR="00571C41" w:rsidRPr="00571C41">
        <w:rPr>
          <w:b/>
          <w:bCs/>
          <w:sz w:val="24"/>
        </w:rPr>
        <w:t>]</w:t>
      </w:r>
      <w:r w:rsidR="00E35670">
        <w:t xml:space="preserve"> will notify </w:t>
      </w:r>
      <w:r w:rsidR="00831858">
        <w:t>You</w:t>
      </w:r>
      <w:r w:rsidR="00E35670">
        <w:t xml:space="preserve"> of when this </w:t>
      </w:r>
      <w:r w:rsidR="004514F1" w:rsidRPr="00987A39">
        <w:t>Annual Enrollment Period</w:t>
      </w:r>
      <w:r w:rsidR="00E35670">
        <w:t xml:space="preserve"> begins and ends.</w:t>
      </w:r>
      <w:r w:rsidRPr="00571C41">
        <w:rPr>
          <w:b/>
          <w:bCs/>
          <w:sz w:val="24"/>
        </w:rPr>
        <w:t>]</w:t>
      </w:r>
    </w:p>
    <w:p w14:paraId="7DC18E6E" w14:textId="3951AC29" w:rsidR="000E5233" w:rsidRDefault="00D23A37" w:rsidP="000E5233">
      <w:pPr>
        <w:pStyle w:val="Indent1"/>
        <w:numPr>
          <w:ilvl w:val="12"/>
          <w:numId w:val="0"/>
        </w:numPr>
        <w:tabs>
          <w:tab w:val="clear" w:pos="432"/>
          <w:tab w:val="left" w:pos="540"/>
        </w:tabs>
      </w:pPr>
      <w:r>
        <w:rPr>
          <w:b/>
          <w:bCs/>
          <w:color w:val="FF0000"/>
          <w:sz w:val="24"/>
          <w:szCs w:val="24"/>
          <w:vertAlign w:val="superscript"/>
        </w:rPr>
        <w:t>6</w:t>
      </w:r>
      <w:r w:rsidRPr="00571C41">
        <w:rPr>
          <w:b/>
          <w:bCs/>
          <w:sz w:val="24"/>
        </w:rPr>
        <w:t>[</w:t>
      </w:r>
      <w:r w:rsidR="00DA3B58">
        <w:rPr>
          <w:b/>
          <w:bCs/>
          <w:i/>
          <w:iCs/>
        </w:rPr>
        <w:t>Bereavement</w:t>
      </w:r>
      <w:r w:rsidR="000E5233" w:rsidRPr="000E5233">
        <w:rPr>
          <w:b/>
          <w:bCs/>
          <w:i/>
          <w:iCs/>
        </w:rPr>
        <w:t xml:space="preserve"> </w:t>
      </w:r>
      <w:r w:rsidR="00C3085C">
        <w:rPr>
          <w:b/>
          <w:bCs/>
          <w:i/>
          <w:iCs/>
        </w:rPr>
        <w:t>L</w:t>
      </w:r>
      <w:r w:rsidR="000E5233" w:rsidRPr="000E5233">
        <w:rPr>
          <w:b/>
          <w:bCs/>
          <w:i/>
          <w:iCs/>
        </w:rPr>
        <w:t xml:space="preserve">eave </w:t>
      </w:r>
      <w:r w:rsidR="000E5233" w:rsidRPr="000E5233">
        <w:t xml:space="preserve">means </w:t>
      </w:r>
      <w:r w:rsidR="00831858">
        <w:t>You</w:t>
      </w:r>
      <w:r w:rsidR="000E5233" w:rsidRPr="000E5233">
        <w:t xml:space="preserve"> are temporarily absent from being </w:t>
      </w:r>
      <w:r w:rsidR="00414CB6" w:rsidRPr="00987A39">
        <w:t xml:space="preserve">Actively </w:t>
      </w:r>
      <w:r w:rsidR="005522AB">
        <w:t>at</w:t>
      </w:r>
      <w:r w:rsidR="00414CB6" w:rsidRPr="00987A39">
        <w:t xml:space="preserve"> Work</w:t>
      </w:r>
      <w:r w:rsidR="000E5233" w:rsidRPr="003C64D3">
        <w:t xml:space="preserve"> </w:t>
      </w:r>
      <w:r w:rsidR="000E5233" w:rsidRPr="000E5233">
        <w:t xml:space="preserve">for a period of time that has been agreed to by </w:t>
      </w:r>
      <w:r w:rsidR="000E5233" w:rsidRPr="002E41CC">
        <w:rPr>
          <w:b/>
          <w:color w:val="FF0000"/>
          <w:sz w:val="24"/>
          <w:szCs w:val="24"/>
          <w:vertAlign w:val="superscript"/>
        </w:rPr>
        <w:t>CV2</w:t>
      </w:r>
      <w:r w:rsidR="00571C41" w:rsidRPr="00571C41">
        <w:rPr>
          <w:b/>
          <w:bCs/>
          <w:sz w:val="24"/>
        </w:rPr>
        <w:t>[</w:t>
      </w:r>
      <w:r w:rsidR="00D60341">
        <w:t>Your</w:t>
      </w:r>
      <w:r w:rsidR="000E5233" w:rsidRPr="000E5233">
        <w:t xml:space="preserve"> Employer</w:t>
      </w:r>
      <w:r w:rsidR="00571C41" w:rsidRPr="00571C41">
        <w:rPr>
          <w:b/>
          <w:bCs/>
          <w:sz w:val="24"/>
        </w:rPr>
        <w:t>]</w:t>
      </w:r>
      <w:r w:rsidR="00F25266">
        <w:t xml:space="preserve"> due to a death of a family member based on </w:t>
      </w:r>
      <w:r w:rsidR="00F25266" w:rsidRPr="002E41CC">
        <w:rPr>
          <w:b/>
          <w:bCs/>
          <w:color w:val="FF0000"/>
          <w:sz w:val="24"/>
          <w:szCs w:val="24"/>
          <w:vertAlign w:val="superscript"/>
        </w:rPr>
        <w:t>CV2</w:t>
      </w:r>
      <w:r w:rsidR="00571C41" w:rsidRPr="00571C41">
        <w:rPr>
          <w:b/>
          <w:bCs/>
          <w:sz w:val="24"/>
        </w:rPr>
        <w:t>[</w:t>
      </w:r>
      <w:r w:rsidR="00D60341">
        <w:t>Your</w:t>
      </w:r>
      <w:r w:rsidR="00F25266">
        <w:t xml:space="preserve"> Employer’s</w:t>
      </w:r>
      <w:r w:rsidR="00571C41" w:rsidRPr="00571C41">
        <w:rPr>
          <w:b/>
          <w:bCs/>
          <w:sz w:val="24"/>
        </w:rPr>
        <w:t>]</w:t>
      </w:r>
      <w:r w:rsidR="00F25266">
        <w:t xml:space="preserve"> policy</w:t>
      </w:r>
      <w:r w:rsidR="000E5233" w:rsidRPr="000E5233">
        <w:t xml:space="preserve">. </w:t>
      </w:r>
      <w:r w:rsidR="00D60341">
        <w:t>Your</w:t>
      </w:r>
      <w:r w:rsidR="000E5233" w:rsidRPr="000E5233">
        <w:t xml:space="preserve"> normal vacation time, any period of </w:t>
      </w:r>
      <w:r w:rsidR="00F25266">
        <w:t>Disability</w:t>
      </w:r>
      <w:r w:rsidR="000E5233" w:rsidRPr="000E5233">
        <w:t xml:space="preserve"> or FMLA leave is not considered a </w:t>
      </w:r>
      <w:r w:rsidR="004514F1" w:rsidRPr="00987A39">
        <w:t>Bereavement Leave</w:t>
      </w:r>
      <w:r w:rsidR="000E5233" w:rsidRPr="000E5233">
        <w:t>.</w:t>
      </w:r>
      <w:r w:rsidRPr="00571C41">
        <w:rPr>
          <w:b/>
          <w:bCs/>
          <w:sz w:val="24"/>
        </w:rPr>
        <w:t>]</w:t>
      </w:r>
    </w:p>
    <w:p w14:paraId="1ED54EC4" w14:textId="1BBB00A7" w:rsidR="00C86E5E" w:rsidRDefault="00C86E5E" w:rsidP="000E5233">
      <w:pPr>
        <w:pStyle w:val="Indent1"/>
        <w:numPr>
          <w:ilvl w:val="12"/>
          <w:numId w:val="0"/>
        </w:numPr>
        <w:tabs>
          <w:tab w:val="clear" w:pos="432"/>
          <w:tab w:val="left" w:pos="540"/>
        </w:tabs>
      </w:pPr>
      <w:r>
        <w:rPr>
          <w:b/>
          <w:i/>
        </w:rPr>
        <w:t xml:space="preserve">Business </w:t>
      </w:r>
      <w:r w:rsidR="008D6E96">
        <w:rPr>
          <w:b/>
          <w:i/>
        </w:rPr>
        <w:t>O</w:t>
      </w:r>
      <w:r>
        <w:rPr>
          <w:b/>
          <w:i/>
        </w:rPr>
        <w:t xml:space="preserve">verhead </w:t>
      </w:r>
      <w:r w:rsidR="002D1C20">
        <w:rPr>
          <w:b/>
          <w:i/>
        </w:rPr>
        <w:t>Expense</w:t>
      </w:r>
      <w:r>
        <w:rPr>
          <w:b/>
          <w:i/>
        </w:rPr>
        <w:t xml:space="preserve"> </w:t>
      </w:r>
      <w:r w:rsidR="003A3D4C">
        <w:rPr>
          <w:b/>
          <w:i/>
        </w:rPr>
        <w:t>E</w:t>
      </w:r>
      <w:r>
        <w:rPr>
          <w:b/>
          <w:i/>
        </w:rPr>
        <w:t xml:space="preserve">limination </w:t>
      </w:r>
      <w:r w:rsidR="003A3D4C">
        <w:rPr>
          <w:b/>
          <w:i/>
        </w:rPr>
        <w:t>P</w:t>
      </w:r>
      <w:r>
        <w:rPr>
          <w:b/>
          <w:i/>
        </w:rPr>
        <w:t>eriod</w:t>
      </w:r>
      <w:r>
        <w:rPr>
          <w:b/>
          <w:caps/>
        </w:rPr>
        <w:t xml:space="preserve"> </w:t>
      </w:r>
      <w:r>
        <w:t xml:space="preserve">means a period of continuous </w:t>
      </w:r>
      <w:r w:rsidR="00FF5545">
        <w:t>Disability</w:t>
      </w:r>
      <w:r>
        <w:t xml:space="preserve"> which must be satisfied before </w:t>
      </w:r>
      <w:r w:rsidR="00831858">
        <w:t>You</w:t>
      </w:r>
      <w:r>
        <w:t xml:space="preserve"> are eligible to receive the </w:t>
      </w:r>
      <w:r w:rsidR="00F1479E">
        <w:t>Business Overhead</w:t>
      </w:r>
      <w:r>
        <w:t xml:space="preserve"> </w:t>
      </w:r>
      <w:r w:rsidR="002D1C20">
        <w:t>Expense benefit</w:t>
      </w:r>
      <w:r w:rsidR="00F1479E">
        <w:t xml:space="preserve"> </w:t>
      </w:r>
      <w:r>
        <w:t>from Prudential.</w:t>
      </w:r>
    </w:p>
    <w:p w14:paraId="68442799" w14:textId="26374BD6" w:rsidR="00F32C56" w:rsidRDefault="00F32C56" w:rsidP="00864982">
      <w:pPr>
        <w:pStyle w:val="Text1"/>
      </w:pPr>
      <w:r w:rsidRPr="00864982">
        <w:rPr>
          <w:b/>
        </w:rPr>
        <w:lastRenderedPageBreak/>
        <w:t>Catastrophic Disab</w:t>
      </w:r>
      <w:r w:rsidR="00080A99">
        <w:rPr>
          <w:b/>
          <w:bCs/>
        </w:rPr>
        <w:t>ility</w:t>
      </w:r>
      <w:r w:rsidRPr="00AC08E2">
        <w:t xml:space="preserve"> </w:t>
      </w:r>
      <w:r w:rsidR="00875D06">
        <w:t>means</w:t>
      </w:r>
      <w:r>
        <w:t xml:space="preserve"> that, due to the same Sickness or Injury that caused Your Disability, You:</w:t>
      </w:r>
    </w:p>
    <w:p w14:paraId="19B00C59" w14:textId="77777777" w:rsidR="00F32C56" w:rsidRDefault="00F32C56" w:rsidP="00A212BC">
      <w:pPr>
        <w:pStyle w:val="Text1"/>
        <w:numPr>
          <w:ilvl w:val="0"/>
          <w:numId w:val="5"/>
        </w:numPr>
        <w:tabs>
          <w:tab w:val="clear" w:pos="360"/>
          <w:tab w:val="clear" w:pos="720"/>
          <w:tab w:val="clear" w:pos="1080"/>
          <w:tab w:val="clear" w:pos="1440"/>
          <w:tab w:val="clear" w:pos="1800"/>
          <w:tab w:val="left" w:pos="432"/>
          <w:tab w:val="left" w:pos="864"/>
        </w:tabs>
        <w:ind w:left="630" w:hanging="630"/>
      </w:pPr>
      <w:r>
        <w:t xml:space="preserve">are unable to perform, </w:t>
      </w:r>
      <w:r w:rsidRPr="007D1CAF">
        <w:t xml:space="preserve">without </w:t>
      </w:r>
      <w:r w:rsidRPr="00B37216">
        <w:t>Substantial Assistance</w:t>
      </w:r>
      <w:r w:rsidRPr="007D1CAF">
        <w:t>,</w:t>
      </w:r>
      <w:r>
        <w:t xml:space="preserve"> at least </w:t>
      </w:r>
      <w:r>
        <w:rPr>
          <w:b/>
          <w:color w:val="FF0000"/>
          <w:sz w:val="24"/>
          <w:vertAlign w:val="superscript"/>
        </w:rPr>
        <w:t>1a</w:t>
      </w:r>
      <w:r w:rsidRPr="00571C41">
        <w:rPr>
          <w:b/>
          <w:bCs/>
          <w:sz w:val="24"/>
        </w:rPr>
        <w:t>[</w:t>
      </w:r>
      <w:r>
        <w:t>one to two</w:t>
      </w:r>
      <w:r w:rsidRPr="00571C41">
        <w:rPr>
          <w:b/>
          <w:bCs/>
          <w:sz w:val="24"/>
        </w:rPr>
        <w:t>]</w:t>
      </w:r>
      <w:r>
        <w:t xml:space="preserve"> </w:t>
      </w:r>
      <w:r w:rsidRPr="00B37216">
        <w:rPr>
          <w:bCs/>
          <w:iCs/>
        </w:rPr>
        <w:t>Activities of Daily Living</w:t>
      </w:r>
      <w:r>
        <w:t>; or</w:t>
      </w:r>
    </w:p>
    <w:p w14:paraId="0A339936" w14:textId="43B632B3" w:rsidR="00CC4EA5" w:rsidRDefault="00F32C56" w:rsidP="002A0EE1">
      <w:pPr>
        <w:pStyle w:val="Text1"/>
        <w:numPr>
          <w:ilvl w:val="0"/>
          <w:numId w:val="5"/>
        </w:numPr>
        <w:tabs>
          <w:tab w:val="clear" w:pos="360"/>
          <w:tab w:val="clear" w:pos="720"/>
          <w:tab w:val="clear" w:pos="1080"/>
          <w:tab w:val="clear" w:pos="1440"/>
          <w:tab w:val="clear" w:pos="1800"/>
          <w:tab w:val="left" w:pos="432"/>
          <w:tab w:val="left" w:pos="864"/>
        </w:tabs>
        <w:ind w:left="630" w:hanging="630"/>
        <w:rPr>
          <w:b/>
          <w:bCs/>
          <w:i/>
          <w:iCs/>
        </w:rPr>
      </w:pPr>
      <w:r>
        <w:t xml:space="preserve">have a </w:t>
      </w:r>
      <w:r w:rsidRPr="007D1CAF">
        <w:t xml:space="preserve">severe </w:t>
      </w:r>
      <w:r w:rsidRPr="00B37216">
        <w:t>Cognitive Impairment</w:t>
      </w:r>
      <w:r w:rsidRPr="007D1CAF">
        <w:t xml:space="preserve">, which requires </w:t>
      </w:r>
      <w:r w:rsidRPr="00B37216">
        <w:t xml:space="preserve">Substantial Supervision </w:t>
      </w:r>
      <w:r w:rsidRPr="007D1CAF">
        <w:t>to</w:t>
      </w:r>
      <w:r>
        <w:t xml:space="preserve"> protect You from threats to health and safety.</w:t>
      </w:r>
    </w:p>
    <w:p w14:paraId="4B3233A1" w14:textId="6815188E" w:rsidR="00CC4EA5" w:rsidRPr="000E5233" w:rsidRDefault="00CC4EA5" w:rsidP="007B17DA">
      <w:pPr>
        <w:pStyle w:val="BulletD"/>
        <w:numPr>
          <w:ilvl w:val="0"/>
          <w:numId w:val="0"/>
        </w:numPr>
      </w:pPr>
      <w:r w:rsidRPr="007B17DA">
        <w:rPr>
          <w:b/>
          <w:i/>
        </w:rPr>
        <w:t>Catastrophically Disabled</w:t>
      </w:r>
      <w:r w:rsidRPr="00FB7E97">
        <w:t xml:space="preserve"> </w:t>
      </w:r>
      <w:r w:rsidR="00090B10">
        <w:t>means</w:t>
      </w:r>
      <w:r>
        <w:t xml:space="preserve"> Your </w:t>
      </w:r>
      <w:r w:rsidRPr="165B09DB">
        <w:rPr>
          <w:b/>
          <w:color w:val="FF0000"/>
          <w:sz w:val="24"/>
          <w:szCs w:val="24"/>
          <w:vertAlign w:val="superscript"/>
        </w:rPr>
        <w:t>CV7</w:t>
      </w:r>
      <w:r w:rsidRPr="165B09DB">
        <w:rPr>
          <w:b/>
          <w:sz w:val="24"/>
          <w:szCs w:val="24"/>
        </w:rPr>
        <w:t>[</w:t>
      </w:r>
      <w:r>
        <w:t>Spouse</w:t>
      </w:r>
      <w:r w:rsidR="00D707D9" w:rsidRPr="00D707D9">
        <w:rPr>
          <w:b/>
          <w:sz w:val="24"/>
        </w:rPr>
        <w:t>]</w:t>
      </w:r>
      <w:r>
        <w:t xml:space="preserve"> is unable to perform, without </w:t>
      </w:r>
      <w:r w:rsidRPr="00B37216">
        <w:rPr>
          <w:bCs/>
          <w:iCs/>
        </w:rPr>
        <w:t xml:space="preserve">Substantial </w:t>
      </w:r>
      <w:r>
        <w:rPr>
          <w:bCs/>
          <w:iCs/>
        </w:rPr>
        <w:t>A</w:t>
      </w:r>
      <w:r w:rsidRPr="00B37216">
        <w:rPr>
          <w:bCs/>
          <w:iCs/>
        </w:rPr>
        <w:t>ssistance</w:t>
      </w:r>
      <w:r>
        <w:t xml:space="preserve">, at least </w:t>
      </w:r>
      <w:r w:rsidRPr="001D4C1E">
        <w:rPr>
          <w:b/>
          <w:bCs/>
          <w:color w:val="FF0000"/>
          <w:sz w:val="24"/>
          <w:szCs w:val="24"/>
          <w:vertAlign w:val="superscript"/>
        </w:rPr>
        <w:t>1</w:t>
      </w:r>
      <w:r w:rsidR="00F57173">
        <w:rPr>
          <w:b/>
          <w:bCs/>
          <w:color w:val="FF0000"/>
          <w:sz w:val="24"/>
          <w:szCs w:val="24"/>
          <w:vertAlign w:val="superscript"/>
        </w:rPr>
        <w:t>a</w:t>
      </w:r>
      <w:r w:rsidRPr="165B09DB">
        <w:rPr>
          <w:b/>
          <w:sz w:val="24"/>
          <w:szCs w:val="24"/>
        </w:rPr>
        <w:t>[</w:t>
      </w:r>
      <w:r>
        <w:t>one -two</w:t>
      </w:r>
      <w:r w:rsidRPr="087EEB42">
        <w:rPr>
          <w:b/>
          <w:sz w:val="24"/>
          <w:szCs w:val="24"/>
        </w:rPr>
        <w:t>]</w:t>
      </w:r>
      <w:r>
        <w:t xml:space="preserve"> </w:t>
      </w:r>
      <w:r w:rsidRPr="00B37216">
        <w:rPr>
          <w:bCs/>
          <w:iCs/>
        </w:rPr>
        <w:t>Activities of Daily Living</w:t>
      </w:r>
      <w:r>
        <w:t>; or</w:t>
      </w:r>
      <w:r w:rsidR="00090B10">
        <w:t xml:space="preserve"> </w:t>
      </w:r>
      <w:r>
        <w:t>ha</w:t>
      </w:r>
      <w:r w:rsidR="00F57173">
        <w:t>s</w:t>
      </w:r>
      <w:r>
        <w:t xml:space="preserve"> a severe </w:t>
      </w:r>
      <w:r w:rsidRPr="00B37216">
        <w:rPr>
          <w:bCs/>
          <w:iCs/>
        </w:rPr>
        <w:t>Cognitive Impairment</w:t>
      </w:r>
      <w:r w:rsidRPr="003310A6">
        <w:rPr>
          <w:bCs/>
          <w:iCs/>
        </w:rPr>
        <w:t xml:space="preserve">, which requires </w:t>
      </w:r>
      <w:r w:rsidRPr="00B37216">
        <w:rPr>
          <w:bCs/>
          <w:iCs/>
        </w:rPr>
        <w:t xml:space="preserve">Substantial Supervision </w:t>
      </w:r>
      <w:r w:rsidRPr="003310A6">
        <w:rPr>
          <w:bCs/>
          <w:iCs/>
        </w:rPr>
        <w:t>to</w:t>
      </w:r>
      <w:r>
        <w:t xml:space="preserve"> protect You</w:t>
      </w:r>
      <w:r w:rsidR="00F57173">
        <w:t xml:space="preserve">r </w:t>
      </w:r>
      <w:r w:rsidR="00F57173" w:rsidRPr="165B09DB">
        <w:rPr>
          <w:b/>
          <w:color w:val="FF0000"/>
          <w:sz w:val="24"/>
          <w:szCs w:val="24"/>
          <w:vertAlign w:val="superscript"/>
        </w:rPr>
        <w:t>CV7</w:t>
      </w:r>
      <w:r w:rsidR="00F57173" w:rsidRPr="165B09DB">
        <w:rPr>
          <w:b/>
          <w:sz w:val="24"/>
          <w:szCs w:val="24"/>
        </w:rPr>
        <w:t>[</w:t>
      </w:r>
      <w:r w:rsidR="00F57173">
        <w:t>Spouse</w:t>
      </w:r>
      <w:r w:rsidR="00D707D9" w:rsidRPr="00D707D9">
        <w:rPr>
          <w:b/>
          <w:sz w:val="24"/>
        </w:rPr>
        <w:t>]</w:t>
      </w:r>
      <w:r w:rsidRPr="007B17DA">
        <w:rPr>
          <w:b/>
        </w:rPr>
        <w:t xml:space="preserve"> </w:t>
      </w:r>
      <w:r>
        <w:t>from threats to health and safety</w:t>
      </w:r>
      <w:r w:rsidR="00F57173">
        <w:t>.</w:t>
      </w:r>
    </w:p>
    <w:p w14:paraId="6FBB99C9" w14:textId="229D5624" w:rsidR="00E35670" w:rsidRDefault="00F24CE7" w:rsidP="3BF3A72A">
      <w:pPr>
        <w:pStyle w:val="Text1"/>
      </w:pPr>
      <w:r>
        <w:rPr>
          <w:b/>
          <w:bCs/>
          <w:color w:val="FF0000"/>
          <w:sz w:val="24"/>
          <w:szCs w:val="24"/>
          <w:vertAlign w:val="superscript"/>
        </w:rPr>
        <w:t>6</w:t>
      </w:r>
      <w:r w:rsidRPr="165B09DB">
        <w:rPr>
          <w:b/>
          <w:sz w:val="24"/>
          <w:szCs w:val="24"/>
        </w:rPr>
        <w:t>[</w:t>
      </w:r>
      <w:r w:rsidR="00E35670">
        <w:rPr>
          <w:b/>
          <w:i/>
        </w:rPr>
        <w:t xml:space="preserve">Chronic </w:t>
      </w:r>
      <w:r w:rsidR="00C3085C">
        <w:rPr>
          <w:b/>
          <w:i/>
        </w:rPr>
        <w:t>I</w:t>
      </w:r>
      <w:r w:rsidR="00E35670">
        <w:rPr>
          <w:b/>
          <w:i/>
        </w:rPr>
        <w:t>llness</w:t>
      </w:r>
      <w:r w:rsidR="00120D08">
        <w:rPr>
          <w:b/>
          <w:i/>
        </w:rPr>
        <w:t xml:space="preserve"> or </w:t>
      </w:r>
      <w:r w:rsidR="00C3085C">
        <w:rPr>
          <w:b/>
          <w:i/>
        </w:rPr>
        <w:t>D</w:t>
      </w:r>
      <w:r w:rsidR="00120D08">
        <w:rPr>
          <w:b/>
          <w:i/>
        </w:rPr>
        <w:t>isability</w:t>
      </w:r>
      <w:r w:rsidR="00E35670">
        <w:rPr>
          <w:b/>
          <w:i/>
        </w:rPr>
        <w:t xml:space="preserve"> </w:t>
      </w:r>
      <w:r w:rsidR="00E35670">
        <w:t>means one in which there is:</w:t>
      </w:r>
    </w:p>
    <w:p w14:paraId="6E312F72" w14:textId="7B761EC3" w:rsidR="00E35670" w:rsidRDefault="00E35670" w:rsidP="00C27487">
      <w:pPr>
        <w:pStyle w:val="BulletD"/>
        <w:ind w:left="432"/>
      </w:pPr>
      <w:r>
        <w:t xml:space="preserve">a loss of the ability to perform, without </w:t>
      </w:r>
      <w:r w:rsidR="00CF6719">
        <w:t>S</w:t>
      </w:r>
      <w:r>
        <w:t xml:space="preserve">ubstantial </w:t>
      </w:r>
      <w:r w:rsidR="005E63B3">
        <w:t>A</w:t>
      </w:r>
      <w:r>
        <w:t xml:space="preserve">ssistance, at least </w:t>
      </w:r>
      <w:r w:rsidR="002C6AFE">
        <w:rPr>
          <w:b/>
          <w:bCs/>
          <w:color w:val="FF0000"/>
          <w:sz w:val="24"/>
          <w:szCs w:val="24"/>
          <w:vertAlign w:val="superscript"/>
        </w:rPr>
        <w:t>5</w:t>
      </w:r>
      <w:r w:rsidR="00D707D9" w:rsidRPr="00D707D9">
        <w:rPr>
          <w:b/>
          <w:sz w:val="24"/>
        </w:rPr>
        <w:t>[</w:t>
      </w:r>
      <w:r>
        <w:t>one to two</w:t>
      </w:r>
      <w:r w:rsidR="00D707D9" w:rsidRPr="00D707D9">
        <w:rPr>
          <w:b/>
          <w:sz w:val="24"/>
        </w:rPr>
        <w:t>]</w:t>
      </w:r>
      <w:r>
        <w:t xml:space="preserve"> </w:t>
      </w:r>
      <w:r w:rsidR="00414CB6" w:rsidRPr="00987A39">
        <w:t>Activities of Daily Living</w:t>
      </w:r>
      <w:r>
        <w:t xml:space="preserve"> for a period of at least </w:t>
      </w:r>
      <w:r w:rsidR="002C6AFE">
        <w:rPr>
          <w:b/>
          <w:bCs/>
          <w:color w:val="FF0000"/>
          <w:sz w:val="24"/>
          <w:szCs w:val="24"/>
          <w:vertAlign w:val="superscript"/>
        </w:rPr>
        <w:t>5</w:t>
      </w:r>
      <w:r w:rsidR="00D707D9" w:rsidRPr="00D707D9">
        <w:rPr>
          <w:b/>
          <w:sz w:val="24"/>
        </w:rPr>
        <w:t>[</w:t>
      </w:r>
      <w:r w:rsidR="00330E71">
        <w:t>1</w:t>
      </w:r>
      <w:r>
        <w:t xml:space="preserve"> to 365</w:t>
      </w:r>
      <w:r w:rsidR="00D707D9" w:rsidRPr="00D707D9">
        <w:rPr>
          <w:b/>
          <w:sz w:val="24"/>
        </w:rPr>
        <w:t>]</w:t>
      </w:r>
      <w:r>
        <w:t xml:space="preserve"> consecutive days; or</w:t>
      </w:r>
    </w:p>
    <w:p w14:paraId="55C932A0" w14:textId="293F0733" w:rsidR="00E35670" w:rsidRDefault="00E35670" w:rsidP="00C27487">
      <w:pPr>
        <w:pStyle w:val="BulletD"/>
        <w:ind w:left="432"/>
      </w:pPr>
      <w:r>
        <w:t xml:space="preserve">a severe </w:t>
      </w:r>
      <w:r w:rsidR="00334498">
        <w:t>C</w:t>
      </w:r>
      <w:r>
        <w:t xml:space="preserve">ognitive </w:t>
      </w:r>
      <w:r w:rsidR="00334498">
        <w:t>I</w:t>
      </w:r>
      <w:r>
        <w:t xml:space="preserve">mpairment, which requires </w:t>
      </w:r>
      <w:r w:rsidR="00F71F97">
        <w:t>S</w:t>
      </w:r>
      <w:r>
        <w:t xml:space="preserve">ubstantial </w:t>
      </w:r>
      <w:r w:rsidR="00F71F97">
        <w:t>S</w:t>
      </w:r>
      <w:r>
        <w:t xml:space="preserve">upervision to protect the family member from threats to health and safety, for a period of at least </w:t>
      </w:r>
      <w:r w:rsidR="002C6AFE">
        <w:rPr>
          <w:b/>
          <w:bCs/>
          <w:color w:val="FF0000"/>
          <w:sz w:val="24"/>
          <w:szCs w:val="24"/>
          <w:vertAlign w:val="superscript"/>
        </w:rPr>
        <w:t>5</w:t>
      </w:r>
      <w:r w:rsidR="00D94C95" w:rsidRPr="001935DA">
        <w:rPr>
          <w:b/>
          <w:sz w:val="24"/>
        </w:rPr>
        <w:t>[</w:t>
      </w:r>
      <w:r w:rsidR="00330E71">
        <w:t>1</w:t>
      </w:r>
      <w:r>
        <w:t xml:space="preserve"> to 365</w:t>
      </w:r>
      <w:r w:rsidR="00D94C95" w:rsidRPr="3BF3A72A">
        <w:rPr>
          <w:b/>
          <w:sz w:val="24"/>
          <w:szCs w:val="24"/>
        </w:rPr>
        <w:t>]</w:t>
      </w:r>
      <w:r>
        <w:t xml:space="preserve"> consecutive days.</w:t>
      </w:r>
      <w:r w:rsidR="00F24CE7" w:rsidRPr="00EE788B">
        <w:rPr>
          <w:b/>
          <w:sz w:val="24"/>
          <w:szCs w:val="24"/>
        </w:rPr>
        <w:t>]</w:t>
      </w:r>
    </w:p>
    <w:p w14:paraId="449F0220" w14:textId="19E557ED" w:rsidR="001A1137" w:rsidRDefault="002E655F" w:rsidP="007B17DA">
      <w:pPr>
        <w:pStyle w:val="BulletD"/>
        <w:numPr>
          <w:ilvl w:val="0"/>
          <w:numId w:val="0"/>
        </w:numPr>
      </w:pPr>
      <w:r w:rsidRPr="00AF0A5C">
        <w:rPr>
          <w:rFonts w:cs="Arial"/>
          <w:b/>
          <w:bCs/>
          <w:i/>
          <w:iCs/>
        </w:rPr>
        <w:t>COBRA</w:t>
      </w:r>
      <w:r w:rsidRPr="00795CBC">
        <w:rPr>
          <w:rFonts w:cs="Arial"/>
        </w:rPr>
        <w:t xml:space="preserve"> means </w:t>
      </w:r>
      <w:r w:rsidRPr="00AF0A5C">
        <w:rPr>
          <w:rFonts w:eastAsiaTheme="minorHAnsi" w:cs="Arial"/>
          <w:kern w:val="2"/>
          <w:shd w:val="clear" w:color="auto" w:fill="FFFFFF"/>
          <w14:ligatures w14:val="standardContextual"/>
        </w:rPr>
        <w:t>Consolidated Omnibus Budget Reconciliation Act</w:t>
      </w:r>
      <w:r>
        <w:rPr>
          <w:rFonts w:eastAsiaTheme="minorHAnsi" w:cs="Arial"/>
          <w:kern w:val="2"/>
          <w:shd w:val="clear" w:color="auto" w:fill="FFFFFF"/>
          <w14:ligatures w14:val="standardContextual"/>
        </w:rPr>
        <w:t>.</w:t>
      </w:r>
    </w:p>
    <w:p w14:paraId="582AA97F" w14:textId="7430D98D" w:rsidR="00E35670" w:rsidRDefault="00F24CE7" w:rsidP="00E35670">
      <w:pPr>
        <w:pStyle w:val="Indent1"/>
        <w:numPr>
          <w:ilvl w:val="12"/>
          <w:numId w:val="0"/>
        </w:numPr>
        <w:tabs>
          <w:tab w:val="clear" w:pos="432"/>
          <w:tab w:val="clear" w:pos="864"/>
          <w:tab w:val="left" w:pos="540"/>
          <w:tab w:val="left" w:pos="630"/>
        </w:tabs>
        <w:rPr>
          <w:b/>
          <w:i/>
        </w:rPr>
      </w:pPr>
      <w:r>
        <w:rPr>
          <w:b/>
          <w:bCs/>
          <w:color w:val="FF0000"/>
          <w:sz w:val="24"/>
          <w:szCs w:val="24"/>
          <w:vertAlign w:val="superscript"/>
        </w:rPr>
        <w:t>6</w:t>
      </w:r>
      <w:r w:rsidRPr="165B09DB">
        <w:rPr>
          <w:b/>
          <w:sz w:val="24"/>
          <w:szCs w:val="24"/>
        </w:rPr>
        <w:t>[</w:t>
      </w:r>
      <w:r w:rsidR="00E35670">
        <w:rPr>
          <w:b/>
          <w:i/>
        </w:rPr>
        <w:t xml:space="preserve">Cognitive </w:t>
      </w:r>
      <w:r w:rsidR="00C3085C">
        <w:rPr>
          <w:b/>
          <w:i/>
        </w:rPr>
        <w:t>I</w:t>
      </w:r>
      <w:r w:rsidR="00E35670">
        <w:rPr>
          <w:b/>
          <w:i/>
        </w:rPr>
        <w:t xml:space="preserve">mpairment </w:t>
      </w:r>
      <w:r w:rsidR="00E35670">
        <w:t>means a loss or deterioration in intellectual capacity that is:</w:t>
      </w:r>
    </w:p>
    <w:p w14:paraId="01B2AD53" w14:textId="77777777" w:rsidR="00E35670" w:rsidRDefault="00E35670" w:rsidP="00C27487">
      <w:pPr>
        <w:pStyle w:val="BulletD"/>
        <w:ind w:left="432"/>
      </w:pPr>
      <w:r>
        <w:t>comparable to and includes Alzheimer’s disease and similar forms of irreversible dementia; and</w:t>
      </w:r>
    </w:p>
    <w:p w14:paraId="3F823D66" w14:textId="3ADAE436" w:rsidR="00E35670" w:rsidRDefault="00E35670" w:rsidP="00C27487">
      <w:pPr>
        <w:pStyle w:val="BulletD"/>
        <w:ind w:left="432"/>
      </w:pPr>
      <w:r>
        <w:t>measured by clinical evidence and standardized tests that reliably measure impairment in the individual’s short-term or long-term memory, orientation as to person, place or time; and deductive or abstract reasoning.</w:t>
      </w:r>
      <w:r w:rsidR="00201998" w:rsidRPr="00EE788B">
        <w:rPr>
          <w:b/>
          <w:sz w:val="24"/>
          <w:szCs w:val="24"/>
        </w:rPr>
        <w:t>]</w:t>
      </w:r>
    </w:p>
    <w:p w14:paraId="132C5814" w14:textId="77777777" w:rsidR="00C86604" w:rsidRDefault="00625442" w:rsidP="00E35670">
      <w:pPr>
        <w:pStyle w:val="Text1"/>
        <w:numPr>
          <w:ilvl w:val="12"/>
          <w:numId w:val="0"/>
        </w:numPr>
        <w:rPr>
          <w:del w:id="807" w:author="Laura Hoogland" w:date="2026-01-22T14:57:00Z" w16du:dateUtc="2026-01-22T20:57:00Z"/>
          <w:b/>
          <w:i/>
        </w:rPr>
      </w:pPr>
      <w:del w:id="808" w:author="Laura Hoogland" w:date="2026-01-22T14:57:00Z" w16du:dateUtc="2026-01-22T20:57:00Z">
        <w:r>
          <w:rPr>
            <w:b/>
            <w:bCs/>
            <w:color w:val="FF0000"/>
            <w:sz w:val="24"/>
            <w:szCs w:val="24"/>
            <w:vertAlign w:val="superscript"/>
          </w:rPr>
          <w:delText>6</w:delText>
        </w:r>
        <w:r w:rsidR="00D707D9" w:rsidRPr="00D707D9">
          <w:rPr>
            <w:b/>
            <w:sz w:val="24"/>
          </w:rPr>
          <w:delText>[</w:delText>
        </w:r>
        <w:r w:rsidR="00DD39E9">
          <w:rPr>
            <w:b/>
            <w:bCs/>
            <w:i/>
            <w:iCs/>
          </w:rPr>
          <w:delText xml:space="preserve">Complication of </w:delText>
        </w:r>
        <w:r w:rsidR="00C3085C">
          <w:rPr>
            <w:b/>
            <w:bCs/>
            <w:i/>
            <w:iCs/>
          </w:rPr>
          <w:delText>P</w:delText>
        </w:r>
        <w:r w:rsidR="00DD39E9">
          <w:rPr>
            <w:b/>
            <w:bCs/>
            <w:i/>
            <w:iCs/>
          </w:rPr>
          <w:delText>regnancy</w:delText>
        </w:r>
        <w:r w:rsidR="00DD39E9">
          <w:delText xml:space="preserve"> means a condition, when pregnancy is not terminated, whose diagnosis is distinct from pregnancy but adversely affected or caused by pregnancy. </w:delText>
        </w:r>
        <w:r w:rsidR="00AE608E" w:rsidRPr="00987A39">
          <w:delText>Complication of Pregnancy</w:delText>
        </w:r>
        <w:r w:rsidR="00DD39E9">
          <w:delText xml:space="preserve"> includes, but is not limited to, non-elective Cesarean section; termination of ectopic pregnancy; spontaneous termination of pregnancy occurring during a period of gestation in which a viable birth is not possible; acute nephritis or nephrosis; cardiac decompensation; missed abortion; and similar medical and surgical conditions of comparable severity. It does not include false labor; occasional spotting; morning </w:delText>
        </w:r>
        <w:r w:rsidR="006C4D2C">
          <w:delText>Sickness</w:delText>
        </w:r>
        <w:r w:rsidR="00DD39E9">
          <w:delText xml:space="preserve">; </w:delText>
        </w:r>
        <w:r w:rsidR="00167306" w:rsidRPr="00987A39">
          <w:delText>Doctor</w:delText>
        </w:r>
        <w:r w:rsidR="00167306" w:rsidRPr="00167306">
          <w:rPr>
            <w:b/>
            <w:i/>
          </w:rPr>
          <w:delText xml:space="preserve"> </w:delText>
        </w:r>
        <w:r w:rsidR="00DD39E9">
          <w:delText xml:space="preserve">prescribed rest; hyperemesis gravidarum; pre-eclampsia; or any other condition associated with the management of a difficult pregnancy not consisting of a nosologically distinct </w:delText>
        </w:r>
        <w:r w:rsidR="00AE608E" w:rsidRPr="00987A39">
          <w:delText>Complication of Pregnancy</w:delText>
        </w:r>
        <w:r w:rsidR="00DD39E9">
          <w:delText>.</w:delText>
        </w:r>
        <w:r w:rsidR="001749F6" w:rsidRPr="00571C41">
          <w:rPr>
            <w:b/>
            <w:bCs/>
            <w:sz w:val="24"/>
          </w:rPr>
          <w:delText>]</w:delText>
        </w:r>
      </w:del>
    </w:p>
    <w:p w14:paraId="5BDF57A0" w14:textId="3F576FC6" w:rsidR="00E35670" w:rsidRDefault="006A7DED" w:rsidP="00E35670">
      <w:pPr>
        <w:pStyle w:val="Text1"/>
        <w:numPr>
          <w:ilvl w:val="12"/>
          <w:numId w:val="0"/>
        </w:numPr>
      </w:pPr>
      <w:commentRangeStart w:id="809"/>
      <w:commentRangeStart w:id="810"/>
      <w:commentRangeEnd w:id="809"/>
      <w:r w:rsidRPr="00F10B1E">
        <w:rPr>
          <w:rStyle w:val="CommentReference"/>
          <w:b/>
          <w:color w:val="FF0000"/>
          <w:sz w:val="24"/>
          <w:szCs w:val="24"/>
          <w:vertAlign w:val="superscript"/>
        </w:rPr>
        <w:commentReference w:id="809"/>
      </w:r>
      <w:commentRangeEnd w:id="810"/>
      <w:r w:rsidR="003843B8" w:rsidRPr="00F10B1E">
        <w:rPr>
          <w:rStyle w:val="CommentReference"/>
          <w:b/>
          <w:color w:val="FF0000"/>
          <w:sz w:val="24"/>
          <w:szCs w:val="24"/>
          <w:vertAlign w:val="superscript"/>
        </w:rPr>
        <w:commentReference w:id="810"/>
      </w:r>
      <w:r w:rsidR="001749F6" w:rsidRPr="00F10B1E">
        <w:rPr>
          <w:b/>
          <w:color w:val="FF0000"/>
          <w:sz w:val="24"/>
          <w:szCs w:val="24"/>
          <w:vertAlign w:val="superscript"/>
        </w:rPr>
        <w:t>6</w:t>
      </w:r>
      <w:r w:rsidR="00D707D9" w:rsidRPr="00D707D9">
        <w:rPr>
          <w:b/>
          <w:sz w:val="24"/>
        </w:rPr>
        <w:t>[</w:t>
      </w:r>
      <w:r w:rsidR="00E35670" w:rsidRPr="00F10B1E">
        <w:rPr>
          <w:b/>
          <w:i/>
        </w:rPr>
        <w:t xml:space="preserve">Confined or </w:t>
      </w:r>
      <w:r w:rsidR="00C3085C" w:rsidRPr="00F10B1E">
        <w:rPr>
          <w:b/>
          <w:i/>
        </w:rPr>
        <w:t>C</w:t>
      </w:r>
      <w:r w:rsidR="00E35670" w:rsidRPr="00F10B1E">
        <w:rPr>
          <w:b/>
          <w:i/>
        </w:rPr>
        <w:t xml:space="preserve">onfinement </w:t>
      </w:r>
      <w:r w:rsidR="00E35670" w:rsidRPr="00F10B1E">
        <w:t xml:space="preserve">means a </w:t>
      </w:r>
      <w:r w:rsidR="00381D0B" w:rsidRPr="00F10B1E">
        <w:t>Hospital</w:t>
      </w:r>
      <w:r w:rsidR="007A7590" w:rsidRPr="00F10B1E">
        <w:t xml:space="preserve"> </w:t>
      </w:r>
      <w:r w:rsidR="00C00E67" w:rsidRPr="00F10B1E">
        <w:t>or Institution</w:t>
      </w:r>
      <w:r w:rsidR="007A7590" w:rsidRPr="00F10B1E">
        <w:t xml:space="preserve"> </w:t>
      </w:r>
      <w:r w:rsidR="00E35670" w:rsidRPr="00F10B1E">
        <w:t>stay of at least 8 hours per day.</w:t>
      </w:r>
      <w:r w:rsidR="001749F6" w:rsidRPr="00F10B1E">
        <w:rPr>
          <w:b/>
          <w:sz w:val="24"/>
        </w:rPr>
        <w:t>]</w:t>
      </w:r>
    </w:p>
    <w:p w14:paraId="702BFA53" w14:textId="1E800DA1" w:rsidR="00E35670" w:rsidRDefault="00987EDF" w:rsidP="00E35670">
      <w:pPr>
        <w:pStyle w:val="Text1"/>
        <w:numPr>
          <w:ilvl w:val="12"/>
          <w:numId w:val="0"/>
        </w:numPr>
      </w:pPr>
      <w:r>
        <w:rPr>
          <w:b/>
          <w:bCs/>
          <w:color w:val="FF0000"/>
          <w:sz w:val="24"/>
          <w:szCs w:val="24"/>
          <w:vertAlign w:val="superscript"/>
        </w:rPr>
        <w:t>6</w:t>
      </w:r>
      <w:r w:rsidR="00D707D9" w:rsidRPr="00D707D9">
        <w:rPr>
          <w:b/>
          <w:sz w:val="24"/>
        </w:rPr>
        <w:t>[</w:t>
      </w:r>
      <w:r w:rsidR="00E35670">
        <w:rPr>
          <w:b/>
          <w:i/>
        </w:rPr>
        <w:t xml:space="preserve">Continued </w:t>
      </w:r>
      <w:r w:rsidR="00C3085C">
        <w:rPr>
          <w:b/>
          <w:i/>
        </w:rPr>
        <w:t>H</w:t>
      </w:r>
      <w:r w:rsidR="00E35670">
        <w:rPr>
          <w:b/>
          <w:i/>
        </w:rPr>
        <w:t xml:space="preserve">ealth </w:t>
      </w:r>
      <w:r w:rsidR="00C3085C">
        <w:rPr>
          <w:b/>
          <w:i/>
        </w:rPr>
        <w:t>C</w:t>
      </w:r>
      <w:r w:rsidR="00E35670">
        <w:rPr>
          <w:b/>
          <w:i/>
        </w:rPr>
        <w:t xml:space="preserve">are </w:t>
      </w:r>
      <w:r w:rsidR="00C3085C">
        <w:rPr>
          <w:b/>
          <w:i/>
        </w:rPr>
        <w:t>C</w:t>
      </w:r>
      <w:r w:rsidR="00E35670">
        <w:rPr>
          <w:b/>
          <w:i/>
        </w:rPr>
        <w:t xml:space="preserve">overage </w:t>
      </w:r>
      <w:r w:rsidR="00C3085C">
        <w:rPr>
          <w:b/>
          <w:i/>
        </w:rPr>
        <w:t>C</w:t>
      </w:r>
      <w:r w:rsidR="00E35670">
        <w:rPr>
          <w:b/>
          <w:i/>
        </w:rPr>
        <w:t>osts</w:t>
      </w:r>
      <w:r w:rsidR="00E35670">
        <w:t xml:space="preserve"> means the actual </w:t>
      </w:r>
      <w:r w:rsidR="00E35670" w:rsidRPr="00E37F00">
        <w:t>costs</w:t>
      </w:r>
      <w:r w:rsidR="00E37F00" w:rsidRPr="00E37F00">
        <w:t xml:space="preserve"> </w:t>
      </w:r>
      <w:r w:rsidR="00E37F00" w:rsidRPr="00987A39">
        <w:t>of premium</w:t>
      </w:r>
      <w:r w:rsidR="00E35670">
        <w:t xml:space="preserve"> to </w:t>
      </w:r>
      <w:r w:rsidR="00831858">
        <w:t>You</w:t>
      </w:r>
      <w:r w:rsidR="00E35670">
        <w:t xml:space="preserve"> for </w:t>
      </w:r>
      <w:r w:rsidR="00DA2F1C">
        <w:t>c</w:t>
      </w:r>
      <w:r w:rsidR="00E35670">
        <w:t xml:space="preserve">ontinued </w:t>
      </w:r>
      <w:r w:rsidR="00DA2F1C">
        <w:t>h</w:t>
      </w:r>
      <w:r w:rsidR="00E35670">
        <w:t xml:space="preserve">ealth </w:t>
      </w:r>
      <w:r w:rsidR="00DA2F1C">
        <w:t>c</w:t>
      </w:r>
      <w:r w:rsidR="00E35670">
        <w:t xml:space="preserve">are </w:t>
      </w:r>
      <w:r w:rsidR="00DA2F1C">
        <w:t>c</w:t>
      </w:r>
      <w:r w:rsidR="00E35670">
        <w:t xml:space="preserve">overage provided through </w:t>
      </w:r>
      <w:r w:rsidR="00CB7646" w:rsidRPr="002E41CC">
        <w:rPr>
          <w:b/>
          <w:bCs/>
          <w:color w:val="FF0000"/>
          <w:sz w:val="24"/>
          <w:szCs w:val="24"/>
          <w:vertAlign w:val="superscript"/>
        </w:rPr>
        <w:t>CV2</w:t>
      </w:r>
      <w:r w:rsidR="00571C41" w:rsidRPr="00571C41">
        <w:rPr>
          <w:b/>
          <w:bCs/>
          <w:sz w:val="24"/>
        </w:rPr>
        <w:t>[</w:t>
      </w:r>
      <w:r w:rsidR="00D60341">
        <w:t>Your</w:t>
      </w:r>
      <w:r w:rsidR="00AA422B">
        <w:t xml:space="preserve"> Employer</w:t>
      </w:r>
      <w:r w:rsidR="00571C41" w:rsidRPr="00571C41">
        <w:rPr>
          <w:b/>
          <w:bCs/>
          <w:sz w:val="24"/>
        </w:rPr>
        <w:t>]</w:t>
      </w:r>
      <w:r w:rsidR="00E35670">
        <w:t xml:space="preserve">, and which </w:t>
      </w:r>
      <w:r w:rsidR="00831858">
        <w:t>You</w:t>
      </w:r>
      <w:r w:rsidR="00E35670">
        <w:t xml:space="preserve"> elect under COBRA or similar state law.</w:t>
      </w:r>
      <w:r w:rsidRPr="00571C41">
        <w:rPr>
          <w:b/>
          <w:bCs/>
          <w:sz w:val="24"/>
        </w:rPr>
        <w:t>]</w:t>
      </w:r>
    </w:p>
    <w:p w14:paraId="06D594BC" w14:textId="6298CA77" w:rsidR="009D2CC9" w:rsidRDefault="00E978C3" w:rsidP="00987A39">
      <w:pPr>
        <w:pStyle w:val="2Text"/>
        <w:tabs>
          <w:tab w:val="clear" w:pos="432"/>
        </w:tabs>
        <w:ind w:left="0"/>
      </w:pPr>
      <w:r>
        <w:rPr>
          <w:b/>
          <w:bCs/>
          <w:color w:val="FF0000"/>
          <w:sz w:val="24"/>
          <w:szCs w:val="24"/>
          <w:vertAlign w:val="superscript"/>
        </w:rPr>
        <w:t>6</w:t>
      </w:r>
      <w:r w:rsidRPr="00EE788B">
        <w:rPr>
          <w:b/>
          <w:sz w:val="24"/>
          <w:szCs w:val="24"/>
        </w:rPr>
        <w:t>[</w:t>
      </w:r>
      <w:r w:rsidR="00882028" w:rsidRPr="00882028">
        <w:rPr>
          <w:b/>
          <w:bCs/>
          <w:i/>
          <w:iCs/>
        </w:rPr>
        <w:t xml:space="preserve">Continuing Care </w:t>
      </w:r>
      <w:r w:rsidR="009D2CC9">
        <w:t xml:space="preserve">means: </w:t>
      </w:r>
    </w:p>
    <w:p w14:paraId="4AB79B75" w14:textId="49C076DD" w:rsidR="009D2CC9" w:rsidRDefault="00D60341" w:rsidP="00C27487">
      <w:pPr>
        <w:pStyle w:val="BulletD"/>
        <w:ind w:left="432"/>
      </w:pPr>
      <w:r>
        <w:t>Your</w:t>
      </w:r>
      <w:r w:rsidR="009D2CC9">
        <w:t xml:space="preserve"> </w:t>
      </w:r>
      <w:r w:rsidR="009D2CC9" w:rsidRPr="00B37216">
        <w:rPr>
          <w:b/>
          <w:bCs/>
          <w:color w:val="FF0000"/>
          <w:sz w:val="24"/>
          <w:vertAlign w:val="superscript"/>
        </w:rPr>
        <w:t>CV7</w:t>
      </w:r>
      <w:r w:rsidR="00571C41" w:rsidRPr="00571C41">
        <w:rPr>
          <w:b/>
          <w:bCs/>
          <w:sz w:val="24"/>
        </w:rPr>
        <w:t>[</w:t>
      </w:r>
      <w:r w:rsidR="009D2CC9">
        <w:t>Spouse</w:t>
      </w:r>
      <w:r w:rsidR="00571C41" w:rsidRPr="00571C41">
        <w:rPr>
          <w:b/>
          <w:bCs/>
          <w:sz w:val="24"/>
        </w:rPr>
        <w:t>]</w:t>
      </w:r>
      <w:r w:rsidR="009D2CC9">
        <w:t xml:space="preserve"> personally visits a </w:t>
      </w:r>
      <w:r w:rsidR="00167306" w:rsidRPr="00987A39">
        <w:t>Doctor</w:t>
      </w:r>
      <w:r w:rsidR="00167306" w:rsidRPr="000E4829">
        <w:t xml:space="preserve"> </w:t>
      </w:r>
      <w:r w:rsidR="009D2CC9">
        <w:t xml:space="preserve">as frequently as is medically required, according to generally accepted medical standards, to effectively manage and treat </w:t>
      </w:r>
      <w:r>
        <w:t>Your</w:t>
      </w:r>
      <w:r w:rsidR="009D2CC9">
        <w:t xml:space="preserve"> </w:t>
      </w:r>
      <w:r w:rsidR="009D2CC9" w:rsidRPr="00B37216">
        <w:rPr>
          <w:b/>
          <w:bCs/>
          <w:color w:val="FF0000"/>
          <w:sz w:val="24"/>
          <w:vertAlign w:val="superscript"/>
        </w:rPr>
        <w:t>CV7</w:t>
      </w:r>
      <w:r w:rsidR="00571C41" w:rsidRPr="00571C41">
        <w:rPr>
          <w:b/>
          <w:bCs/>
          <w:sz w:val="24"/>
        </w:rPr>
        <w:t>[</w:t>
      </w:r>
      <w:r w:rsidR="009D2CC9">
        <w:t>Spouse’s</w:t>
      </w:r>
      <w:r w:rsidR="00571C41" w:rsidRPr="00571C41">
        <w:rPr>
          <w:b/>
          <w:bCs/>
          <w:sz w:val="24"/>
        </w:rPr>
        <w:t>]</w:t>
      </w:r>
      <w:r w:rsidR="009D2CC9">
        <w:t xml:space="preserve"> disabling condition(s); and</w:t>
      </w:r>
    </w:p>
    <w:p w14:paraId="00D3A2F6" w14:textId="1F2D4A69" w:rsidR="009D2CC9" w:rsidRDefault="00D60341" w:rsidP="00C27487">
      <w:pPr>
        <w:pStyle w:val="BulletD"/>
        <w:ind w:left="432"/>
      </w:pPr>
      <w:r>
        <w:t>Your</w:t>
      </w:r>
      <w:r w:rsidR="009D2CC9">
        <w:t xml:space="preserve"> </w:t>
      </w:r>
      <w:r w:rsidR="009D2CC9" w:rsidRPr="00B37216">
        <w:rPr>
          <w:b/>
          <w:bCs/>
          <w:color w:val="FF0000"/>
          <w:sz w:val="24"/>
          <w:vertAlign w:val="superscript"/>
        </w:rPr>
        <w:t>CV7</w:t>
      </w:r>
      <w:r w:rsidR="00571C41" w:rsidRPr="00571C41">
        <w:rPr>
          <w:b/>
          <w:bCs/>
          <w:sz w:val="24"/>
        </w:rPr>
        <w:t>[</w:t>
      </w:r>
      <w:r w:rsidR="009D2CC9">
        <w:t>Spouse</w:t>
      </w:r>
      <w:r w:rsidR="00571C41" w:rsidRPr="00571C41">
        <w:rPr>
          <w:b/>
          <w:bCs/>
          <w:sz w:val="24"/>
        </w:rPr>
        <w:t>]</w:t>
      </w:r>
      <w:r w:rsidR="009D2CC9">
        <w:t xml:space="preserve"> is receiving the most appropriate treatment and care, which conforms with generally accepted medical standards, for </w:t>
      </w:r>
      <w:r>
        <w:t>Your</w:t>
      </w:r>
      <w:r w:rsidR="009D2CC9">
        <w:t xml:space="preserve"> </w:t>
      </w:r>
      <w:r w:rsidR="009D2CC9" w:rsidRPr="00B37216">
        <w:rPr>
          <w:b/>
          <w:bCs/>
          <w:color w:val="FF0000"/>
          <w:sz w:val="24"/>
          <w:vertAlign w:val="superscript"/>
        </w:rPr>
        <w:t>CV7</w:t>
      </w:r>
      <w:r w:rsidR="00571C41" w:rsidRPr="00571C41">
        <w:rPr>
          <w:b/>
          <w:bCs/>
          <w:sz w:val="24"/>
        </w:rPr>
        <w:t>[</w:t>
      </w:r>
      <w:r w:rsidR="009D2CC9">
        <w:t>Spouse’s</w:t>
      </w:r>
      <w:r w:rsidR="00571C41" w:rsidRPr="00571C41">
        <w:rPr>
          <w:b/>
          <w:bCs/>
          <w:sz w:val="24"/>
        </w:rPr>
        <w:t>]</w:t>
      </w:r>
      <w:r w:rsidR="009D2CC9">
        <w:t xml:space="preserve"> disabling condition(s) by a </w:t>
      </w:r>
      <w:r w:rsidR="00167306" w:rsidRPr="00987A39">
        <w:t>Doctor</w:t>
      </w:r>
      <w:r w:rsidR="00167306" w:rsidRPr="000E4829">
        <w:t xml:space="preserve"> </w:t>
      </w:r>
      <w:r w:rsidR="009D2CC9">
        <w:t xml:space="preserve">whose specialty or experience is the most appropriate for </w:t>
      </w:r>
      <w:r>
        <w:t>Your</w:t>
      </w:r>
      <w:r w:rsidR="009D2CC9">
        <w:t xml:space="preserve"> </w:t>
      </w:r>
      <w:r w:rsidR="009D2CC9" w:rsidRPr="00B37216">
        <w:rPr>
          <w:b/>
          <w:bCs/>
          <w:color w:val="FF0000"/>
          <w:sz w:val="24"/>
          <w:vertAlign w:val="superscript"/>
        </w:rPr>
        <w:t>CV7</w:t>
      </w:r>
      <w:r w:rsidR="00571C41" w:rsidRPr="00571C41">
        <w:rPr>
          <w:b/>
          <w:bCs/>
          <w:sz w:val="24"/>
        </w:rPr>
        <w:t>[</w:t>
      </w:r>
      <w:r w:rsidR="009D2CC9">
        <w:t>Spouse’s</w:t>
      </w:r>
      <w:r w:rsidR="00571C41" w:rsidRPr="00571C41">
        <w:rPr>
          <w:b/>
          <w:bCs/>
          <w:sz w:val="24"/>
        </w:rPr>
        <w:t>]</w:t>
      </w:r>
      <w:r w:rsidR="009D2CC9">
        <w:t xml:space="preserve"> disabling condition(s), according to generally accepted medical standards.</w:t>
      </w:r>
      <w:r w:rsidR="00E978C3" w:rsidRPr="00571C41">
        <w:rPr>
          <w:b/>
          <w:bCs/>
          <w:sz w:val="24"/>
        </w:rPr>
        <w:t>]</w:t>
      </w:r>
    </w:p>
    <w:p w14:paraId="3EE6CFD2" w14:textId="221B2276" w:rsidR="00E35670" w:rsidRDefault="00FC6E33" w:rsidP="00E35670">
      <w:pPr>
        <w:pStyle w:val="Text1"/>
        <w:numPr>
          <w:ilvl w:val="12"/>
          <w:numId w:val="0"/>
        </w:numPr>
      </w:pPr>
      <w:r>
        <w:rPr>
          <w:b/>
          <w:bCs/>
          <w:color w:val="FF0000"/>
          <w:sz w:val="24"/>
          <w:szCs w:val="24"/>
          <w:vertAlign w:val="superscript"/>
        </w:rPr>
        <w:t>7</w:t>
      </w:r>
      <w:r w:rsidR="00D707D9" w:rsidRPr="00D707D9">
        <w:rPr>
          <w:b/>
          <w:sz w:val="24"/>
        </w:rPr>
        <w:t>[</w:t>
      </w:r>
      <w:r w:rsidR="00DF7552" w:rsidRPr="002E41CC">
        <w:rPr>
          <w:b/>
          <w:bCs/>
          <w:color w:val="FF0000"/>
          <w:sz w:val="24"/>
          <w:szCs w:val="24"/>
          <w:vertAlign w:val="superscript"/>
        </w:rPr>
        <w:t>CV2</w:t>
      </w:r>
      <w:r w:rsidR="00D707D9" w:rsidRPr="00D707D9">
        <w:rPr>
          <w:b/>
          <w:sz w:val="24"/>
        </w:rPr>
        <w:t>[</w:t>
      </w:r>
      <w:r w:rsidR="00E35670">
        <w:rPr>
          <w:b/>
          <w:i/>
        </w:rPr>
        <w:t xml:space="preserve">Contract </w:t>
      </w:r>
      <w:r w:rsidR="00C3085C">
        <w:rPr>
          <w:b/>
          <w:i/>
        </w:rPr>
        <w:t>H</w:t>
      </w:r>
      <w:r w:rsidR="00E35670">
        <w:rPr>
          <w:b/>
          <w:i/>
        </w:rPr>
        <w:t>older</w:t>
      </w:r>
      <w:r w:rsidR="00571C41" w:rsidRPr="00571C41">
        <w:rPr>
          <w:b/>
          <w:bCs/>
          <w:sz w:val="24"/>
        </w:rPr>
        <w:t>]</w:t>
      </w:r>
      <w:r w:rsidR="00E35670">
        <w:t xml:space="preserve"> means </w:t>
      </w:r>
      <w:r w:rsidR="00AA422B" w:rsidRPr="002E41CC">
        <w:rPr>
          <w:b/>
          <w:bCs/>
          <w:color w:val="FF0000"/>
          <w:sz w:val="24"/>
          <w:szCs w:val="24"/>
          <w:vertAlign w:val="superscript"/>
        </w:rPr>
        <w:t>CV2</w:t>
      </w:r>
      <w:r w:rsidR="00571C41" w:rsidRPr="00571C41">
        <w:rPr>
          <w:b/>
          <w:bCs/>
          <w:sz w:val="24"/>
        </w:rPr>
        <w:t>[</w:t>
      </w:r>
      <w:r w:rsidR="00E35670">
        <w:t>the Employer</w:t>
      </w:r>
      <w:r w:rsidR="00571C41" w:rsidRPr="00571C41">
        <w:rPr>
          <w:b/>
          <w:bCs/>
          <w:sz w:val="24"/>
        </w:rPr>
        <w:t>]</w:t>
      </w:r>
      <w:r w:rsidR="00E35670">
        <w:t xml:space="preserve"> to whom the Group Contract is issued.</w:t>
      </w:r>
      <w:r w:rsidRPr="00571C41">
        <w:rPr>
          <w:b/>
          <w:bCs/>
          <w:sz w:val="24"/>
        </w:rPr>
        <w:t>]</w:t>
      </w:r>
    </w:p>
    <w:p w14:paraId="5C515034" w14:textId="3D3EEC9D" w:rsidR="00307C4B" w:rsidRDefault="00882028" w:rsidP="00E35670">
      <w:pPr>
        <w:pStyle w:val="Text1"/>
        <w:numPr>
          <w:ilvl w:val="12"/>
          <w:numId w:val="0"/>
        </w:numPr>
        <w:rPr>
          <w:b/>
          <w:i/>
        </w:rPr>
      </w:pPr>
      <w:r w:rsidRPr="00A235C3">
        <w:rPr>
          <w:b/>
          <w:i/>
          <w:iCs/>
        </w:rPr>
        <w:lastRenderedPageBreak/>
        <w:t>Contributory</w:t>
      </w:r>
      <w:r w:rsidR="00307C4B" w:rsidRPr="00987A39">
        <w:rPr>
          <w:b/>
          <w:i/>
          <w:iCs/>
        </w:rPr>
        <w:t xml:space="preserve"> Insurance, </w:t>
      </w:r>
      <w:r w:rsidR="00307C4B" w:rsidRPr="00F10B1E">
        <w:rPr>
          <w:b/>
          <w:i/>
        </w:rPr>
        <w:t>Non-</w:t>
      </w:r>
      <w:r w:rsidR="006B177B" w:rsidRPr="002A488C">
        <w:rPr>
          <w:b/>
          <w:i/>
        </w:rPr>
        <w:t>C</w:t>
      </w:r>
      <w:r w:rsidR="00307C4B" w:rsidRPr="00F10B1E">
        <w:rPr>
          <w:b/>
          <w:i/>
        </w:rPr>
        <w:t>ontributory Insurance</w:t>
      </w:r>
      <w:r w:rsidR="00307C4B" w:rsidRPr="0080485C">
        <w:rPr>
          <w:b/>
        </w:rPr>
        <w:t>:</w:t>
      </w:r>
      <w:r w:rsidR="00307C4B" w:rsidRPr="0080485C">
        <w:t xml:space="preserve"> </w:t>
      </w:r>
      <w:r w:rsidRPr="00987A39">
        <w:t>Contributory Insurance</w:t>
      </w:r>
      <w:r w:rsidR="00307C4B" w:rsidRPr="0080485C">
        <w:t xml:space="preserve"> is insurance for which the </w:t>
      </w:r>
      <w:r w:rsidRPr="00987A39">
        <w:t>Contract Holder</w:t>
      </w:r>
      <w:r w:rsidRPr="00882028">
        <w:rPr>
          <w:b/>
          <w:i/>
        </w:rPr>
        <w:t xml:space="preserve"> </w:t>
      </w:r>
      <w:r w:rsidR="00307C4B" w:rsidRPr="0080485C">
        <w:t xml:space="preserve">has the right to and may require </w:t>
      </w:r>
      <w:r w:rsidR="00D60341">
        <w:t>Your</w:t>
      </w:r>
      <w:r w:rsidR="00307C4B" w:rsidRPr="0080485C">
        <w:t xml:space="preserve"> direct contribution to the </w:t>
      </w:r>
      <w:r w:rsidR="00F51CEA">
        <w:t>Cost of Coverage</w:t>
      </w:r>
      <w:r w:rsidR="00307C4B" w:rsidRPr="0080485C">
        <w:t xml:space="preserve">. </w:t>
      </w:r>
      <w:r w:rsidRPr="00987A39" w:rsidDel="006B177B">
        <w:t>Non</w:t>
      </w:r>
      <w:r w:rsidR="006B177B">
        <w:t>-C</w:t>
      </w:r>
      <w:r w:rsidRPr="00987A39">
        <w:t>ontributory Insurance</w:t>
      </w:r>
      <w:r w:rsidR="00307C4B" w:rsidRPr="0080485C">
        <w:t xml:space="preserve"> </w:t>
      </w:r>
      <w:r w:rsidR="00307C4B" w:rsidRPr="0080485C">
        <w:rPr>
          <w:rFonts w:cs="Arial"/>
        </w:rPr>
        <w:t xml:space="preserve">premiums are paid by the </w:t>
      </w:r>
      <w:r w:rsidR="00307C4B" w:rsidRPr="0080485C">
        <w:t>Contract Holder</w:t>
      </w:r>
      <w:r w:rsidR="00307C4B" w:rsidRPr="0080485C">
        <w:rPr>
          <w:rFonts w:cs="Arial"/>
        </w:rPr>
        <w:t xml:space="preserve">, usually without direct contribution from </w:t>
      </w:r>
      <w:r w:rsidR="00831858">
        <w:rPr>
          <w:rFonts w:cs="Arial"/>
        </w:rPr>
        <w:t>You</w:t>
      </w:r>
      <w:r w:rsidR="00307C4B" w:rsidRPr="0080485C">
        <w:rPr>
          <w:rFonts w:cs="Arial"/>
        </w:rPr>
        <w:t xml:space="preserve">. The rate for </w:t>
      </w:r>
      <w:r w:rsidRPr="00987A39">
        <w:rPr>
          <w:rFonts w:cs="Arial"/>
        </w:rPr>
        <w:t>Non</w:t>
      </w:r>
      <w:r w:rsidR="006B177B">
        <w:rPr>
          <w:rFonts w:cs="Arial"/>
        </w:rPr>
        <w:t>-C</w:t>
      </w:r>
      <w:r w:rsidRPr="00987A39">
        <w:rPr>
          <w:rFonts w:cs="Arial"/>
        </w:rPr>
        <w:t>ontributory Insurance</w:t>
      </w:r>
      <w:r w:rsidR="00307C4B" w:rsidRPr="0080485C">
        <w:rPr>
          <w:rFonts w:cs="Arial"/>
        </w:rPr>
        <w:t xml:space="preserve"> may be determined, or in some cases, reduced, in part, based on </w:t>
      </w:r>
      <w:r w:rsidR="00D60341">
        <w:rPr>
          <w:rFonts w:cs="Arial"/>
        </w:rPr>
        <w:t>Your</w:t>
      </w:r>
      <w:r w:rsidR="00307C4B" w:rsidRPr="0080485C">
        <w:rPr>
          <w:rFonts w:cs="Arial"/>
        </w:rPr>
        <w:t xml:space="preserve"> contributions for </w:t>
      </w:r>
      <w:r w:rsidRPr="00987A39">
        <w:rPr>
          <w:rFonts w:cs="Arial"/>
        </w:rPr>
        <w:t>Contributory Insurance</w:t>
      </w:r>
      <w:r w:rsidR="00307C4B" w:rsidRPr="0080485C">
        <w:rPr>
          <w:rFonts w:cs="Arial"/>
        </w:rPr>
        <w:t xml:space="preserve"> or other benefits offered to </w:t>
      </w:r>
      <w:r w:rsidR="00831858">
        <w:rPr>
          <w:rFonts w:cs="Arial"/>
        </w:rPr>
        <w:t>You</w:t>
      </w:r>
      <w:r w:rsidR="00307C4B" w:rsidRPr="0080485C">
        <w:rPr>
          <w:rFonts w:cs="Arial"/>
        </w:rPr>
        <w:t xml:space="preserve"> under the </w:t>
      </w:r>
      <w:r w:rsidRPr="00987A39">
        <w:t>Contract Holder</w:t>
      </w:r>
      <w:r w:rsidRPr="00882028">
        <w:rPr>
          <w:b/>
          <w:i/>
        </w:rPr>
        <w:t xml:space="preserve"> </w:t>
      </w:r>
      <w:r w:rsidR="00307C4B" w:rsidRPr="0080485C">
        <w:rPr>
          <w:rFonts w:cs="Arial"/>
        </w:rPr>
        <w:t xml:space="preserve">benefit </w:t>
      </w:r>
      <w:r w:rsidR="005D0C1D">
        <w:rPr>
          <w:rFonts w:cs="Arial"/>
        </w:rPr>
        <w:t>P</w:t>
      </w:r>
      <w:r w:rsidR="00307C4B" w:rsidRPr="0080485C">
        <w:rPr>
          <w:rFonts w:cs="Arial"/>
        </w:rPr>
        <w:t>lan.</w:t>
      </w:r>
    </w:p>
    <w:p w14:paraId="45620ECB" w14:textId="0605BC1F" w:rsidR="002958AB" w:rsidRDefault="00815542" w:rsidP="00B37216">
      <w:pPr>
        <w:pStyle w:val="1Text"/>
      </w:pPr>
      <w:r>
        <w:rPr>
          <w:b/>
          <w:bCs/>
          <w:color w:val="FF0000"/>
          <w:sz w:val="24"/>
          <w:szCs w:val="24"/>
          <w:vertAlign w:val="superscript"/>
        </w:rPr>
        <w:t>6</w:t>
      </w:r>
      <w:r w:rsidR="00D707D9" w:rsidRPr="00D707D9">
        <w:rPr>
          <w:b/>
          <w:sz w:val="24"/>
        </w:rPr>
        <w:t>[</w:t>
      </w:r>
      <w:r w:rsidR="002958AB">
        <w:rPr>
          <w:b/>
          <w:i/>
        </w:rPr>
        <w:t>Covered Class</w:t>
      </w:r>
      <w:r w:rsidR="002958AB">
        <w:t xml:space="preserve"> means </w:t>
      </w:r>
      <w:r w:rsidR="00D60341">
        <w:t>Your</w:t>
      </w:r>
      <w:r w:rsidR="002958AB">
        <w:t xml:space="preserve"> class as determined by </w:t>
      </w:r>
      <w:r w:rsidR="002958AB" w:rsidRPr="002E41CC">
        <w:rPr>
          <w:b/>
          <w:bCs/>
          <w:color w:val="FF0000"/>
          <w:sz w:val="24"/>
          <w:szCs w:val="24"/>
          <w:vertAlign w:val="superscript"/>
        </w:rPr>
        <w:t>CV2</w:t>
      </w:r>
      <w:r w:rsidR="002958AB" w:rsidRPr="00571C41">
        <w:rPr>
          <w:b/>
          <w:bCs/>
          <w:sz w:val="24"/>
        </w:rPr>
        <w:t>[</w:t>
      </w:r>
      <w:r w:rsidR="002958AB">
        <w:t>the Contract Holder</w:t>
      </w:r>
      <w:r w:rsidR="002958AB" w:rsidRPr="00571C41">
        <w:rPr>
          <w:b/>
          <w:bCs/>
          <w:sz w:val="24"/>
        </w:rPr>
        <w:t>]</w:t>
      </w:r>
      <w:r w:rsidR="002958AB">
        <w:t xml:space="preserve">. This will be done under </w:t>
      </w:r>
      <w:r w:rsidR="002958AB" w:rsidRPr="002E41CC">
        <w:rPr>
          <w:b/>
          <w:bCs/>
          <w:color w:val="FF0000"/>
          <w:sz w:val="24"/>
          <w:szCs w:val="24"/>
          <w:vertAlign w:val="superscript"/>
        </w:rPr>
        <w:t>CV2</w:t>
      </w:r>
      <w:r w:rsidR="002958AB" w:rsidRPr="00571C41">
        <w:rPr>
          <w:b/>
          <w:bCs/>
          <w:sz w:val="24"/>
        </w:rPr>
        <w:t>[</w:t>
      </w:r>
      <w:r w:rsidR="002958AB">
        <w:t>the Contract Holder’s</w:t>
      </w:r>
      <w:r w:rsidR="002958AB" w:rsidRPr="00571C41">
        <w:rPr>
          <w:b/>
          <w:bCs/>
          <w:sz w:val="24"/>
        </w:rPr>
        <w:t>]</w:t>
      </w:r>
      <w:r w:rsidR="002958AB">
        <w:t xml:space="preserve"> rules, on dates </w:t>
      </w:r>
      <w:r w:rsidR="002958AB" w:rsidRPr="002E41CC">
        <w:rPr>
          <w:b/>
          <w:bCs/>
          <w:color w:val="FF0000"/>
          <w:sz w:val="24"/>
          <w:szCs w:val="24"/>
          <w:vertAlign w:val="superscript"/>
        </w:rPr>
        <w:t>CV2</w:t>
      </w:r>
      <w:r w:rsidR="002958AB" w:rsidRPr="00571C41">
        <w:rPr>
          <w:b/>
          <w:bCs/>
          <w:sz w:val="24"/>
        </w:rPr>
        <w:t>[</w:t>
      </w:r>
      <w:r w:rsidR="002958AB">
        <w:t>the Contract Holder</w:t>
      </w:r>
      <w:r w:rsidR="002958AB" w:rsidRPr="00571C41">
        <w:rPr>
          <w:b/>
          <w:bCs/>
          <w:sz w:val="24"/>
        </w:rPr>
        <w:t>]</w:t>
      </w:r>
      <w:r w:rsidR="002958AB">
        <w:t xml:space="preserve"> sets. </w:t>
      </w:r>
      <w:r w:rsidR="002958AB" w:rsidRPr="002E41CC">
        <w:rPr>
          <w:b/>
          <w:bCs/>
          <w:color w:val="FF0000"/>
          <w:sz w:val="24"/>
          <w:szCs w:val="24"/>
          <w:vertAlign w:val="superscript"/>
        </w:rPr>
        <w:t>CV2</w:t>
      </w:r>
      <w:r w:rsidR="002958AB" w:rsidRPr="00571C41">
        <w:rPr>
          <w:b/>
          <w:bCs/>
          <w:sz w:val="24"/>
        </w:rPr>
        <w:t>[</w:t>
      </w:r>
      <w:r w:rsidR="002958AB">
        <w:t>The Contract Holder</w:t>
      </w:r>
      <w:r w:rsidR="002958AB" w:rsidRPr="00571C41">
        <w:rPr>
          <w:b/>
          <w:bCs/>
          <w:sz w:val="24"/>
        </w:rPr>
        <w:t>]</w:t>
      </w:r>
      <w:r w:rsidR="002958AB">
        <w:t xml:space="preserve"> must not discriminate among </w:t>
      </w:r>
      <w:r w:rsidR="002958AB" w:rsidRPr="00F849B7">
        <w:rPr>
          <w:b/>
          <w:bCs/>
          <w:color w:val="FF0000"/>
          <w:sz w:val="24"/>
          <w:vertAlign w:val="superscript"/>
        </w:rPr>
        <w:t>CV6</w:t>
      </w:r>
      <w:r w:rsidR="002958AB" w:rsidRPr="00571C41">
        <w:rPr>
          <w:b/>
          <w:bCs/>
          <w:sz w:val="24"/>
        </w:rPr>
        <w:t>[</w:t>
      </w:r>
      <w:r w:rsidR="002958AB">
        <w:t>persons</w:t>
      </w:r>
      <w:r w:rsidR="002958AB" w:rsidRPr="00571C41">
        <w:rPr>
          <w:b/>
          <w:bCs/>
          <w:sz w:val="24"/>
        </w:rPr>
        <w:t>]</w:t>
      </w:r>
      <w:r w:rsidR="002958AB">
        <w:t xml:space="preserve"> in like situations. You cannot belong to more than one class for insurance on each basis. </w:t>
      </w:r>
      <w:r w:rsidR="002958AB">
        <w:rPr>
          <w:b/>
          <w:bCs/>
          <w:color w:val="FF0000"/>
          <w:sz w:val="24"/>
          <w:szCs w:val="24"/>
          <w:vertAlign w:val="superscript"/>
        </w:rPr>
        <w:t>8</w:t>
      </w:r>
      <w:r w:rsidR="002958AB" w:rsidRPr="00571C41">
        <w:rPr>
          <w:b/>
          <w:bCs/>
          <w:sz w:val="24"/>
        </w:rPr>
        <w:t>[</w:t>
      </w:r>
      <w:r w:rsidR="002958AB">
        <w:t xml:space="preserve">If You have </w:t>
      </w:r>
      <w:r w:rsidR="002958AB" w:rsidRPr="007A3899">
        <w:t xml:space="preserve">both </w:t>
      </w:r>
      <w:r w:rsidR="002958AB" w:rsidRPr="00F849B7">
        <w:t>Contributory</w:t>
      </w:r>
      <w:r w:rsidR="002958AB" w:rsidRPr="007A3899">
        <w:t xml:space="preserve"> or</w:t>
      </w:r>
      <w:r w:rsidR="002958AB">
        <w:t xml:space="preserve"> Non-</w:t>
      </w:r>
      <w:r w:rsidR="006B177B">
        <w:t>C</w:t>
      </w:r>
      <w:r w:rsidR="002958AB">
        <w:t xml:space="preserve">ontributory Insurance under a Plan You can only belong to one </w:t>
      </w:r>
      <w:r w:rsidR="002958AB" w:rsidRPr="00683444">
        <w:t>Contributory</w:t>
      </w:r>
      <w:r w:rsidR="002958AB">
        <w:t xml:space="preserve"> or </w:t>
      </w:r>
      <w:r w:rsidR="002958AB" w:rsidRPr="00683444">
        <w:t>Non-</w:t>
      </w:r>
      <w:r w:rsidR="006B177B">
        <w:t>C</w:t>
      </w:r>
      <w:r w:rsidR="002958AB" w:rsidRPr="00683444">
        <w:t xml:space="preserve">ontributory </w:t>
      </w:r>
      <w:r w:rsidR="009614DC">
        <w:t>I</w:t>
      </w:r>
      <w:r w:rsidR="002958AB" w:rsidRPr="00683444">
        <w:t>nsurance</w:t>
      </w:r>
      <w:r w:rsidR="002958AB">
        <w:t>.</w:t>
      </w:r>
      <w:r w:rsidR="002958AB" w:rsidRPr="00571C41">
        <w:rPr>
          <w:b/>
          <w:bCs/>
          <w:sz w:val="24"/>
        </w:rPr>
        <w:t>]</w:t>
      </w:r>
      <w:r w:rsidR="002958AB">
        <w:t xml:space="preserve"> “Class" means Covered Class, benefit class or anything related to work, such as position or earnings, </w:t>
      </w:r>
      <w:r w:rsidR="002958AB">
        <w:rPr>
          <w:b/>
          <w:bCs/>
          <w:color w:val="FF0000"/>
          <w:sz w:val="24"/>
          <w:szCs w:val="24"/>
          <w:vertAlign w:val="superscript"/>
        </w:rPr>
        <w:t>8</w:t>
      </w:r>
      <w:r w:rsidR="002958AB" w:rsidRPr="00571C41">
        <w:rPr>
          <w:b/>
          <w:bCs/>
          <w:sz w:val="24"/>
        </w:rPr>
        <w:t>[</w:t>
      </w:r>
      <w:r w:rsidR="002958AB">
        <w:t>or anything related to membership in the participating association</w:t>
      </w:r>
      <w:r w:rsidR="002958AB" w:rsidRPr="00571C41">
        <w:rPr>
          <w:b/>
          <w:bCs/>
          <w:sz w:val="24"/>
        </w:rPr>
        <w:t>]</w:t>
      </w:r>
      <w:r w:rsidR="002958AB">
        <w:t xml:space="preserve"> which affects the insurance available. </w:t>
      </w:r>
      <w:r w:rsidR="002958AB">
        <w:rPr>
          <w:b/>
          <w:bCs/>
          <w:color w:val="FF0000"/>
          <w:sz w:val="24"/>
          <w:szCs w:val="24"/>
          <w:vertAlign w:val="superscript"/>
        </w:rPr>
        <w:t>8</w:t>
      </w:r>
      <w:r w:rsidR="002958AB" w:rsidRPr="00571C41">
        <w:rPr>
          <w:b/>
          <w:bCs/>
          <w:sz w:val="24"/>
        </w:rPr>
        <w:t>[</w:t>
      </w:r>
      <w:r w:rsidR="002958AB">
        <w:t xml:space="preserve">If You are </w:t>
      </w:r>
      <w:r w:rsidR="002958AB" w:rsidRPr="00F849B7">
        <w:rPr>
          <w:b/>
          <w:bCs/>
          <w:color w:val="FF0000"/>
          <w:sz w:val="24"/>
          <w:vertAlign w:val="superscript"/>
        </w:rPr>
        <w:t>CV6</w:t>
      </w:r>
      <w:r w:rsidR="002958AB" w:rsidRPr="00571C41">
        <w:rPr>
          <w:b/>
          <w:bCs/>
          <w:sz w:val="24"/>
        </w:rPr>
        <w:t>[</w:t>
      </w:r>
      <w:r w:rsidR="002958AB">
        <w:t>an Employee</w:t>
      </w:r>
      <w:r w:rsidR="002958AB" w:rsidRPr="00571C41">
        <w:rPr>
          <w:b/>
          <w:bCs/>
          <w:sz w:val="24"/>
        </w:rPr>
        <w:t>]</w:t>
      </w:r>
      <w:r w:rsidR="002958AB">
        <w:t xml:space="preserve"> of more than one any division, subsidiary or affiliate included under the Group Contract, for the purposes of </w:t>
      </w:r>
      <w:r w:rsidR="00D60341">
        <w:t>Your</w:t>
      </w:r>
      <w:r w:rsidR="002958AB">
        <w:t xml:space="preserve"> insurance coverage You will be considered </w:t>
      </w:r>
      <w:r w:rsidR="002958AB" w:rsidRPr="00F849B7">
        <w:rPr>
          <w:b/>
          <w:bCs/>
          <w:color w:val="FF0000"/>
          <w:sz w:val="24"/>
          <w:vertAlign w:val="superscript"/>
        </w:rPr>
        <w:t>CV6</w:t>
      </w:r>
      <w:r w:rsidR="002958AB" w:rsidRPr="00571C41">
        <w:rPr>
          <w:b/>
          <w:bCs/>
          <w:sz w:val="24"/>
        </w:rPr>
        <w:t>[</w:t>
      </w:r>
      <w:r w:rsidR="002958AB">
        <w:t>an Employee</w:t>
      </w:r>
      <w:r w:rsidR="002958AB" w:rsidRPr="00571C41">
        <w:rPr>
          <w:b/>
          <w:bCs/>
          <w:sz w:val="24"/>
        </w:rPr>
        <w:t>]</w:t>
      </w:r>
      <w:r w:rsidR="002958AB">
        <w:t xml:space="preserve"> of only one of those divisions, subsidiaries or affiliates. </w:t>
      </w:r>
      <w:r w:rsidR="00D60341">
        <w:t>Your</w:t>
      </w:r>
      <w:r w:rsidR="002958AB">
        <w:t xml:space="preserve"> service with the other divisions, subsidiaries or affiliates will be treated as service with that one division, subsidiary or affiliate.</w:t>
      </w:r>
      <w:r w:rsidRPr="00571C41">
        <w:rPr>
          <w:b/>
          <w:bCs/>
          <w:sz w:val="24"/>
        </w:rPr>
        <w:t>]]</w:t>
      </w:r>
    </w:p>
    <w:p w14:paraId="52BC606E" w14:textId="690773D3" w:rsidR="00E35670" w:rsidRDefault="00216120" w:rsidP="00E35670">
      <w:pPr>
        <w:pStyle w:val="Text1"/>
        <w:numPr>
          <w:ilvl w:val="12"/>
          <w:numId w:val="0"/>
        </w:numPr>
      </w:pPr>
      <w:r w:rsidRPr="00AF0119">
        <w:rPr>
          <w:b/>
          <w:color w:val="FF0000"/>
          <w:sz w:val="24"/>
          <w:szCs w:val="24"/>
          <w:vertAlign w:val="superscript"/>
        </w:rPr>
        <w:t>9</w:t>
      </w:r>
      <w:r w:rsidRPr="00AF0119">
        <w:rPr>
          <w:b/>
          <w:sz w:val="24"/>
        </w:rPr>
        <w:t>[</w:t>
      </w:r>
      <w:r w:rsidR="00E35670" w:rsidRPr="00AF0119">
        <w:rPr>
          <w:b/>
          <w:i/>
        </w:rPr>
        <w:t xml:space="preserve">Covered </w:t>
      </w:r>
      <w:r w:rsidR="00C3085C" w:rsidRPr="00AF0119">
        <w:rPr>
          <w:b/>
          <w:i/>
        </w:rPr>
        <w:t>C</w:t>
      </w:r>
      <w:r w:rsidR="00E35670" w:rsidRPr="00AF0119">
        <w:rPr>
          <w:b/>
          <w:i/>
        </w:rPr>
        <w:t xml:space="preserve">ritical </w:t>
      </w:r>
      <w:r w:rsidR="00C3085C" w:rsidRPr="00AF0119">
        <w:rPr>
          <w:b/>
          <w:i/>
        </w:rPr>
        <w:t>I</w:t>
      </w:r>
      <w:r w:rsidR="00E35670" w:rsidRPr="00AF0119">
        <w:rPr>
          <w:b/>
          <w:i/>
        </w:rPr>
        <w:t xml:space="preserve">llness </w:t>
      </w:r>
      <w:r w:rsidR="00E35670" w:rsidRPr="00AF0119">
        <w:t xml:space="preserve">means </w:t>
      </w:r>
      <w:r w:rsidR="002A23C7" w:rsidRPr="00AF0119">
        <w:t>Amyotrophic Lateral Sclerosis (ALS) or Related Motor Neuron Disease</w:t>
      </w:r>
      <w:r w:rsidR="00E35670" w:rsidRPr="00AF0119">
        <w:t xml:space="preserve">, </w:t>
      </w:r>
      <w:r w:rsidR="0042023A" w:rsidRPr="00AF0119">
        <w:t>Heart Attack</w:t>
      </w:r>
      <w:r w:rsidR="00E35670" w:rsidRPr="00AF0119">
        <w:t xml:space="preserve">, </w:t>
      </w:r>
      <w:r w:rsidR="000F4309" w:rsidRPr="00AF0119">
        <w:t>L</w:t>
      </w:r>
      <w:r w:rsidR="00E35670" w:rsidRPr="00AF0119">
        <w:t>ife-</w:t>
      </w:r>
      <w:r w:rsidR="000F4309" w:rsidRPr="00AF0119">
        <w:t>T</w:t>
      </w:r>
      <w:r w:rsidR="00E35670" w:rsidRPr="00AF0119">
        <w:t xml:space="preserve">hreatening </w:t>
      </w:r>
      <w:r w:rsidR="008A0A80" w:rsidRPr="00AF0119">
        <w:t>C</w:t>
      </w:r>
      <w:r w:rsidR="00E35670" w:rsidRPr="00AF0119">
        <w:t xml:space="preserve">ancer, </w:t>
      </w:r>
      <w:r w:rsidR="008A0A80" w:rsidRPr="00AF0119">
        <w:t>M</w:t>
      </w:r>
      <w:r w:rsidR="00E35670" w:rsidRPr="00AF0119">
        <w:t xml:space="preserve">ajor </w:t>
      </w:r>
      <w:r w:rsidR="008A0A80" w:rsidRPr="00AF0119">
        <w:t>O</w:t>
      </w:r>
      <w:r w:rsidR="00E35670" w:rsidRPr="00AF0119">
        <w:t xml:space="preserve">rgan or </w:t>
      </w:r>
      <w:r w:rsidR="008A0A80" w:rsidRPr="00AF0119">
        <w:t>T</w:t>
      </w:r>
      <w:r w:rsidR="00E35670" w:rsidRPr="00AF0119">
        <w:t xml:space="preserve">issue </w:t>
      </w:r>
      <w:r w:rsidR="008A0A80" w:rsidRPr="00AF0119">
        <w:t>T</w:t>
      </w:r>
      <w:r w:rsidR="00E35670" w:rsidRPr="00AF0119">
        <w:t xml:space="preserve">ransplant, </w:t>
      </w:r>
      <w:r w:rsidR="00167306" w:rsidRPr="00AF0119">
        <w:t>Paralysis</w:t>
      </w:r>
      <w:r w:rsidR="00E35670" w:rsidRPr="00AF0119">
        <w:t xml:space="preserve">, </w:t>
      </w:r>
      <w:r w:rsidR="00167306" w:rsidRPr="00AF0119">
        <w:t xml:space="preserve">Renal Failure </w:t>
      </w:r>
      <w:r w:rsidR="00E35670" w:rsidRPr="00AF0119">
        <w:t xml:space="preserve">or </w:t>
      </w:r>
      <w:r w:rsidR="008A0A80" w:rsidRPr="00AF0119" w:rsidDel="0039481D">
        <w:t>S</w:t>
      </w:r>
      <w:r w:rsidR="000871F4" w:rsidRPr="00AF0119" w:rsidDel="0039481D">
        <w:t xml:space="preserve">evere </w:t>
      </w:r>
      <w:r w:rsidR="00167306" w:rsidRPr="00AF0119">
        <w:t>Stroke</w:t>
      </w:r>
      <w:r w:rsidR="00E35670" w:rsidRPr="00AF0119">
        <w:t>.</w:t>
      </w:r>
      <w:r w:rsidRPr="00AF0119">
        <w:rPr>
          <w:b/>
          <w:sz w:val="24"/>
        </w:rPr>
        <w:t>]</w:t>
      </w:r>
    </w:p>
    <w:p w14:paraId="3E798E2A" w14:textId="365035E1" w:rsidR="003B6208" w:rsidRDefault="000A386A" w:rsidP="00987A39">
      <w:pPr>
        <w:pStyle w:val="2Text"/>
        <w:ind w:left="0"/>
      </w:pPr>
      <w:r>
        <w:rPr>
          <w:b/>
          <w:bCs/>
          <w:color w:val="FF0000"/>
          <w:sz w:val="24"/>
          <w:szCs w:val="24"/>
          <w:vertAlign w:val="superscript"/>
        </w:rPr>
        <w:t>6</w:t>
      </w:r>
      <w:r w:rsidRPr="00EE788B">
        <w:rPr>
          <w:b/>
          <w:sz w:val="24"/>
          <w:szCs w:val="24"/>
        </w:rPr>
        <w:t>[</w:t>
      </w:r>
      <w:r w:rsidR="003B6208">
        <w:rPr>
          <w:b/>
          <w:bCs/>
          <w:i/>
          <w:iCs/>
        </w:rPr>
        <w:t xml:space="preserve">Covered </w:t>
      </w:r>
      <w:r w:rsidR="00C3085C">
        <w:rPr>
          <w:b/>
          <w:bCs/>
          <w:i/>
          <w:iCs/>
        </w:rPr>
        <w:t>E</w:t>
      </w:r>
      <w:r w:rsidR="003B6208">
        <w:rPr>
          <w:b/>
          <w:bCs/>
          <w:i/>
          <w:iCs/>
        </w:rPr>
        <w:t>xpenses</w:t>
      </w:r>
      <w:r w:rsidR="003B6208">
        <w:t xml:space="preserve"> means </w:t>
      </w:r>
      <w:r w:rsidR="00D60341">
        <w:t>Your</w:t>
      </w:r>
      <w:r w:rsidR="003B6208">
        <w:t xml:space="preserve"> share of the actual monthly expenses that are normal and customary fixed business expenses regularly incurred by </w:t>
      </w:r>
      <w:r w:rsidR="00820EB6">
        <w:rPr>
          <w:b/>
          <w:bCs/>
          <w:color w:val="FF0000"/>
          <w:sz w:val="24"/>
          <w:szCs w:val="24"/>
          <w:vertAlign w:val="superscript"/>
        </w:rPr>
        <w:t>10</w:t>
      </w:r>
      <w:r w:rsidR="00630CA1" w:rsidRPr="00571C41">
        <w:rPr>
          <w:b/>
          <w:bCs/>
          <w:sz w:val="24"/>
        </w:rPr>
        <w:t>[</w:t>
      </w:r>
      <w:r w:rsidR="00831858">
        <w:t>You</w:t>
      </w:r>
      <w:r w:rsidR="00630CA1" w:rsidRPr="00571C41">
        <w:rPr>
          <w:b/>
          <w:bCs/>
          <w:sz w:val="24"/>
        </w:rPr>
        <w:t>]</w:t>
      </w:r>
      <w:r w:rsidR="003B6208">
        <w:t xml:space="preserve"> in </w:t>
      </w:r>
      <w:r w:rsidR="00820EB6">
        <w:rPr>
          <w:b/>
          <w:bCs/>
          <w:color w:val="FF0000"/>
          <w:sz w:val="24"/>
          <w:szCs w:val="24"/>
          <w:vertAlign w:val="superscript"/>
        </w:rPr>
        <w:t>10</w:t>
      </w:r>
      <w:r w:rsidR="00630CA1" w:rsidRPr="00571C41">
        <w:rPr>
          <w:b/>
          <w:bCs/>
          <w:sz w:val="24"/>
        </w:rPr>
        <w:t>[</w:t>
      </w:r>
      <w:r w:rsidR="00D60341">
        <w:t>Your</w:t>
      </w:r>
      <w:r w:rsidR="00630CA1" w:rsidRPr="00571C41">
        <w:rPr>
          <w:b/>
          <w:bCs/>
          <w:sz w:val="24"/>
        </w:rPr>
        <w:t>]</w:t>
      </w:r>
      <w:r w:rsidR="003B6208">
        <w:t xml:space="preserve"> business, as determined by Prudential. Covered Expenses must be deductible for federal income tax purposes. A covered Expense includes but </w:t>
      </w:r>
      <w:r w:rsidR="00867640">
        <w:t xml:space="preserve">is </w:t>
      </w:r>
      <w:r w:rsidR="003B6208">
        <w:t>not limited to:</w:t>
      </w:r>
    </w:p>
    <w:p w14:paraId="584FB9BF" w14:textId="0CDC6783" w:rsidR="003B6208" w:rsidRDefault="00224149" w:rsidP="00C27487">
      <w:pPr>
        <w:pStyle w:val="BulletD"/>
        <w:ind w:left="432"/>
      </w:pPr>
      <w:r>
        <w:rPr>
          <w:b/>
          <w:bCs/>
          <w:color w:val="FF0000"/>
          <w:sz w:val="24"/>
          <w:szCs w:val="24"/>
          <w:vertAlign w:val="superscript"/>
        </w:rPr>
        <w:t>10a</w:t>
      </w:r>
      <w:r w:rsidRPr="00571C41">
        <w:rPr>
          <w:b/>
          <w:bCs/>
          <w:sz w:val="24"/>
        </w:rPr>
        <w:t>[</w:t>
      </w:r>
      <w:r w:rsidR="003B6208">
        <w:t>Rent or mortgage principal and interest payments.</w:t>
      </w:r>
    </w:p>
    <w:p w14:paraId="0595C216" w14:textId="77777777" w:rsidR="003B6208" w:rsidRDefault="003B6208" w:rsidP="00C27487">
      <w:pPr>
        <w:pStyle w:val="BulletD"/>
        <w:ind w:left="432"/>
      </w:pPr>
      <w:r>
        <w:t>Real estate taxes.</w:t>
      </w:r>
    </w:p>
    <w:p w14:paraId="5D437678" w14:textId="77777777" w:rsidR="003B6208" w:rsidRDefault="003B6208" w:rsidP="00C27487">
      <w:pPr>
        <w:pStyle w:val="BulletD"/>
        <w:ind w:left="432"/>
      </w:pPr>
      <w:r>
        <w:t>Principal and interest payments on debt related to purchase of practice.</w:t>
      </w:r>
    </w:p>
    <w:p w14:paraId="0024C771" w14:textId="77777777" w:rsidR="003B6208" w:rsidRDefault="003B6208" w:rsidP="00C27487">
      <w:pPr>
        <w:pStyle w:val="BulletD"/>
        <w:ind w:left="432"/>
      </w:pPr>
      <w:r>
        <w:t>Charges for electricity, telecommunications, heat, and water.</w:t>
      </w:r>
    </w:p>
    <w:p w14:paraId="1E03F878" w14:textId="58812ED0" w:rsidR="003B6208" w:rsidRDefault="00820EB6" w:rsidP="00C27487">
      <w:pPr>
        <w:pStyle w:val="BulletD"/>
        <w:ind w:left="432"/>
      </w:pPr>
      <w:r>
        <w:rPr>
          <w:b/>
          <w:bCs/>
          <w:color w:val="FF0000"/>
          <w:sz w:val="24"/>
          <w:szCs w:val="24"/>
          <w:vertAlign w:val="superscript"/>
        </w:rPr>
        <w:t>10</w:t>
      </w:r>
      <w:r w:rsidR="00630CA1" w:rsidRPr="00571C41">
        <w:rPr>
          <w:b/>
          <w:bCs/>
          <w:sz w:val="24"/>
        </w:rPr>
        <w:t>[</w:t>
      </w:r>
      <w:r w:rsidR="00D60341">
        <w:t>Your</w:t>
      </w:r>
      <w:r w:rsidR="00630CA1" w:rsidRPr="00571C41">
        <w:rPr>
          <w:b/>
          <w:bCs/>
          <w:sz w:val="24"/>
        </w:rPr>
        <w:t>]</w:t>
      </w:r>
      <w:r w:rsidR="003B6208">
        <w:t xml:space="preserve"> </w:t>
      </w:r>
      <w:r w:rsidR="003B6208" w:rsidRPr="00B37216">
        <w:rPr>
          <w:b/>
          <w:bCs/>
          <w:color w:val="FF0000"/>
          <w:sz w:val="24"/>
          <w:vertAlign w:val="superscript"/>
        </w:rPr>
        <w:t>CV6</w:t>
      </w:r>
      <w:r w:rsidR="00571C41" w:rsidRPr="00571C41">
        <w:rPr>
          <w:b/>
          <w:bCs/>
          <w:sz w:val="24"/>
        </w:rPr>
        <w:t>[</w:t>
      </w:r>
      <w:r w:rsidR="00955B55">
        <w:t>E</w:t>
      </w:r>
      <w:r w:rsidR="003B6208">
        <w:t>mployees’</w:t>
      </w:r>
      <w:r w:rsidR="00571C41" w:rsidRPr="00571C41">
        <w:rPr>
          <w:b/>
          <w:bCs/>
          <w:sz w:val="24"/>
        </w:rPr>
        <w:t>]</w:t>
      </w:r>
      <w:r w:rsidR="003B6208">
        <w:t xml:space="preserve"> salaries or wages.</w:t>
      </w:r>
    </w:p>
    <w:p w14:paraId="195FD2D6" w14:textId="4D397129" w:rsidR="003B6208" w:rsidRDefault="003B6208" w:rsidP="00C27487">
      <w:pPr>
        <w:pStyle w:val="BulletD"/>
        <w:ind w:left="432"/>
      </w:pPr>
      <w:r>
        <w:t xml:space="preserve">Membership fees and dues to professional societies for </w:t>
      </w:r>
      <w:r w:rsidR="00820EB6">
        <w:rPr>
          <w:b/>
          <w:bCs/>
          <w:color w:val="FF0000"/>
          <w:sz w:val="24"/>
          <w:szCs w:val="24"/>
          <w:vertAlign w:val="superscript"/>
        </w:rPr>
        <w:t>10</w:t>
      </w:r>
      <w:r w:rsidR="00630CA1" w:rsidRPr="00571C41">
        <w:rPr>
          <w:b/>
          <w:bCs/>
          <w:sz w:val="24"/>
        </w:rPr>
        <w:t>[</w:t>
      </w:r>
      <w:r w:rsidR="00831858">
        <w:t>You</w:t>
      </w:r>
      <w:r w:rsidR="00630CA1" w:rsidRPr="00571C41">
        <w:rPr>
          <w:b/>
          <w:bCs/>
          <w:sz w:val="24"/>
        </w:rPr>
        <w:t>]</w:t>
      </w:r>
      <w:r>
        <w:t xml:space="preserve"> and the firm.</w:t>
      </w:r>
    </w:p>
    <w:p w14:paraId="0C28294C" w14:textId="34F86506" w:rsidR="003B6208" w:rsidRDefault="003B6208" w:rsidP="00C27487">
      <w:pPr>
        <w:pStyle w:val="BulletD"/>
        <w:ind w:left="432"/>
      </w:pPr>
      <w:r>
        <w:t xml:space="preserve">Membership fees and dues to professional societies for </w:t>
      </w:r>
      <w:r w:rsidRPr="00B37216">
        <w:rPr>
          <w:b/>
          <w:bCs/>
          <w:color w:val="FF0000"/>
          <w:sz w:val="24"/>
          <w:vertAlign w:val="superscript"/>
        </w:rPr>
        <w:t>CV6</w:t>
      </w:r>
      <w:r w:rsidR="00571C41" w:rsidRPr="00571C41">
        <w:rPr>
          <w:b/>
          <w:bCs/>
          <w:sz w:val="24"/>
        </w:rPr>
        <w:t>[</w:t>
      </w:r>
      <w:r w:rsidR="00955B55">
        <w:t>E</w:t>
      </w:r>
      <w:r>
        <w:t>mployees</w:t>
      </w:r>
      <w:r w:rsidR="00571C41" w:rsidRPr="00571C41">
        <w:rPr>
          <w:b/>
          <w:bCs/>
          <w:sz w:val="24"/>
        </w:rPr>
        <w:t>]</w:t>
      </w:r>
      <w:r>
        <w:t xml:space="preserve">, if the firm had made these </w:t>
      </w:r>
      <w:r w:rsidRPr="00DE06F0">
        <w:t>payments at least</w:t>
      </w:r>
      <w:r>
        <w:t xml:space="preserve"> </w:t>
      </w:r>
      <w:r w:rsidR="00096A6E">
        <w:rPr>
          <w:b/>
          <w:color w:val="FF0000"/>
          <w:sz w:val="24"/>
          <w:vertAlign w:val="superscript"/>
        </w:rPr>
        <w:t>5</w:t>
      </w:r>
      <w:r w:rsidR="00096A6E" w:rsidRPr="00571C41">
        <w:rPr>
          <w:b/>
          <w:bCs/>
          <w:sz w:val="24"/>
        </w:rPr>
        <w:t>[</w:t>
      </w:r>
      <w:r>
        <w:t>1 - 1</w:t>
      </w:r>
      <w:r w:rsidR="00096A6E">
        <w:t>2</w:t>
      </w:r>
      <w:r w:rsidRPr="00DE06F0">
        <w:t xml:space="preserve"> months</w:t>
      </w:r>
      <w:r w:rsidR="00096A6E" w:rsidRPr="00571C41">
        <w:rPr>
          <w:b/>
          <w:bCs/>
          <w:sz w:val="24"/>
        </w:rPr>
        <w:t>]</w:t>
      </w:r>
      <w:r w:rsidRPr="00DE06F0">
        <w:t xml:space="preserve"> prior to </w:t>
      </w:r>
      <w:r w:rsidR="00820EB6">
        <w:rPr>
          <w:b/>
          <w:bCs/>
          <w:color w:val="FF0000"/>
          <w:sz w:val="24"/>
          <w:szCs w:val="24"/>
          <w:vertAlign w:val="superscript"/>
        </w:rPr>
        <w:t>10</w:t>
      </w:r>
      <w:r w:rsidR="00630CA1" w:rsidRPr="00571C41">
        <w:rPr>
          <w:b/>
          <w:bCs/>
          <w:sz w:val="24"/>
        </w:rPr>
        <w:t>[</w:t>
      </w:r>
      <w:r w:rsidR="00D60341">
        <w:t>Your</w:t>
      </w:r>
      <w:r w:rsidR="00630CA1" w:rsidRPr="00571C41">
        <w:rPr>
          <w:b/>
          <w:bCs/>
          <w:sz w:val="24"/>
        </w:rPr>
        <w:t>]</w:t>
      </w:r>
      <w:r w:rsidRPr="00DE06F0">
        <w:t xml:space="preserve"> </w:t>
      </w:r>
      <w:r w:rsidR="00FF5545">
        <w:t>Disability</w:t>
      </w:r>
      <w:r>
        <w:t>.</w:t>
      </w:r>
    </w:p>
    <w:p w14:paraId="7BC4FC02" w14:textId="77777777" w:rsidR="003B6208" w:rsidRDefault="003B6208" w:rsidP="00C27487">
      <w:pPr>
        <w:pStyle w:val="BulletD"/>
        <w:ind w:left="432"/>
      </w:pPr>
      <w:r>
        <w:t>Cost of continuing professional education required to maintain a professional license.</w:t>
      </w:r>
    </w:p>
    <w:p w14:paraId="4F04C9CB" w14:textId="77777777" w:rsidR="003B6208" w:rsidRDefault="003B6208" w:rsidP="00C27487">
      <w:pPr>
        <w:pStyle w:val="BulletD"/>
        <w:ind w:left="432"/>
      </w:pPr>
      <w:r>
        <w:t xml:space="preserve">Cost of maintenance and repairs of computers and hardware. </w:t>
      </w:r>
    </w:p>
    <w:p w14:paraId="05BE4E56" w14:textId="77777777" w:rsidR="003B6208" w:rsidRDefault="003B6208" w:rsidP="00C27487">
      <w:pPr>
        <w:pStyle w:val="BulletD"/>
        <w:ind w:left="432"/>
      </w:pPr>
      <w:r>
        <w:t>Cost of maintenance and repairs of equipment.</w:t>
      </w:r>
    </w:p>
    <w:p w14:paraId="70CFE7B2" w14:textId="77777777" w:rsidR="003B6208" w:rsidRDefault="003B6208" w:rsidP="00C27487">
      <w:pPr>
        <w:pStyle w:val="BulletD"/>
        <w:ind w:left="432"/>
      </w:pPr>
      <w:r>
        <w:lastRenderedPageBreak/>
        <w:t>Leased equipment and furniture payments.</w:t>
      </w:r>
    </w:p>
    <w:p w14:paraId="72F8892D" w14:textId="77777777" w:rsidR="003B6208" w:rsidRDefault="003B6208" w:rsidP="00C27487">
      <w:pPr>
        <w:pStyle w:val="BulletD"/>
        <w:ind w:left="432"/>
      </w:pPr>
      <w:r>
        <w:t>Leased computer and hardware payments.</w:t>
      </w:r>
    </w:p>
    <w:p w14:paraId="43B38ABE" w14:textId="77777777" w:rsidR="003B6208" w:rsidRDefault="003B6208" w:rsidP="00C27487">
      <w:pPr>
        <w:pStyle w:val="BulletD"/>
        <w:ind w:left="432"/>
      </w:pPr>
      <w:r>
        <w:t>Leased software payments.</w:t>
      </w:r>
    </w:p>
    <w:p w14:paraId="59DE7D8E" w14:textId="77777777" w:rsidR="003B6208" w:rsidRDefault="003B6208" w:rsidP="00C27487">
      <w:pPr>
        <w:pStyle w:val="BulletD"/>
        <w:ind w:left="432"/>
      </w:pPr>
      <w:r>
        <w:t xml:space="preserve">Software support contract payments. </w:t>
      </w:r>
    </w:p>
    <w:p w14:paraId="478384F4" w14:textId="3825408C" w:rsidR="003B6208" w:rsidRDefault="003B6208" w:rsidP="00C27487">
      <w:pPr>
        <w:pStyle w:val="BulletD"/>
        <w:ind w:left="432"/>
      </w:pPr>
      <w:r>
        <w:t xml:space="preserve">Business loan interest on existing loans incurred prior to </w:t>
      </w:r>
      <w:r w:rsidR="00FF5545">
        <w:t>Disability</w:t>
      </w:r>
      <w:r>
        <w:t>.</w:t>
      </w:r>
    </w:p>
    <w:p w14:paraId="1B9072B6" w14:textId="77777777" w:rsidR="003B6208" w:rsidRDefault="003B6208" w:rsidP="00C27487">
      <w:pPr>
        <w:pStyle w:val="BulletD"/>
        <w:ind w:left="432"/>
      </w:pPr>
      <w:r>
        <w:t>Subscription charges for professional journals or periodicals.</w:t>
      </w:r>
    </w:p>
    <w:p w14:paraId="0F8D8371" w14:textId="77777777" w:rsidR="003B6208" w:rsidRDefault="003B6208" w:rsidP="00C27487">
      <w:pPr>
        <w:pStyle w:val="BulletD"/>
        <w:ind w:left="432"/>
      </w:pPr>
      <w:r>
        <w:t>Software subscription charges for electronic professional journals or periodicals.</w:t>
      </w:r>
    </w:p>
    <w:p w14:paraId="42F838ED" w14:textId="77777777" w:rsidR="003B6208" w:rsidRDefault="003B6208" w:rsidP="00C27487">
      <w:pPr>
        <w:pStyle w:val="BulletD"/>
        <w:ind w:left="432"/>
      </w:pPr>
      <w:r>
        <w:t>Other maintenance services.</w:t>
      </w:r>
    </w:p>
    <w:p w14:paraId="47ACC2C0" w14:textId="77777777" w:rsidR="003B6208" w:rsidRDefault="003B6208" w:rsidP="00C27487">
      <w:pPr>
        <w:pStyle w:val="BulletD"/>
        <w:ind w:left="432"/>
      </w:pPr>
      <w:r>
        <w:t>Interest on office equipment loans.</w:t>
      </w:r>
    </w:p>
    <w:p w14:paraId="49B813BF" w14:textId="74E91F88" w:rsidR="003B6208" w:rsidRDefault="003B6208" w:rsidP="00C27487">
      <w:pPr>
        <w:pStyle w:val="BulletD"/>
        <w:ind w:left="432"/>
      </w:pPr>
      <w:r>
        <w:t xml:space="preserve">Business insurance premiums, including insurance for errors and omissions liability and </w:t>
      </w:r>
      <w:r w:rsidRPr="00B37216">
        <w:rPr>
          <w:b/>
          <w:bCs/>
          <w:color w:val="FF0000"/>
          <w:sz w:val="24"/>
          <w:vertAlign w:val="superscript"/>
        </w:rPr>
        <w:t>CV6</w:t>
      </w:r>
      <w:r w:rsidR="00571C41" w:rsidRPr="00571C41">
        <w:rPr>
          <w:b/>
          <w:bCs/>
          <w:sz w:val="24"/>
        </w:rPr>
        <w:t>[</w:t>
      </w:r>
      <w:r w:rsidR="00955B55">
        <w:t>E</w:t>
      </w:r>
      <w:r>
        <w:t>mployee</w:t>
      </w:r>
      <w:r w:rsidR="00571C41" w:rsidRPr="00571C41">
        <w:rPr>
          <w:b/>
          <w:bCs/>
          <w:sz w:val="24"/>
        </w:rPr>
        <w:t>]</w:t>
      </w:r>
      <w:r>
        <w:t xml:space="preserve"> benefit </w:t>
      </w:r>
      <w:r w:rsidR="0007726A">
        <w:t>plan</w:t>
      </w:r>
      <w:r>
        <w:t>s.</w:t>
      </w:r>
    </w:p>
    <w:p w14:paraId="35DA519E" w14:textId="77777777" w:rsidR="003B6208" w:rsidRDefault="003B6208" w:rsidP="00C27487">
      <w:pPr>
        <w:pStyle w:val="BulletD"/>
        <w:ind w:left="432"/>
      </w:pPr>
      <w:r>
        <w:t>Telephone answering service.</w:t>
      </w:r>
    </w:p>
    <w:p w14:paraId="1379DBF7" w14:textId="77777777" w:rsidR="003B6208" w:rsidRDefault="003B6208" w:rsidP="00C27487">
      <w:pPr>
        <w:pStyle w:val="BulletD"/>
        <w:ind w:left="432"/>
      </w:pPr>
      <w:r>
        <w:t>Depreciation of equipment.</w:t>
      </w:r>
    </w:p>
    <w:p w14:paraId="44F843BC" w14:textId="5EB377D0" w:rsidR="003B6208" w:rsidRPr="00987A39" w:rsidRDefault="003B6208" w:rsidP="00C27487">
      <w:pPr>
        <w:pStyle w:val="BulletD"/>
        <w:ind w:left="432"/>
      </w:pPr>
      <w:r>
        <w:t>Payroll taxes.</w:t>
      </w:r>
    </w:p>
    <w:p w14:paraId="2A7AE166" w14:textId="16A07440" w:rsidR="00EE3D90" w:rsidRDefault="003B6208" w:rsidP="00C27487">
      <w:pPr>
        <w:pStyle w:val="BulletD"/>
        <w:ind w:left="432"/>
      </w:pPr>
      <w:r>
        <w:t xml:space="preserve">Other fixed overhead expenses that are normal and customary in the operation of </w:t>
      </w:r>
      <w:r w:rsidR="00820EB6">
        <w:rPr>
          <w:b/>
          <w:bCs/>
          <w:color w:val="FF0000"/>
          <w:sz w:val="24"/>
          <w:szCs w:val="24"/>
          <w:vertAlign w:val="superscript"/>
        </w:rPr>
        <w:t>10</w:t>
      </w:r>
      <w:r w:rsidR="00630CA1" w:rsidRPr="00571C41">
        <w:rPr>
          <w:b/>
          <w:bCs/>
          <w:sz w:val="24"/>
        </w:rPr>
        <w:t>[</w:t>
      </w:r>
      <w:r w:rsidR="00D60341">
        <w:t>Your</w:t>
      </w:r>
      <w:r w:rsidR="00630CA1" w:rsidRPr="00571C41">
        <w:rPr>
          <w:b/>
          <w:bCs/>
          <w:sz w:val="24"/>
        </w:rPr>
        <w:t>]</w:t>
      </w:r>
      <w:r>
        <w:t xml:space="preserve"> firm, as approved by Prudential.</w:t>
      </w:r>
      <w:r w:rsidR="00224149" w:rsidRPr="00571C41">
        <w:rPr>
          <w:b/>
          <w:bCs/>
          <w:sz w:val="24"/>
        </w:rPr>
        <w:t>]</w:t>
      </w:r>
    </w:p>
    <w:p w14:paraId="7C102718" w14:textId="069D6A17" w:rsidR="003B6208" w:rsidRDefault="003B6208" w:rsidP="00987A39">
      <w:pPr>
        <w:pStyle w:val="BulletD"/>
        <w:numPr>
          <w:ilvl w:val="0"/>
          <w:numId w:val="0"/>
        </w:numPr>
        <w:tabs>
          <w:tab w:val="clear" w:pos="432"/>
        </w:tabs>
      </w:pPr>
      <w:r>
        <w:t xml:space="preserve">Covered </w:t>
      </w:r>
      <w:r w:rsidR="009305ED">
        <w:t>E</w:t>
      </w:r>
      <w:r>
        <w:t xml:space="preserve">xpenses do not include </w:t>
      </w:r>
      <w:r w:rsidR="00224149">
        <w:rPr>
          <w:b/>
          <w:color w:val="FF0000"/>
          <w:sz w:val="24"/>
          <w:vertAlign w:val="superscript"/>
        </w:rPr>
        <w:t>10a</w:t>
      </w:r>
      <w:r w:rsidR="00571C41" w:rsidRPr="00571C41">
        <w:rPr>
          <w:b/>
          <w:bCs/>
          <w:sz w:val="24"/>
        </w:rPr>
        <w:t>[</w:t>
      </w:r>
      <w:r>
        <w:t>:</w:t>
      </w:r>
    </w:p>
    <w:p w14:paraId="12B8ABF3" w14:textId="5FFBB551" w:rsidR="003B6208" w:rsidRDefault="003B6208" w:rsidP="00C27487">
      <w:pPr>
        <w:pStyle w:val="BulletD"/>
        <w:ind w:left="432"/>
      </w:pPr>
      <w:r>
        <w:t xml:space="preserve">Any salaries, fees, drawing accounts or other remuneration for </w:t>
      </w:r>
      <w:r w:rsidR="00820EB6">
        <w:rPr>
          <w:b/>
          <w:bCs/>
          <w:color w:val="FF0000"/>
          <w:sz w:val="24"/>
          <w:szCs w:val="24"/>
          <w:vertAlign w:val="superscript"/>
        </w:rPr>
        <w:t>10</w:t>
      </w:r>
      <w:r w:rsidR="00630CA1" w:rsidRPr="00571C41">
        <w:rPr>
          <w:b/>
          <w:bCs/>
          <w:sz w:val="24"/>
        </w:rPr>
        <w:t>[</w:t>
      </w:r>
      <w:r w:rsidR="00831858">
        <w:t>You</w:t>
      </w:r>
      <w:r w:rsidR="00630CA1" w:rsidRPr="00571C41">
        <w:rPr>
          <w:b/>
          <w:bCs/>
          <w:sz w:val="24"/>
        </w:rPr>
        <w:t>]</w:t>
      </w:r>
      <w:r>
        <w:t xml:space="preserve"> or a close relative or for any person who is employed to be </w:t>
      </w:r>
      <w:r w:rsidR="00D60341">
        <w:t>Your</w:t>
      </w:r>
      <w:r>
        <w:t xml:space="preserve"> replacement.</w:t>
      </w:r>
    </w:p>
    <w:p w14:paraId="51A946CB" w14:textId="4F669001" w:rsidR="003B6208" w:rsidRPr="001A29C6" w:rsidRDefault="003B6208" w:rsidP="00C27487">
      <w:pPr>
        <w:pStyle w:val="BulletD"/>
        <w:ind w:left="432"/>
      </w:pPr>
      <w:r>
        <w:t xml:space="preserve">Salaries of </w:t>
      </w:r>
      <w:r w:rsidRPr="00B37216">
        <w:rPr>
          <w:b/>
          <w:bCs/>
          <w:color w:val="FF0000"/>
          <w:sz w:val="24"/>
          <w:vertAlign w:val="superscript"/>
        </w:rPr>
        <w:t>CV6</w:t>
      </w:r>
      <w:r w:rsidR="00571C41" w:rsidRPr="00571C41">
        <w:rPr>
          <w:b/>
          <w:bCs/>
          <w:sz w:val="24"/>
        </w:rPr>
        <w:t>[</w:t>
      </w:r>
      <w:r w:rsidR="00955B55">
        <w:t>E</w:t>
      </w:r>
      <w:r>
        <w:t>mployees</w:t>
      </w:r>
      <w:r w:rsidR="00571C41" w:rsidRPr="00571C41">
        <w:rPr>
          <w:b/>
          <w:bCs/>
          <w:sz w:val="24"/>
        </w:rPr>
        <w:t>]</w:t>
      </w:r>
      <w:r>
        <w:t xml:space="preserve"> hired after the start of </w:t>
      </w:r>
      <w:r w:rsidR="00FF5545">
        <w:t>Disability</w:t>
      </w:r>
      <w:r>
        <w:t xml:space="preserve">, and close relatives hired within </w:t>
      </w:r>
      <w:r w:rsidR="00096A6E">
        <w:rPr>
          <w:b/>
          <w:color w:val="FF0000"/>
          <w:sz w:val="24"/>
          <w:vertAlign w:val="superscript"/>
        </w:rPr>
        <w:t>5</w:t>
      </w:r>
      <w:r w:rsidR="00096A6E" w:rsidRPr="00571C41">
        <w:rPr>
          <w:b/>
          <w:bCs/>
          <w:sz w:val="24"/>
        </w:rPr>
        <w:t>[</w:t>
      </w:r>
      <w:r>
        <w:t>1</w:t>
      </w:r>
      <w:r w:rsidRPr="001A29C6">
        <w:t xml:space="preserve"> – </w:t>
      </w:r>
      <w:r>
        <w:t>12</w:t>
      </w:r>
      <w:r w:rsidRPr="001A29C6">
        <w:t xml:space="preserve"> months</w:t>
      </w:r>
      <w:r w:rsidR="00096A6E" w:rsidRPr="00571C41">
        <w:rPr>
          <w:b/>
          <w:bCs/>
          <w:sz w:val="24"/>
        </w:rPr>
        <w:t>]</w:t>
      </w:r>
      <w:r w:rsidRPr="001A29C6">
        <w:t xml:space="preserve"> of the start of </w:t>
      </w:r>
      <w:r w:rsidR="00FF5545">
        <w:t>Disability</w:t>
      </w:r>
      <w:r w:rsidRPr="001A29C6">
        <w:t>.</w:t>
      </w:r>
    </w:p>
    <w:p w14:paraId="660DB874" w14:textId="77777777" w:rsidR="003B6208" w:rsidRDefault="003B6208" w:rsidP="00C27487">
      <w:pPr>
        <w:pStyle w:val="BulletD"/>
        <w:ind w:left="432"/>
      </w:pPr>
      <w:r>
        <w:t>Payment of the principal of any debts.</w:t>
      </w:r>
    </w:p>
    <w:p w14:paraId="376A2AC2" w14:textId="77777777" w:rsidR="003B6208" w:rsidRDefault="003B6208" w:rsidP="00C27487">
      <w:pPr>
        <w:pStyle w:val="BulletD"/>
        <w:ind w:left="432"/>
      </w:pPr>
      <w:r>
        <w:t>Income taxes.</w:t>
      </w:r>
    </w:p>
    <w:p w14:paraId="7EF72E89" w14:textId="77777777" w:rsidR="003B6208" w:rsidRDefault="003B6208" w:rsidP="00C27487">
      <w:pPr>
        <w:pStyle w:val="BulletD"/>
        <w:ind w:left="432"/>
      </w:pPr>
      <w:r>
        <w:t>The cost of any new merchandise of any nature, goods, materials, equipment, leased automobiles, furniture, or fixtures.</w:t>
      </w:r>
    </w:p>
    <w:p w14:paraId="6BC14AB5" w14:textId="65AD311A" w:rsidR="003B6208" w:rsidRPr="00987A39" w:rsidRDefault="003B6208" w:rsidP="00C27487">
      <w:pPr>
        <w:pStyle w:val="BulletD"/>
        <w:ind w:left="432"/>
      </w:pPr>
      <w:r>
        <w:t xml:space="preserve">Payment of </w:t>
      </w:r>
      <w:r w:rsidR="00820EB6">
        <w:rPr>
          <w:b/>
          <w:bCs/>
          <w:color w:val="FF0000"/>
          <w:sz w:val="24"/>
          <w:szCs w:val="24"/>
          <w:vertAlign w:val="superscript"/>
        </w:rPr>
        <w:t>10</w:t>
      </w:r>
      <w:r w:rsidR="00630CA1" w:rsidRPr="00571C41">
        <w:rPr>
          <w:b/>
          <w:bCs/>
          <w:sz w:val="24"/>
        </w:rPr>
        <w:t>[</w:t>
      </w:r>
      <w:r w:rsidR="00D60341">
        <w:t>Your</w:t>
      </w:r>
      <w:r w:rsidR="00630CA1" w:rsidRPr="00571C41">
        <w:rPr>
          <w:b/>
          <w:bCs/>
          <w:sz w:val="24"/>
        </w:rPr>
        <w:t>]</w:t>
      </w:r>
      <w:r>
        <w:t xml:space="preserve"> or </w:t>
      </w:r>
      <w:r w:rsidR="00820EB6">
        <w:rPr>
          <w:b/>
          <w:bCs/>
          <w:color w:val="FF0000"/>
          <w:sz w:val="24"/>
          <w:szCs w:val="24"/>
          <w:vertAlign w:val="superscript"/>
        </w:rPr>
        <w:t>10</w:t>
      </w:r>
      <w:r w:rsidR="00630CA1" w:rsidRPr="00571C41">
        <w:rPr>
          <w:b/>
          <w:bCs/>
          <w:sz w:val="24"/>
        </w:rPr>
        <w:t>[</w:t>
      </w:r>
      <w:r w:rsidR="00D60341">
        <w:t>Your</w:t>
      </w:r>
      <w:r w:rsidR="00630CA1" w:rsidRPr="00571C41">
        <w:rPr>
          <w:b/>
          <w:bCs/>
          <w:sz w:val="24"/>
        </w:rPr>
        <w:t>]</w:t>
      </w:r>
      <w:r>
        <w:t xml:space="preserve"> partner's annuity or </w:t>
      </w:r>
      <w:r w:rsidR="00130A73">
        <w:t>r</w:t>
      </w:r>
      <w:r>
        <w:t xml:space="preserve">etirement </w:t>
      </w:r>
      <w:r w:rsidR="00130A73">
        <w:t>p</w:t>
      </w:r>
      <w:r>
        <w:t>lan</w:t>
      </w:r>
      <w:r>
        <w:rPr>
          <w:b/>
        </w:rPr>
        <w:t>.</w:t>
      </w:r>
    </w:p>
    <w:p w14:paraId="1D67A355" w14:textId="1843CC6F" w:rsidR="00B83E7F" w:rsidRPr="0093768A" w:rsidRDefault="00820EB6" w:rsidP="00C27487">
      <w:pPr>
        <w:pStyle w:val="BulletD"/>
        <w:ind w:left="432"/>
      </w:pPr>
      <w:r>
        <w:rPr>
          <w:b/>
          <w:bCs/>
          <w:color w:val="FF0000"/>
          <w:sz w:val="24"/>
          <w:szCs w:val="24"/>
          <w:vertAlign w:val="superscript"/>
        </w:rPr>
        <w:t>10</w:t>
      </w:r>
      <w:r w:rsidR="00630CA1" w:rsidRPr="00571C41">
        <w:rPr>
          <w:b/>
          <w:bCs/>
          <w:sz w:val="24"/>
        </w:rPr>
        <w:t>[</w:t>
      </w:r>
      <w:r w:rsidR="00D60341">
        <w:rPr>
          <w:bCs/>
        </w:rPr>
        <w:t>Your</w:t>
      </w:r>
      <w:r w:rsidR="00630CA1" w:rsidRPr="00571C41">
        <w:rPr>
          <w:b/>
          <w:bCs/>
          <w:sz w:val="24"/>
        </w:rPr>
        <w:t>]</w:t>
      </w:r>
      <w:r w:rsidR="00B83E7F">
        <w:rPr>
          <w:bCs/>
        </w:rPr>
        <w:t xml:space="preserve"> personal expenses including vehicle expenses, club fees, salary, draw, fees, or profit, charitable contributions and life insurance.</w:t>
      </w:r>
    </w:p>
    <w:p w14:paraId="22DB89DD" w14:textId="2F0B7124" w:rsidR="00B83E7F" w:rsidRDefault="00B83E7F" w:rsidP="00C27487">
      <w:pPr>
        <w:pStyle w:val="BulletD"/>
        <w:ind w:left="432"/>
      </w:pPr>
      <w:r>
        <w:rPr>
          <w:bCs/>
        </w:rPr>
        <w:t xml:space="preserve">In the case of a partnership or shared facility, the share of any expenses for which </w:t>
      </w:r>
      <w:r w:rsidR="00820EB6">
        <w:rPr>
          <w:b/>
          <w:bCs/>
          <w:color w:val="FF0000"/>
          <w:sz w:val="24"/>
          <w:szCs w:val="24"/>
          <w:vertAlign w:val="superscript"/>
        </w:rPr>
        <w:t>10</w:t>
      </w:r>
      <w:r w:rsidR="00630CA1" w:rsidRPr="00571C41">
        <w:rPr>
          <w:b/>
          <w:bCs/>
          <w:sz w:val="24"/>
        </w:rPr>
        <w:t>[</w:t>
      </w:r>
      <w:r w:rsidR="00831858">
        <w:rPr>
          <w:bCs/>
        </w:rPr>
        <w:t>You</w:t>
      </w:r>
      <w:r w:rsidR="00630CA1" w:rsidRPr="00571C41">
        <w:rPr>
          <w:b/>
          <w:bCs/>
          <w:sz w:val="24"/>
        </w:rPr>
        <w:t>]</w:t>
      </w:r>
      <w:r>
        <w:rPr>
          <w:bCs/>
        </w:rPr>
        <w:t xml:space="preserve"> are not regularly entitled for payment. </w:t>
      </w:r>
    </w:p>
    <w:p w14:paraId="248FDF63" w14:textId="456933B4" w:rsidR="003B6208" w:rsidRDefault="003B6208" w:rsidP="00C27487">
      <w:pPr>
        <w:pStyle w:val="BulletD"/>
        <w:ind w:left="432"/>
      </w:pPr>
      <w:r w:rsidRPr="001E720B">
        <w:lastRenderedPageBreak/>
        <w:t>Any</w:t>
      </w:r>
      <w:r>
        <w:t xml:space="preserve"> </w:t>
      </w:r>
      <w:r w:rsidRPr="001E720B">
        <w:rPr>
          <w:bCs/>
        </w:rPr>
        <w:t>expenses</w:t>
      </w:r>
      <w:r>
        <w:t xml:space="preserve"> that would otherwise constitute </w:t>
      </w:r>
      <w:r w:rsidR="000B6258">
        <w:t xml:space="preserve">Business Overhead Expense Disability </w:t>
      </w:r>
      <w:r>
        <w:t>Covered Expenses that are reimbursed under another business overhead expense type policy.</w:t>
      </w:r>
      <w:r w:rsidR="00571C41" w:rsidRPr="00571C41">
        <w:rPr>
          <w:b/>
          <w:bCs/>
          <w:sz w:val="24"/>
        </w:rPr>
        <w:t>]</w:t>
      </w:r>
      <w:r w:rsidR="000A386A" w:rsidRPr="00571C41">
        <w:rPr>
          <w:b/>
          <w:bCs/>
          <w:sz w:val="24"/>
        </w:rPr>
        <w:t>]</w:t>
      </w:r>
      <w:r w:rsidR="000A386A" w:rsidRPr="000A386A">
        <w:rPr>
          <w:b/>
          <w:bCs/>
          <w:color w:val="FF0000"/>
          <w:sz w:val="24"/>
          <w:szCs w:val="24"/>
          <w:vertAlign w:val="superscript"/>
        </w:rPr>
        <w:t xml:space="preserve"> </w:t>
      </w:r>
    </w:p>
    <w:p w14:paraId="00087555" w14:textId="3152660E" w:rsidR="00E35670" w:rsidRDefault="00E35670" w:rsidP="00E35670">
      <w:pPr>
        <w:pStyle w:val="Text1"/>
        <w:numPr>
          <w:ilvl w:val="12"/>
          <w:numId w:val="0"/>
        </w:numPr>
      </w:pPr>
      <w:r>
        <w:rPr>
          <w:b/>
          <w:i/>
        </w:rPr>
        <w:t xml:space="preserve">Critical Illness </w:t>
      </w:r>
      <w:r w:rsidR="006B4C89">
        <w:rPr>
          <w:b/>
          <w:i/>
        </w:rPr>
        <w:t>E</w:t>
      </w:r>
      <w:r>
        <w:rPr>
          <w:b/>
          <w:i/>
        </w:rPr>
        <w:t xml:space="preserve">limination </w:t>
      </w:r>
      <w:r w:rsidR="006B4C89">
        <w:rPr>
          <w:b/>
          <w:i/>
        </w:rPr>
        <w:t>P</w:t>
      </w:r>
      <w:r>
        <w:rPr>
          <w:b/>
          <w:i/>
        </w:rPr>
        <w:t>eriod</w:t>
      </w:r>
      <w:r>
        <w:rPr>
          <w:b/>
          <w:caps/>
        </w:rPr>
        <w:t xml:space="preserve"> </w:t>
      </w:r>
      <w:r>
        <w:t xml:space="preserve">means a period of consecutive days which </w:t>
      </w:r>
      <w:r w:rsidR="00831858">
        <w:t>You</w:t>
      </w:r>
      <w:r>
        <w:t xml:space="preserve"> have </w:t>
      </w:r>
      <w:r w:rsidR="001E6372">
        <w:t>survived,</w:t>
      </w:r>
      <w:r>
        <w:t xml:space="preserve"> and which must be satisfied before </w:t>
      </w:r>
      <w:r w:rsidR="00831858">
        <w:t>You</w:t>
      </w:r>
      <w:r>
        <w:t xml:space="preserve"> are eligible to receive benefits from Prudential. </w:t>
      </w:r>
      <w:r w:rsidR="00D60341">
        <w:t>Your</w:t>
      </w:r>
      <w:r>
        <w:t xml:space="preserve"> </w:t>
      </w:r>
      <w:r w:rsidR="00D36C29">
        <w:t>C</w:t>
      </w:r>
      <w:r>
        <w:t xml:space="preserve">ritical </w:t>
      </w:r>
      <w:r w:rsidR="00D36C29">
        <w:t>Illness E</w:t>
      </w:r>
      <w:r>
        <w:t xml:space="preserve">limination </w:t>
      </w:r>
      <w:r w:rsidR="00D36C29">
        <w:t>P</w:t>
      </w:r>
      <w:r>
        <w:t xml:space="preserve">eriod begins on the date </w:t>
      </w:r>
      <w:r w:rsidR="00D60341">
        <w:t>Your</w:t>
      </w:r>
      <w:r>
        <w:t xml:space="preserve"> </w:t>
      </w:r>
      <w:r w:rsidR="0042023A" w:rsidRPr="00987A39">
        <w:t>Covered Critical Illness</w:t>
      </w:r>
      <w:r>
        <w:t xml:space="preserve"> begins.</w:t>
      </w:r>
    </w:p>
    <w:p w14:paraId="6A8AD794" w14:textId="37EF62BD" w:rsidR="00B24454" w:rsidRPr="00F76148" w:rsidRDefault="00355A40" w:rsidP="00E35670">
      <w:pPr>
        <w:pStyle w:val="Text1"/>
        <w:numPr>
          <w:ilvl w:val="12"/>
          <w:numId w:val="0"/>
        </w:numPr>
        <w:rPr>
          <w:bCs/>
        </w:rPr>
      </w:pPr>
      <w:del w:id="811" w:author="Laura Hoogland" w:date="2026-01-22T14:57:00Z" w16du:dateUtc="2026-01-22T20:57:00Z">
        <w:r>
          <w:rPr>
            <w:b/>
            <w:bCs/>
            <w:color w:val="FF0000"/>
            <w:sz w:val="24"/>
            <w:szCs w:val="24"/>
            <w:vertAlign w:val="superscript"/>
          </w:rPr>
          <w:delText>6</w:delText>
        </w:r>
      </w:del>
      <w:commentRangeStart w:id="812"/>
      <w:commentRangeStart w:id="813"/>
      <w:ins w:id="814" w:author="Laura Hoogland" w:date="2026-01-22T14:57:00Z" w16du:dateUtc="2026-01-22T20:57:00Z">
        <w:r w:rsidR="00113B39" w:rsidRPr="00316D41">
          <w:rPr>
            <w:b/>
            <w:bCs/>
            <w:color w:val="FF0000"/>
            <w:sz w:val="24"/>
            <w:szCs w:val="24"/>
            <w:vertAlign w:val="superscript"/>
          </w:rPr>
          <w:t>20a</w:t>
        </w:r>
        <w:commentRangeEnd w:id="812"/>
        <w:r w:rsidR="00113B39" w:rsidRPr="00316D41">
          <w:rPr>
            <w:rStyle w:val="CommentReference"/>
            <w:b/>
            <w:bCs/>
            <w:color w:val="FF0000"/>
            <w:sz w:val="24"/>
            <w:szCs w:val="24"/>
            <w:vertAlign w:val="superscript"/>
          </w:rPr>
          <w:commentReference w:id="812"/>
        </w:r>
        <w:commentRangeEnd w:id="813"/>
        <w:r w:rsidR="00957641" w:rsidRPr="00316D41">
          <w:rPr>
            <w:rStyle w:val="CommentReference"/>
            <w:b/>
            <w:bCs/>
            <w:color w:val="FF0000"/>
            <w:sz w:val="24"/>
            <w:szCs w:val="24"/>
            <w:vertAlign w:val="superscript"/>
          </w:rPr>
          <w:commentReference w:id="813"/>
        </w:r>
        <w:r w:rsidR="00113B39" w:rsidRPr="00316D41" w:rsidDel="00113B39">
          <w:rPr>
            <w:b/>
            <w:bCs/>
            <w:color w:val="FF0000"/>
            <w:sz w:val="24"/>
            <w:szCs w:val="24"/>
            <w:vertAlign w:val="superscript"/>
          </w:rPr>
          <w:t xml:space="preserve"> </w:t>
        </w:r>
        <w:commentRangeStart w:id="815"/>
        <w:commentRangeEnd w:id="815"/>
        <w:r w:rsidR="006E2D57" w:rsidRPr="00316D41">
          <w:rPr>
            <w:rStyle w:val="CommentReference"/>
            <w:b/>
            <w:sz w:val="24"/>
            <w:szCs w:val="20"/>
          </w:rPr>
          <w:commentReference w:id="815"/>
        </w:r>
      </w:ins>
      <w:r w:rsidR="00D707D9" w:rsidRPr="00316D41">
        <w:rPr>
          <w:b/>
          <w:sz w:val="24"/>
        </w:rPr>
        <w:t>[</w:t>
      </w:r>
      <w:r w:rsidR="00B24454" w:rsidRPr="00316D41" w:rsidDel="000C7715">
        <w:rPr>
          <w:b/>
          <w:bCs/>
          <w:i/>
        </w:rPr>
        <w:t xml:space="preserve">Critical </w:t>
      </w:r>
      <w:r w:rsidR="00D4794B" w:rsidRPr="00316D41" w:rsidDel="000C7715">
        <w:rPr>
          <w:b/>
          <w:bCs/>
          <w:i/>
        </w:rPr>
        <w:t>I</w:t>
      </w:r>
      <w:r w:rsidR="00B24454" w:rsidRPr="00316D41" w:rsidDel="000C7715">
        <w:rPr>
          <w:b/>
          <w:bCs/>
          <w:i/>
        </w:rPr>
        <w:t xml:space="preserve">llness </w:t>
      </w:r>
      <w:r w:rsidR="00D4794B" w:rsidRPr="00316D41" w:rsidDel="000C7715">
        <w:rPr>
          <w:b/>
          <w:bCs/>
          <w:i/>
        </w:rPr>
        <w:t>M</w:t>
      </w:r>
      <w:r w:rsidR="00B24454" w:rsidRPr="00316D41" w:rsidDel="000C7715">
        <w:rPr>
          <w:b/>
          <w:bCs/>
          <w:i/>
        </w:rPr>
        <w:t xml:space="preserve">onthly </w:t>
      </w:r>
      <w:r w:rsidR="00DC63A9" w:rsidRPr="00316D41" w:rsidDel="000C7715">
        <w:rPr>
          <w:b/>
          <w:bCs/>
          <w:i/>
        </w:rPr>
        <w:t xml:space="preserve">Earnings </w:t>
      </w:r>
      <w:r w:rsidR="00B24454" w:rsidRPr="00316D41" w:rsidDel="000C7715">
        <w:rPr>
          <w:bCs/>
        </w:rPr>
        <w:t xml:space="preserve">means </w:t>
      </w:r>
      <w:r w:rsidR="00D60341" w:rsidRPr="00316D41">
        <w:rPr>
          <w:bCs/>
        </w:rPr>
        <w:t>Your</w:t>
      </w:r>
      <w:r w:rsidR="00B24454" w:rsidRPr="00316D41" w:rsidDel="000C7715">
        <w:rPr>
          <w:bCs/>
        </w:rPr>
        <w:t xml:space="preserve"> gross monthly income from </w:t>
      </w:r>
      <w:r w:rsidR="00B24454" w:rsidRPr="00316D41" w:rsidDel="000C7715">
        <w:rPr>
          <w:b/>
          <w:bCs/>
          <w:color w:val="FF0000"/>
          <w:sz w:val="24"/>
          <w:szCs w:val="24"/>
          <w:vertAlign w:val="superscript"/>
        </w:rPr>
        <w:t>CV2</w:t>
      </w:r>
      <w:r w:rsidR="00571C41" w:rsidRPr="00316D41" w:rsidDel="000C7715">
        <w:rPr>
          <w:b/>
          <w:bCs/>
          <w:sz w:val="24"/>
        </w:rPr>
        <w:t>[</w:t>
      </w:r>
      <w:r w:rsidR="00D60341" w:rsidRPr="00316D41">
        <w:rPr>
          <w:bCs/>
        </w:rPr>
        <w:t>Your</w:t>
      </w:r>
      <w:r w:rsidR="00B24454" w:rsidRPr="00316D41" w:rsidDel="000C7715">
        <w:rPr>
          <w:bCs/>
        </w:rPr>
        <w:t xml:space="preserve"> Employer</w:t>
      </w:r>
      <w:r w:rsidR="00571C41" w:rsidRPr="00316D41" w:rsidDel="000C7715">
        <w:rPr>
          <w:b/>
          <w:bCs/>
          <w:sz w:val="24"/>
        </w:rPr>
        <w:t>]</w:t>
      </w:r>
      <w:r w:rsidR="00B24454" w:rsidRPr="00316D41" w:rsidDel="000C7715">
        <w:rPr>
          <w:bCs/>
        </w:rPr>
        <w:t xml:space="preserve"> in effect just prior to the date </w:t>
      </w:r>
      <w:r w:rsidR="00831858" w:rsidRPr="00316D41" w:rsidDel="000C7715">
        <w:rPr>
          <w:bCs/>
        </w:rPr>
        <w:t>You</w:t>
      </w:r>
      <w:r w:rsidR="00B24454" w:rsidRPr="00316D41" w:rsidDel="000C7715">
        <w:rPr>
          <w:bCs/>
        </w:rPr>
        <w:t xml:space="preserve"> have a </w:t>
      </w:r>
      <w:r w:rsidR="00D35757" w:rsidRPr="00316D41">
        <w:rPr>
          <w:bCs/>
        </w:rPr>
        <w:t xml:space="preserve">Covered </w:t>
      </w:r>
      <w:r w:rsidR="00E720BC" w:rsidRPr="00316D41">
        <w:rPr>
          <w:bCs/>
        </w:rPr>
        <w:t>Critical Illness</w:t>
      </w:r>
      <w:r w:rsidR="00B24454" w:rsidRPr="00316D41" w:rsidDel="000C7715">
        <w:rPr>
          <w:bCs/>
        </w:rPr>
        <w:t xml:space="preserve">. </w:t>
      </w:r>
      <w:ins w:id="816" w:author="Laura Hoogland" w:date="2026-01-22T14:57:00Z" w16du:dateUtc="2026-01-22T20:57:00Z">
        <w:r w:rsidR="00316D41">
          <w:rPr>
            <w:b/>
            <w:bCs/>
            <w:color w:val="FF0000"/>
            <w:sz w:val="24"/>
            <w:szCs w:val="24"/>
            <w:vertAlign w:val="superscript"/>
          </w:rPr>
          <w:t>6</w:t>
        </w:r>
        <w:r w:rsidR="00316D41" w:rsidRPr="00316D41" w:rsidDel="00316D41">
          <w:rPr>
            <w:bCs/>
            <w:vertAlign w:val="superscript"/>
          </w:rPr>
          <w:t xml:space="preserve"> </w:t>
        </w:r>
        <w:r w:rsidR="00316D41" w:rsidRPr="00316D41" w:rsidDel="000C7715">
          <w:rPr>
            <w:b/>
            <w:bCs/>
            <w:sz w:val="24"/>
          </w:rPr>
          <w:t>[</w:t>
        </w:r>
      </w:ins>
      <w:r w:rsidR="00B24454" w:rsidRPr="00316D41" w:rsidDel="000C7715">
        <w:rPr>
          <w:bCs/>
        </w:rPr>
        <w:t xml:space="preserve">It includes </w:t>
      </w:r>
      <w:r w:rsidR="00D60341" w:rsidRPr="00316D41">
        <w:rPr>
          <w:bCs/>
        </w:rPr>
        <w:t>Your</w:t>
      </w:r>
      <w:r w:rsidR="00B24454" w:rsidRPr="00316D41" w:rsidDel="000C7715">
        <w:rPr>
          <w:bCs/>
        </w:rPr>
        <w:t xml:space="preserve"> total income before taxes but does not include deductions made for pre-tax contributions to a qualified deferred compensation </w:t>
      </w:r>
      <w:r w:rsidR="0007726A" w:rsidRPr="00316D41" w:rsidDel="000C7715">
        <w:rPr>
          <w:bCs/>
        </w:rPr>
        <w:t>plan</w:t>
      </w:r>
      <w:r w:rsidR="00B24454" w:rsidRPr="00316D41" w:rsidDel="000C7715">
        <w:rPr>
          <w:bCs/>
        </w:rPr>
        <w:t>, Section 125</w:t>
      </w:r>
      <w:r w:rsidR="00B26632" w:rsidRPr="00316D41" w:rsidDel="000C7715">
        <w:rPr>
          <w:bCs/>
        </w:rPr>
        <w:t xml:space="preserve"> Plan </w:t>
      </w:r>
      <w:r w:rsidR="00B24454" w:rsidRPr="00316D41" w:rsidDel="000C7715">
        <w:rPr>
          <w:bCs/>
        </w:rPr>
        <w:t>or flexible spending account</w:t>
      </w:r>
      <w:del w:id="817" w:author="Laura Hoogland" w:date="2026-01-22T14:57:00Z" w16du:dateUtc="2026-01-22T20:57:00Z">
        <w:r w:rsidR="00B24454" w:rsidDel="000C7715">
          <w:rPr>
            <w:bCs/>
          </w:rPr>
          <w:delText>.</w:delText>
        </w:r>
      </w:del>
      <w:ins w:id="818" w:author="Laura Hoogland" w:date="2026-01-22T14:57:00Z" w16du:dateUtc="2026-01-22T20:57:00Z">
        <w:r w:rsidR="00B24454" w:rsidRPr="00316D41" w:rsidDel="000C7715">
          <w:rPr>
            <w:bCs/>
          </w:rPr>
          <w:t>.</w:t>
        </w:r>
        <w:r w:rsidR="00316D41" w:rsidRPr="000630C7" w:rsidDel="000C7715">
          <w:rPr>
            <w:b/>
            <w:bCs/>
            <w:sz w:val="24"/>
          </w:rPr>
          <w:t>]</w:t>
        </w:r>
      </w:ins>
      <w:r w:rsidR="00B24454" w:rsidRPr="00316D41" w:rsidDel="000C7715">
        <w:rPr>
          <w:bCs/>
        </w:rPr>
        <w:t xml:space="preserve"> It does not include income received from commissions, bonuses, overtime pay, any other extra compensation, or income received from sources other than </w:t>
      </w:r>
      <w:r w:rsidR="00B24454" w:rsidRPr="00316D41" w:rsidDel="000C7715">
        <w:rPr>
          <w:b/>
          <w:bCs/>
          <w:color w:val="FF0000"/>
          <w:sz w:val="24"/>
          <w:szCs w:val="24"/>
          <w:vertAlign w:val="superscript"/>
        </w:rPr>
        <w:t>CV2</w:t>
      </w:r>
      <w:r w:rsidR="00571C41" w:rsidRPr="00316D41" w:rsidDel="000C7715">
        <w:rPr>
          <w:b/>
          <w:bCs/>
          <w:sz w:val="24"/>
        </w:rPr>
        <w:t>[</w:t>
      </w:r>
      <w:r w:rsidR="00D60341" w:rsidRPr="00316D41">
        <w:rPr>
          <w:bCs/>
        </w:rPr>
        <w:t>Your</w:t>
      </w:r>
      <w:r w:rsidR="00B24454" w:rsidRPr="00316D41" w:rsidDel="000C7715">
        <w:rPr>
          <w:bCs/>
        </w:rPr>
        <w:t xml:space="preserve"> Employer</w:t>
      </w:r>
      <w:r w:rsidR="00571C41" w:rsidRPr="00316D41" w:rsidDel="000C7715">
        <w:rPr>
          <w:b/>
          <w:bCs/>
          <w:sz w:val="24"/>
        </w:rPr>
        <w:t>]</w:t>
      </w:r>
      <w:r w:rsidR="00B24454" w:rsidRPr="00316D41" w:rsidDel="000C7715">
        <w:t>.</w:t>
      </w:r>
      <w:r w:rsidR="00DC63A9" w:rsidRPr="00316D41" w:rsidDel="000C7715">
        <w:rPr>
          <w:bCs/>
        </w:rPr>
        <w:t xml:space="preserve"> If </w:t>
      </w:r>
      <w:r w:rsidR="00187FAB" w:rsidRPr="00316D41" w:rsidDel="000C7715">
        <w:rPr>
          <w:b/>
          <w:bCs/>
          <w:color w:val="FF0000"/>
          <w:sz w:val="24"/>
          <w:szCs w:val="24"/>
          <w:vertAlign w:val="superscript"/>
        </w:rPr>
        <w:t>CV2</w:t>
      </w:r>
      <w:r w:rsidR="00187FAB" w:rsidRPr="00F76148" w:rsidDel="000C7715">
        <w:rPr>
          <w:b/>
          <w:bCs/>
          <w:sz w:val="24"/>
        </w:rPr>
        <w:t>[</w:t>
      </w:r>
      <w:r w:rsidR="00D60341" w:rsidRPr="00F76148">
        <w:rPr>
          <w:bCs/>
        </w:rPr>
        <w:t>Your</w:t>
      </w:r>
      <w:r w:rsidR="00DC63A9" w:rsidRPr="00F76148" w:rsidDel="000C7715">
        <w:rPr>
          <w:bCs/>
        </w:rPr>
        <w:t xml:space="preserve"> Employer</w:t>
      </w:r>
      <w:r w:rsidR="00571C41" w:rsidRPr="00F76148" w:rsidDel="000C7715">
        <w:rPr>
          <w:b/>
          <w:bCs/>
          <w:sz w:val="24"/>
        </w:rPr>
        <w:t>]</w:t>
      </w:r>
      <w:r w:rsidR="00DC63A9" w:rsidRPr="00F76148" w:rsidDel="000C7715">
        <w:rPr>
          <w:bCs/>
        </w:rPr>
        <w:t xml:space="preserve"> does not report </w:t>
      </w:r>
      <w:r w:rsidR="00D60341" w:rsidRPr="00F76148">
        <w:rPr>
          <w:bCs/>
        </w:rPr>
        <w:t>Your</w:t>
      </w:r>
      <w:r w:rsidR="00DC63A9" w:rsidRPr="00F76148" w:rsidDel="000C7715">
        <w:rPr>
          <w:bCs/>
        </w:rPr>
        <w:t xml:space="preserve"> </w:t>
      </w:r>
      <w:r w:rsidR="00167306" w:rsidRPr="00F76148" w:rsidDel="000C7715">
        <w:t xml:space="preserve">Critical Illness Monthly Earnings </w:t>
      </w:r>
      <w:r w:rsidR="00DC63A9" w:rsidRPr="00F76148" w:rsidDel="000C7715">
        <w:rPr>
          <w:bCs/>
        </w:rPr>
        <w:t xml:space="preserve">as a monthly amount, </w:t>
      </w:r>
      <w:r w:rsidR="003B254A" w:rsidRPr="00F76148" w:rsidDel="000C7715">
        <w:rPr>
          <w:bCs/>
        </w:rPr>
        <w:t>We</w:t>
      </w:r>
      <w:r w:rsidR="00DC63A9" w:rsidRPr="00F76148" w:rsidDel="000C7715">
        <w:rPr>
          <w:bCs/>
        </w:rPr>
        <w:t xml:space="preserve"> will convert the amount reported by </w:t>
      </w:r>
      <w:r w:rsidR="00187FAB" w:rsidRPr="00F76148" w:rsidDel="000C7715">
        <w:rPr>
          <w:b/>
          <w:bCs/>
          <w:color w:val="FF0000"/>
          <w:sz w:val="24"/>
          <w:szCs w:val="24"/>
          <w:vertAlign w:val="superscript"/>
        </w:rPr>
        <w:t>CV2</w:t>
      </w:r>
      <w:r w:rsidR="00187FAB" w:rsidRPr="00F76148" w:rsidDel="000C7715">
        <w:rPr>
          <w:b/>
          <w:bCs/>
          <w:sz w:val="24"/>
        </w:rPr>
        <w:t>[</w:t>
      </w:r>
      <w:r w:rsidR="00D60341" w:rsidRPr="00F76148">
        <w:rPr>
          <w:bCs/>
        </w:rPr>
        <w:t>Your</w:t>
      </w:r>
      <w:r w:rsidR="00DC63A9" w:rsidRPr="00F76148" w:rsidDel="000C7715">
        <w:rPr>
          <w:bCs/>
        </w:rPr>
        <w:t xml:space="preserve"> Employer</w:t>
      </w:r>
      <w:r w:rsidR="00571C41" w:rsidRPr="00F76148" w:rsidDel="000C7715">
        <w:rPr>
          <w:b/>
          <w:bCs/>
          <w:sz w:val="24"/>
        </w:rPr>
        <w:t>]</w:t>
      </w:r>
      <w:r w:rsidR="00DC63A9" w:rsidRPr="00F76148" w:rsidDel="000C7715">
        <w:rPr>
          <w:bCs/>
        </w:rPr>
        <w:t xml:space="preserve"> into a monthly amount based on </w:t>
      </w:r>
      <w:r w:rsidR="003B254A" w:rsidRPr="00F76148" w:rsidDel="000C7715">
        <w:rPr>
          <w:bCs/>
        </w:rPr>
        <w:t>Our</w:t>
      </w:r>
      <w:r w:rsidR="00DC63A9" w:rsidRPr="00F76148" w:rsidDel="000C7715">
        <w:rPr>
          <w:bCs/>
        </w:rPr>
        <w:t xml:space="preserve"> procedures.</w:t>
      </w:r>
      <w:r w:rsidRPr="00F76148" w:rsidDel="000C7715">
        <w:rPr>
          <w:b/>
          <w:bCs/>
          <w:sz w:val="24"/>
        </w:rPr>
        <w:t>]</w:t>
      </w:r>
      <w:r w:rsidR="00DC63A9" w:rsidRPr="00F76148" w:rsidDel="000C7715">
        <w:rPr>
          <w:bCs/>
        </w:rPr>
        <w:t xml:space="preserve"> </w:t>
      </w:r>
    </w:p>
    <w:p w14:paraId="5313B595" w14:textId="584A20EC" w:rsidR="00113517" w:rsidRPr="007E4760" w:rsidRDefault="00113517" w:rsidP="00800CE8">
      <w:pPr>
        <w:pStyle w:val="Text1"/>
        <w:numPr>
          <w:ilvl w:val="12"/>
          <w:numId w:val="0"/>
        </w:numPr>
      </w:pPr>
      <w:del w:id="819" w:author="Laura Hoogland" w:date="2026-01-22T14:57:00Z" w16du:dateUtc="2026-01-22T20:57:00Z">
        <w:r w:rsidRPr="002E41CC">
          <w:rPr>
            <w:b/>
            <w:bCs/>
            <w:color w:val="FF0000"/>
            <w:sz w:val="24"/>
            <w:szCs w:val="24"/>
            <w:vertAlign w:val="superscript"/>
          </w:rPr>
          <w:delText>2</w:delText>
        </w:r>
        <w:r>
          <w:rPr>
            <w:b/>
            <w:bCs/>
            <w:color w:val="FF0000"/>
            <w:sz w:val="24"/>
            <w:szCs w:val="24"/>
            <w:vertAlign w:val="superscript"/>
          </w:rPr>
          <w:delText>0</w:delText>
        </w:r>
        <w:r w:rsidR="000F1F8C">
          <w:rPr>
            <w:b/>
            <w:bCs/>
            <w:color w:val="FF0000"/>
            <w:sz w:val="24"/>
            <w:szCs w:val="24"/>
            <w:vertAlign w:val="superscript"/>
          </w:rPr>
          <w:delText>a</w:delText>
        </w:r>
      </w:del>
      <w:commentRangeStart w:id="820"/>
      <w:ins w:id="821" w:author="Laura Hoogland" w:date="2026-01-22T14:57:00Z" w16du:dateUtc="2026-01-22T20:57:00Z">
        <w:r w:rsidRPr="00316D41">
          <w:rPr>
            <w:b/>
            <w:bCs/>
            <w:color w:val="FF0000"/>
            <w:sz w:val="24"/>
            <w:szCs w:val="24"/>
            <w:vertAlign w:val="superscript"/>
          </w:rPr>
          <w:t>20</w:t>
        </w:r>
        <w:r w:rsidR="0061694A">
          <w:rPr>
            <w:b/>
            <w:bCs/>
            <w:color w:val="FF0000"/>
            <w:sz w:val="24"/>
            <w:szCs w:val="24"/>
            <w:vertAlign w:val="superscript"/>
          </w:rPr>
          <w:t>b</w:t>
        </w:r>
        <w:commentRangeEnd w:id="820"/>
        <w:r w:rsidR="00635B57" w:rsidRPr="00316D41">
          <w:rPr>
            <w:rStyle w:val="CommentReference"/>
            <w:b/>
            <w:bCs/>
            <w:sz w:val="24"/>
            <w:szCs w:val="20"/>
          </w:rPr>
          <w:commentReference w:id="820"/>
        </w:r>
      </w:ins>
      <w:r w:rsidRPr="00316D41">
        <w:rPr>
          <w:b/>
          <w:bCs/>
          <w:sz w:val="24"/>
        </w:rPr>
        <w:t>[</w:t>
      </w:r>
      <w:r w:rsidRPr="00316D41">
        <w:rPr>
          <w:b/>
          <w:i/>
        </w:rPr>
        <w:t>Current Monthly Earnings</w:t>
      </w:r>
      <w:r w:rsidRPr="00316D41">
        <w:t xml:space="preserve"> means Your gross monthly income from </w:t>
      </w:r>
      <w:r w:rsidRPr="00316D41">
        <w:rPr>
          <w:b/>
          <w:bCs/>
          <w:color w:val="FF0000"/>
          <w:sz w:val="24"/>
          <w:szCs w:val="24"/>
          <w:vertAlign w:val="superscript"/>
        </w:rPr>
        <w:t>CV2</w:t>
      </w:r>
      <w:r w:rsidRPr="00316D41">
        <w:rPr>
          <w:b/>
          <w:bCs/>
          <w:sz w:val="24"/>
        </w:rPr>
        <w:t>[</w:t>
      </w:r>
      <w:r w:rsidRPr="00316D41">
        <w:t>Your Employer</w:t>
      </w:r>
      <w:r w:rsidRPr="00316D41">
        <w:rPr>
          <w:b/>
          <w:bCs/>
          <w:sz w:val="24"/>
        </w:rPr>
        <w:t>]</w:t>
      </w:r>
      <w:r w:rsidRPr="00316D41">
        <w:t xml:space="preserve"> in effect </w:t>
      </w:r>
      <w:r w:rsidR="00672CD1" w:rsidRPr="00316D41">
        <w:t>after Your return to being Actively at Work</w:t>
      </w:r>
      <w:r w:rsidRPr="00316D41">
        <w:t xml:space="preserve">. </w:t>
      </w:r>
      <w:ins w:id="822" w:author="Laura Hoogland" w:date="2026-01-22T14:57:00Z" w16du:dateUtc="2026-01-22T20:57:00Z">
        <w:r w:rsidR="00BD654A">
          <w:rPr>
            <w:b/>
            <w:bCs/>
            <w:color w:val="FF0000"/>
            <w:sz w:val="24"/>
            <w:szCs w:val="24"/>
            <w:vertAlign w:val="superscript"/>
          </w:rPr>
          <w:t>6</w:t>
        </w:r>
        <w:r w:rsidR="00BD654A" w:rsidRPr="00031E21">
          <w:rPr>
            <w:b/>
            <w:bCs/>
            <w:sz w:val="24"/>
          </w:rPr>
          <w:t>[</w:t>
        </w:r>
      </w:ins>
      <w:r w:rsidRPr="00316D41">
        <w:t xml:space="preserve">It includes Your total income </w:t>
      </w:r>
      <w:commentRangeStart w:id="823"/>
      <w:commentRangeStart w:id="824"/>
      <w:r w:rsidRPr="00316D41">
        <w:t>before</w:t>
      </w:r>
      <w:commentRangeEnd w:id="823"/>
      <w:r w:rsidR="0068709B" w:rsidRPr="00316D41">
        <w:rPr>
          <w:rStyle w:val="CommentReference"/>
          <w:sz w:val="20"/>
          <w:szCs w:val="20"/>
        </w:rPr>
        <w:commentReference w:id="823"/>
      </w:r>
      <w:commentRangeEnd w:id="824"/>
      <w:r w:rsidR="00957641" w:rsidRPr="00316D41">
        <w:rPr>
          <w:rStyle w:val="CommentReference"/>
          <w:sz w:val="20"/>
          <w:szCs w:val="20"/>
        </w:rPr>
        <w:commentReference w:id="824"/>
      </w:r>
      <w:r w:rsidRPr="00316D41">
        <w:t xml:space="preserve"> taxes but does not include deductions made for pre-tax contributions to a qualified deferred compensation plan, Section 125 Plan or flexible spending account</w:t>
      </w:r>
      <w:del w:id="825" w:author="Laura Hoogland" w:date="2026-01-22T14:57:00Z" w16du:dateUtc="2026-01-22T20:57:00Z">
        <w:r>
          <w:delText>.</w:delText>
        </w:r>
      </w:del>
      <w:ins w:id="826" w:author="Laura Hoogland" w:date="2026-01-22T14:57:00Z" w16du:dateUtc="2026-01-22T20:57:00Z">
        <w:r w:rsidRPr="00316D41">
          <w:t>.</w:t>
        </w:r>
        <w:r w:rsidR="00316D41" w:rsidRPr="000630C7">
          <w:rPr>
            <w:b/>
            <w:bCs/>
            <w:sz w:val="24"/>
          </w:rPr>
          <w:t>]</w:t>
        </w:r>
      </w:ins>
      <w:r w:rsidRPr="00316D41">
        <w:t xml:space="preserve"> It does not include income received from commissions, bonuses, overtime pay, any other </w:t>
      </w:r>
      <w:r w:rsidRPr="00533AF9">
        <w:t xml:space="preserve">extra compensation, or income received from sources other than </w:t>
      </w:r>
      <w:r w:rsidRPr="00533AF9">
        <w:rPr>
          <w:b/>
          <w:bCs/>
          <w:color w:val="FF0000"/>
          <w:sz w:val="24"/>
          <w:szCs w:val="24"/>
          <w:vertAlign w:val="superscript"/>
        </w:rPr>
        <w:t>CV2</w:t>
      </w:r>
      <w:r w:rsidRPr="00533AF9">
        <w:rPr>
          <w:b/>
          <w:bCs/>
          <w:sz w:val="24"/>
        </w:rPr>
        <w:t>[</w:t>
      </w:r>
      <w:r w:rsidRPr="00533AF9">
        <w:t>Your Employer</w:t>
      </w:r>
      <w:r w:rsidRPr="00533AF9">
        <w:rPr>
          <w:b/>
          <w:bCs/>
          <w:sz w:val="24"/>
        </w:rPr>
        <w:t>]</w:t>
      </w:r>
      <w:r w:rsidRPr="00533AF9">
        <w:t xml:space="preserve">. If </w:t>
      </w:r>
      <w:r w:rsidRPr="00533AF9">
        <w:rPr>
          <w:b/>
          <w:color w:val="FF0000"/>
          <w:sz w:val="24"/>
          <w:szCs w:val="24"/>
          <w:vertAlign w:val="superscript"/>
        </w:rPr>
        <w:t>CV2</w:t>
      </w:r>
      <w:r w:rsidRPr="00533AF9">
        <w:rPr>
          <w:b/>
          <w:bCs/>
          <w:sz w:val="24"/>
        </w:rPr>
        <w:t>[</w:t>
      </w:r>
      <w:r w:rsidRPr="00533AF9">
        <w:t>Your Employer</w:t>
      </w:r>
      <w:r w:rsidRPr="00533AF9">
        <w:rPr>
          <w:b/>
          <w:bCs/>
          <w:sz w:val="24"/>
        </w:rPr>
        <w:t>]</w:t>
      </w:r>
      <w:r w:rsidRPr="00533AF9">
        <w:t xml:space="preserve"> does not report Your </w:t>
      </w:r>
      <w:r w:rsidR="00800CE8" w:rsidRPr="00533AF9">
        <w:t xml:space="preserve">Current </w:t>
      </w:r>
      <w:r w:rsidRPr="00533AF9">
        <w:t xml:space="preserve">Monthly Earnings as a monthly amount, We will convert the amount reported by </w:t>
      </w:r>
      <w:r w:rsidRPr="00533AF9">
        <w:rPr>
          <w:b/>
          <w:color w:val="FF0000"/>
          <w:sz w:val="24"/>
          <w:szCs w:val="24"/>
          <w:vertAlign w:val="superscript"/>
        </w:rPr>
        <w:t>CV2</w:t>
      </w:r>
      <w:r w:rsidRPr="00533AF9">
        <w:rPr>
          <w:b/>
          <w:bCs/>
          <w:sz w:val="24"/>
        </w:rPr>
        <w:t>[</w:t>
      </w:r>
      <w:r w:rsidRPr="00533AF9">
        <w:t>Your Employer</w:t>
      </w:r>
      <w:r w:rsidRPr="00533AF9">
        <w:rPr>
          <w:b/>
          <w:bCs/>
          <w:sz w:val="24"/>
        </w:rPr>
        <w:t>]</w:t>
      </w:r>
      <w:r w:rsidRPr="00533AF9">
        <w:t xml:space="preserve"> into a monthly amount based on Our procedures</w:t>
      </w:r>
      <w:r w:rsidR="00800CE8" w:rsidRPr="00533AF9">
        <w:t>.</w:t>
      </w:r>
      <w:r w:rsidRPr="00533AF9">
        <w:rPr>
          <w:b/>
          <w:bCs/>
          <w:sz w:val="24"/>
        </w:rPr>
        <w:t>]</w:t>
      </w:r>
    </w:p>
    <w:p w14:paraId="763D76AF" w14:textId="3F37284C" w:rsidR="00E35670" w:rsidRDefault="008F3C45" w:rsidP="00E35670">
      <w:pPr>
        <w:pStyle w:val="Text1"/>
        <w:numPr>
          <w:ilvl w:val="12"/>
          <w:numId w:val="0"/>
        </w:numPr>
      </w:pPr>
      <w:r>
        <w:rPr>
          <w:b/>
          <w:bCs/>
          <w:color w:val="FF0000"/>
          <w:sz w:val="24"/>
          <w:szCs w:val="24"/>
          <w:vertAlign w:val="superscript"/>
        </w:rPr>
        <w:t>6</w:t>
      </w:r>
      <w:r w:rsidR="00D707D9" w:rsidRPr="00D707D9">
        <w:rPr>
          <w:b/>
          <w:sz w:val="24"/>
        </w:rPr>
        <w:t>[</w:t>
      </w:r>
      <w:r w:rsidR="00E35670">
        <w:rPr>
          <w:b/>
          <w:i/>
        </w:rPr>
        <w:t xml:space="preserve">Deductible </w:t>
      </w:r>
      <w:r w:rsidR="00D4794B">
        <w:rPr>
          <w:b/>
          <w:i/>
        </w:rPr>
        <w:t>S</w:t>
      </w:r>
      <w:r w:rsidR="00E35670">
        <w:rPr>
          <w:b/>
          <w:i/>
        </w:rPr>
        <w:t xml:space="preserve">ources </w:t>
      </w:r>
      <w:r w:rsidR="005A0FB7">
        <w:rPr>
          <w:b/>
          <w:i/>
        </w:rPr>
        <w:t>of</w:t>
      </w:r>
      <w:r w:rsidR="00E35670">
        <w:rPr>
          <w:b/>
          <w:i/>
        </w:rPr>
        <w:t xml:space="preserve"> </w:t>
      </w:r>
      <w:r w:rsidR="00EB3F0A">
        <w:rPr>
          <w:b/>
          <w:i/>
        </w:rPr>
        <w:t>I</w:t>
      </w:r>
      <w:r w:rsidR="00E35670">
        <w:rPr>
          <w:b/>
          <w:i/>
        </w:rPr>
        <w:t>ncome</w:t>
      </w:r>
      <w:r w:rsidR="00E35670">
        <w:rPr>
          <w:b/>
        </w:rPr>
        <w:t xml:space="preserve"> </w:t>
      </w:r>
      <w:r w:rsidR="00C631A5">
        <w:t xml:space="preserve">means income from </w:t>
      </w:r>
      <w:r w:rsidR="00C631A5" w:rsidRPr="00987A39">
        <w:t>deductible sources listed in the</w:t>
      </w:r>
      <w:r w:rsidR="00B26632">
        <w:t xml:space="preserve"> Plan </w:t>
      </w:r>
      <w:r w:rsidR="00C631A5" w:rsidRPr="00987A39">
        <w:t xml:space="preserve">under the What Are Deductible Sources of Income section while </w:t>
      </w:r>
      <w:r w:rsidR="00831858">
        <w:t>You</w:t>
      </w:r>
      <w:r w:rsidR="00C631A5" w:rsidRPr="00987A39">
        <w:t xml:space="preserve"> are </w:t>
      </w:r>
      <w:r w:rsidR="00FF5545">
        <w:t>Disabled</w:t>
      </w:r>
      <w:r w:rsidR="00C631A5" w:rsidRPr="00987A39">
        <w:t xml:space="preserve">. This income will be subtracted from </w:t>
      </w:r>
      <w:r w:rsidR="00D60341">
        <w:t>Your</w:t>
      </w:r>
      <w:r w:rsidR="00C631A5" w:rsidRPr="00987A39">
        <w:t xml:space="preserve"> Gross Disability Benefit Payment</w:t>
      </w:r>
      <w:r w:rsidR="00E35670">
        <w:t>.</w:t>
      </w:r>
      <w:r w:rsidR="00E859CB" w:rsidRPr="00571C41" w:rsidDel="000C7715">
        <w:rPr>
          <w:b/>
          <w:bCs/>
          <w:sz w:val="24"/>
        </w:rPr>
        <w:t>]</w:t>
      </w:r>
    </w:p>
    <w:p w14:paraId="55974A8A" w14:textId="12F4BEE6" w:rsidR="00460B45" w:rsidRPr="003F327F" w:rsidRDefault="00BE0BD6" w:rsidP="00B37216">
      <w:pPr>
        <w:pStyle w:val="Text1"/>
        <w:numPr>
          <w:ilvl w:val="12"/>
          <w:numId w:val="0"/>
        </w:numPr>
      </w:pPr>
      <w:r>
        <w:rPr>
          <w:b/>
          <w:color w:val="FF0000"/>
          <w:sz w:val="24"/>
          <w:vertAlign w:val="superscript"/>
        </w:rPr>
        <w:t>33</w:t>
      </w:r>
      <w:r w:rsidR="00460B45" w:rsidRPr="00571C41">
        <w:rPr>
          <w:b/>
          <w:bCs/>
          <w:sz w:val="24"/>
        </w:rPr>
        <w:t>[</w:t>
      </w:r>
      <w:r w:rsidR="00460B45" w:rsidRPr="000C1E32">
        <w:rPr>
          <w:b/>
          <w:i/>
        </w:rPr>
        <w:t xml:space="preserve">Disability Earnings </w:t>
      </w:r>
      <w:r w:rsidR="00460B45" w:rsidRPr="00B37216">
        <w:rPr>
          <w:b/>
          <w:i/>
          <w:caps/>
        </w:rPr>
        <w:t>(LTD)</w:t>
      </w:r>
      <w:r w:rsidR="00460B45">
        <w:rPr>
          <w:b/>
          <w:i/>
          <w:caps/>
        </w:rPr>
        <w:t xml:space="preserve"> </w:t>
      </w:r>
      <w:r w:rsidR="00A956D1" w:rsidRPr="003F327F">
        <w:t>means the earnings which</w:t>
      </w:r>
      <w:r w:rsidR="00A956D1">
        <w:t xml:space="preserve"> You </w:t>
      </w:r>
      <w:r w:rsidR="00A956D1" w:rsidRPr="003F327F">
        <w:t>receive while</w:t>
      </w:r>
      <w:r w:rsidR="00A956D1">
        <w:t>: 1) You</w:t>
      </w:r>
      <w:r w:rsidR="00A956D1" w:rsidRPr="003F327F">
        <w:t xml:space="preserve"> are </w:t>
      </w:r>
      <w:r w:rsidR="00A956D1">
        <w:t xml:space="preserve">Disabled; </w:t>
      </w:r>
      <w:r w:rsidR="00A956D1" w:rsidRPr="003F327F">
        <w:t>and</w:t>
      </w:r>
      <w:r w:rsidR="00A956D1">
        <w:t xml:space="preserve"> 2) </w:t>
      </w:r>
      <w:r w:rsidR="00A956D1" w:rsidRPr="003F327F">
        <w:t>working</w:t>
      </w:r>
      <w:r w:rsidR="00A956D1">
        <w:t xml:space="preserve"> </w:t>
      </w:r>
      <w:r w:rsidR="00A956D1">
        <w:rPr>
          <w:b/>
          <w:color w:val="FF0000"/>
          <w:sz w:val="24"/>
          <w:vertAlign w:val="superscript"/>
        </w:rPr>
        <w:t>8</w:t>
      </w:r>
      <w:r w:rsidR="00A956D1" w:rsidRPr="00571C41">
        <w:rPr>
          <w:b/>
          <w:bCs/>
          <w:sz w:val="24"/>
        </w:rPr>
        <w:t>[</w:t>
      </w:r>
      <w:r w:rsidR="00A956D1" w:rsidRPr="00B46BF0">
        <w:t xml:space="preserve">for </w:t>
      </w:r>
      <w:r w:rsidR="00A956D1">
        <w:rPr>
          <w:b/>
          <w:color w:val="FF0000"/>
          <w:sz w:val="24"/>
          <w:vertAlign w:val="superscript"/>
        </w:rPr>
        <w:t>CV2</w:t>
      </w:r>
      <w:r w:rsidR="00A956D1" w:rsidRPr="00571C41">
        <w:rPr>
          <w:b/>
          <w:bCs/>
          <w:sz w:val="24"/>
        </w:rPr>
        <w:t>[</w:t>
      </w:r>
      <w:r w:rsidR="00A956D1" w:rsidRPr="00B46BF0">
        <w:t>Your Employer</w:t>
      </w:r>
      <w:r w:rsidR="00A956D1" w:rsidRPr="00571C41">
        <w:rPr>
          <w:b/>
          <w:bCs/>
          <w:sz w:val="24"/>
        </w:rPr>
        <w:t>]]</w:t>
      </w:r>
      <w:r w:rsidR="00A956D1" w:rsidRPr="00B46BF0">
        <w:t xml:space="preserve">. </w:t>
      </w:r>
      <w:r w:rsidR="00A956D1">
        <w:rPr>
          <w:b/>
          <w:color w:val="FF0000"/>
          <w:sz w:val="24"/>
          <w:vertAlign w:val="superscript"/>
        </w:rPr>
        <w:t>6</w:t>
      </w:r>
      <w:r w:rsidR="00A956D1" w:rsidRPr="00571C41">
        <w:rPr>
          <w:b/>
          <w:bCs/>
          <w:sz w:val="24"/>
        </w:rPr>
        <w:t>[</w:t>
      </w:r>
      <w:r w:rsidR="00A956D1" w:rsidRPr="00CF0B72">
        <w:t>Earnings which You receive for work performed while You are Disabled and working for another employer would also be considered.</w:t>
      </w:r>
      <w:r w:rsidR="00A956D1" w:rsidRPr="00571C41">
        <w:rPr>
          <w:b/>
          <w:bCs/>
          <w:sz w:val="24"/>
        </w:rPr>
        <w:t>]</w:t>
      </w:r>
      <w:r w:rsidR="00A956D1">
        <w:rPr>
          <w:b/>
          <w:bCs/>
          <w:sz w:val="24"/>
        </w:rPr>
        <w:t xml:space="preserve"> </w:t>
      </w:r>
      <w:r w:rsidR="00A956D1">
        <w:t xml:space="preserve">This would be </w:t>
      </w:r>
      <w:r w:rsidR="00A956D1" w:rsidRPr="003F327F">
        <w:t xml:space="preserve">based on </w:t>
      </w:r>
      <w:r w:rsidR="00A956D1">
        <w:t>Your</w:t>
      </w:r>
      <w:r w:rsidR="00A956D1" w:rsidRPr="003F327F">
        <w:t xml:space="preserve"> restrictions and limitations:</w:t>
      </w:r>
    </w:p>
    <w:p w14:paraId="28136780" w14:textId="4E6343BF" w:rsidR="00460B45" w:rsidRPr="003F327F" w:rsidRDefault="00460B45" w:rsidP="00C27487">
      <w:pPr>
        <w:pStyle w:val="BulletD"/>
        <w:ind w:left="432"/>
      </w:pPr>
      <w:r w:rsidRPr="003F327F">
        <w:t xml:space="preserve">During the first </w:t>
      </w:r>
      <w:r w:rsidR="00F95D95" w:rsidRPr="4CA0966F">
        <w:rPr>
          <w:b/>
          <w:color w:val="FF0000"/>
          <w:sz w:val="24"/>
          <w:szCs w:val="24"/>
          <w:vertAlign w:val="superscript"/>
        </w:rPr>
        <w:t>5</w:t>
      </w:r>
      <w:r w:rsidRPr="4CA0966F">
        <w:rPr>
          <w:b/>
          <w:sz w:val="24"/>
          <w:szCs w:val="24"/>
        </w:rPr>
        <w:t>[</w:t>
      </w:r>
      <w:r w:rsidRPr="003F327F">
        <w:t>6 to unlimited months</w:t>
      </w:r>
      <w:r w:rsidRPr="4CA0966F">
        <w:rPr>
          <w:b/>
          <w:sz w:val="24"/>
          <w:szCs w:val="24"/>
        </w:rPr>
        <w:t>]</w:t>
      </w:r>
      <w:r w:rsidRPr="003F327F">
        <w:t xml:space="preserve"> of </w:t>
      </w:r>
      <w:r w:rsidR="4E81950E">
        <w:t>d</w:t>
      </w:r>
      <w:r>
        <w:t xml:space="preserve">isability </w:t>
      </w:r>
      <w:r w:rsidR="71547892">
        <w:t>b</w:t>
      </w:r>
      <w:r>
        <w:t>enefit</w:t>
      </w:r>
      <w:r w:rsidR="009975A2">
        <w:t xml:space="preserve"> </w:t>
      </w:r>
      <w:r w:rsidR="63626DEF">
        <w:t>p</w:t>
      </w:r>
      <w:r w:rsidR="009975A2">
        <w:t>ayment</w:t>
      </w:r>
      <w:r w:rsidRPr="003F327F">
        <w:t xml:space="preserve">s, the greatest extent of work </w:t>
      </w:r>
      <w:r>
        <w:t>You</w:t>
      </w:r>
      <w:r w:rsidRPr="003F327F">
        <w:t xml:space="preserve"> are able to do in </w:t>
      </w:r>
      <w:r>
        <w:t>Your</w:t>
      </w:r>
      <w:r w:rsidRPr="003F327F">
        <w:t xml:space="preserve"> </w:t>
      </w:r>
      <w:r w:rsidRPr="4CA0966F">
        <w:rPr>
          <w:b/>
          <w:color w:val="FF0000"/>
          <w:sz w:val="24"/>
          <w:szCs w:val="24"/>
          <w:vertAlign w:val="superscript"/>
        </w:rPr>
        <w:t>CV5</w:t>
      </w:r>
      <w:r w:rsidRPr="4CA0966F">
        <w:rPr>
          <w:b/>
          <w:sz w:val="24"/>
          <w:szCs w:val="24"/>
        </w:rPr>
        <w:t>[</w:t>
      </w:r>
      <w:r>
        <w:t>Regular Occupation</w:t>
      </w:r>
      <w:r w:rsidRPr="4CA0966F">
        <w:rPr>
          <w:b/>
          <w:sz w:val="24"/>
          <w:szCs w:val="24"/>
        </w:rPr>
        <w:t>]</w:t>
      </w:r>
      <w:r w:rsidRPr="003F327F">
        <w:t xml:space="preserve"> </w:t>
      </w:r>
      <w:r w:rsidR="007C1101">
        <w:rPr>
          <w:b/>
          <w:bCs/>
          <w:color w:val="FF0000"/>
          <w:sz w:val="24"/>
          <w:szCs w:val="24"/>
          <w:vertAlign w:val="superscript"/>
        </w:rPr>
        <w:t>8</w:t>
      </w:r>
      <w:r w:rsidRPr="4CA0966F">
        <w:rPr>
          <w:b/>
          <w:sz w:val="24"/>
          <w:szCs w:val="24"/>
        </w:rPr>
        <w:t>[</w:t>
      </w:r>
      <w:r w:rsidRPr="003F327F">
        <w:t>or any occupation</w:t>
      </w:r>
      <w:r w:rsidRPr="4CA0966F">
        <w:rPr>
          <w:b/>
          <w:sz w:val="24"/>
          <w:szCs w:val="24"/>
        </w:rPr>
        <w:t>]</w:t>
      </w:r>
      <w:r w:rsidRPr="003F327F">
        <w:t xml:space="preserve"> that is reasonably available.</w:t>
      </w:r>
    </w:p>
    <w:p w14:paraId="57E9B338" w14:textId="3C9E72F2" w:rsidR="008250BF" w:rsidRDefault="00460B45" w:rsidP="00C27487">
      <w:pPr>
        <w:pStyle w:val="BulletD"/>
        <w:ind w:left="432"/>
      </w:pPr>
      <w:r w:rsidRPr="003F327F">
        <w:t xml:space="preserve">Beyond </w:t>
      </w:r>
      <w:r w:rsidR="00F95D95" w:rsidRPr="5A4AE877">
        <w:rPr>
          <w:b/>
          <w:color w:val="FF0000"/>
          <w:sz w:val="24"/>
          <w:szCs w:val="24"/>
          <w:vertAlign w:val="superscript"/>
        </w:rPr>
        <w:t>5</w:t>
      </w:r>
      <w:r w:rsidRPr="5A4AE877">
        <w:rPr>
          <w:b/>
          <w:sz w:val="24"/>
          <w:szCs w:val="24"/>
        </w:rPr>
        <w:t>[</w:t>
      </w:r>
      <w:r w:rsidRPr="003F327F">
        <w:t>6 to unlimited months</w:t>
      </w:r>
      <w:r w:rsidRPr="5A4AE877">
        <w:rPr>
          <w:b/>
          <w:sz w:val="24"/>
          <w:szCs w:val="24"/>
        </w:rPr>
        <w:t>]</w:t>
      </w:r>
      <w:r w:rsidRPr="003F327F">
        <w:t xml:space="preserve"> of </w:t>
      </w:r>
      <w:r w:rsidR="184930A4">
        <w:t>d</w:t>
      </w:r>
      <w:r>
        <w:t xml:space="preserve">isability </w:t>
      </w:r>
      <w:r w:rsidR="46363FDD">
        <w:t>b</w:t>
      </w:r>
      <w:r w:rsidRPr="003F327F">
        <w:t>enefit</w:t>
      </w:r>
      <w:r w:rsidR="00AE3B97">
        <w:t xml:space="preserve"> </w:t>
      </w:r>
      <w:r w:rsidR="047B1266">
        <w:t>p</w:t>
      </w:r>
      <w:r w:rsidR="00AE3B97">
        <w:t>ayments</w:t>
      </w:r>
      <w:r w:rsidRPr="003F327F">
        <w:t xml:space="preserve">, the greatest extent of work </w:t>
      </w:r>
      <w:r>
        <w:t>You</w:t>
      </w:r>
      <w:r w:rsidRPr="003F327F">
        <w:t xml:space="preserve"> are able to do in </w:t>
      </w:r>
      <w:r w:rsidR="007C1101" w:rsidRPr="5A4AE877">
        <w:rPr>
          <w:b/>
          <w:color w:val="FF0000"/>
          <w:sz w:val="24"/>
          <w:szCs w:val="24"/>
          <w:vertAlign w:val="superscript"/>
        </w:rPr>
        <w:t>8</w:t>
      </w:r>
      <w:r w:rsidRPr="5A4AE877">
        <w:rPr>
          <w:b/>
          <w:sz w:val="24"/>
          <w:szCs w:val="24"/>
        </w:rPr>
        <w:t>[</w:t>
      </w:r>
      <w:r w:rsidRPr="00B174D8">
        <w:t xml:space="preserve">Your </w:t>
      </w:r>
      <w:r>
        <w:t>Regular Occupation</w:t>
      </w:r>
      <w:r w:rsidRPr="5A4AE877">
        <w:rPr>
          <w:b/>
          <w:sz w:val="24"/>
          <w:szCs w:val="24"/>
        </w:rPr>
        <w:t>]</w:t>
      </w:r>
      <w:r w:rsidRPr="003F327F">
        <w:t xml:space="preserve"> </w:t>
      </w:r>
      <w:r w:rsidR="007C1101">
        <w:rPr>
          <w:b/>
          <w:bCs/>
          <w:color w:val="FF0000"/>
          <w:sz w:val="24"/>
          <w:szCs w:val="24"/>
          <w:vertAlign w:val="superscript"/>
        </w:rPr>
        <w:t>8</w:t>
      </w:r>
      <w:r w:rsidRPr="5A4AE877">
        <w:rPr>
          <w:b/>
          <w:sz w:val="24"/>
          <w:szCs w:val="24"/>
        </w:rPr>
        <w:t>[</w:t>
      </w:r>
      <w:r w:rsidRPr="003F327F">
        <w:t>or any occupation</w:t>
      </w:r>
      <w:r w:rsidRPr="5A4AE877">
        <w:rPr>
          <w:b/>
          <w:sz w:val="24"/>
          <w:szCs w:val="24"/>
        </w:rPr>
        <w:t>]</w:t>
      </w:r>
      <w:r w:rsidRPr="003F327F">
        <w:t xml:space="preserve"> that is reasonably available, for which </w:t>
      </w:r>
      <w:r>
        <w:t>You</w:t>
      </w:r>
      <w:r w:rsidRPr="003F327F">
        <w:t xml:space="preserve"> are reasonably fitted by education, training or experience.</w:t>
      </w:r>
    </w:p>
    <w:p w14:paraId="0B766B66" w14:textId="49EF040C" w:rsidR="00460B45" w:rsidRPr="00B37216" w:rsidRDefault="008250BF" w:rsidP="008250BF">
      <w:pPr>
        <w:pStyle w:val="BulletD"/>
        <w:numPr>
          <w:ilvl w:val="0"/>
          <w:numId w:val="0"/>
        </w:numPr>
      </w:pPr>
      <w:r w:rsidRPr="008250BF">
        <w:t>Salary continuance paid to supplement your Disability Earnings will not be considered a benefit payment for work performed</w:t>
      </w:r>
      <w:r w:rsidRPr="008250BF">
        <w:rPr>
          <w:sz w:val="24"/>
        </w:rPr>
        <w:t>.</w:t>
      </w:r>
      <w:r w:rsidR="00460B45" w:rsidRPr="00571C41">
        <w:rPr>
          <w:b/>
          <w:bCs/>
          <w:sz w:val="24"/>
        </w:rPr>
        <w:t>]</w:t>
      </w:r>
    </w:p>
    <w:p w14:paraId="3C0623E9" w14:textId="540F82E4" w:rsidR="00207CDC" w:rsidRDefault="00207CDC" w:rsidP="00C237F6">
      <w:pPr>
        <w:pStyle w:val="Text1"/>
        <w:numPr>
          <w:ilvl w:val="12"/>
          <w:numId w:val="0"/>
        </w:numPr>
        <w:rPr>
          <w:b/>
          <w:bCs/>
          <w:sz w:val="24"/>
        </w:rPr>
      </w:pPr>
      <w:r>
        <w:rPr>
          <w:b/>
          <w:color w:val="FF0000"/>
          <w:sz w:val="24"/>
          <w:vertAlign w:val="superscript"/>
        </w:rPr>
        <w:t>34</w:t>
      </w:r>
      <w:r w:rsidRPr="00571C41">
        <w:rPr>
          <w:b/>
          <w:bCs/>
          <w:sz w:val="24"/>
        </w:rPr>
        <w:t>[</w:t>
      </w:r>
      <w:r w:rsidRPr="00B46BF0">
        <w:rPr>
          <w:b/>
          <w:bCs/>
          <w:i/>
          <w:iCs/>
        </w:rPr>
        <w:t>Disability Earnings (STD)</w:t>
      </w:r>
      <w:r w:rsidRPr="00B46BF0">
        <w:t xml:space="preserve"> means the earnings which: 1) You receive while You are Disabled; and 2) working, plus the earnings You could receive if You were working to the greatest extent possible </w:t>
      </w:r>
      <w:r>
        <w:rPr>
          <w:b/>
          <w:color w:val="FF0000"/>
          <w:sz w:val="24"/>
          <w:vertAlign w:val="superscript"/>
        </w:rPr>
        <w:t>8</w:t>
      </w:r>
      <w:r w:rsidRPr="00571C41">
        <w:rPr>
          <w:b/>
          <w:bCs/>
          <w:sz w:val="24"/>
        </w:rPr>
        <w:t>[</w:t>
      </w:r>
      <w:r w:rsidRPr="00B46BF0">
        <w:t xml:space="preserve">for </w:t>
      </w:r>
      <w:r>
        <w:rPr>
          <w:b/>
          <w:color w:val="FF0000"/>
          <w:sz w:val="24"/>
          <w:vertAlign w:val="superscript"/>
        </w:rPr>
        <w:t>CV2</w:t>
      </w:r>
      <w:r w:rsidRPr="00571C41">
        <w:rPr>
          <w:b/>
          <w:bCs/>
          <w:sz w:val="24"/>
        </w:rPr>
        <w:t>[</w:t>
      </w:r>
      <w:r w:rsidRPr="00B46BF0">
        <w:t>Your Employer</w:t>
      </w:r>
      <w:r w:rsidRPr="00571C41">
        <w:rPr>
          <w:b/>
          <w:bCs/>
          <w:sz w:val="24"/>
        </w:rPr>
        <w:t>]]</w:t>
      </w:r>
      <w:r w:rsidRPr="00B46BF0">
        <w:t xml:space="preserve">. </w:t>
      </w:r>
      <w:r>
        <w:rPr>
          <w:b/>
          <w:color w:val="FF0000"/>
          <w:sz w:val="24"/>
          <w:vertAlign w:val="superscript"/>
        </w:rPr>
        <w:t>6</w:t>
      </w:r>
      <w:r w:rsidRPr="00571C41">
        <w:rPr>
          <w:b/>
          <w:bCs/>
          <w:sz w:val="24"/>
        </w:rPr>
        <w:t>[</w:t>
      </w:r>
      <w:r w:rsidRPr="00B46BF0">
        <w:t>Earnings which You receive for work performed while You are Disabled and working for another Employer would also be considered</w:t>
      </w:r>
      <w:r w:rsidRPr="00571C41">
        <w:rPr>
          <w:b/>
          <w:bCs/>
          <w:sz w:val="24"/>
        </w:rPr>
        <w:t>]</w:t>
      </w:r>
      <w:r w:rsidRPr="00B46BF0">
        <w:t xml:space="preserve">. This would be based on Your </w:t>
      </w:r>
      <w:r w:rsidRPr="00B46BF0">
        <w:lastRenderedPageBreak/>
        <w:t xml:space="preserve">restrictions and limitations that You are able to do in Your </w:t>
      </w:r>
      <w:r>
        <w:rPr>
          <w:b/>
          <w:color w:val="FF0000"/>
          <w:sz w:val="24"/>
          <w:vertAlign w:val="superscript"/>
        </w:rPr>
        <w:t>CV5</w:t>
      </w:r>
      <w:r w:rsidRPr="00571C41">
        <w:rPr>
          <w:b/>
          <w:bCs/>
          <w:sz w:val="24"/>
        </w:rPr>
        <w:t>[</w:t>
      </w:r>
      <w:r w:rsidRPr="00B46BF0">
        <w:t>Regular Occupation</w:t>
      </w:r>
      <w:r w:rsidRPr="00571C41">
        <w:rPr>
          <w:b/>
          <w:bCs/>
          <w:sz w:val="24"/>
        </w:rPr>
        <w:t>]</w:t>
      </w:r>
      <w:r>
        <w:t xml:space="preserve"> </w:t>
      </w:r>
      <w:r>
        <w:rPr>
          <w:b/>
          <w:color w:val="FF0000"/>
          <w:sz w:val="24"/>
          <w:vertAlign w:val="superscript"/>
        </w:rPr>
        <w:t>8</w:t>
      </w:r>
      <w:r w:rsidRPr="00571C41">
        <w:rPr>
          <w:b/>
          <w:bCs/>
          <w:sz w:val="24"/>
        </w:rPr>
        <w:t>[</w:t>
      </w:r>
      <w:r w:rsidRPr="00B46BF0">
        <w:t>or any occupation</w:t>
      </w:r>
      <w:r w:rsidRPr="00571C41">
        <w:rPr>
          <w:b/>
          <w:bCs/>
          <w:sz w:val="24"/>
        </w:rPr>
        <w:t>]</w:t>
      </w:r>
      <w:r w:rsidRPr="00B46BF0">
        <w:t xml:space="preserve"> that is reasonably available. Salary continuance paid to supplement Your Disability Earnings will not be considered payment for work performed.</w:t>
      </w:r>
      <w:r w:rsidRPr="00571C41">
        <w:rPr>
          <w:b/>
          <w:bCs/>
          <w:sz w:val="24"/>
        </w:rPr>
        <w:t>]</w:t>
      </w:r>
    </w:p>
    <w:p w14:paraId="06212865" w14:textId="73958413" w:rsidR="00C237F6" w:rsidRDefault="00C237F6" w:rsidP="00C237F6">
      <w:pPr>
        <w:pStyle w:val="Text1"/>
        <w:numPr>
          <w:ilvl w:val="12"/>
          <w:numId w:val="0"/>
        </w:numPr>
      </w:pPr>
      <w:r w:rsidRPr="00962820">
        <w:rPr>
          <w:b/>
          <w:bCs/>
          <w:i/>
          <w:iCs/>
        </w:rPr>
        <w:t>Disabled or Disability</w:t>
      </w:r>
      <w:r>
        <w:t xml:space="preserve"> means </w:t>
      </w:r>
      <w:r w:rsidR="00831858">
        <w:t>You</w:t>
      </w:r>
      <w:r>
        <w:t xml:space="preserve"> met the conditions as outlined under the How Does Prudential Define </w:t>
      </w:r>
      <w:r w:rsidR="00167306" w:rsidRPr="00987A39">
        <w:t>Disability</w:t>
      </w:r>
      <w:r>
        <w:t xml:space="preserve"> section</w:t>
      </w:r>
      <w:r w:rsidR="000C19F6">
        <w:t>.</w:t>
      </w:r>
    </w:p>
    <w:p w14:paraId="6623E83E" w14:textId="1168D12C" w:rsidR="00AD0A54" w:rsidRDefault="008B5747" w:rsidP="00987A39">
      <w:pPr>
        <w:pStyle w:val="2Text"/>
        <w:ind w:left="0"/>
      </w:pPr>
      <w:r>
        <w:rPr>
          <w:b/>
          <w:bCs/>
          <w:color w:val="FF0000"/>
          <w:sz w:val="24"/>
          <w:szCs w:val="24"/>
          <w:vertAlign w:val="superscript"/>
        </w:rPr>
        <w:t>6</w:t>
      </w:r>
      <w:r w:rsidRPr="0097611C">
        <w:rPr>
          <w:b/>
          <w:sz w:val="24"/>
          <w:szCs w:val="24"/>
        </w:rPr>
        <w:t>[</w:t>
      </w:r>
      <w:r w:rsidR="00167306" w:rsidRPr="00167306">
        <w:rPr>
          <w:b/>
          <w:i/>
        </w:rPr>
        <w:t xml:space="preserve">Doctor </w:t>
      </w:r>
      <w:r w:rsidR="00AD0A54">
        <w:t>means:</w:t>
      </w:r>
    </w:p>
    <w:p w14:paraId="0A916E64" w14:textId="77777777" w:rsidR="00AD0A54" w:rsidRDefault="00AD0A54" w:rsidP="00987A39">
      <w:pPr>
        <w:pStyle w:val="2Text"/>
        <w:ind w:left="0"/>
      </w:pPr>
      <w:r>
        <w:t>a person who is performing tasks that are within the limits of his or her medical license; and</w:t>
      </w:r>
    </w:p>
    <w:p w14:paraId="0844A85B" w14:textId="77777777" w:rsidR="00AD0A54" w:rsidRDefault="00AD0A54" w:rsidP="00C27487">
      <w:pPr>
        <w:pStyle w:val="BulletD"/>
        <w:ind w:left="432"/>
      </w:pPr>
      <w:r>
        <w:t>is licensed to practice medicine and prescribe and administer drugs or to perform surgery; or</w:t>
      </w:r>
    </w:p>
    <w:p w14:paraId="4CFB5D1C" w14:textId="77777777" w:rsidR="00AD0A54" w:rsidRDefault="00AD0A54" w:rsidP="00C27487">
      <w:pPr>
        <w:pStyle w:val="BulletD"/>
        <w:ind w:left="432"/>
      </w:pPr>
      <w:r>
        <w:t>has a doctoral degree in Psychology (Ph.D. or Psy.D.) whose primary practice is treating patients; or</w:t>
      </w:r>
    </w:p>
    <w:p w14:paraId="622FE1E6" w14:textId="77777777" w:rsidR="00AD0A54" w:rsidRDefault="00AD0A54" w:rsidP="00C27487">
      <w:pPr>
        <w:pStyle w:val="BulletD"/>
        <w:ind w:left="432"/>
      </w:pPr>
      <w:r>
        <w:t>is a legally qualified medical practitioner according to the laws and regulations of the governing jurisdiction; or</w:t>
      </w:r>
    </w:p>
    <w:p w14:paraId="61FA0F84" w14:textId="7932132D" w:rsidR="00AD0A54" w:rsidRDefault="00AD0A54" w:rsidP="00C27487">
      <w:pPr>
        <w:pStyle w:val="BulletD"/>
        <w:ind w:left="432"/>
      </w:pPr>
      <w:r>
        <w:t xml:space="preserve">is a licensed medical professional legally working under the supervision of a </w:t>
      </w:r>
      <w:r w:rsidR="00BB45C7">
        <w:t>D</w:t>
      </w:r>
      <w:r>
        <w:t>octor.</w:t>
      </w:r>
    </w:p>
    <w:p w14:paraId="645386DA" w14:textId="5A3006F0" w:rsidR="00E35670" w:rsidRDefault="00AD0A54" w:rsidP="00E35670">
      <w:pPr>
        <w:pStyle w:val="Text1"/>
        <w:numPr>
          <w:ilvl w:val="12"/>
          <w:numId w:val="0"/>
        </w:numPr>
      </w:pPr>
      <w:commentRangeStart w:id="827"/>
      <w:commentRangeStart w:id="828"/>
      <w:commentRangeStart w:id="829"/>
      <w:commentRangeStart w:id="830"/>
      <w:r>
        <w:t xml:space="preserve">Prudential will not recognize any relative including, but not limited to, </w:t>
      </w:r>
      <w:r w:rsidR="00831858">
        <w:t>You</w:t>
      </w:r>
      <w:r>
        <w:t xml:space="preserve">, </w:t>
      </w:r>
      <w:r w:rsidR="00D60341">
        <w:t>Your</w:t>
      </w:r>
      <w:r>
        <w:t xml:space="preserve"> </w:t>
      </w:r>
      <w:r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or a child, brother, sister, or parent </w:t>
      </w:r>
      <w:ins w:id="831" w:author="Laura Hoogland" w:date="2026-01-22T14:57:00Z" w16du:dateUtc="2026-01-22T20:57:00Z">
        <w:r w:rsidR="00A53B04">
          <w:t xml:space="preserve">, </w:t>
        </w:r>
        <w:r w:rsidR="00A53B04">
          <w:rPr>
            <w:b/>
            <w:bCs/>
            <w:color w:val="FF0000"/>
            <w:sz w:val="24"/>
            <w:szCs w:val="24"/>
            <w:vertAlign w:val="superscript"/>
          </w:rPr>
          <w:t>6</w:t>
        </w:r>
        <w:r w:rsidR="00A53B04" w:rsidRPr="005B33FF">
          <w:rPr>
            <w:b/>
            <w:sz w:val="24"/>
            <w:szCs w:val="24"/>
          </w:rPr>
          <w:t>[</w:t>
        </w:r>
        <w:r w:rsidR="00A53B04">
          <w:t>grandparent,</w:t>
        </w:r>
        <w:r w:rsidR="00A53B04" w:rsidRPr="005B33FF">
          <w:rPr>
            <w:b/>
            <w:sz w:val="24"/>
            <w:szCs w:val="24"/>
          </w:rPr>
          <w:t>]</w:t>
        </w:r>
        <w:r w:rsidR="00A53B04">
          <w:t xml:space="preserve"> </w:t>
        </w:r>
        <w:r w:rsidR="00A53B04">
          <w:rPr>
            <w:b/>
            <w:bCs/>
            <w:color w:val="FF0000"/>
            <w:sz w:val="24"/>
            <w:szCs w:val="24"/>
            <w:vertAlign w:val="superscript"/>
          </w:rPr>
          <w:t>6</w:t>
        </w:r>
        <w:r w:rsidR="00A53B04" w:rsidRPr="005B33FF">
          <w:rPr>
            <w:b/>
            <w:sz w:val="24"/>
            <w:szCs w:val="24"/>
          </w:rPr>
          <w:t>[</w:t>
        </w:r>
        <w:r w:rsidR="00A53B04">
          <w:t>cousin,</w:t>
        </w:r>
        <w:r w:rsidR="00A53B04" w:rsidRPr="005B33FF">
          <w:rPr>
            <w:b/>
            <w:sz w:val="24"/>
            <w:szCs w:val="24"/>
          </w:rPr>
          <w:t>]</w:t>
        </w:r>
        <w:r w:rsidR="00A53B04" w:rsidRPr="00C121BA">
          <w:rPr>
            <w:b/>
            <w:bCs/>
            <w:color w:val="FF0000"/>
            <w:sz w:val="24"/>
            <w:szCs w:val="24"/>
            <w:vertAlign w:val="superscript"/>
          </w:rPr>
          <w:t xml:space="preserve"> </w:t>
        </w:r>
        <w:r w:rsidR="00A53B04">
          <w:rPr>
            <w:b/>
            <w:bCs/>
            <w:color w:val="FF0000"/>
            <w:sz w:val="24"/>
            <w:szCs w:val="24"/>
            <w:vertAlign w:val="superscript"/>
          </w:rPr>
          <w:t>6</w:t>
        </w:r>
        <w:r w:rsidR="00A53B04" w:rsidRPr="005B33FF">
          <w:rPr>
            <w:b/>
            <w:sz w:val="24"/>
            <w:szCs w:val="24"/>
          </w:rPr>
          <w:t>[</w:t>
        </w:r>
        <w:r w:rsidR="00A53B04">
          <w:t>niece,</w:t>
        </w:r>
        <w:r w:rsidR="00A53B04" w:rsidRPr="005B33FF">
          <w:rPr>
            <w:b/>
            <w:sz w:val="24"/>
            <w:szCs w:val="24"/>
          </w:rPr>
          <w:t>]</w:t>
        </w:r>
        <w:r w:rsidR="00A53B04">
          <w:t xml:space="preserve"> </w:t>
        </w:r>
        <w:r w:rsidR="00A53B04">
          <w:rPr>
            <w:b/>
            <w:bCs/>
            <w:color w:val="FF0000"/>
            <w:sz w:val="24"/>
            <w:szCs w:val="24"/>
            <w:vertAlign w:val="superscript"/>
          </w:rPr>
          <w:t>6</w:t>
        </w:r>
        <w:r w:rsidR="00A53B04" w:rsidRPr="005B33FF">
          <w:rPr>
            <w:b/>
            <w:sz w:val="24"/>
            <w:szCs w:val="24"/>
          </w:rPr>
          <w:t>[</w:t>
        </w:r>
        <w:r w:rsidR="00A53B04">
          <w:t>nephew,</w:t>
        </w:r>
        <w:r w:rsidR="00A53B04" w:rsidRPr="005B33FF">
          <w:rPr>
            <w:b/>
            <w:sz w:val="24"/>
            <w:szCs w:val="24"/>
          </w:rPr>
          <w:t>]</w:t>
        </w:r>
        <w:r w:rsidR="00A53B04" w:rsidRPr="00C121BA">
          <w:rPr>
            <w:b/>
            <w:bCs/>
            <w:color w:val="FF0000"/>
            <w:sz w:val="24"/>
            <w:szCs w:val="24"/>
            <w:vertAlign w:val="superscript"/>
          </w:rPr>
          <w:t xml:space="preserve"> </w:t>
        </w:r>
        <w:r w:rsidR="00A53B04">
          <w:rPr>
            <w:b/>
            <w:bCs/>
            <w:color w:val="FF0000"/>
            <w:sz w:val="24"/>
            <w:szCs w:val="24"/>
            <w:vertAlign w:val="superscript"/>
          </w:rPr>
          <w:t>6</w:t>
        </w:r>
        <w:r w:rsidR="00A53B04" w:rsidRPr="005B33FF">
          <w:rPr>
            <w:b/>
            <w:sz w:val="24"/>
            <w:szCs w:val="24"/>
          </w:rPr>
          <w:t>[</w:t>
        </w:r>
        <w:r w:rsidR="00A53B04">
          <w:t>aunt,</w:t>
        </w:r>
        <w:r w:rsidR="00A53B04" w:rsidRPr="005B33FF">
          <w:rPr>
            <w:b/>
            <w:sz w:val="24"/>
            <w:szCs w:val="24"/>
          </w:rPr>
          <w:t xml:space="preserve">] </w:t>
        </w:r>
        <w:r w:rsidR="00A53B04">
          <w:rPr>
            <w:b/>
            <w:bCs/>
            <w:color w:val="FF0000"/>
            <w:sz w:val="24"/>
            <w:szCs w:val="24"/>
            <w:vertAlign w:val="superscript"/>
          </w:rPr>
          <w:t>6</w:t>
        </w:r>
        <w:r w:rsidR="00A53B04" w:rsidRPr="005B33FF">
          <w:rPr>
            <w:b/>
            <w:sz w:val="24"/>
            <w:szCs w:val="24"/>
          </w:rPr>
          <w:t>[</w:t>
        </w:r>
        <w:commentRangeStart w:id="832"/>
        <w:r w:rsidR="00A53B04">
          <w:t>uncle</w:t>
        </w:r>
        <w:commentRangeEnd w:id="832"/>
        <w:r w:rsidR="000D1437" w:rsidRPr="005B33FF">
          <w:rPr>
            <w:rStyle w:val="CommentReference"/>
            <w:b/>
            <w:sz w:val="24"/>
            <w:szCs w:val="24"/>
          </w:rPr>
          <w:commentReference w:id="832"/>
        </w:r>
        <w:r w:rsidR="00A53B04" w:rsidRPr="005B33FF">
          <w:rPr>
            <w:b/>
            <w:sz w:val="24"/>
            <w:szCs w:val="24"/>
          </w:rPr>
          <w:t xml:space="preserve">,] </w:t>
        </w:r>
        <w:r w:rsidR="00A53B04">
          <w:rPr>
            <w:b/>
            <w:bCs/>
            <w:color w:val="FF0000"/>
            <w:sz w:val="24"/>
            <w:szCs w:val="24"/>
            <w:vertAlign w:val="superscript"/>
          </w:rPr>
          <w:t>6</w:t>
        </w:r>
        <w:r w:rsidR="00A53B04" w:rsidRPr="005B33FF">
          <w:rPr>
            <w:b/>
            <w:sz w:val="24"/>
            <w:szCs w:val="24"/>
          </w:rPr>
          <w:t>[</w:t>
        </w:r>
        <w:r w:rsidR="00A53B04">
          <w:t>brother-in law</w:t>
        </w:r>
        <w:r w:rsidR="00A53B04" w:rsidRPr="005B33FF">
          <w:rPr>
            <w:b/>
            <w:sz w:val="24"/>
            <w:szCs w:val="24"/>
          </w:rPr>
          <w:t>,]</w:t>
        </w:r>
        <w:r w:rsidR="00A53B04" w:rsidRPr="00C121BA">
          <w:rPr>
            <w:b/>
            <w:bCs/>
            <w:color w:val="FF0000"/>
            <w:sz w:val="24"/>
            <w:szCs w:val="24"/>
            <w:vertAlign w:val="superscript"/>
          </w:rPr>
          <w:t xml:space="preserve"> </w:t>
        </w:r>
        <w:r w:rsidR="00A53B04">
          <w:rPr>
            <w:b/>
            <w:bCs/>
            <w:color w:val="FF0000"/>
            <w:sz w:val="24"/>
            <w:szCs w:val="24"/>
            <w:vertAlign w:val="superscript"/>
          </w:rPr>
          <w:t>6</w:t>
        </w:r>
        <w:r w:rsidR="00A53B04" w:rsidRPr="005B33FF">
          <w:rPr>
            <w:b/>
            <w:sz w:val="24"/>
            <w:szCs w:val="24"/>
          </w:rPr>
          <w:t>[</w:t>
        </w:r>
        <w:r w:rsidR="00A53B04">
          <w:t>sister-in-law</w:t>
        </w:r>
        <w:r w:rsidR="00A53B04" w:rsidRPr="005B33FF">
          <w:rPr>
            <w:b/>
            <w:sz w:val="24"/>
            <w:szCs w:val="24"/>
          </w:rPr>
          <w:t>,]</w:t>
        </w:r>
        <w:r w:rsidR="00A53B04" w:rsidRPr="00C121BA">
          <w:rPr>
            <w:b/>
            <w:bCs/>
            <w:color w:val="FF0000"/>
            <w:sz w:val="24"/>
            <w:szCs w:val="24"/>
            <w:vertAlign w:val="superscript"/>
          </w:rPr>
          <w:t xml:space="preserve"> </w:t>
        </w:r>
        <w:r w:rsidR="00A53B04">
          <w:rPr>
            <w:b/>
            <w:bCs/>
            <w:color w:val="FF0000"/>
            <w:sz w:val="24"/>
            <w:szCs w:val="24"/>
            <w:vertAlign w:val="superscript"/>
          </w:rPr>
          <w:t>6</w:t>
        </w:r>
        <w:r w:rsidR="00A53B04" w:rsidRPr="005B33FF">
          <w:rPr>
            <w:b/>
            <w:sz w:val="24"/>
            <w:szCs w:val="24"/>
          </w:rPr>
          <w:t>[</w:t>
        </w:r>
        <w:r w:rsidR="00A53B04">
          <w:t>step parent</w:t>
        </w:r>
        <w:r w:rsidR="00A53B04" w:rsidRPr="005B33FF">
          <w:rPr>
            <w:b/>
            <w:sz w:val="24"/>
            <w:szCs w:val="24"/>
          </w:rPr>
          <w:t xml:space="preserve">,] </w:t>
        </w:r>
        <w:r w:rsidR="00A53B04">
          <w:rPr>
            <w:b/>
            <w:bCs/>
            <w:color w:val="FF0000"/>
            <w:sz w:val="24"/>
            <w:szCs w:val="24"/>
            <w:vertAlign w:val="superscript"/>
          </w:rPr>
          <w:t>6</w:t>
        </w:r>
        <w:r w:rsidR="00A53B04" w:rsidRPr="005B33FF">
          <w:rPr>
            <w:b/>
            <w:sz w:val="24"/>
            <w:szCs w:val="24"/>
          </w:rPr>
          <w:t>[</w:t>
        </w:r>
        <w:r w:rsidR="00A53B04">
          <w:t>step brother</w:t>
        </w:r>
        <w:r w:rsidR="00A53B04" w:rsidRPr="005B33FF">
          <w:rPr>
            <w:b/>
            <w:sz w:val="24"/>
            <w:szCs w:val="24"/>
          </w:rPr>
          <w:t>,]</w:t>
        </w:r>
        <w:r w:rsidR="00A53B04" w:rsidRPr="00C121BA">
          <w:rPr>
            <w:b/>
            <w:bCs/>
            <w:color w:val="FF0000"/>
            <w:sz w:val="24"/>
            <w:szCs w:val="24"/>
            <w:vertAlign w:val="superscript"/>
          </w:rPr>
          <w:t xml:space="preserve"> </w:t>
        </w:r>
        <w:r w:rsidR="00A53B04">
          <w:rPr>
            <w:b/>
            <w:bCs/>
            <w:color w:val="FF0000"/>
            <w:sz w:val="24"/>
            <w:szCs w:val="24"/>
            <w:vertAlign w:val="superscript"/>
          </w:rPr>
          <w:t>6</w:t>
        </w:r>
        <w:r w:rsidR="00A53B04" w:rsidRPr="005B33FF">
          <w:rPr>
            <w:b/>
            <w:sz w:val="24"/>
            <w:szCs w:val="24"/>
          </w:rPr>
          <w:t>[</w:t>
        </w:r>
        <w:r w:rsidR="00A53B04">
          <w:t>step sister</w:t>
        </w:r>
        <w:r w:rsidR="00A53B04" w:rsidRPr="005B33FF">
          <w:rPr>
            <w:b/>
            <w:sz w:val="24"/>
            <w:szCs w:val="24"/>
          </w:rPr>
          <w:t>,]</w:t>
        </w:r>
        <w:r w:rsidR="00A53B04" w:rsidRPr="00C121BA">
          <w:rPr>
            <w:b/>
            <w:bCs/>
            <w:color w:val="FF0000"/>
            <w:sz w:val="24"/>
            <w:szCs w:val="24"/>
            <w:vertAlign w:val="superscript"/>
          </w:rPr>
          <w:t xml:space="preserve"> </w:t>
        </w:r>
        <w:r w:rsidR="00A53B04">
          <w:rPr>
            <w:b/>
            <w:bCs/>
            <w:color w:val="FF0000"/>
            <w:sz w:val="24"/>
            <w:szCs w:val="24"/>
            <w:vertAlign w:val="superscript"/>
          </w:rPr>
          <w:t>6</w:t>
        </w:r>
        <w:r w:rsidR="00A53B04" w:rsidRPr="005B33FF">
          <w:rPr>
            <w:b/>
            <w:sz w:val="24"/>
            <w:szCs w:val="24"/>
          </w:rPr>
          <w:t>[</w:t>
        </w:r>
        <w:r w:rsidR="00A53B04">
          <w:t>son-in law</w:t>
        </w:r>
        <w:r w:rsidR="00A53B04" w:rsidRPr="005B33FF">
          <w:rPr>
            <w:b/>
            <w:sz w:val="24"/>
            <w:szCs w:val="24"/>
          </w:rPr>
          <w:t>]</w:t>
        </w:r>
        <w:r w:rsidR="00A53B04" w:rsidRPr="00C121BA">
          <w:rPr>
            <w:b/>
            <w:bCs/>
            <w:color w:val="FF0000"/>
            <w:sz w:val="24"/>
            <w:szCs w:val="24"/>
            <w:vertAlign w:val="superscript"/>
          </w:rPr>
          <w:t xml:space="preserve"> </w:t>
        </w:r>
        <w:r w:rsidR="00A53B04">
          <w:rPr>
            <w:b/>
            <w:bCs/>
            <w:color w:val="FF0000"/>
            <w:sz w:val="24"/>
            <w:szCs w:val="24"/>
            <w:vertAlign w:val="superscript"/>
          </w:rPr>
          <w:t>6</w:t>
        </w:r>
        <w:r w:rsidR="00A53B04" w:rsidRPr="005B33FF">
          <w:rPr>
            <w:b/>
            <w:sz w:val="24"/>
            <w:szCs w:val="24"/>
          </w:rPr>
          <w:t>[</w:t>
        </w:r>
        <w:r w:rsidR="00A53B04">
          <w:t>or</w:t>
        </w:r>
        <w:r w:rsidR="00A53B04" w:rsidRPr="005B33FF">
          <w:rPr>
            <w:b/>
            <w:sz w:val="24"/>
            <w:szCs w:val="24"/>
          </w:rPr>
          <w:t xml:space="preserve">] </w:t>
        </w:r>
        <w:r w:rsidR="00A53B04">
          <w:rPr>
            <w:b/>
            <w:bCs/>
            <w:color w:val="FF0000"/>
            <w:sz w:val="24"/>
            <w:szCs w:val="24"/>
            <w:vertAlign w:val="superscript"/>
          </w:rPr>
          <w:t>6</w:t>
        </w:r>
        <w:r w:rsidR="00A53B04" w:rsidRPr="005B33FF">
          <w:rPr>
            <w:b/>
            <w:sz w:val="24"/>
            <w:szCs w:val="24"/>
          </w:rPr>
          <w:t>[</w:t>
        </w:r>
        <w:r w:rsidR="00A53B04">
          <w:t>daughter-in law</w:t>
        </w:r>
        <w:r w:rsidR="00A53B04" w:rsidRPr="005B33FF">
          <w:rPr>
            <w:b/>
            <w:sz w:val="24"/>
            <w:szCs w:val="24"/>
          </w:rPr>
          <w:t xml:space="preserve">] </w:t>
        </w:r>
      </w:ins>
      <w:r>
        <w:t xml:space="preserve">of </w:t>
      </w:r>
      <w:r w:rsidR="00831858">
        <w:t>You</w:t>
      </w:r>
      <w:r>
        <w:t xml:space="preserve"> or </w:t>
      </w:r>
      <w:r w:rsidR="00D60341">
        <w:t>Your</w:t>
      </w:r>
      <w:r>
        <w:t xml:space="preserve"> </w:t>
      </w:r>
      <w:r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as a </w:t>
      </w:r>
      <w:r w:rsidR="00167306" w:rsidRPr="00987A39">
        <w:t>Doctor</w:t>
      </w:r>
      <w:r w:rsidR="00167306" w:rsidRPr="00167306">
        <w:rPr>
          <w:b/>
          <w:i/>
        </w:rPr>
        <w:t xml:space="preserve"> </w:t>
      </w:r>
      <w:r>
        <w:t xml:space="preserve">for a claim that </w:t>
      </w:r>
      <w:r w:rsidR="00831858">
        <w:t>You</w:t>
      </w:r>
      <w:r>
        <w:t xml:space="preserve"> send to us</w:t>
      </w:r>
      <w:r w:rsidR="00E35670">
        <w:t>.</w:t>
      </w:r>
      <w:r w:rsidR="008B5747" w:rsidRPr="005F6D44">
        <w:rPr>
          <w:b/>
          <w:sz w:val="24"/>
          <w:szCs w:val="24"/>
        </w:rPr>
        <w:t>]</w:t>
      </w:r>
      <w:commentRangeEnd w:id="827"/>
      <w:r w:rsidR="000E4A4D">
        <w:rPr>
          <w:rStyle w:val="CommentReference"/>
          <w:sz w:val="20"/>
          <w:szCs w:val="20"/>
        </w:rPr>
        <w:commentReference w:id="827"/>
      </w:r>
      <w:commentRangeEnd w:id="828"/>
      <w:r w:rsidR="00895F38">
        <w:rPr>
          <w:rStyle w:val="CommentReference"/>
          <w:sz w:val="20"/>
          <w:szCs w:val="20"/>
        </w:rPr>
        <w:commentReference w:id="828"/>
      </w:r>
      <w:commentRangeEnd w:id="829"/>
      <w:r w:rsidR="00E604CD">
        <w:rPr>
          <w:rStyle w:val="CommentReference"/>
          <w:sz w:val="20"/>
          <w:szCs w:val="20"/>
        </w:rPr>
        <w:commentReference w:id="829"/>
      </w:r>
      <w:commentRangeEnd w:id="830"/>
      <w:r w:rsidR="008034DF">
        <w:rPr>
          <w:rStyle w:val="CommentReference"/>
          <w:sz w:val="20"/>
          <w:szCs w:val="20"/>
        </w:rPr>
        <w:commentReference w:id="830"/>
      </w:r>
    </w:p>
    <w:p w14:paraId="011E4234" w14:textId="11A9DD49" w:rsidR="00E35670" w:rsidRDefault="005E388A" w:rsidP="00E35670">
      <w:pPr>
        <w:pStyle w:val="Text1"/>
        <w:numPr>
          <w:ilvl w:val="12"/>
          <w:numId w:val="0"/>
        </w:numPr>
      </w:pPr>
      <w:r>
        <w:rPr>
          <w:b/>
          <w:bCs/>
          <w:color w:val="FF0000"/>
          <w:sz w:val="24"/>
          <w:szCs w:val="24"/>
          <w:vertAlign w:val="superscript"/>
        </w:rPr>
        <w:t>6</w:t>
      </w:r>
      <w:r w:rsidRPr="00AB53F8">
        <w:rPr>
          <w:b/>
          <w:sz w:val="24"/>
          <w:szCs w:val="24"/>
        </w:rPr>
        <w:t>[</w:t>
      </w:r>
      <w:r w:rsidR="00E35670">
        <w:rPr>
          <w:b/>
          <w:i/>
        </w:rPr>
        <w:t xml:space="preserve">Eligible </w:t>
      </w:r>
      <w:r w:rsidR="00EE3D90">
        <w:rPr>
          <w:b/>
          <w:i/>
        </w:rPr>
        <w:t>C</w:t>
      </w:r>
      <w:r w:rsidR="00E35670">
        <w:rPr>
          <w:b/>
          <w:i/>
        </w:rPr>
        <w:t xml:space="preserve">hildren </w:t>
      </w:r>
      <w:r w:rsidR="00E35670">
        <w:t xml:space="preserve">means </w:t>
      </w:r>
      <w:r w:rsidR="00D60341">
        <w:t>Your</w:t>
      </w:r>
      <w:r w:rsidR="00E35670">
        <w:t xml:space="preserve"> children age </w:t>
      </w:r>
      <w:r w:rsidR="00673849">
        <w:rPr>
          <w:b/>
          <w:bCs/>
          <w:color w:val="FF0000"/>
          <w:sz w:val="24"/>
          <w:vertAlign w:val="superscript"/>
        </w:rPr>
        <w:t>5</w:t>
      </w:r>
      <w:r w:rsidR="00673849" w:rsidRPr="00571C41">
        <w:rPr>
          <w:b/>
          <w:bCs/>
          <w:sz w:val="24"/>
        </w:rPr>
        <w:t>[</w:t>
      </w:r>
      <w:r w:rsidR="00907193" w:rsidRPr="00B37216">
        <w:t xml:space="preserve">at </w:t>
      </w:r>
      <w:r w:rsidR="00673849">
        <w:t>live birth to 14 years old</w:t>
      </w:r>
      <w:r w:rsidR="00673849" w:rsidRPr="00571C41">
        <w:rPr>
          <w:b/>
          <w:bCs/>
          <w:sz w:val="24"/>
        </w:rPr>
        <w:t>]</w:t>
      </w:r>
      <w:r w:rsidR="00673849" w:rsidRPr="00184E77">
        <w:rPr>
          <w:szCs w:val="16"/>
        </w:rPr>
        <w:t xml:space="preserve"> </w:t>
      </w:r>
      <w:r w:rsidR="00725880">
        <w:rPr>
          <w:b/>
          <w:bCs/>
          <w:color w:val="FF0000"/>
          <w:sz w:val="24"/>
          <w:vertAlign w:val="superscript"/>
        </w:rPr>
        <w:t>8</w:t>
      </w:r>
      <w:r w:rsidR="009F464E" w:rsidRPr="00571C41">
        <w:rPr>
          <w:b/>
          <w:bCs/>
          <w:sz w:val="24"/>
        </w:rPr>
        <w:t>[</w:t>
      </w:r>
      <w:r w:rsidR="00E35670">
        <w:t>or under</w:t>
      </w:r>
      <w:r w:rsidR="009F464E" w:rsidRPr="00571C41">
        <w:rPr>
          <w:b/>
          <w:bCs/>
          <w:sz w:val="24"/>
        </w:rPr>
        <w:t>]</w:t>
      </w:r>
      <w:r w:rsidR="00E35670">
        <w:t xml:space="preserve"> who live with </w:t>
      </w:r>
      <w:r w:rsidR="00831858">
        <w:t>You</w:t>
      </w:r>
      <w:r w:rsidR="00E35670">
        <w:t xml:space="preserve">. </w:t>
      </w:r>
      <w:r w:rsidR="00D60341">
        <w:t>Your</w:t>
      </w:r>
      <w:r w:rsidR="00E35670">
        <w:t xml:space="preserve"> children include </w:t>
      </w:r>
      <w:r w:rsidR="00D60341">
        <w:t>Your</w:t>
      </w:r>
      <w:r w:rsidR="00E35670">
        <w:t xml:space="preserve"> legally adopted children, and each of </w:t>
      </w:r>
      <w:r w:rsidR="00D60341">
        <w:t>Your</w:t>
      </w:r>
      <w:r w:rsidR="00E35670">
        <w:t xml:space="preserve"> stepchildren and foster children.</w:t>
      </w:r>
      <w:r w:rsidRPr="005F6D44">
        <w:rPr>
          <w:b/>
          <w:sz w:val="24"/>
          <w:szCs w:val="24"/>
        </w:rPr>
        <w:t>]</w:t>
      </w:r>
    </w:p>
    <w:p w14:paraId="26005E31" w14:textId="521695F8" w:rsidR="00E35670" w:rsidRDefault="00D36313" w:rsidP="00E35670">
      <w:pPr>
        <w:pStyle w:val="Text1"/>
        <w:numPr>
          <w:ilvl w:val="12"/>
          <w:numId w:val="0"/>
        </w:numPr>
      </w:pPr>
      <w:r>
        <w:rPr>
          <w:b/>
          <w:bCs/>
          <w:color w:val="FF0000"/>
          <w:sz w:val="24"/>
          <w:vertAlign w:val="superscript"/>
        </w:rPr>
        <w:t>36</w:t>
      </w:r>
      <w:r w:rsidRPr="00571C41">
        <w:rPr>
          <w:b/>
          <w:bCs/>
          <w:sz w:val="24"/>
        </w:rPr>
        <w:t>[</w:t>
      </w:r>
      <w:r w:rsidR="00E35670">
        <w:rPr>
          <w:b/>
          <w:i/>
        </w:rPr>
        <w:t xml:space="preserve">Eligible </w:t>
      </w:r>
      <w:r w:rsidR="00EE3D90">
        <w:rPr>
          <w:b/>
          <w:i/>
        </w:rPr>
        <w:t>D</w:t>
      </w:r>
      <w:r w:rsidR="00E35670">
        <w:rPr>
          <w:b/>
          <w:i/>
        </w:rPr>
        <w:t xml:space="preserve">ay </w:t>
      </w:r>
      <w:r w:rsidR="00EE3D90">
        <w:rPr>
          <w:b/>
          <w:i/>
        </w:rPr>
        <w:t>C</w:t>
      </w:r>
      <w:r w:rsidR="00E35670">
        <w:rPr>
          <w:b/>
          <w:i/>
        </w:rPr>
        <w:t xml:space="preserve">are </w:t>
      </w:r>
      <w:r w:rsidR="00EE3D90">
        <w:rPr>
          <w:b/>
          <w:i/>
        </w:rPr>
        <w:t>E</w:t>
      </w:r>
      <w:r w:rsidR="00E35670">
        <w:rPr>
          <w:b/>
          <w:i/>
        </w:rPr>
        <w:t>xpenses</w:t>
      </w:r>
      <w:r w:rsidR="00E35670">
        <w:t xml:space="preserve"> </w:t>
      </w:r>
      <w:r w:rsidR="00A33056" w:rsidRPr="00B37216">
        <w:rPr>
          <w:b/>
          <w:i/>
        </w:rPr>
        <w:t>(LTD)</w:t>
      </w:r>
      <w:r w:rsidR="00BD4759">
        <w:t xml:space="preserve"> </w:t>
      </w:r>
      <w:r w:rsidR="00E35670">
        <w:t xml:space="preserve">are the monthly expenses </w:t>
      </w:r>
      <w:r w:rsidR="00831858">
        <w:t>You</w:t>
      </w:r>
      <w:r w:rsidR="00E35670">
        <w:t xml:space="preserve"> incur for the day care of </w:t>
      </w:r>
      <w:r w:rsidR="00D60341">
        <w:t>Your</w:t>
      </w:r>
      <w:r w:rsidR="00E35670">
        <w:t xml:space="preserve"> </w:t>
      </w:r>
      <w:r w:rsidR="0046293F">
        <w:t xml:space="preserve">Eligible Children </w:t>
      </w:r>
      <w:r w:rsidR="00E35670">
        <w:t>that are:</w:t>
      </w:r>
    </w:p>
    <w:p w14:paraId="4F8790D0" w14:textId="2AA5CE61" w:rsidR="00E35670" w:rsidRDefault="00E35670" w:rsidP="00C27487">
      <w:pPr>
        <w:pStyle w:val="BulletD"/>
        <w:ind w:left="432"/>
      </w:pPr>
      <w:r>
        <w:t xml:space="preserve">charged by a child-care provider who is not a member of </w:t>
      </w:r>
      <w:r w:rsidR="00D60341">
        <w:t>Your</w:t>
      </w:r>
      <w:r>
        <w:t xml:space="preserve"> immediate family </w:t>
      </w:r>
      <w:r w:rsidR="00E22A96">
        <w:rPr>
          <w:b/>
          <w:bCs/>
          <w:color w:val="FF0000"/>
          <w:sz w:val="24"/>
          <w:vertAlign w:val="superscript"/>
        </w:rPr>
        <w:t>6</w:t>
      </w:r>
      <w:r w:rsidR="00EF0472" w:rsidRPr="00571C41">
        <w:rPr>
          <w:b/>
          <w:bCs/>
          <w:sz w:val="24"/>
        </w:rPr>
        <w:t>[</w:t>
      </w:r>
      <w:r>
        <w:t xml:space="preserve">(i.e., </w:t>
      </w:r>
      <w:r w:rsidR="00831858">
        <w:t>You</w:t>
      </w:r>
      <w:r>
        <w:t xml:space="preserve">,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or a child, brother, sister or parent of </w:t>
      </w:r>
      <w:r w:rsidR="00831858">
        <w:t>You</w:t>
      </w:r>
      <w:r>
        <w:t xml:space="preserve"> or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r w:rsidR="00EF0472" w:rsidRPr="00571C41">
        <w:rPr>
          <w:b/>
          <w:bCs/>
          <w:sz w:val="24"/>
        </w:rPr>
        <w:t>]</w:t>
      </w:r>
      <w:r>
        <w:t>;</w:t>
      </w:r>
    </w:p>
    <w:p w14:paraId="6FA75D1D" w14:textId="77777777" w:rsidR="00E35670" w:rsidRDefault="00E35670" w:rsidP="00C27487">
      <w:pPr>
        <w:pStyle w:val="BulletD"/>
        <w:ind w:left="432"/>
      </w:pPr>
      <w:r>
        <w:t>documented by receipts from the child-care provider which include the child-care provider’s social security number or taxpayer identification number; and</w:t>
      </w:r>
    </w:p>
    <w:p w14:paraId="3272DBAE" w14:textId="43A67341" w:rsidR="00E35670" w:rsidRDefault="00E35670" w:rsidP="00C27487">
      <w:pPr>
        <w:pStyle w:val="BulletD"/>
        <w:ind w:left="432"/>
      </w:pPr>
      <w:r>
        <w:t xml:space="preserve">specified in the Prudential-approved </w:t>
      </w:r>
      <w:r w:rsidR="00636D21">
        <w:t xml:space="preserve">Rehabilitation Program </w:t>
      </w:r>
      <w:r>
        <w:t xml:space="preserve">as needed in order for </w:t>
      </w:r>
      <w:r w:rsidR="00831858">
        <w:t>You</w:t>
      </w:r>
      <w:r>
        <w:t xml:space="preserve"> to participate in the program.</w:t>
      </w:r>
      <w:r w:rsidR="009C6CB3" w:rsidRPr="00571C41">
        <w:rPr>
          <w:b/>
          <w:bCs/>
          <w:sz w:val="24"/>
        </w:rPr>
        <w:t>]</w:t>
      </w:r>
    </w:p>
    <w:p w14:paraId="63096B47" w14:textId="278D01B1" w:rsidR="00F54668" w:rsidRDefault="00D36313" w:rsidP="00987A39">
      <w:pPr>
        <w:pStyle w:val="2Text"/>
        <w:ind w:left="0"/>
      </w:pPr>
      <w:r>
        <w:rPr>
          <w:b/>
          <w:bCs/>
          <w:color w:val="FF0000"/>
          <w:sz w:val="24"/>
          <w:vertAlign w:val="superscript"/>
        </w:rPr>
        <w:t>36</w:t>
      </w:r>
      <w:r w:rsidRPr="00571C41">
        <w:rPr>
          <w:b/>
          <w:bCs/>
          <w:sz w:val="24"/>
        </w:rPr>
        <w:t>[</w:t>
      </w:r>
      <w:r w:rsidR="00F54668">
        <w:rPr>
          <w:b/>
          <w:i/>
        </w:rPr>
        <w:t xml:space="preserve">Eligible </w:t>
      </w:r>
      <w:r w:rsidR="00EE3D90">
        <w:rPr>
          <w:b/>
          <w:i/>
        </w:rPr>
        <w:t>D</w:t>
      </w:r>
      <w:r w:rsidR="00F54668">
        <w:rPr>
          <w:b/>
          <w:i/>
        </w:rPr>
        <w:t xml:space="preserve">ay </w:t>
      </w:r>
      <w:r w:rsidR="00EE3D90">
        <w:rPr>
          <w:b/>
          <w:i/>
        </w:rPr>
        <w:t>C</w:t>
      </w:r>
      <w:r w:rsidR="00F54668">
        <w:rPr>
          <w:b/>
          <w:i/>
        </w:rPr>
        <w:t xml:space="preserve">are </w:t>
      </w:r>
      <w:r w:rsidR="00EE3D90">
        <w:rPr>
          <w:b/>
          <w:i/>
        </w:rPr>
        <w:t>E</w:t>
      </w:r>
      <w:r w:rsidR="00F54668">
        <w:rPr>
          <w:b/>
          <w:i/>
        </w:rPr>
        <w:t>xpenses</w:t>
      </w:r>
      <w:r w:rsidR="00F54668">
        <w:t xml:space="preserve"> </w:t>
      </w:r>
      <w:r w:rsidR="00F54668" w:rsidRPr="00B37216">
        <w:rPr>
          <w:b/>
          <w:i/>
        </w:rPr>
        <w:t>(STD)</w:t>
      </w:r>
      <w:r w:rsidR="00F54668">
        <w:t xml:space="preserve"> are the </w:t>
      </w:r>
      <w:r w:rsidR="004F65C8">
        <w:rPr>
          <w:b/>
          <w:bCs/>
          <w:color w:val="FF0000"/>
          <w:sz w:val="24"/>
          <w:vertAlign w:val="superscript"/>
        </w:rPr>
        <w:t>12</w:t>
      </w:r>
      <w:r w:rsidR="004F65C8" w:rsidRPr="00571C41">
        <w:rPr>
          <w:b/>
          <w:bCs/>
          <w:sz w:val="24"/>
        </w:rPr>
        <w:t>[</w:t>
      </w:r>
      <w:r w:rsidR="00F54668">
        <w:t>weekly</w:t>
      </w:r>
      <w:r w:rsidR="004F65C8" w:rsidRPr="00571C41">
        <w:rPr>
          <w:b/>
          <w:bCs/>
          <w:sz w:val="24"/>
        </w:rPr>
        <w:t>]</w:t>
      </w:r>
      <w:r w:rsidR="00F54668">
        <w:t xml:space="preserve"> expenses </w:t>
      </w:r>
      <w:r w:rsidR="00831858">
        <w:t>You</w:t>
      </w:r>
      <w:r w:rsidR="00F54668">
        <w:t xml:space="preserve"> incur for the day care of </w:t>
      </w:r>
      <w:r w:rsidR="00D60341">
        <w:t>Your</w:t>
      </w:r>
      <w:r w:rsidR="00F54668">
        <w:t xml:space="preserve"> </w:t>
      </w:r>
      <w:r w:rsidR="007351AB">
        <w:t>Eligible Children</w:t>
      </w:r>
      <w:r w:rsidR="00F54668">
        <w:t xml:space="preserve"> that are:</w:t>
      </w:r>
    </w:p>
    <w:p w14:paraId="7B6570EF" w14:textId="0B6C0EE5" w:rsidR="00F54668" w:rsidRDefault="00F54668" w:rsidP="00C27487">
      <w:pPr>
        <w:pStyle w:val="BulletD"/>
        <w:ind w:left="432"/>
      </w:pPr>
      <w:r>
        <w:t xml:space="preserve">charged by a child-care provider who is not a member of </w:t>
      </w:r>
      <w:r w:rsidR="00D60341">
        <w:t>Your</w:t>
      </w:r>
      <w:r>
        <w:t xml:space="preserve"> immediate family </w:t>
      </w:r>
      <w:r w:rsidR="00E6085D">
        <w:rPr>
          <w:b/>
          <w:bCs/>
          <w:color w:val="FF0000"/>
          <w:sz w:val="24"/>
          <w:vertAlign w:val="superscript"/>
        </w:rPr>
        <w:t>6</w:t>
      </w:r>
      <w:r w:rsidR="00C27646" w:rsidRPr="00571C41">
        <w:rPr>
          <w:b/>
          <w:bCs/>
          <w:sz w:val="24"/>
        </w:rPr>
        <w:t>[</w:t>
      </w:r>
      <w:r>
        <w:t xml:space="preserve">(i.e., </w:t>
      </w:r>
      <w:r w:rsidR="00831858">
        <w:t>You</w:t>
      </w:r>
      <w:r>
        <w:t xml:space="preserve">, </w:t>
      </w:r>
      <w:r w:rsidR="00D60341">
        <w:t>Your</w:t>
      </w:r>
      <w:r>
        <w:t xml:space="preserve"> </w:t>
      </w:r>
      <w:r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or a child, brother, sister or parent of </w:t>
      </w:r>
      <w:r w:rsidR="00831858">
        <w:t>You</w:t>
      </w:r>
      <w:r>
        <w:t xml:space="preserve"> or </w:t>
      </w:r>
      <w:r w:rsidR="00D60341">
        <w:t>Your</w:t>
      </w:r>
      <w:r>
        <w:t xml:space="preserve"> </w:t>
      </w:r>
      <w:r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r w:rsidR="00EA34A5" w:rsidRPr="00571C41">
        <w:rPr>
          <w:b/>
          <w:bCs/>
          <w:sz w:val="24"/>
        </w:rPr>
        <w:t>]</w:t>
      </w:r>
      <w:r>
        <w:t>;</w:t>
      </w:r>
    </w:p>
    <w:p w14:paraId="7DAA8179" w14:textId="77777777" w:rsidR="00F54668" w:rsidRDefault="00F54668" w:rsidP="00C27487">
      <w:pPr>
        <w:pStyle w:val="BulletD"/>
        <w:ind w:left="432"/>
      </w:pPr>
      <w:r>
        <w:t>documented by receipts from the child-care provider which include the child-care provider’s social security number or taxpayer identification number; and</w:t>
      </w:r>
    </w:p>
    <w:p w14:paraId="1135FA84" w14:textId="37E30DBF" w:rsidR="00F54668" w:rsidRDefault="00F54668" w:rsidP="00C27487">
      <w:pPr>
        <w:pStyle w:val="BulletD"/>
        <w:ind w:left="432"/>
      </w:pPr>
      <w:r>
        <w:lastRenderedPageBreak/>
        <w:t xml:space="preserve">specified in the Prudential-approved </w:t>
      </w:r>
      <w:r w:rsidR="00636D21">
        <w:t xml:space="preserve">Rehabilitation Program </w:t>
      </w:r>
      <w:r>
        <w:t xml:space="preserve">as needed in order for </w:t>
      </w:r>
      <w:r w:rsidR="00831858">
        <w:t>You</w:t>
      </w:r>
      <w:r>
        <w:t xml:space="preserve"> to participate in the program.</w:t>
      </w:r>
      <w:r w:rsidR="009C6CB3" w:rsidRPr="00571C41">
        <w:rPr>
          <w:b/>
          <w:bCs/>
          <w:sz w:val="24"/>
        </w:rPr>
        <w:t>]</w:t>
      </w:r>
    </w:p>
    <w:p w14:paraId="12420022" w14:textId="55B68DAE" w:rsidR="00E35670" w:rsidRDefault="006369AC" w:rsidP="09116177">
      <w:pPr>
        <w:pStyle w:val="Text1"/>
        <w:keepNext/>
      </w:pPr>
      <w:r>
        <w:rPr>
          <w:b/>
          <w:bCs/>
          <w:color w:val="FF0000"/>
          <w:sz w:val="24"/>
          <w:szCs w:val="24"/>
          <w:vertAlign w:val="superscript"/>
        </w:rPr>
        <w:t>6</w:t>
      </w:r>
      <w:r w:rsidRPr="00AB53F8">
        <w:rPr>
          <w:b/>
          <w:sz w:val="24"/>
          <w:szCs w:val="24"/>
        </w:rPr>
        <w:t>[</w:t>
      </w:r>
      <w:r w:rsidR="00E35670">
        <w:rPr>
          <w:b/>
          <w:i/>
        </w:rPr>
        <w:t xml:space="preserve">Eligible </w:t>
      </w:r>
      <w:r w:rsidR="00EE3D90">
        <w:rPr>
          <w:b/>
          <w:i/>
        </w:rPr>
        <w:t>F</w:t>
      </w:r>
      <w:r w:rsidR="00E35670">
        <w:rPr>
          <w:b/>
          <w:i/>
        </w:rPr>
        <w:t xml:space="preserve">amily </w:t>
      </w:r>
      <w:r w:rsidR="00EE3D90">
        <w:rPr>
          <w:b/>
          <w:i/>
        </w:rPr>
        <w:t>M</w:t>
      </w:r>
      <w:r w:rsidR="00E35670">
        <w:rPr>
          <w:b/>
          <w:i/>
        </w:rPr>
        <w:t>embers</w:t>
      </w:r>
      <w:r w:rsidR="00E35670">
        <w:t xml:space="preserve"> means each of the following family members who has a </w:t>
      </w:r>
      <w:r w:rsidR="00C0540E">
        <w:t>C</w:t>
      </w:r>
      <w:r w:rsidR="00E35670">
        <w:t xml:space="preserve">hronic </w:t>
      </w:r>
      <w:r w:rsidR="00C0540E">
        <w:t>I</w:t>
      </w:r>
      <w:r w:rsidR="00E35670">
        <w:t xml:space="preserve">llness or </w:t>
      </w:r>
      <w:r w:rsidR="00167306" w:rsidRPr="00987A39">
        <w:t>Disability</w:t>
      </w:r>
      <w:r w:rsidR="00E35670">
        <w:t>:</w:t>
      </w:r>
    </w:p>
    <w:p w14:paraId="450B9CD8" w14:textId="4B8425C2" w:rsidR="00E35670" w:rsidRDefault="00D60341" w:rsidP="00C27487">
      <w:pPr>
        <w:pStyle w:val="BulletD"/>
        <w:ind w:left="432"/>
      </w:pPr>
      <w:r>
        <w:t>Your</w:t>
      </w:r>
      <w:r w:rsidR="00E35670">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E35670">
        <w:t>;</w:t>
      </w:r>
    </w:p>
    <w:p w14:paraId="12E85A0D" w14:textId="27A950A8" w:rsidR="00E35670" w:rsidRDefault="00D60341" w:rsidP="00C27487">
      <w:pPr>
        <w:pStyle w:val="BulletD"/>
        <w:ind w:left="432"/>
      </w:pPr>
      <w:r>
        <w:t>Your</w:t>
      </w:r>
      <w:r w:rsidR="00E35670">
        <w:t xml:space="preserve"> parents and grandparents who live with </w:t>
      </w:r>
      <w:r w:rsidR="00831858">
        <w:t>You</w:t>
      </w:r>
      <w:r w:rsidR="00E35670">
        <w:t>; and</w:t>
      </w:r>
    </w:p>
    <w:p w14:paraId="7A6937FD" w14:textId="2878C5BF" w:rsidR="00E35670" w:rsidRDefault="00D60341" w:rsidP="00C27487">
      <w:pPr>
        <w:pStyle w:val="BulletD"/>
        <w:ind w:left="432"/>
      </w:pPr>
      <w:r>
        <w:t>Your</w:t>
      </w:r>
      <w:r w:rsidR="00E35670">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E35670">
        <w:t xml:space="preserve">’s parents and grandparents who live with </w:t>
      </w:r>
      <w:r w:rsidR="00831858">
        <w:t>You</w:t>
      </w:r>
      <w:r w:rsidR="00E35670">
        <w:t>.</w:t>
      </w:r>
      <w:r w:rsidR="006369AC" w:rsidRPr="00AB53F8">
        <w:rPr>
          <w:b/>
          <w:sz w:val="24"/>
          <w:szCs w:val="24"/>
        </w:rPr>
        <w:t>]</w:t>
      </w:r>
    </w:p>
    <w:p w14:paraId="4576395A" w14:textId="4211B8B6" w:rsidR="00E35670" w:rsidRDefault="00C26ABB" w:rsidP="00E35670">
      <w:pPr>
        <w:pStyle w:val="Text1"/>
        <w:numPr>
          <w:ilvl w:val="12"/>
          <w:numId w:val="0"/>
        </w:numPr>
      </w:pPr>
      <w:r>
        <w:rPr>
          <w:b/>
          <w:bCs/>
          <w:color w:val="FF0000"/>
          <w:sz w:val="24"/>
          <w:szCs w:val="24"/>
          <w:vertAlign w:val="superscript"/>
        </w:rPr>
        <w:t>6</w:t>
      </w:r>
      <w:r w:rsidR="00D707D9" w:rsidRPr="00D707D9">
        <w:rPr>
          <w:b/>
          <w:sz w:val="24"/>
        </w:rPr>
        <w:t>[</w:t>
      </w:r>
      <w:r w:rsidR="00E35670">
        <w:rPr>
          <w:b/>
          <w:i/>
        </w:rPr>
        <w:t xml:space="preserve">Eligible </w:t>
      </w:r>
      <w:r w:rsidR="000B7FE1" w:rsidRPr="00B37216">
        <w:rPr>
          <w:b/>
          <w:bCs/>
          <w:color w:val="FF0000"/>
          <w:sz w:val="24"/>
          <w:vertAlign w:val="superscript"/>
        </w:rPr>
        <w:t>CV7</w:t>
      </w:r>
      <w:r w:rsidR="00571C41" w:rsidRPr="00571C41">
        <w:rPr>
          <w:b/>
          <w:bCs/>
          <w:i/>
          <w:sz w:val="24"/>
        </w:rPr>
        <w:t>[</w:t>
      </w:r>
      <w:r w:rsidR="006340F3">
        <w:rPr>
          <w:b/>
          <w:i/>
        </w:rPr>
        <w:t>Spouse</w:t>
      </w:r>
      <w:r w:rsidR="00571C41" w:rsidRPr="00571C41">
        <w:rPr>
          <w:b/>
          <w:bCs/>
          <w:i/>
          <w:sz w:val="24"/>
        </w:rPr>
        <w:t>]</w:t>
      </w:r>
      <w:r w:rsidR="00E35670">
        <w:rPr>
          <w:b/>
          <w:i/>
        </w:rPr>
        <w:t xml:space="preserve"> and </w:t>
      </w:r>
      <w:r w:rsidR="00EE3D90">
        <w:rPr>
          <w:b/>
          <w:i/>
        </w:rPr>
        <w:t>E</w:t>
      </w:r>
      <w:r w:rsidR="00E35670">
        <w:rPr>
          <w:b/>
          <w:i/>
        </w:rPr>
        <w:t xml:space="preserve">lder </w:t>
      </w:r>
      <w:r w:rsidR="00EE3D90">
        <w:rPr>
          <w:b/>
          <w:i/>
        </w:rPr>
        <w:t>C</w:t>
      </w:r>
      <w:r w:rsidR="00E35670">
        <w:rPr>
          <w:b/>
          <w:i/>
        </w:rPr>
        <w:t xml:space="preserve">are </w:t>
      </w:r>
      <w:r w:rsidR="00EE3D90">
        <w:rPr>
          <w:b/>
          <w:i/>
        </w:rPr>
        <w:t>E</w:t>
      </w:r>
      <w:r w:rsidR="00E35670">
        <w:rPr>
          <w:b/>
          <w:i/>
        </w:rPr>
        <w:t>xpenses</w:t>
      </w:r>
      <w:r w:rsidR="00E35670">
        <w:t xml:space="preserve"> </w:t>
      </w:r>
      <w:r w:rsidR="00AA0C89" w:rsidRPr="00B37216">
        <w:rPr>
          <w:b/>
          <w:i/>
        </w:rPr>
        <w:t>(LTD)</w:t>
      </w:r>
      <w:r w:rsidR="00AA0C89">
        <w:t xml:space="preserve"> </w:t>
      </w:r>
      <w:r w:rsidR="00E35670">
        <w:t xml:space="preserve">are the monthly expenses </w:t>
      </w:r>
      <w:r w:rsidR="00831858">
        <w:t>You</w:t>
      </w:r>
      <w:r w:rsidR="00E35670">
        <w:t xml:space="preserve"> incur for the care of </w:t>
      </w:r>
      <w:r w:rsidR="00D60341">
        <w:t>Your</w:t>
      </w:r>
      <w:r w:rsidR="00E35670">
        <w:t xml:space="preserve"> </w:t>
      </w:r>
      <w:r w:rsidR="007351AB">
        <w:t xml:space="preserve">Eligible Family Members </w:t>
      </w:r>
      <w:r w:rsidR="00E35670">
        <w:t>that are:</w:t>
      </w:r>
    </w:p>
    <w:p w14:paraId="5BC5F9A3" w14:textId="7B0D401A" w:rsidR="00E35670" w:rsidRDefault="00E35670" w:rsidP="00C27487">
      <w:pPr>
        <w:pStyle w:val="BulletD"/>
        <w:ind w:left="432"/>
      </w:pPr>
      <w:r>
        <w:t xml:space="preserve">charged by a licensed adult care provider who is not a member of </w:t>
      </w:r>
      <w:r w:rsidR="00D60341">
        <w:t>Your</w:t>
      </w:r>
      <w:r>
        <w:t xml:space="preserve"> immediate family (i.e., </w:t>
      </w:r>
      <w:r w:rsidR="00831858">
        <w:t>You</w:t>
      </w:r>
      <w:r>
        <w:t xml:space="preserve">,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or a child, brother, sister or parent of </w:t>
      </w:r>
      <w:r w:rsidR="00831858">
        <w:t>You</w:t>
      </w:r>
      <w:r>
        <w:t xml:space="preserve"> or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p>
    <w:p w14:paraId="2E97E016" w14:textId="77777777" w:rsidR="00E35670" w:rsidRDefault="00E35670" w:rsidP="00C27487">
      <w:pPr>
        <w:pStyle w:val="BulletD"/>
        <w:ind w:left="432"/>
      </w:pPr>
      <w:r>
        <w:t>documented by receipts from the licensed adult care provider which include the provider’s social security number or taxpayer identification number; and</w:t>
      </w:r>
    </w:p>
    <w:p w14:paraId="2B0F2BD3" w14:textId="6CF18773" w:rsidR="00E35670" w:rsidRDefault="00E35670" w:rsidP="00C27487">
      <w:pPr>
        <w:pStyle w:val="BulletD"/>
        <w:ind w:left="432"/>
      </w:pPr>
      <w:r>
        <w:t xml:space="preserve">specified in the Prudential-approved </w:t>
      </w:r>
      <w:r w:rsidR="00636D21">
        <w:t xml:space="preserve">Rehabilitation Program </w:t>
      </w:r>
      <w:r>
        <w:t xml:space="preserve">as needed in order for </w:t>
      </w:r>
      <w:r w:rsidR="00831858">
        <w:t>You</w:t>
      </w:r>
      <w:r>
        <w:t xml:space="preserve"> to participate in the program.</w:t>
      </w:r>
      <w:r w:rsidR="00C26ABB" w:rsidRPr="00AB53F8">
        <w:rPr>
          <w:b/>
          <w:sz w:val="24"/>
          <w:szCs w:val="24"/>
        </w:rPr>
        <w:t>]</w:t>
      </w:r>
    </w:p>
    <w:p w14:paraId="17BFBA69" w14:textId="3CE7F46F" w:rsidR="00AA0C89" w:rsidRDefault="00C26ABB" w:rsidP="00AA0C89">
      <w:pPr>
        <w:pStyle w:val="Text1"/>
        <w:numPr>
          <w:ilvl w:val="12"/>
          <w:numId w:val="0"/>
        </w:numPr>
      </w:pPr>
      <w:r>
        <w:rPr>
          <w:b/>
          <w:bCs/>
          <w:color w:val="FF0000"/>
          <w:sz w:val="24"/>
          <w:szCs w:val="24"/>
          <w:vertAlign w:val="superscript"/>
        </w:rPr>
        <w:t>6</w:t>
      </w:r>
      <w:r w:rsidR="00D707D9" w:rsidRPr="00D707D9">
        <w:rPr>
          <w:b/>
          <w:sz w:val="24"/>
        </w:rPr>
        <w:t>[</w:t>
      </w:r>
      <w:r w:rsidR="00AA0C89">
        <w:rPr>
          <w:b/>
          <w:i/>
        </w:rPr>
        <w:t xml:space="preserve">Eligible </w:t>
      </w:r>
      <w:r w:rsidR="00AA0C89" w:rsidRPr="00B37216">
        <w:rPr>
          <w:b/>
          <w:bCs/>
          <w:color w:val="FF0000"/>
          <w:sz w:val="24"/>
          <w:vertAlign w:val="superscript"/>
        </w:rPr>
        <w:t>CV7</w:t>
      </w:r>
      <w:r w:rsidR="00571C41" w:rsidRPr="00571C41">
        <w:rPr>
          <w:b/>
          <w:bCs/>
          <w:i/>
          <w:sz w:val="24"/>
        </w:rPr>
        <w:t>[</w:t>
      </w:r>
      <w:r w:rsidR="006340F3">
        <w:rPr>
          <w:b/>
          <w:i/>
        </w:rPr>
        <w:t>Spouse</w:t>
      </w:r>
      <w:r w:rsidR="00571C41" w:rsidRPr="00571C41">
        <w:rPr>
          <w:b/>
          <w:bCs/>
          <w:i/>
          <w:sz w:val="24"/>
        </w:rPr>
        <w:t>]</w:t>
      </w:r>
      <w:r w:rsidR="00AA0C89">
        <w:rPr>
          <w:b/>
          <w:i/>
        </w:rPr>
        <w:t xml:space="preserve"> and </w:t>
      </w:r>
      <w:r w:rsidR="00EE3D90">
        <w:rPr>
          <w:b/>
          <w:i/>
        </w:rPr>
        <w:t>E</w:t>
      </w:r>
      <w:r w:rsidR="00AA0C89">
        <w:rPr>
          <w:b/>
          <w:i/>
        </w:rPr>
        <w:t xml:space="preserve">lder </w:t>
      </w:r>
      <w:r w:rsidR="00EE3D90">
        <w:rPr>
          <w:b/>
          <w:i/>
        </w:rPr>
        <w:t>C</w:t>
      </w:r>
      <w:r w:rsidR="00AA0C89">
        <w:rPr>
          <w:b/>
          <w:i/>
        </w:rPr>
        <w:t xml:space="preserve">are </w:t>
      </w:r>
      <w:r w:rsidR="00EE3D90">
        <w:rPr>
          <w:b/>
          <w:i/>
        </w:rPr>
        <w:t>E</w:t>
      </w:r>
      <w:r w:rsidR="00AA0C89">
        <w:rPr>
          <w:b/>
          <w:i/>
        </w:rPr>
        <w:t>xpenses</w:t>
      </w:r>
      <w:r w:rsidR="00AA0C89">
        <w:t xml:space="preserve"> </w:t>
      </w:r>
      <w:r w:rsidR="00AA0C89" w:rsidRPr="00B37216">
        <w:rPr>
          <w:b/>
          <w:i/>
        </w:rPr>
        <w:t>(STD)</w:t>
      </w:r>
      <w:r w:rsidR="00AA0C89">
        <w:t xml:space="preserve"> are the </w:t>
      </w:r>
      <w:r w:rsidR="004F65C8">
        <w:rPr>
          <w:b/>
          <w:bCs/>
          <w:color w:val="FF0000"/>
          <w:sz w:val="24"/>
          <w:vertAlign w:val="superscript"/>
        </w:rPr>
        <w:t>12</w:t>
      </w:r>
      <w:r w:rsidR="004F65C8" w:rsidRPr="00571C41">
        <w:rPr>
          <w:b/>
          <w:bCs/>
          <w:sz w:val="24"/>
        </w:rPr>
        <w:t>[</w:t>
      </w:r>
      <w:r w:rsidR="00AC7613">
        <w:t>weekly</w:t>
      </w:r>
      <w:r w:rsidR="004F65C8" w:rsidRPr="00571C41">
        <w:rPr>
          <w:b/>
          <w:bCs/>
          <w:sz w:val="24"/>
        </w:rPr>
        <w:t>]</w:t>
      </w:r>
      <w:r w:rsidR="00AA0C89">
        <w:t xml:space="preserve"> expenses </w:t>
      </w:r>
      <w:r w:rsidR="00831858">
        <w:t>You</w:t>
      </w:r>
      <w:r w:rsidR="00AA0C89">
        <w:t xml:space="preserve"> incur for the care of </w:t>
      </w:r>
      <w:r w:rsidR="00D60341">
        <w:t>Your</w:t>
      </w:r>
      <w:r w:rsidR="00AA0C89">
        <w:t xml:space="preserve"> </w:t>
      </w:r>
      <w:r w:rsidR="00663D62">
        <w:t xml:space="preserve">Eligible Family Members </w:t>
      </w:r>
      <w:r w:rsidR="00AA0C89">
        <w:t>that are:</w:t>
      </w:r>
    </w:p>
    <w:p w14:paraId="315F10AF" w14:textId="7208ACF1" w:rsidR="00AA0C89" w:rsidRDefault="00AA0C89" w:rsidP="00C27487">
      <w:pPr>
        <w:pStyle w:val="BulletD"/>
        <w:ind w:left="432"/>
      </w:pPr>
      <w:r>
        <w:t xml:space="preserve">charged by a licensed adult care provider who is not a member of </w:t>
      </w:r>
      <w:r w:rsidR="00D60341">
        <w:t>Your</w:t>
      </w:r>
      <w:r>
        <w:t xml:space="preserve"> immediate family (i.e., </w:t>
      </w:r>
      <w:r w:rsidR="00831858">
        <w:t>You</w:t>
      </w:r>
      <w:r>
        <w:t xml:space="preserve">, </w:t>
      </w:r>
      <w:r w:rsidR="00D60341">
        <w:t>Your</w:t>
      </w:r>
      <w:r>
        <w:t xml:space="preserve"> </w:t>
      </w:r>
      <w:r w:rsidR="00F4062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or a child, brother, sister or parent of </w:t>
      </w:r>
      <w:r w:rsidR="00831858">
        <w:t>You</w:t>
      </w:r>
      <w:r>
        <w:t xml:space="preserve"> or </w:t>
      </w:r>
      <w:r w:rsidR="00D60341">
        <w:t>Your</w:t>
      </w:r>
      <w:r>
        <w:t xml:space="preserve"> </w:t>
      </w:r>
      <w:r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p>
    <w:p w14:paraId="270FC871" w14:textId="77777777" w:rsidR="00AA0C89" w:rsidRDefault="00AA0C89" w:rsidP="00C27487">
      <w:pPr>
        <w:pStyle w:val="BulletD"/>
        <w:ind w:left="432"/>
      </w:pPr>
      <w:r>
        <w:t>documented by receipts from the licensed adult care provider which include the provider’s social security number or taxpayer identification number; and</w:t>
      </w:r>
    </w:p>
    <w:p w14:paraId="238959BD" w14:textId="583ECECF" w:rsidR="00AA0C89" w:rsidRDefault="00AA0C89" w:rsidP="00C27487">
      <w:pPr>
        <w:pStyle w:val="BulletD"/>
        <w:ind w:left="432"/>
      </w:pPr>
      <w:r>
        <w:t xml:space="preserve">specified in the Prudential-approved </w:t>
      </w:r>
      <w:r w:rsidR="00636D21">
        <w:t xml:space="preserve">Rehabilitation Program </w:t>
      </w:r>
      <w:r>
        <w:t xml:space="preserve">as needed in order for </w:t>
      </w:r>
      <w:r w:rsidR="00831858">
        <w:t>You</w:t>
      </w:r>
      <w:r>
        <w:t xml:space="preserve"> to participate in the program.</w:t>
      </w:r>
      <w:r w:rsidR="00C53711" w:rsidRPr="00AB53F8">
        <w:rPr>
          <w:b/>
          <w:sz w:val="24"/>
          <w:szCs w:val="24"/>
        </w:rPr>
        <w:t>]</w:t>
      </w:r>
    </w:p>
    <w:p w14:paraId="363947B6" w14:textId="33BAEA3D" w:rsidR="00E35670" w:rsidRDefault="00E35670" w:rsidP="00E35670">
      <w:pPr>
        <w:pStyle w:val="Text1"/>
        <w:numPr>
          <w:ilvl w:val="12"/>
          <w:numId w:val="0"/>
        </w:numPr>
      </w:pPr>
      <w:r>
        <w:rPr>
          <w:b/>
          <w:i/>
        </w:rPr>
        <w:t xml:space="preserve">Eligible </w:t>
      </w:r>
      <w:r w:rsidR="00307526">
        <w:rPr>
          <w:b/>
          <w:i/>
        </w:rPr>
        <w:t>S</w:t>
      </w:r>
      <w:r>
        <w:rPr>
          <w:b/>
          <w:i/>
        </w:rPr>
        <w:t>tudent</w:t>
      </w:r>
      <w:r>
        <w:t xml:space="preserve"> means each of </w:t>
      </w:r>
      <w:r w:rsidR="00D60341">
        <w:t>Your</w:t>
      </w:r>
      <w:r>
        <w:t xml:space="preserve"> </w:t>
      </w:r>
      <w:r w:rsidR="00514ACE">
        <w:t xml:space="preserve">unmarried </w:t>
      </w:r>
      <w:r>
        <w:t>children who:</w:t>
      </w:r>
    </w:p>
    <w:p w14:paraId="651622D5" w14:textId="2A493276" w:rsidR="00E35670" w:rsidRDefault="00E35670" w:rsidP="00C27487">
      <w:pPr>
        <w:pStyle w:val="BulletD"/>
        <w:ind w:left="432"/>
      </w:pPr>
      <w:r>
        <w:t xml:space="preserve">wholly depends on </w:t>
      </w:r>
      <w:r w:rsidR="00831858">
        <w:t>You</w:t>
      </w:r>
      <w:r>
        <w:t xml:space="preserve"> for support and maintenance;</w:t>
      </w:r>
    </w:p>
    <w:p w14:paraId="0FA35BD6" w14:textId="06B359FA" w:rsidR="00E35670" w:rsidRDefault="00E35670" w:rsidP="00C27487">
      <w:pPr>
        <w:pStyle w:val="BulletD"/>
        <w:ind w:left="432"/>
      </w:pPr>
      <w:r>
        <w:t xml:space="preserve">is enrolled as a full-time student </w:t>
      </w:r>
      <w:r w:rsidR="001D5297">
        <w:rPr>
          <w:b/>
          <w:bCs/>
          <w:color w:val="FF0000"/>
          <w:sz w:val="24"/>
          <w:vertAlign w:val="superscript"/>
        </w:rPr>
        <w:t>13</w:t>
      </w:r>
      <w:r w:rsidR="001D5297" w:rsidRPr="00571C41">
        <w:rPr>
          <w:b/>
          <w:bCs/>
          <w:sz w:val="24"/>
        </w:rPr>
        <w:t>[</w:t>
      </w:r>
      <w:r>
        <w:t xml:space="preserve">in an </w:t>
      </w:r>
      <w:r w:rsidR="00AE784D">
        <w:t>i</w:t>
      </w:r>
      <w:r w:rsidR="00381D0B">
        <w:t>nstitution</w:t>
      </w:r>
      <w:r>
        <w:t xml:space="preserve"> of higher learning which includes, but is not limited to, a university, college, or trade school</w:t>
      </w:r>
      <w:r w:rsidR="001D5297" w:rsidRPr="00571C41">
        <w:rPr>
          <w:b/>
          <w:bCs/>
          <w:sz w:val="24"/>
        </w:rPr>
        <w:t>]</w:t>
      </w:r>
      <w:r>
        <w:t>; and</w:t>
      </w:r>
    </w:p>
    <w:p w14:paraId="6351C53C" w14:textId="298F6D8A" w:rsidR="00E35670" w:rsidRDefault="00E35670" w:rsidP="00C27487">
      <w:pPr>
        <w:pStyle w:val="BulletD"/>
        <w:ind w:left="432"/>
      </w:pPr>
      <w:r>
        <w:t xml:space="preserve">is less than </w:t>
      </w:r>
      <w:r w:rsidR="001D5297">
        <w:rPr>
          <w:b/>
          <w:color w:val="FF0000"/>
          <w:sz w:val="24"/>
          <w:szCs w:val="24"/>
          <w:vertAlign w:val="superscript"/>
        </w:rPr>
        <w:t>5</w:t>
      </w:r>
      <w:r w:rsidR="001D5297" w:rsidRPr="00571C41">
        <w:rPr>
          <w:b/>
          <w:bCs/>
          <w:sz w:val="24"/>
        </w:rPr>
        <w:t>[</w:t>
      </w:r>
      <w:r w:rsidR="001D5297">
        <w:t>19 – 29</w:t>
      </w:r>
      <w:r w:rsidR="001D5297" w:rsidRPr="00571C41">
        <w:rPr>
          <w:b/>
          <w:bCs/>
          <w:sz w:val="24"/>
        </w:rPr>
        <w:t>]</w:t>
      </w:r>
      <w:r w:rsidR="001D5297">
        <w:t xml:space="preserve"> </w:t>
      </w:r>
      <w:r>
        <w:t>years of age.</w:t>
      </w:r>
    </w:p>
    <w:p w14:paraId="70F5C447" w14:textId="46FE9375" w:rsidR="00E35670" w:rsidRDefault="00412639" w:rsidP="00E35670">
      <w:pPr>
        <w:pStyle w:val="Text1"/>
        <w:numPr>
          <w:ilvl w:val="12"/>
          <w:numId w:val="0"/>
        </w:numPr>
      </w:pPr>
      <w:r>
        <w:rPr>
          <w:b/>
          <w:color w:val="FF0000"/>
          <w:sz w:val="24"/>
          <w:szCs w:val="24"/>
          <w:vertAlign w:val="superscript"/>
        </w:rPr>
        <w:t>13a</w:t>
      </w:r>
      <w:r w:rsidRPr="00571C41">
        <w:rPr>
          <w:b/>
          <w:bCs/>
          <w:sz w:val="24"/>
        </w:rPr>
        <w:t>[</w:t>
      </w:r>
      <w:r w:rsidR="00D60341">
        <w:t>Your</w:t>
      </w:r>
      <w:r w:rsidR="00E35670">
        <w:t xml:space="preserve"> children include </w:t>
      </w:r>
      <w:r w:rsidR="00D60341">
        <w:t>Your</w:t>
      </w:r>
      <w:r w:rsidR="00E35670">
        <w:t xml:space="preserve"> legally adopted children, stepchildren and foster children.</w:t>
      </w:r>
      <w:r w:rsidRPr="00571C41">
        <w:rPr>
          <w:b/>
          <w:bCs/>
          <w:sz w:val="24"/>
        </w:rPr>
        <w:t>]</w:t>
      </w:r>
    </w:p>
    <w:p w14:paraId="68A9308E" w14:textId="7BAB470B" w:rsidR="00E35670" w:rsidRDefault="00EB44FC" w:rsidP="00E35670">
      <w:pPr>
        <w:pStyle w:val="Text1"/>
        <w:numPr>
          <w:ilvl w:val="12"/>
          <w:numId w:val="0"/>
        </w:numPr>
      </w:pPr>
      <w:r>
        <w:rPr>
          <w:b/>
          <w:color w:val="FF0000"/>
          <w:sz w:val="24"/>
          <w:szCs w:val="24"/>
          <w:vertAlign w:val="superscript"/>
        </w:rPr>
        <w:t>14</w:t>
      </w:r>
      <w:r w:rsidRPr="00571C41">
        <w:rPr>
          <w:b/>
          <w:bCs/>
          <w:sz w:val="24"/>
        </w:rPr>
        <w:t>[</w:t>
      </w:r>
      <w:r w:rsidR="00E35670">
        <w:rPr>
          <w:b/>
          <w:i/>
        </w:rPr>
        <w:t>Eligible</w:t>
      </w:r>
      <w:r w:rsidR="00E35670">
        <w:t xml:space="preserve"> </w:t>
      </w:r>
      <w:r w:rsidR="00EE3D90">
        <w:rPr>
          <w:b/>
          <w:i/>
        </w:rPr>
        <w:t>S</w:t>
      </w:r>
      <w:r w:rsidR="00E35670">
        <w:rPr>
          <w:b/>
          <w:i/>
        </w:rPr>
        <w:t>urvivor</w:t>
      </w:r>
      <w:r w:rsidR="00E35670">
        <w:t xml:space="preserve"> means </w:t>
      </w:r>
      <w:r w:rsidR="00D60341">
        <w:t>Your</w:t>
      </w:r>
      <w:r w:rsidR="00E35670">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E35670">
        <w:t xml:space="preserve">, if living; otherwise, </w:t>
      </w:r>
      <w:r w:rsidR="00D60341">
        <w:t>Your</w:t>
      </w:r>
      <w:r w:rsidR="00E35670">
        <w:t xml:space="preserve"> children under </w:t>
      </w:r>
      <w:r w:rsidR="00584DC7">
        <w:t xml:space="preserve">the </w:t>
      </w:r>
      <w:r w:rsidR="00E35670">
        <w:t>age</w:t>
      </w:r>
      <w:r w:rsidR="00D62424">
        <w:t xml:space="preserve"> </w:t>
      </w:r>
      <w:r w:rsidR="00D62424">
        <w:rPr>
          <w:b/>
          <w:color w:val="FF0000"/>
          <w:sz w:val="24"/>
          <w:szCs w:val="24"/>
          <w:vertAlign w:val="superscript"/>
        </w:rPr>
        <w:t>5</w:t>
      </w:r>
      <w:r w:rsidR="00D62424" w:rsidRPr="00571C41">
        <w:rPr>
          <w:b/>
          <w:bCs/>
          <w:sz w:val="24"/>
        </w:rPr>
        <w:t>[</w:t>
      </w:r>
      <w:r w:rsidR="00D62424">
        <w:t xml:space="preserve">25 </w:t>
      </w:r>
      <w:r w:rsidR="001F2E83">
        <w:t xml:space="preserve">– </w:t>
      </w:r>
      <w:r w:rsidR="00D62424">
        <w:t>29</w:t>
      </w:r>
      <w:r w:rsidR="00D62424" w:rsidRPr="00571C41">
        <w:rPr>
          <w:b/>
          <w:bCs/>
          <w:sz w:val="24"/>
        </w:rPr>
        <w:t>]</w:t>
      </w:r>
      <w:r w:rsidR="00E35670">
        <w:t>.</w:t>
      </w:r>
      <w:r w:rsidRPr="00571C41">
        <w:rPr>
          <w:b/>
          <w:bCs/>
          <w:sz w:val="24"/>
        </w:rPr>
        <w:t>]</w:t>
      </w:r>
    </w:p>
    <w:p w14:paraId="01C79812" w14:textId="70C4D4B7" w:rsidR="00E35670" w:rsidRPr="00E32532" w:rsidRDefault="00E35670" w:rsidP="00E35670">
      <w:pPr>
        <w:pStyle w:val="Text1"/>
        <w:numPr>
          <w:ilvl w:val="12"/>
          <w:numId w:val="0"/>
        </w:numPr>
      </w:pPr>
      <w:r>
        <w:rPr>
          <w:b/>
          <w:i/>
        </w:rPr>
        <w:lastRenderedPageBreak/>
        <w:t xml:space="preserve">Elimination </w:t>
      </w:r>
      <w:r w:rsidR="00EE3D90">
        <w:rPr>
          <w:b/>
          <w:i/>
        </w:rPr>
        <w:t>P</w:t>
      </w:r>
      <w:r>
        <w:rPr>
          <w:b/>
          <w:i/>
        </w:rPr>
        <w:t xml:space="preserve">eriod </w:t>
      </w:r>
      <w:r>
        <w:rPr>
          <w:b/>
        </w:rPr>
        <w:t xml:space="preserve">(STD) </w:t>
      </w:r>
      <w:r>
        <w:t xml:space="preserve">means a period of continuous </w:t>
      </w:r>
      <w:r w:rsidR="00167306" w:rsidRPr="00987A39">
        <w:t>Disability</w:t>
      </w:r>
      <w:r>
        <w:t xml:space="preserve"> which must be satisfied before </w:t>
      </w:r>
      <w:r w:rsidR="00831858">
        <w:t>You</w:t>
      </w:r>
      <w:r>
        <w:t xml:space="preserve"> are eligible to receive benefits from Prudential. </w:t>
      </w:r>
      <w:r w:rsidR="00A10632">
        <w:rPr>
          <w:b/>
          <w:color w:val="FF0000"/>
          <w:sz w:val="24"/>
          <w:szCs w:val="24"/>
          <w:vertAlign w:val="superscript"/>
        </w:rPr>
        <w:t>8</w:t>
      </w:r>
      <w:r w:rsidR="00A10632" w:rsidRPr="00571C41">
        <w:rPr>
          <w:b/>
          <w:bCs/>
          <w:sz w:val="24"/>
        </w:rPr>
        <w:t>[</w:t>
      </w:r>
      <w:r>
        <w:t xml:space="preserve">If </w:t>
      </w:r>
      <w:r w:rsidR="00831858">
        <w:t>You</w:t>
      </w:r>
      <w:r>
        <w:t xml:space="preserve"> </w:t>
      </w:r>
      <w:r w:rsidRPr="00E32532">
        <w:t>become covered under a</w:t>
      </w:r>
      <w:r w:rsidR="00E35069" w:rsidRPr="00E32532">
        <w:t>ny</w:t>
      </w:r>
      <w:r w:rsidRPr="00E32532">
        <w:t xml:space="preserve"> group </w:t>
      </w:r>
      <w:r w:rsidR="00310971" w:rsidRPr="00E32532">
        <w:rPr>
          <w:rFonts w:cs="Arial"/>
          <w:b/>
          <w:color w:val="FF0000"/>
          <w:sz w:val="24"/>
          <w:szCs w:val="24"/>
          <w:vertAlign w:val="superscript"/>
        </w:rPr>
        <w:t>CV1</w:t>
      </w:r>
      <w:r w:rsidR="00571C41" w:rsidRPr="00E32532">
        <w:rPr>
          <w:b/>
          <w:bCs/>
          <w:sz w:val="24"/>
        </w:rPr>
        <w:t>[</w:t>
      </w:r>
      <w:r w:rsidRPr="00E32532">
        <w:t>short term</w:t>
      </w:r>
      <w:r w:rsidR="00571C41" w:rsidRPr="00E32532">
        <w:rPr>
          <w:b/>
          <w:bCs/>
          <w:sz w:val="24"/>
        </w:rPr>
        <w:t>]</w:t>
      </w:r>
      <w:r w:rsidRPr="00E32532">
        <w:t xml:space="preserve"> disability</w:t>
      </w:r>
      <w:r w:rsidR="00B26632" w:rsidRPr="00E32532">
        <w:t xml:space="preserve"> </w:t>
      </w:r>
      <w:r w:rsidR="00787B15">
        <w:t>p</w:t>
      </w:r>
      <w:r w:rsidR="00B26632" w:rsidRPr="00E32532">
        <w:t xml:space="preserve">lan </w:t>
      </w:r>
      <w:r w:rsidRPr="00E32532">
        <w:t>that replaces this</w:t>
      </w:r>
      <w:r w:rsidR="00B26632" w:rsidRPr="00E32532">
        <w:t xml:space="preserve"> Plan </w:t>
      </w:r>
      <w:r w:rsidRPr="00E32532">
        <w:t xml:space="preserve">during </w:t>
      </w:r>
      <w:r w:rsidR="00D60341">
        <w:t>Your</w:t>
      </w:r>
      <w:r w:rsidRPr="00E32532">
        <w:t xml:space="preserve"> </w:t>
      </w:r>
      <w:r w:rsidR="00E940DE" w:rsidRPr="00E32532">
        <w:t>Elimination Period</w:t>
      </w:r>
      <w:r w:rsidRPr="00E32532">
        <w:t xml:space="preserve">, </w:t>
      </w:r>
      <w:r w:rsidR="00D60341">
        <w:t>Your</w:t>
      </w:r>
      <w:r w:rsidRPr="00E32532">
        <w:t xml:space="preserve"> </w:t>
      </w:r>
      <w:r w:rsidR="00E940DE" w:rsidRPr="00E32532">
        <w:t>Elimination Period</w:t>
      </w:r>
      <w:r w:rsidRPr="00E32532">
        <w:t xml:space="preserve"> under this</w:t>
      </w:r>
      <w:r w:rsidR="00B26632" w:rsidRPr="00E32532">
        <w:t xml:space="preserve"> Plan </w:t>
      </w:r>
      <w:r w:rsidRPr="00E32532">
        <w:t>will not be met.</w:t>
      </w:r>
      <w:r w:rsidR="00A10632" w:rsidRPr="00E32532">
        <w:rPr>
          <w:b/>
          <w:bCs/>
          <w:sz w:val="24"/>
        </w:rPr>
        <w:t>]</w:t>
      </w:r>
      <w:r w:rsidR="002A40BD" w:rsidRPr="00A1495F">
        <w:rPr>
          <w:szCs w:val="16"/>
        </w:rPr>
        <w:t xml:space="preserve"> </w:t>
      </w:r>
      <w:r w:rsidR="00E32532" w:rsidRPr="00E32532">
        <w:rPr>
          <w:b/>
          <w:color w:val="FF0000"/>
          <w:sz w:val="24"/>
          <w:szCs w:val="24"/>
          <w:vertAlign w:val="superscript"/>
        </w:rPr>
        <w:t>6</w:t>
      </w:r>
      <w:r w:rsidR="00E32532" w:rsidRPr="00E32532">
        <w:rPr>
          <w:b/>
          <w:bCs/>
          <w:sz w:val="24"/>
        </w:rPr>
        <w:t>[</w:t>
      </w:r>
      <w:r w:rsidR="002A40BD" w:rsidRPr="00B37216">
        <w:t xml:space="preserve">This applies regardless of whether the replacement is as a result of actions taken by You, </w:t>
      </w:r>
      <w:r w:rsidR="00D60341">
        <w:t>Your</w:t>
      </w:r>
      <w:r w:rsidR="002A40BD" w:rsidRPr="00B37216">
        <w:t xml:space="preserve"> Employer</w:t>
      </w:r>
      <w:r w:rsidR="00841506" w:rsidRPr="00B37216">
        <w:t>,</w:t>
      </w:r>
      <w:r w:rsidR="002A40BD" w:rsidRPr="00B37216">
        <w:t xml:space="preserve"> another employer</w:t>
      </w:r>
      <w:r w:rsidR="00841506" w:rsidRPr="00B37216">
        <w:t xml:space="preserve"> or any other group</w:t>
      </w:r>
      <w:r w:rsidR="002A40BD" w:rsidRPr="00B37216">
        <w:t>.</w:t>
      </w:r>
      <w:r w:rsidR="00E32532" w:rsidRPr="00E32532">
        <w:rPr>
          <w:b/>
          <w:bCs/>
          <w:sz w:val="24"/>
        </w:rPr>
        <w:t>]</w:t>
      </w:r>
    </w:p>
    <w:p w14:paraId="1D7F9DD9" w14:textId="35CA9116" w:rsidR="00E35670" w:rsidRDefault="00E35670" w:rsidP="00E35670">
      <w:pPr>
        <w:pStyle w:val="Text1"/>
        <w:numPr>
          <w:ilvl w:val="12"/>
          <w:numId w:val="0"/>
        </w:numPr>
      </w:pPr>
      <w:r w:rsidRPr="00E32532">
        <w:rPr>
          <w:b/>
          <w:i/>
        </w:rPr>
        <w:t xml:space="preserve">Elimination </w:t>
      </w:r>
      <w:r w:rsidR="00EE3D90" w:rsidRPr="00E32532">
        <w:rPr>
          <w:b/>
          <w:i/>
        </w:rPr>
        <w:t>P</w:t>
      </w:r>
      <w:r w:rsidRPr="00E32532">
        <w:rPr>
          <w:b/>
          <w:i/>
        </w:rPr>
        <w:t xml:space="preserve">eriod </w:t>
      </w:r>
      <w:r w:rsidRPr="00E32532">
        <w:rPr>
          <w:b/>
        </w:rPr>
        <w:t xml:space="preserve">(LTD) </w:t>
      </w:r>
      <w:r w:rsidRPr="00E32532">
        <w:t xml:space="preserve">means a period of continuous </w:t>
      </w:r>
      <w:r w:rsidR="00167306" w:rsidRPr="00E32532">
        <w:t>Disability</w:t>
      </w:r>
      <w:r w:rsidRPr="00E32532">
        <w:t xml:space="preserve"> which must be satisfied before </w:t>
      </w:r>
      <w:r w:rsidR="00831858" w:rsidRPr="00E32532">
        <w:t>You</w:t>
      </w:r>
      <w:r w:rsidRPr="00E32532">
        <w:t xml:space="preserve"> are eligible to receive benefits from Prudential. </w:t>
      </w:r>
      <w:r w:rsidR="00A10632" w:rsidRPr="00E32532">
        <w:rPr>
          <w:b/>
          <w:color w:val="FF0000"/>
          <w:sz w:val="24"/>
          <w:szCs w:val="24"/>
          <w:vertAlign w:val="superscript"/>
        </w:rPr>
        <w:t>8</w:t>
      </w:r>
      <w:r w:rsidR="00A10632" w:rsidRPr="00E32532">
        <w:rPr>
          <w:b/>
          <w:bCs/>
          <w:sz w:val="24"/>
        </w:rPr>
        <w:t>[</w:t>
      </w:r>
      <w:r w:rsidRPr="00E32532">
        <w:t xml:space="preserve">If </w:t>
      </w:r>
      <w:r w:rsidR="00831858" w:rsidRPr="00E32532">
        <w:t>You</w:t>
      </w:r>
      <w:r w:rsidRPr="00E32532">
        <w:t xml:space="preserve"> become covered under a</w:t>
      </w:r>
      <w:r w:rsidR="00E32532" w:rsidRPr="00E32532">
        <w:t>ny</w:t>
      </w:r>
      <w:r w:rsidRPr="00E32532">
        <w:t xml:space="preserve"> group </w:t>
      </w:r>
      <w:r w:rsidR="00310971" w:rsidRPr="00E32532">
        <w:rPr>
          <w:rFonts w:cs="Arial"/>
          <w:b/>
          <w:color w:val="FF0000"/>
          <w:sz w:val="24"/>
          <w:szCs w:val="24"/>
          <w:vertAlign w:val="superscript"/>
        </w:rPr>
        <w:t>CV1</w:t>
      </w:r>
      <w:r w:rsidR="00571C41" w:rsidRPr="00E32532">
        <w:rPr>
          <w:b/>
          <w:bCs/>
          <w:sz w:val="24"/>
        </w:rPr>
        <w:t>[</w:t>
      </w:r>
      <w:r w:rsidRPr="00E32532">
        <w:t>long term</w:t>
      </w:r>
      <w:r w:rsidR="00571C41" w:rsidRPr="00E32532">
        <w:rPr>
          <w:b/>
          <w:bCs/>
          <w:sz w:val="24"/>
        </w:rPr>
        <w:t>]</w:t>
      </w:r>
      <w:r w:rsidRPr="00E32532">
        <w:t xml:space="preserve"> disability</w:t>
      </w:r>
      <w:r w:rsidR="00B26632" w:rsidRPr="00E32532">
        <w:t xml:space="preserve"> </w:t>
      </w:r>
      <w:r w:rsidR="00787B15">
        <w:t>p</w:t>
      </w:r>
      <w:r w:rsidR="00B26632" w:rsidRPr="00E32532">
        <w:t xml:space="preserve">lan </w:t>
      </w:r>
      <w:r w:rsidRPr="00E32532">
        <w:t>that replaces this</w:t>
      </w:r>
      <w:r w:rsidR="00B26632" w:rsidRPr="00E32532">
        <w:t xml:space="preserve"> Plan </w:t>
      </w:r>
      <w:r w:rsidRPr="00E32532">
        <w:t xml:space="preserve">during </w:t>
      </w:r>
      <w:r w:rsidR="00D60341">
        <w:t>Your</w:t>
      </w:r>
      <w:r w:rsidRPr="00E32532">
        <w:t xml:space="preserve"> </w:t>
      </w:r>
      <w:r w:rsidR="00E940DE" w:rsidRPr="00E32532">
        <w:t>Elimination Period</w:t>
      </w:r>
      <w:r w:rsidRPr="00E32532">
        <w:t xml:space="preserve">, </w:t>
      </w:r>
      <w:r w:rsidR="00D60341">
        <w:t>Your</w:t>
      </w:r>
      <w:r w:rsidRPr="00E32532">
        <w:t xml:space="preserve"> </w:t>
      </w:r>
      <w:r w:rsidR="00E31E7C" w:rsidRPr="00E32532">
        <w:t>E</w:t>
      </w:r>
      <w:r w:rsidRPr="00E32532">
        <w:t xml:space="preserve">limination </w:t>
      </w:r>
      <w:r w:rsidR="00E31E7C" w:rsidRPr="00E32532">
        <w:t>P</w:t>
      </w:r>
      <w:r w:rsidRPr="00E32532">
        <w:t>eriod under this</w:t>
      </w:r>
      <w:r w:rsidR="00B26632" w:rsidRPr="00E32532">
        <w:t xml:space="preserve"> Plan </w:t>
      </w:r>
      <w:r w:rsidRPr="00E32532">
        <w:t>will not be met.</w:t>
      </w:r>
      <w:r w:rsidR="00A10632" w:rsidRPr="00E32532">
        <w:rPr>
          <w:b/>
          <w:bCs/>
          <w:sz w:val="24"/>
        </w:rPr>
        <w:t>]</w:t>
      </w:r>
      <w:r w:rsidR="00E32532" w:rsidRPr="00B37216">
        <w:t xml:space="preserve"> </w:t>
      </w:r>
      <w:r w:rsidR="00E32532" w:rsidRPr="00E32532">
        <w:rPr>
          <w:b/>
          <w:color w:val="FF0000"/>
          <w:sz w:val="24"/>
          <w:szCs w:val="24"/>
          <w:vertAlign w:val="superscript"/>
        </w:rPr>
        <w:t>6</w:t>
      </w:r>
      <w:r w:rsidR="00E32532" w:rsidRPr="00E32532">
        <w:rPr>
          <w:b/>
          <w:bCs/>
          <w:sz w:val="24"/>
        </w:rPr>
        <w:t>[</w:t>
      </w:r>
      <w:r w:rsidR="00E32532" w:rsidRPr="00B37216">
        <w:t xml:space="preserve">This applies regardless of whether the replacement is as a result of actions taken by You, </w:t>
      </w:r>
      <w:r w:rsidR="00D60341">
        <w:t>Your</w:t>
      </w:r>
      <w:r w:rsidR="00E32532" w:rsidRPr="00B37216">
        <w:t xml:space="preserve"> Employer, another employer or any other group.</w:t>
      </w:r>
      <w:r w:rsidR="00E32532" w:rsidRPr="00E32532">
        <w:rPr>
          <w:b/>
          <w:bCs/>
          <w:sz w:val="24"/>
        </w:rPr>
        <w:t>]</w:t>
      </w:r>
    </w:p>
    <w:p w14:paraId="01AEF675" w14:textId="0A97BA00" w:rsidR="00E35670" w:rsidRDefault="00D97103" w:rsidP="00E35670">
      <w:pPr>
        <w:pStyle w:val="Text1"/>
        <w:numPr>
          <w:ilvl w:val="12"/>
          <w:numId w:val="0"/>
        </w:numPr>
        <w:rPr>
          <w:b/>
        </w:rPr>
      </w:pPr>
      <w:r>
        <w:rPr>
          <w:b/>
          <w:color w:val="FF0000"/>
          <w:sz w:val="24"/>
          <w:szCs w:val="24"/>
          <w:vertAlign w:val="superscript"/>
        </w:rPr>
        <w:t>15</w:t>
      </w:r>
      <w:r w:rsidR="00A733D1" w:rsidRPr="00571C41">
        <w:rPr>
          <w:b/>
          <w:bCs/>
          <w:sz w:val="24"/>
        </w:rPr>
        <w:t>[</w:t>
      </w:r>
      <w:r w:rsidR="009540F7" w:rsidRPr="00B37216">
        <w:rPr>
          <w:b/>
          <w:bCs/>
          <w:color w:val="FF0000"/>
          <w:sz w:val="24"/>
          <w:vertAlign w:val="superscript"/>
        </w:rPr>
        <w:t>CV6</w:t>
      </w:r>
      <w:r w:rsidR="00571C41" w:rsidRPr="00571C41">
        <w:rPr>
          <w:b/>
          <w:bCs/>
          <w:i/>
          <w:sz w:val="24"/>
        </w:rPr>
        <w:t>[</w:t>
      </w:r>
      <w:r w:rsidR="009B6667">
        <w:rPr>
          <w:b/>
          <w:i/>
        </w:rPr>
        <w:t>Employee</w:t>
      </w:r>
      <w:r w:rsidR="00571C41" w:rsidRPr="00571C41">
        <w:rPr>
          <w:b/>
          <w:bCs/>
          <w:i/>
          <w:sz w:val="24"/>
        </w:rPr>
        <w:t>]</w:t>
      </w:r>
      <w:r w:rsidR="00E35670">
        <w:t xml:space="preserve"> </w:t>
      </w:r>
      <w:r w:rsidR="00265A60">
        <w:t xml:space="preserve">means a person who is </w:t>
      </w:r>
      <w:r w:rsidR="00200F44" w:rsidRPr="00987A39">
        <w:t>A</w:t>
      </w:r>
      <w:r w:rsidR="00265A60" w:rsidRPr="00987A39">
        <w:t>ctive</w:t>
      </w:r>
      <w:r w:rsidR="00960382" w:rsidRPr="00987A39">
        <w:t xml:space="preserve">ly </w:t>
      </w:r>
      <w:r w:rsidR="005522AB">
        <w:t>at</w:t>
      </w:r>
      <w:r w:rsidR="00960382" w:rsidRPr="00987A39">
        <w:t xml:space="preserve"> </w:t>
      </w:r>
      <w:r w:rsidR="00DB13CA" w:rsidRPr="00987A39">
        <w:t>W</w:t>
      </w:r>
      <w:r w:rsidR="00960382" w:rsidRPr="00987A39">
        <w:t>ork</w:t>
      </w:r>
      <w:r w:rsidR="00960382">
        <w:rPr>
          <w:b/>
          <w:i/>
        </w:rPr>
        <w:t xml:space="preserve"> </w:t>
      </w:r>
      <w:r w:rsidR="000A57CC">
        <w:t xml:space="preserve">for the </w:t>
      </w:r>
      <w:r w:rsidR="005977E8">
        <w:t>Minimum Hours Requirement</w:t>
      </w:r>
      <w:r w:rsidR="00AA3D26">
        <w:t xml:space="preserve"> </w:t>
      </w:r>
      <w:r w:rsidR="00265A60">
        <w:t xml:space="preserve">with the </w:t>
      </w:r>
      <w:r w:rsidR="00265A60" w:rsidRPr="002E41CC">
        <w:rPr>
          <w:b/>
          <w:bCs/>
          <w:color w:val="FF0000"/>
          <w:sz w:val="24"/>
          <w:szCs w:val="24"/>
          <w:vertAlign w:val="superscript"/>
        </w:rPr>
        <w:t>CV2</w:t>
      </w:r>
      <w:r w:rsidR="00571C41" w:rsidRPr="00571C41">
        <w:rPr>
          <w:b/>
          <w:bCs/>
          <w:sz w:val="24"/>
        </w:rPr>
        <w:t>[</w:t>
      </w:r>
      <w:r w:rsidR="00265A60" w:rsidRPr="00987A39">
        <w:t>Employer</w:t>
      </w:r>
      <w:r w:rsidR="00571C41" w:rsidRPr="00571C41">
        <w:rPr>
          <w:b/>
          <w:bCs/>
          <w:sz w:val="24"/>
        </w:rPr>
        <w:t>]</w:t>
      </w:r>
      <w:r w:rsidR="00265A60">
        <w:t xml:space="preserve"> at the </w:t>
      </w:r>
      <w:r w:rsidR="00265A60" w:rsidRPr="00B4750C">
        <w:rPr>
          <w:b/>
          <w:color w:val="FF0000"/>
          <w:sz w:val="24"/>
          <w:vertAlign w:val="superscript"/>
        </w:rPr>
        <w:t>CV2</w:t>
      </w:r>
      <w:r w:rsidR="00571C41" w:rsidRPr="00571C41">
        <w:rPr>
          <w:b/>
          <w:bCs/>
          <w:sz w:val="24"/>
        </w:rPr>
        <w:t>[</w:t>
      </w:r>
      <w:r w:rsidR="00AE3017">
        <w:t>Employer</w:t>
      </w:r>
      <w:r w:rsidR="00265A60">
        <w:t>s</w:t>
      </w:r>
      <w:r w:rsidR="00571C41" w:rsidRPr="00571C41">
        <w:rPr>
          <w:b/>
          <w:bCs/>
          <w:sz w:val="24"/>
        </w:rPr>
        <w:t>]</w:t>
      </w:r>
      <w:r w:rsidR="00265A60">
        <w:t xml:space="preserve"> place of business and whose earnings are reported for tax purposes using a W-2 form</w:t>
      </w:r>
      <w:r w:rsidR="00E35670">
        <w:t>.</w:t>
      </w:r>
      <w:r w:rsidRPr="00571C41">
        <w:rPr>
          <w:b/>
          <w:bCs/>
          <w:sz w:val="24"/>
        </w:rPr>
        <w:t>]</w:t>
      </w:r>
    </w:p>
    <w:p w14:paraId="08799E61" w14:textId="299929C1" w:rsidR="00E35670" w:rsidRDefault="004E5B84" w:rsidP="00E35670">
      <w:pPr>
        <w:pStyle w:val="Text1"/>
        <w:numPr>
          <w:ilvl w:val="12"/>
          <w:numId w:val="0"/>
        </w:numPr>
      </w:pPr>
      <w:r>
        <w:rPr>
          <w:b/>
          <w:color w:val="FF0000"/>
          <w:sz w:val="24"/>
          <w:szCs w:val="24"/>
          <w:vertAlign w:val="superscript"/>
        </w:rPr>
        <w:t>16</w:t>
      </w:r>
      <w:r w:rsidRPr="00571C41">
        <w:rPr>
          <w:b/>
          <w:bCs/>
          <w:sz w:val="24"/>
        </w:rPr>
        <w:t>[</w:t>
      </w:r>
      <w:r w:rsidR="00DF7552" w:rsidRPr="002E41CC">
        <w:rPr>
          <w:b/>
          <w:bCs/>
          <w:color w:val="FF0000"/>
          <w:sz w:val="24"/>
          <w:szCs w:val="24"/>
          <w:vertAlign w:val="superscript"/>
        </w:rPr>
        <w:t>CV2</w:t>
      </w:r>
      <w:r w:rsidR="00D707D9" w:rsidRPr="00D707D9">
        <w:rPr>
          <w:b/>
          <w:sz w:val="24"/>
        </w:rPr>
        <w:t>[</w:t>
      </w:r>
      <w:r w:rsidR="00E35670">
        <w:rPr>
          <w:b/>
          <w:i/>
        </w:rPr>
        <w:t>Employer</w:t>
      </w:r>
      <w:r w:rsidR="00571C41" w:rsidRPr="00571C41">
        <w:rPr>
          <w:b/>
          <w:bCs/>
          <w:sz w:val="24"/>
        </w:rPr>
        <w:t>]</w:t>
      </w:r>
      <w:r w:rsidR="00E35670">
        <w:rPr>
          <w:b/>
        </w:rPr>
        <w:t xml:space="preserve"> </w:t>
      </w:r>
      <w:r w:rsidR="00E35670">
        <w:t xml:space="preserve">means </w:t>
      </w:r>
      <w:r w:rsidR="00DF7552" w:rsidRPr="002E41CC">
        <w:rPr>
          <w:b/>
          <w:bCs/>
          <w:color w:val="FF0000"/>
          <w:sz w:val="24"/>
          <w:szCs w:val="24"/>
          <w:vertAlign w:val="superscript"/>
        </w:rPr>
        <w:t>CV2</w:t>
      </w:r>
      <w:r w:rsidR="00571C41" w:rsidRPr="00571C41">
        <w:rPr>
          <w:b/>
          <w:bCs/>
          <w:sz w:val="24"/>
        </w:rPr>
        <w:t>[</w:t>
      </w:r>
      <w:r w:rsidR="00E35670">
        <w:t>the Contract Holder</w:t>
      </w:r>
      <w:r w:rsidR="00571C41" w:rsidRPr="00571C41">
        <w:rPr>
          <w:b/>
          <w:bCs/>
          <w:sz w:val="24"/>
        </w:rPr>
        <w:t>]</w:t>
      </w:r>
      <w:r w:rsidR="00E35670">
        <w:t>, and includes any division, subsidiary or affiliate who is reported to Prudential in writing for inclusion under the Group Contract, provided that Prudential has approved such request.</w:t>
      </w:r>
      <w:r w:rsidRPr="00571C41">
        <w:rPr>
          <w:b/>
          <w:bCs/>
          <w:sz w:val="24"/>
        </w:rPr>
        <w:t>]</w:t>
      </w:r>
    </w:p>
    <w:p w14:paraId="3A1F1DBA" w14:textId="2083C2EF" w:rsidR="00E35670" w:rsidRDefault="005E20D9" w:rsidP="00E35670">
      <w:pPr>
        <w:pStyle w:val="Text1"/>
        <w:numPr>
          <w:ilvl w:val="12"/>
          <w:numId w:val="0"/>
        </w:numPr>
        <w:tabs>
          <w:tab w:val="clear" w:pos="360"/>
        </w:tabs>
      </w:pPr>
      <w:r>
        <w:rPr>
          <w:b/>
          <w:bCs/>
          <w:color w:val="FF0000"/>
          <w:sz w:val="24"/>
          <w:szCs w:val="24"/>
          <w:vertAlign w:val="superscript"/>
        </w:rPr>
        <w:t>6</w:t>
      </w:r>
      <w:r w:rsidRPr="00571C41">
        <w:rPr>
          <w:b/>
          <w:bCs/>
          <w:sz w:val="24"/>
        </w:rPr>
        <w:t>[</w:t>
      </w:r>
      <w:r w:rsidR="00E35670">
        <w:rPr>
          <w:b/>
          <w:i/>
        </w:rPr>
        <w:t>Employment</w:t>
      </w:r>
      <w:r w:rsidR="00E35670">
        <w:rPr>
          <w:b/>
        </w:rPr>
        <w:t xml:space="preserve"> </w:t>
      </w:r>
      <w:r w:rsidR="006116DB">
        <w:rPr>
          <w:b/>
          <w:i/>
        </w:rPr>
        <w:t>W</w:t>
      </w:r>
      <w:r w:rsidR="00E35670">
        <w:rPr>
          <w:b/>
          <w:i/>
        </w:rPr>
        <w:t xml:space="preserve">aiting </w:t>
      </w:r>
      <w:r w:rsidR="006116DB">
        <w:rPr>
          <w:b/>
          <w:i/>
        </w:rPr>
        <w:t>P</w:t>
      </w:r>
      <w:r w:rsidR="00E35670">
        <w:rPr>
          <w:b/>
          <w:i/>
        </w:rPr>
        <w:t>eriod</w:t>
      </w:r>
      <w:r w:rsidR="00E35670">
        <w:rPr>
          <w:b/>
        </w:rPr>
        <w:t xml:space="preserve"> </w:t>
      </w:r>
      <w:r w:rsidR="00C12474">
        <w:t xml:space="preserve">means the continuous period of time that </w:t>
      </w:r>
      <w:r w:rsidR="00831858">
        <w:t>You</w:t>
      </w:r>
      <w:r w:rsidR="00C12474">
        <w:t xml:space="preserve"> must be in a </w:t>
      </w:r>
      <w:r w:rsidR="00882028" w:rsidRPr="00987A39">
        <w:t>Covered Class</w:t>
      </w:r>
      <w:r w:rsidR="00B27E5D">
        <w:rPr>
          <w:b/>
          <w:i/>
        </w:rPr>
        <w:t xml:space="preserve"> </w:t>
      </w:r>
      <w:r w:rsidR="00C12474">
        <w:t xml:space="preserve">before </w:t>
      </w:r>
      <w:r w:rsidR="00831858">
        <w:t>You</w:t>
      </w:r>
      <w:r w:rsidR="00C12474">
        <w:t xml:space="preserve"> are eligible for coverage under a</w:t>
      </w:r>
      <w:r w:rsidR="00B26632">
        <w:t xml:space="preserve"> Plan</w:t>
      </w:r>
      <w:r w:rsidR="004E5B84">
        <w:t>.</w:t>
      </w:r>
      <w:r w:rsidR="00C12474">
        <w:t xml:space="preserve"> The period must be agreed upon by </w:t>
      </w:r>
      <w:r w:rsidR="00C12474" w:rsidRPr="002E41CC">
        <w:rPr>
          <w:b/>
          <w:bCs/>
          <w:color w:val="FF0000"/>
          <w:sz w:val="24"/>
          <w:szCs w:val="24"/>
          <w:vertAlign w:val="superscript"/>
        </w:rPr>
        <w:t>CV2</w:t>
      </w:r>
      <w:r w:rsidR="00571C41" w:rsidRPr="00571C41">
        <w:rPr>
          <w:b/>
          <w:bCs/>
          <w:sz w:val="24"/>
        </w:rPr>
        <w:t>[</w:t>
      </w:r>
      <w:r w:rsidR="00C12474">
        <w:t>the Employer</w:t>
      </w:r>
      <w:r w:rsidR="00571C41" w:rsidRPr="00571C41">
        <w:rPr>
          <w:b/>
          <w:bCs/>
          <w:sz w:val="24"/>
        </w:rPr>
        <w:t>]</w:t>
      </w:r>
      <w:r w:rsidR="00C12474">
        <w:t xml:space="preserve"> and Prudential</w:t>
      </w:r>
      <w:r w:rsidR="00E35670">
        <w:t>.</w:t>
      </w:r>
      <w:r w:rsidRPr="00571C41">
        <w:rPr>
          <w:b/>
          <w:bCs/>
          <w:sz w:val="24"/>
        </w:rPr>
        <w:t>]</w:t>
      </w:r>
    </w:p>
    <w:p w14:paraId="6CCB0FF7" w14:textId="3FC64C1C" w:rsidR="00E35670" w:rsidRDefault="00E35670" w:rsidP="00E35670">
      <w:pPr>
        <w:pStyle w:val="Text1"/>
        <w:numPr>
          <w:ilvl w:val="12"/>
          <w:numId w:val="0"/>
        </w:numPr>
      </w:pPr>
      <w:r>
        <w:rPr>
          <w:b/>
          <w:i/>
        </w:rPr>
        <w:t xml:space="preserve">Evidence </w:t>
      </w:r>
      <w:r w:rsidR="005A0FB7">
        <w:rPr>
          <w:b/>
          <w:i/>
        </w:rPr>
        <w:t>of</w:t>
      </w:r>
      <w:r>
        <w:rPr>
          <w:b/>
          <w:i/>
        </w:rPr>
        <w:t xml:space="preserve"> </w:t>
      </w:r>
      <w:r w:rsidR="00EE3D90">
        <w:rPr>
          <w:b/>
          <w:i/>
        </w:rPr>
        <w:t>I</w:t>
      </w:r>
      <w:r>
        <w:rPr>
          <w:b/>
          <w:i/>
        </w:rPr>
        <w:t>nsurability</w:t>
      </w:r>
      <w:r>
        <w:rPr>
          <w:b/>
        </w:rPr>
        <w:t xml:space="preserve"> </w:t>
      </w:r>
      <w:r>
        <w:t xml:space="preserve">means a statement of </w:t>
      </w:r>
      <w:r w:rsidR="00D60341">
        <w:t>Your</w:t>
      </w:r>
      <w:r>
        <w:t xml:space="preserve"> medical history which Prudential will use to determine if </w:t>
      </w:r>
      <w:r w:rsidR="00831858">
        <w:t>You</w:t>
      </w:r>
      <w:r>
        <w:t xml:space="preserve"> are approved for coverage.</w:t>
      </w:r>
    </w:p>
    <w:p w14:paraId="55630890" w14:textId="128B1CC8" w:rsidR="00EF09D8" w:rsidRDefault="00EF09D8" w:rsidP="00E35670">
      <w:pPr>
        <w:pStyle w:val="2Text"/>
        <w:numPr>
          <w:ilvl w:val="12"/>
          <w:numId w:val="0"/>
        </w:numPr>
        <w:tabs>
          <w:tab w:val="clear" w:pos="432"/>
          <w:tab w:val="left" w:pos="270"/>
        </w:tabs>
        <w:rPr>
          <w:b/>
          <w:bCs/>
          <w:i/>
          <w:iCs/>
        </w:rPr>
      </w:pPr>
      <w:r>
        <w:rPr>
          <w:b/>
          <w:bCs/>
          <w:i/>
          <w:iCs/>
        </w:rPr>
        <w:t>Full-</w:t>
      </w:r>
      <w:r w:rsidR="005261FC">
        <w:rPr>
          <w:b/>
          <w:bCs/>
          <w:i/>
          <w:iCs/>
        </w:rPr>
        <w:t>T</w:t>
      </w:r>
      <w:r>
        <w:rPr>
          <w:b/>
          <w:bCs/>
          <w:i/>
          <w:iCs/>
        </w:rPr>
        <w:t xml:space="preserve">ime </w:t>
      </w:r>
      <w:r w:rsidR="00EE3D90">
        <w:rPr>
          <w:b/>
          <w:bCs/>
          <w:i/>
          <w:iCs/>
        </w:rPr>
        <w:t>B</w:t>
      </w:r>
      <w:r>
        <w:rPr>
          <w:b/>
          <w:bCs/>
          <w:i/>
          <w:iCs/>
        </w:rPr>
        <w:t>asis</w:t>
      </w:r>
      <w:r>
        <w:t xml:space="preserve"> means </w:t>
      </w:r>
      <w:r w:rsidR="00831858">
        <w:t>You</w:t>
      </w:r>
      <w:r>
        <w:t xml:space="preserve"> are working at least </w:t>
      </w:r>
      <w:r w:rsidR="00FA1F62">
        <w:rPr>
          <w:b/>
          <w:color w:val="FF0000"/>
          <w:sz w:val="24"/>
          <w:szCs w:val="24"/>
          <w:vertAlign w:val="superscript"/>
        </w:rPr>
        <w:t>5</w:t>
      </w:r>
      <w:r w:rsidR="00FA1F62" w:rsidRPr="001935DA">
        <w:rPr>
          <w:b/>
          <w:sz w:val="24"/>
          <w:szCs w:val="24"/>
        </w:rPr>
        <w:t>[</w:t>
      </w:r>
      <w:r w:rsidR="000F1825">
        <w:t>1</w:t>
      </w:r>
      <w:r>
        <w:t>0 – 40 hours</w:t>
      </w:r>
      <w:r w:rsidR="00FA1F62" w:rsidRPr="00571C41">
        <w:rPr>
          <w:b/>
          <w:bCs/>
          <w:sz w:val="24"/>
        </w:rPr>
        <w:t>]</w:t>
      </w:r>
      <w:r>
        <w:t xml:space="preserve"> per week.</w:t>
      </w:r>
    </w:p>
    <w:p w14:paraId="308D145E" w14:textId="75141677" w:rsidR="00CC599A" w:rsidRDefault="00D23A37" w:rsidP="00E35670">
      <w:pPr>
        <w:pStyle w:val="2Text"/>
        <w:numPr>
          <w:ilvl w:val="12"/>
          <w:numId w:val="0"/>
        </w:numPr>
        <w:tabs>
          <w:tab w:val="clear" w:pos="432"/>
          <w:tab w:val="left" w:pos="270"/>
        </w:tabs>
      </w:pPr>
      <w:r>
        <w:rPr>
          <w:b/>
          <w:bCs/>
          <w:color w:val="FF0000"/>
          <w:sz w:val="24"/>
          <w:szCs w:val="24"/>
          <w:vertAlign w:val="superscript"/>
        </w:rPr>
        <w:t>6</w:t>
      </w:r>
      <w:r w:rsidRPr="00571C41">
        <w:rPr>
          <w:b/>
          <w:bCs/>
          <w:sz w:val="24"/>
        </w:rPr>
        <w:t>[</w:t>
      </w:r>
      <w:r w:rsidR="00DA3B58">
        <w:rPr>
          <w:b/>
          <w:bCs/>
          <w:i/>
          <w:iCs/>
        </w:rPr>
        <w:t>Furlough</w:t>
      </w:r>
      <w:r w:rsidR="00CC599A" w:rsidRPr="0089436A">
        <w:rPr>
          <w:b/>
          <w:bCs/>
          <w:i/>
          <w:iCs/>
        </w:rPr>
        <w:t xml:space="preserve"> </w:t>
      </w:r>
      <w:r w:rsidR="00EE3D90">
        <w:rPr>
          <w:b/>
          <w:bCs/>
          <w:i/>
          <w:iCs/>
        </w:rPr>
        <w:t>L</w:t>
      </w:r>
      <w:r w:rsidR="00CC599A" w:rsidRPr="0089436A">
        <w:rPr>
          <w:b/>
          <w:bCs/>
          <w:i/>
          <w:iCs/>
        </w:rPr>
        <w:t>eave</w:t>
      </w:r>
      <w:r w:rsidR="00CC599A">
        <w:t xml:space="preserve"> means </w:t>
      </w:r>
      <w:r w:rsidR="00831858">
        <w:t>You</w:t>
      </w:r>
      <w:r w:rsidR="00CC599A">
        <w:t xml:space="preserve"> are temporarily absent due </w:t>
      </w:r>
      <w:r w:rsidR="00CC599A" w:rsidRPr="005B4453">
        <w:t>to needs</w:t>
      </w:r>
      <w:r w:rsidR="00CC599A">
        <w:t xml:space="preserve"> of </w:t>
      </w:r>
      <w:r w:rsidR="00CC599A" w:rsidRPr="002E41CC">
        <w:rPr>
          <w:b/>
          <w:bCs/>
          <w:color w:val="FF0000"/>
          <w:sz w:val="24"/>
          <w:szCs w:val="24"/>
          <w:vertAlign w:val="superscript"/>
        </w:rPr>
        <w:t>CV2</w:t>
      </w:r>
      <w:r w:rsidR="00571C41" w:rsidRPr="00571C41">
        <w:rPr>
          <w:b/>
          <w:bCs/>
          <w:sz w:val="24"/>
        </w:rPr>
        <w:t>[</w:t>
      </w:r>
      <w:r w:rsidR="00D60341">
        <w:t>Your</w:t>
      </w:r>
      <w:r w:rsidR="00CC599A">
        <w:t xml:space="preserve"> Employer</w:t>
      </w:r>
      <w:r w:rsidR="00571C41" w:rsidRPr="00571C41">
        <w:rPr>
          <w:b/>
          <w:bCs/>
          <w:sz w:val="24"/>
        </w:rPr>
        <w:t>]</w:t>
      </w:r>
      <w:r w:rsidR="00CC599A">
        <w:t xml:space="preserve"> from being </w:t>
      </w:r>
      <w:r w:rsidR="00414CB6" w:rsidRPr="00987A39">
        <w:t xml:space="preserve">Actively </w:t>
      </w:r>
      <w:r w:rsidR="005522AB">
        <w:t>at</w:t>
      </w:r>
      <w:r w:rsidR="00414CB6" w:rsidRPr="00987A39">
        <w:t xml:space="preserve"> Work</w:t>
      </w:r>
      <w:r w:rsidR="00CC599A">
        <w:t xml:space="preserve"> for a period of time that has been agreed to in advance in writing by </w:t>
      </w:r>
      <w:r w:rsidR="00CC599A" w:rsidRPr="002E41CC">
        <w:rPr>
          <w:b/>
          <w:bCs/>
          <w:color w:val="FF0000"/>
          <w:sz w:val="24"/>
          <w:szCs w:val="24"/>
          <w:vertAlign w:val="superscript"/>
        </w:rPr>
        <w:t>CV2</w:t>
      </w:r>
      <w:r w:rsidR="00571C41" w:rsidRPr="00571C41">
        <w:rPr>
          <w:b/>
          <w:bCs/>
          <w:sz w:val="24"/>
        </w:rPr>
        <w:t>[</w:t>
      </w:r>
      <w:r w:rsidR="00D60341">
        <w:t>Your</w:t>
      </w:r>
      <w:r w:rsidR="00CC599A">
        <w:t xml:space="preserve"> Employer</w:t>
      </w:r>
      <w:r w:rsidRPr="00571C41">
        <w:rPr>
          <w:b/>
          <w:bCs/>
          <w:sz w:val="24"/>
        </w:rPr>
        <w:t>]</w:t>
      </w:r>
      <w:r w:rsidR="00CC599A">
        <w:t xml:space="preserve">, other than for reasons in connection with any severance or termination agreement. </w:t>
      </w:r>
      <w:r w:rsidR="00D60341">
        <w:t>Your</w:t>
      </w:r>
      <w:r w:rsidR="00CC599A">
        <w:t xml:space="preserve"> normal vacation time, any period of </w:t>
      </w:r>
      <w:r w:rsidR="00167306" w:rsidRPr="00987A39">
        <w:t>Disability</w:t>
      </w:r>
      <w:r w:rsidR="00CC599A">
        <w:t xml:space="preserve"> or FMLA leave is not considered a </w:t>
      </w:r>
      <w:r w:rsidR="00DA3B58">
        <w:t>Furlough Leave</w:t>
      </w:r>
      <w:r w:rsidR="00886599">
        <w:t>.</w:t>
      </w:r>
      <w:r w:rsidRPr="00571C41">
        <w:rPr>
          <w:b/>
          <w:bCs/>
          <w:sz w:val="24"/>
        </w:rPr>
        <w:t>]</w:t>
      </w:r>
    </w:p>
    <w:p w14:paraId="43A72077" w14:textId="65D87ED2" w:rsidR="00997603" w:rsidRDefault="00496B4D" w:rsidP="00E35670">
      <w:pPr>
        <w:pStyle w:val="2Text"/>
        <w:numPr>
          <w:ilvl w:val="12"/>
          <w:numId w:val="0"/>
        </w:numPr>
        <w:tabs>
          <w:tab w:val="clear" w:pos="432"/>
          <w:tab w:val="left" w:pos="270"/>
        </w:tabs>
        <w:rPr>
          <w:b/>
          <w:i/>
        </w:rPr>
      </w:pPr>
      <w:r>
        <w:rPr>
          <w:b/>
          <w:color w:val="FF0000"/>
          <w:sz w:val="24"/>
          <w:szCs w:val="24"/>
          <w:vertAlign w:val="superscript"/>
        </w:rPr>
        <w:t>17</w:t>
      </w:r>
      <w:r w:rsidRPr="001935DA">
        <w:rPr>
          <w:b/>
          <w:sz w:val="24"/>
          <w:szCs w:val="24"/>
        </w:rPr>
        <w:t>[</w:t>
      </w:r>
      <w:r w:rsidR="00997603">
        <w:rPr>
          <w:b/>
          <w:bCs/>
          <w:i/>
          <w:iCs/>
        </w:rPr>
        <w:t xml:space="preserve">Future </w:t>
      </w:r>
      <w:r w:rsidR="00777C55">
        <w:rPr>
          <w:b/>
          <w:bCs/>
          <w:i/>
          <w:iCs/>
        </w:rPr>
        <w:t>P</w:t>
      </w:r>
      <w:r w:rsidR="00997603">
        <w:rPr>
          <w:b/>
          <w:bCs/>
          <w:i/>
          <w:iCs/>
        </w:rPr>
        <w:t xml:space="preserve">urchase </w:t>
      </w:r>
      <w:r w:rsidR="00777C55">
        <w:rPr>
          <w:b/>
          <w:bCs/>
          <w:i/>
          <w:iCs/>
        </w:rPr>
        <w:t>M</w:t>
      </w:r>
      <w:r w:rsidR="00997603">
        <w:rPr>
          <w:b/>
          <w:bCs/>
          <w:i/>
          <w:iCs/>
        </w:rPr>
        <w:t xml:space="preserve">onthly </w:t>
      </w:r>
      <w:r w:rsidR="00777C55">
        <w:rPr>
          <w:b/>
          <w:bCs/>
          <w:i/>
          <w:iCs/>
        </w:rPr>
        <w:t>E</w:t>
      </w:r>
      <w:r w:rsidR="00997603">
        <w:rPr>
          <w:b/>
          <w:bCs/>
          <w:i/>
          <w:iCs/>
        </w:rPr>
        <w:t>arnings</w:t>
      </w:r>
      <w:r w:rsidR="00997603">
        <w:t xml:space="preserve"> means </w:t>
      </w:r>
      <w:r w:rsidR="00D60341">
        <w:t>Your</w:t>
      </w:r>
      <w:r w:rsidR="00997603">
        <w:t xml:space="preserve"> average gross monthly income as reported on </w:t>
      </w:r>
      <w:r w:rsidR="00D60341">
        <w:t>Your</w:t>
      </w:r>
      <w:r w:rsidR="00997603">
        <w:t xml:space="preserve"> IRS federal income tax returns for the </w:t>
      </w:r>
      <w:r w:rsidR="00BD7A15">
        <w:rPr>
          <w:b/>
          <w:color w:val="FF0000"/>
          <w:sz w:val="24"/>
          <w:szCs w:val="24"/>
          <w:vertAlign w:val="superscript"/>
        </w:rPr>
        <w:t>5</w:t>
      </w:r>
      <w:r w:rsidR="00BD7A15" w:rsidRPr="001935DA">
        <w:rPr>
          <w:b/>
          <w:sz w:val="24"/>
          <w:szCs w:val="24"/>
        </w:rPr>
        <w:t>[</w:t>
      </w:r>
      <w:r w:rsidR="00997603">
        <w:t>one – five</w:t>
      </w:r>
      <w:r w:rsidR="00BD7A15" w:rsidRPr="00571C41">
        <w:rPr>
          <w:b/>
          <w:bCs/>
          <w:sz w:val="24"/>
        </w:rPr>
        <w:t>]</w:t>
      </w:r>
      <w:r w:rsidR="00997603">
        <w:t xml:space="preserve"> year period just prior to </w:t>
      </w:r>
      <w:r w:rsidR="00D60341">
        <w:t>Your</w:t>
      </w:r>
      <w:r w:rsidR="00997603">
        <w:t xml:space="preserve"> Future Purchase Date. It includes salary, profits, fees, commissions, bonuses, and other compensation for professional services. It does not include investment returns, rent, royalties or other like income not directly produced by </w:t>
      </w:r>
      <w:r w:rsidR="00D60341">
        <w:t>Your</w:t>
      </w:r>
      <w:r w:rsidR="00997603">
        <w:t xml:space="preserve"> occupation. Earnings are determined after deduction of normal business expenses and losses, but before deduction of any income taxes.</w:t>
      </w:r>
      <w:r w:rsidRPr="00571C41">
        <w:rPr>
          <w:b/>
          <w:bCs/>
          <w:sz w:val="24"/>
        </w:rPr>
        <w:t>]</w:t>
      </w:r>
    </w:p>
    <w:p w14:paraId="76114264" w14:textId="35EA3897" w:rsidR="00E35670" w:rsidRDefault="008D5768" w:rsidP="00E35670">
      <w:pPr>
        <w:pStyle w:val="2Text"/>
        <w:numPr>
          <w:ilvl w:val="12"/>
          <w:numId w:val="0"/>
        </w:numPr>
        <w:tabs>
          <w:tab w:val="clear" w:pos="432"/>
          <w:tab w:val="left" w:pos="270"/>
        </w:tabs>
      </w:pPr>
      <w:r>
        <w:rPr>
          <w:b/>
          <w:color w:val="FF0000"/>
          <w:sz w:val="24"/>
          <w:szCs w:val="24"/>
          <w:vertAlign w:val="superscript"/>
        </w:rPr>
        <w:t>6</w:t>
      </w:r>
      <w:r w:rsidRPr="001935DA">
        <w:rPr>
          <w:b/>
          <w:sz w:val="24"/>
          <w:szCs w:val="24"/>
        </w:rPr>
        <w:t>[</w:t>
      </w:r>
      <w:r w:rsidR="00E35670">
        <w:rPr>
          <w:b/>
          <w:i/>
        </w:rPr>
        <w:t xml:space="preserve">Gainful </w:t>
      </w:r>
      <w:r w:rsidR="00EE3D90">
        <w:rPr>
          <w:b/>
          <w:i/>
        </w:rPr>
        <w:t>O</w:t>
      </w:r>
      <w:r w:rsidR="00E35670">
        <w:rPr>
          <w:b/>
          <w:i/>
        </w:rPr>
        <w:t>ccupation</w:t>
      </w:r>
      <w:r w:rsidR="00E35670">
        <w:t xml:space="preserve"> means an occupation, including </w:t>
      </w:r>
      <w:r w:rsidR="008D54C0">
        <w:t>self-employment</w:t>
      </w:r>
      <w:r w:rsidR="00E35670">
        <w:t xml:space="preserve">, that is or can be expected to provide </w:t>
      </w:r>
      <w:r w:rsidR="00831858">
        <w:t>You</w:t>
      </w:r>
      <w:r w:rsidR="00E35670">
        <w:t xml:space="preserve"> with an income within 12 months of </w:t>
      </w:r>
      <w:r w:rsidR="00D60341">
        <w:t>Your</w:t>
      </w:r>
      <w:r w:rsidR="00E35670">
        <w:t xml:space="preserve"> return to work, that exceeds:</w:t>
      </w:r>
    </w:p>
    <w:p w14:paraId="77376C41" w14:textId="2955A8B9" w:rsidR="00E35670" w:rsidRPr="00051D23" w:rsidRDefault="00E44D09" w:rsidP="00C27487">
      <w:pPr>
        <w:pStyle w:val="BulletD"/>
        <w:ind w:left="432"/>
      </w:pPr>
      <w:r>
        <w:rPr>
          <w:b/>
          <w:color w:val="FF0000"/>
          <w:sz w:val="24"/>
          <w:szCs w:val="24"/>
          <w:vertAlign w:val="superscript"/>
        </w:rPr>
        <w:t>5</w:t>
      </w:r>
      <w:r w:rsidRPr="001935DA">
        <w:rPr>
          <w:b/>
          <w:sz w:val="24"/>
          <w:szCs w:val="24"/>
        </w:rPr>
        <w:t>[</w:t>
      </w:r>
      <w:r w:rsidR="00E35670">
        <w:t>40% to 100%</w:t>
      </w:r>
      <w:r w:rsidRPr="007E312E">
        <w:rPr>
          <w:b/>
          <w:sz w:val="24"/>
          <w:szCs w:val="24"/>
        </w:rPr>
        <w:t>]</w:t>
      </w:r>
      <w:r w:rsidR="00E35670" w:rsidRPr="00FD6627">
        <w:rPr>
          <w:b/>
        </w:rPr>
        <w:t xml:space="preserve"> </w:t>
      </w:r>
      <w:r w:rsidR="00E35670">
        <w:t xml:space="preserve">of </w:t>
      </w:r>
      <w:r w:rsidR="00D60341">
        <w:t>Your</w:t>
      </w:r>
      <w:r w:rsidR="00E35670">
        <w:t xml:space="preserve"> </w:t>
      </w:r>
      <w:r w:rsidR="0001439D">
        <w:rPr>
          <w:b/>
          <w:color w:val="FF0000"/>
          <w:sz w:val="24"/>
          <w:szCs w:val="24"/>
          <w:vertAlign w:val="superscript"/>
        </w:rPr>
        <w:t>6</w:t>
      </w:r>
      <w:r w:rsidR="0001439D" w:rsidRPr="007E312E">
        <w:rPr>
          <w:b/>
          <w:sz w:val="24"/>
          <w:szCs w:val="24"/>
        </w:rPr>
        <w:t>[</w:t>
      </w:r>
      <w:r w:rsidR="004E03EF">
        <w:t>Indexed</w:t>
      </w:r>
      <w:r w:rsidR="0001439D" w:rsidRPr="007E312E">
        <w:rPr>
          <w:b/>
          <w:sz w:val="24"/>
          <w:szCs w:val="24"/>
        </w:rPr>
        <w:t>]</w:t>
      </w:r>
      <w:r w:rsidR="004E03EF">
        <w:t xml:space="preserve"> Monthly Earnings</w:t>
      </w:r>
      <w:r w:rsidR="00E35670">
        <w:t xml:space="preserve">, if </w:t>
      </w:r>
      <w:r w:rsidR="00831858">
        <w:t>You</w:t>
      </w:r>
      <w:r w:rsidR="00E35670">
        <w:t xml:space="preserve"> are working; or</w:t>
      </w:r>
    </w:p>
    <w:p w14:paraId="4E412801" w14:textId="51FD81E1" w:rsidR="00E35670" w:rsidRPr="000A703E" w:rsidRDefault="00E44D09" w:rsidP="00C27487">
      <w:pPr>
        <w:pStyle w:val="BulletD"/>
        <w:ind w:left="432"/>
        <w:rPr>
          <w:b/>
          <w:i/>
        </w:rPr>
      </w:pPr>
      <w:r>
        <w:rPr>
          <w:b/>
          <w:color w:val="FF0000"/>
          <w:sz w:val="24"/>
          <w:szCs w:val="24"/>
          <w:vertAlign w:val="superscript"/>
        </w:rPr>
        <w:t>5</w:t>
      </w:r>
      <w:r w:rsidRPr="00740C42">
        <w:rPr>
          <w:b/>
          <w:sz w:val="24"/>
          <w:szCs w:val="24"/>
        </w:rPr>
        <w:t>[</w:t>
      </w:r>
      <w:r w:rsidR="00E35670">
        <w:t>40% to 100%</w:t>
      </w:r>
      <w:r w:rsidRPr="007E312E">
        <w:rPr>
          <w:b/>
          <w:sz w:val="24"/>
          <w:szCs w:val="24"/>
        </w:rPr>
        <w:t>]</w:t>
      </w:r>
      <w:r w:rsidR="00E35670">
        <w:t xml:space="preserve"> of </w:t>
      </w:r>
      <w:r w:rsidR="00D60341">
        <w:t>Your</w:t>
      </w:r>
      <w:r w:rsidR="00E35670">
        <w:t xml:space="preserve"> </w:t>
      </w:r>
      <w:r w:rsidR="004E03EF">
        <w:t>Monthly Earnings</w:t>
      </w:r>
      <w:r w:rsidR="00E35670">
        <w:t xml:space="preserve">, if </w:t>
      </w:r>
      <w:r w:rsidR="00831858">
        <w:t>You</w:t>
      </w:r>
      <w:r w:rsidR="00E35670">
        <w:t xml:space="preserve"> are not working.</w:t>
      </w:r>
      <w:r w:rsidR="008D5768" w:rsidRPr="02B01753">
        <w:rPr>
          <w:b/>
          <w:sz w:val="24"/>
          <w:szCs w:val="24"/>
        </w:rPr>
        <w:t>]</w:t>
      </w:r>
    </w:p>
    <w:p w14:paraId="7DC56F52" w14:textId="33E2CF00" w:rsidR="00A30E1A" w:rsidRPr="00E377C5" w:rsidRDefault="00A30E1A" w:rsidP="007436C3">
      <w:pPr>
        <w:pStyle w:val="Text1"/>
        <w:numPr>
          <w:ilvl w:val="12"/>
          <w:numId w:val="1"/>
        </w:numPr>
        <w:rPr>
          <w:b/>
          <w:i/>
        </w:rPr>
      </w:pPr>
      <w:r>
        <w:rPr>
          <w:b/>
          <w:i/>
        </w:rPr>
        <w:lastRenderedPageBreak/>
        <w:t>Gross Disability Benefit Payment</w:t>
      </w:r>
      <w:r w:rsidR="00E401CA">
        <w:rPr>
          <w:b/>
          <w:i/>
        </w:rPr>
        <w:t xml:space="preserve"> (STD)</w:t>
      </w:r>
      <w:r>
        <w:rPr>
          <w:b/>
        </w:rPr>
        <w:t xml:space="preserve"> </w:t>
      </w:r>
      <w:r>
        <w:t xml:space="preserve">means the benefit amount before Prudential subtracts </w:t>
      </w:r>
      <w:r w:rsidR="0005275F">
        <w:rPr>
          <w:b/>
          <w:color w:val="FF0000"/>
          <w:sz w:val="24"/>
          <w:szCs w:val="24"/>
          <w:vertAlign w:val="superscript"/>
        </w:rPr>
        <w:t>8</w:t>
      </w:r>
      <w:r w:rsidR="0005275F" w:rsidRPr="001935DA">
        <w:rPr>
          <w:b/>
          <w:sz w:val="24"/>
          <w:szCs w:val="24"/>
        </w:rPr>
        <w:t>[</w:t>
      </w:r>
      <w:r w:rsidRPr="00987A39">
        <w:t xml:space="preserve">Deductible Sources </w:t>
      </w:r>
      <w:r>
        <w:t>of</w:t>
      </w:r>
      <w:r w:rsidRPr="00987A39">
        <w:t xml:space="preserve"> Income</w:t>
      </w:r>
      <w:r w:rsidR="0005275F" w:rsidRPr="007E312E">
        <w:rPr>
          <w:b/>
          <w:sz w:val="24"/>
          <w:szCs w:val="24"/>
        </w:rPr>
        <w:t>]</w:t>
      </w:r>
      <w:r w:rsidRPr="00167306">
        <w:rPr>
          <w:b/>
          <w:i/>
        </w:rPr>
        <w:t xml:space="preserve"> </w:t>
      </w:r>
      <w:r>
        <w:rPr>
          <w:b/>
          <w:color w:val="FF0000"/>
          <w:sz w:val="24"/>
          <w:szCs w:val="24"/>
          <w:vertAlign w:val="superscript"/>
        </w:rPr>
        <w:t>8</w:t>
      </w:r>
      <w:r w:rsidRPr="001935DA">
        <w:rPr>
          <w:b/>
          <w:sz w:val="24"/>
          <w:szCs w:val="24"/>
        </w:rPr>
        <w:t>[</w:t>
      </w:r>
      <w:r>
        <w:t>and Disability Earnings</w:t>
      </w:r>
      <w:r w:rsidRPr="00571C41">
        <w:rPr>
          <w:b/>
          <w:bCs/>
          <w:sz w:val="24"/>
        </w:rPr>
        <w:t>]</w:t>
      </w:r>
      <w:r>
        <w:t>.</w:t>
      </w:r>
    </w:p>
    <w:p w14:paraId="56517E28" w14:textId="7678E29E" w:rsidR="00763D2B" w:rsidRPr="000A703E" w:rsidRDefault="00763D2B" w:rsidP="00763D2B">
      <w:pPr>
        <w:pStyle w:val="Text1"/>
        <w:numPr>
          <w:ilvl w:val="12"/>
          <w:numId w:val="1"/>
        </w:numPr>
        <w:rPr>
          <w:b/>
          <w:i/>
        </w:rPr>
      </w:pPr>
      <w:r>
        <w:rPr>
          <w:b/>
          <w:i/>
        </w:rPr>
        <w:t>Gross Disability Benefit Payment (LTD)</w:t>
      </w:r>
      <w:r>
        <w:rPr>
          <w:b/>
        </w:rPr>
        <w:t xml:space="preserve"> </w:t>
      </w:r>
      <w:r>
        <w:t xml:space="preserve">means the benefit amount before Prudential subtracts </w:t>
      </w:r>
      <w:r>
        <w:rPr>
          <w:b/>
          <w:color w:val="FF0000"/>
          <w:sz w:val="24"/>
          <w:szCs w:val="24"/>
          <w:vertAlign w:val="superscript"/>
        </w:rPr>
        <w:t>8</w:t>
      </w:r>
      <w:r w:rsidRPr="001935DA">
        <w:rPr>
          <w:b/>
          <w:sz w:val="24"/>
          <w:szCs w:val="24"/>
        </w:rPr>
        <w:t>[</w:t>
      </w:r>
      <w:r w:rsidRPr="00987A39">
        <w:t xml:space="preserve">Deductible Sources </w:t>
      </w:r>
      <w:r>
        <w:t>of</w:t>
      </w:r>
      <w:r w:rsidRPr="00987A39">
        <w:t xml:space="preserve"> Income</w:t>
      </w:r>
      <w:r w:rsidRPr="007E312E">
        <w:rPr>
          <w:b/>
          <w:sz w:val="24"/>
          <w:szCs w:val="24"/>
        </w:rPr>
        <w:t>]</w:t>
      </w:r>
      <w:r w:rsidRPr="00167306">
        <w:rPr>
          <w:b/>
          <w:i/>
        </w:rPr>
        <w:t xml:space="preserve"> </w:t>
      </w:r>
      <w:r>
        <w:rPr>
          <w:b/>
          <w:color w:val="FF0000"/>
          <w:sz w:val="24"/>
          <w:szCs w:val="24"/>
          <w:vertAlign w:val="superscript"/>
        </w:rPr>
        <w:t>8</w:t>
      </w:r>
      <w:r w:rsidRPr="001935DA">
        <w:rPr>
          <w:b/>
          <w:sz w:val="24"/>
          <w:szCs w:val="24"/>
        </w:rPr>
        <w:t>[</w:t>
      </w:r>
      <w:r>
        <w:t>and Disability Earnings</w:t>
      </w:r>
      <w:r w:rsidRPr="00571C41">
        <w:rPr>
          <w:b/>
          <w:bCs/>
          <w:sz w:val="24"/>
        </w:rPr>
        <w:t>]</w:t>
      </w:r>
      <w:r>
        <w:t>.</w:t>
      </w:r>
    </w:p>
    <w:p w14:paraId="36BE3FCF" w14:textId="2A68AA25" w:rsidR="2A19D9E0" w:rsidRDefault="0EF5DCC8" w:rsidP="02B01753">
      <w:pPr>
        <w:pStyle w:val="BulletD"/>
        <w:numPr>
          <w:ilvl w:val="0"/>
          <w:numId w:val="0"/>
        </w:numPr>
      </w:pPr>
      <w:r w:rsidRPr="007436C3">
        <w:rPr>
          <w:b/>
          <w:color w:val="FF0000"/>
          <w:sz w:val="24"/>
          <w:szCs w:val="24"/>
          <w:vertAlign w:val="superscript"/>
        </w:rPr>
        <w:t>6</w:t>
      </w:r>
      <w:r w:rsidRPr="007436C3">
        <w:rPr>
          <w:b/>
          <w:sz w:val="24"/>
          <w:szCs w:val="24"/>
        </w:rPr>
        <w:t>[</w:t>
      </w:r>
      <w:r w:rsidR="2A19D9E0" w:rsidRPr="007436C3">
        <w:rPr>
          <w:b/>
          <w:i/>
        </w:rPr>
        <w:t>Group Contract</w:t>
      </w:r>
      <w:r w:rsidR="2A19D9E0" w:rsidRPr="4B5DE240">
        <w:rPr>
          <w:b/>
          <w:bCs/>
          <w:i/>
          <w:iCs/>
        </w:rPr>
        <w:t xml:space="preserve"> </w:t>
      </w:r>
      <w:r w:rsidR="2A19D9E0" w:rsidRPr="007436C3">
        <w:t>means</w:t>
      </w:r>
      <w:r w:rsidR="021977EC" w:rsidRPr="4B5DE240">
        <w:t xml:space="preserve"> the insurance contract to which this </w:t>
      </w:r>
      <w:r w:rsidR="00C86EE6">
        <w:t xml:space="preserve">Group Insurance </w:t>
      </w:r>
      <w:r w:rsidR="021977EC" w:rsidRPr="4B5DE240">
        <w:t xml:space="preserve">Certificate is attached that was issued to the </w:t>
      </w:r>
      <w:r w:rsidR="00065C0C" w:rsidRPr="002E41CC">
        <w:rPr>
          <w:b/>
          <w:bCs/>
          <w:color w:val="FF0000"/>
          <w:sz w:val="24"/>
          <w:szCs w:val="24"/>
          <w:vertAlign w:val="superscript"/>
        </w:rPr>
        <w:t>CV2</w:t>
      </w:r>
      <w:r w:rsidR="0083270D" w:rsidRPr="003B63E6">
        <w:rPr>
          <w:b/>
          <w:sz w:val="24"/>
          <w:szCs w:val="24"/>
        </w:rPr>
        <w:t>[</w:t>
      </w:r>
      <w:r w:rsidR="021977EC" w:rsidRPr="4B5DE240">
        <w:t>Contract Holder</w:t>
      </w:r>
      <w:r w:rsidR="18F9AFEB" w:rsidRPr="007436C3">
        <w:rPr>
          <w:b/>
          <w:sz w:val="24"/>
          <w:szCs w:val="24"/>
        </w:rPr>
        <w:t>]</w:t>
      </w:r>
      <w:r w:rsidR="021977EC" w:rsidRPr="4B5DE240">
        <w:t xml:space="preserve"> shown in the </w:t>
      </w:r>
      <w:r w:rsidR="00065C0C" w:rsidRPr="003B63E6">
        <w:rPr>
          <w:b/>
          <w:color w:val="FF0000"/>
          <w:sz w:val="24"/>
          <w:szCs w:val="24"/>
          <w:vertAlign w:val="superscript"/>
        </w:rPr>
        <w:t>6</w:t>
      </w:r>
      <w:r w:rsidR="11F08496" w:rsidRPr="003B63E6">
        <w:rPr>
          <w:b/>
          <w:sz w:val="24"/>
          <w:szCs w:val="24"/>
        </w:rPr>
        <w:t>[</w:t>
      </w:r>
      <w:r w:rsidR="021977EC" w:rsidRPr="4B5DE240">
        <w:t>Benefit Highlights</w:t>
      </w:r>
      <w:r w:rsidR="1D9CE409" w:rsidRPr="007436C3">
        <w:rPr>
          <w:b/>
          <w:sz w:val="24"/>
          <w:szCs w:val="24"/>
        </w:rPr>
        <w:t>]</w:t>
      </w:r>
      <w:r w:rsidR="021977EC" w:rsidRPr="4B5DE240">
        <w:t xml:space="preserve"> section</w:t>
      </w:r>
      <w:r w:rsidR="337F63B2" w:rsidRPr="233DB125">
        <w:t>.</w:t>
      </w:r>
      <w:r w:rsidR="337F63B2" w:rsidRPr="007436C3">
        <w:rPr>
          <w:b/>
          <w:sz w:val="24"/>
          <w:szCs w:val="24"/>
        </w:rPr>
        <w:t>]</w:t>
      </w:r>
    </w:p>
    <w:p w14:paraId="64E4ACC2" w14:textId="03E260A7" w:rsidR="00985DAE" w:rsidRDefault="00985DAE" w:rsidP="00E35670">
      <w:pPr>
        <w:pStyle w:val="Text1"/>
        <w:numPr>
          <w:ilvl w:val="12"/>
          <w:numId w:val="0"/>
        </w:numPr>
      </w:pPr>
      <w:r w:rsidRPr="007436C3">
        <w:rPr>
          <w:b/>
          <w:i/>
        </w:rPr>
        <w:t>Group Insurance Certificate</w:t>
      </w:r>
      <w:r>
        <w:t xml:space="preserve"> means </w:t>
      </w:r>
      <w:r w:rsidR="00351E3E">
        <w:t>this document and any attached riders, if any, which explains Your insurance coverage</w:t>
      </w:r>
      <w:r w:rsidR="007436C3">
        <w:t>.</w:t>
      </w:r>
    </w:p>
    <w:p w14:paraId="7B47876A" w14:textId="5FDE7446" w:rsidR="0081695D" w:rsidRDefault="00ED1C38" w:rsidP="00B37216">
      <w:pPr>
        <w:pStyle w:val="1Text"/>
      </w:pPr>
      <w:r>
        <w:rPr>
          <w:b/>
          <w:color w:val="FF0000"/>
          <w:sz w:val="24"/>
          <w:szCs w:val="24"/>
          <w:vertAlign w:val="superscript"/>
        </w:rPr>
        <w:t>6</w:t>
      </w:r>
      <w:r w:rsidRPr="001935DA">
        <w:rPr>
          <w:b/>
          <w:sz w:val="24"/>
          <w:szCs w:val="24"/>
        </w:rPr>
        <w:t>[</w:t>
      </w:r>
      <w:r w:rsidR="00E35670">
        <w:rPr>
          <w:b/>
          <w:i/>
        </w:rPr>
        <w:t xml:space="preserve">Heart </w:t>
      </w:r>
      <w:r w:rsidR="00EE3D90">
        <w:rPr>
          <w:b/>
          <w:i/>
        </w:rPr>
        <w:t>A</w:t>
      </w:r>
      <w:r w:rsidR="00E35670">
        <w:rPr>
          <w:b/>
          <w:i/>
        </w:rPr>
        <w:t xml:space="preserve">ttack </w:t>
      </w:r>
      <w:r w:rsidR="0081695D">
        <w:t xml:space="preserve">means the infarction (death) of a portion of heart muscle, as a result of inadequate blood supply due to obstruction in one or more coronary arteries. To be a Covered Critical Illness, a new occurrence of </w:t>
      </w:r>
      <w:r w:rsidR="0081695D" w:rsidRPr="00987A39">
        <w:t>Heart Attack</w:t>
      </w:r>
      <w:r w:rsidR="0081695D">
        <w:t xml:space="preserve"> (or myocardial infarction) must be demonstrated by the following:</w:t>
      </w:r>
    </w:p>
    <w:p w14:paraId="0222DBA8" w14:textId="77777777" w:rsidR="0081695D" w:rsidRDefault="0081695D" w:rsidP="00C27487">
      <w:pPr>
        <w:pStyle w:val="BulletD"/>
        <w:ind w:left="432"/>
      </w:pPr>
      <w:r>
        <w:t xml:space="preserve">electrocardiographic changes consistent with and supporting a diagnosis of new </w:t>
      </w:r>
      <w:r w:rsidRPr="00987A39">
        <w:t>Heart Attack</w:t>
      </w:r>
      <w:r>
        <w:t xml:space="preserve"> (myocardial infarction);</w:t>
      </w:r>
    </w:p>
    <w:p w14:paraId="0E51701C" w14:textId="77777777" w:rsidR="0081695D" w:rsidRDefault="0081695D" w:rsidP="00C27487">
      <w:pPr>
        <w:pStyle w:val="BulletD"/>
        <w:ind w:left="432"/>
      </w:pPr>
      <w:r>
        <w:t>a concurrent diagnostic elevation of cardiac enzymes; and</w:t>
      </w:r>
    </w:p>
    <w:p w14:paraId="65469EDD" w14:textId="77777777" w:rsidR="0081695D" w:rsidRDefault="0081695D" w:rsidP="00C27487">
      <w:pPr>
        <w:pStyle w:val="BulletD"/>
        <w:ind w:left="432"/>
      </w:pPr>
      <w:r>
        <w:t>imaging studies such as thallium scans, MUGA scans or stress echocardiograms.</w:t>
      </w:r>
    </w:p>
    <w:p w14:paraId="61497A12" w14:textId="77777777" w:rsidR="0081695D" w:rsidRDefault="0081695D" w:rsidP="00051D23">
      <w:pPr>
        <w:pStyle w:val="2Text"/>
        <w:ind w:hanging="432"/>
      </w:pPr>
      <w:r w:rsidRPr="00987A39">
        <w:t>Heart Attack</w:t>
      </w:r>
      <w:r>
        <w:t xml:space="preserve"> does not mean:</w:t>
      </w:r>
    </w:p>
    <w:p w14:paraId="5ADCF30F" w14:textId="77777777" w:rsidR="0081695D" w:rsidRDefault="0081695D" w:rsidP="00C27487">
      <w:pPr>
        <w:pStyle w:val="BulletD"/>
        <w:ind w:left="432"/>
      </w:pPr>
      <w:r>
        <w:t>congestive heart failure, atherosclerotic heart disease, angina, or coronary artery disease; or</w:t>
      </w:r>
    </w:p>
    <w:p w14:paraId="164AFE4F" w14:textId="45F28F43" w:rsidR="00E35670" w:rsidRDefault="0081695D" w:rsidP="00C27487">
      <w:pPr>
        <w:pStyle w:val="BulletD"/>
        <w:ind w:left="432"/>
      </w:pPr>
      <w:r>
        <w:t>other dysfunction of the cardiovascular system.</w:t>
      </w:r>
      <w:r w:rsidR="00ED1C38" w:rsidRPr="007E312E">
        <w:rPr>
          <w:b/>
          <w:sz w:val="24"/>
          <w:szCs w:val="24"/>
        </w:rPr>
        <w:t>]</w:t>
      </w:r>
    </w:p>
    <w:p w14:paraId="6EB8907C" w14:textId="798BC6DC" w:rsidR="007B1C3B" w:rsidRDefault="007B1C3B" w:rsidP="007B1C3B">
      <w:pPr>
        <w:pStyle w:val="Text1"/>
        <w:numPr>
          <w:ilvl w:val="12"/>
          <w:numId w:val="0"/>
        </w:numPr>
      </w:pPr>
      <w:r>
        <w:rPr>
          <w:b/>
          <w:color w:val="FF0000"/>
          <w:sz w:val="24"/>
          <w:szCs w:val="24"/>
          <w:vertAlign w:val="superscript"/>
        </w:rPr>
        <w:t>6</w:t>
      </w:r>
      <w:r w:rsidRPr="001935DA">
        <w:rPr>
          <w:b/>
          <w:sz w:val="24"/>
          <w:szCs w:val="24"/>
        </w:rPr>
        <w:t>[</w:t>
      </w:r>
      <w:r w:rsidRPr="00B37216">
        <w:rPr>
          <w:b/>
          <w:bCs/>
          <w:i/>
          <w:iCs/>
        </w:rPr>
        <w:t>Hospital</w:t>
      </w:r>
      <w:r w:rsidRPr="00B37216">
        <w:t xml:space="preserve"> </w:t>
      </w:r>
      <w:r w:rsidRPr="00755FC5">
        <w:t xml:space="preserve">means an accredited facility licensed to provide care and treatment for the condition causing </w:t>
      </w:r>
      <w:r>
        <w:t>Your</w:t>
      </w:r>
      <w:r w:rsidRPr="00755FC5">
        <w:t xml:space="preserve"> Disability on an inpatient</w:t>
      </w:r>
      <w:r w:rsidRPr="00B37216">
        <w:t xml:space="preserve"> basis with</w:t>
      </w:r>
      <w:r w:rsidRPr="00755FC5">
        <w:t xml:space="preserve"> </w:t>
      </w:r>
      <w:r>
        <w:rPr>
          <w:b/>
          <w:color w:val="FF0000"/>
          <w:sz w:val="24"/>
          <w:szCs w:val="24"/>
          <w:vertAlign w:val="superscript"/>
        </w:rPr>
        <w:t>5</w:t>
      </w:r>
      <w:r w:rsidRPr="00571C41">
        <w:rPr>
          <w:b/>
          <w:bCs/>
          <w:caps/>
          <w:sz w:val="24"/>
        </w:rPr>
        <w:t>[</w:t>
      </w:r>
      <w:r w:rsidRPr="00755FC5">
        <w:t>24 – 72 hour</w:t>
      </w:r>
      <w:r w:rsidRPr="00571C41">
        <w:rPr>
          <w:b/>
          <w:bCs/>
          <w:sz w:val="24"/>
        </w:rPr>
        <w:t>]</w:t>
      </w:r>
      <w:r w:rsidRPr="00755FC5">
        <w:t xml:space="preserve"> nursing service by or under the supervision of a Doctor. Hospital does not include a rest home, a place of convalescence, rehabilitative care, custodial care or a place primarily for the treatment of </w:t>
      </w:r>
      <w:r w:rsidRPr="00B37216">
        <w:t>substance abuse</w:t>
      </w:r>
      <w:r w:rsidRPr="00755FC5">
        <w:t>.</w:t>
      </w:r>
      <w:r w:rsidRPr="00571C41">
        <w:rPr>
          <w:b/>
          <w:bCs/>
          <w:sz w:val="24"/>
        </w:rPr>
        <w:t>]</w:t>
      </w:r>
    </w:p>
    <w:p w14:paraId="126C69A4" w14:textId="5014C44F" w:rsidR="00E35670" w:rsidRDefault="00ED1C38" w:rsidP="00E35670">
      <w:pPr>
        <w:pStyle w:val="Text1"/>
        <w:numPr>
          <w:ilvl w:val="12"/>
          <w:numId w:val="0"/>
        </w:numPr>
      </w:pPr>
      <w:r>
        <w:rPr>
          <w:b/>
          <w:color w:val="FF0000"/>
          <w:sz w:val="24"/>
          <w:szCs w:val="24"/>
          <w:vertAlign w:val="superscript"/>
        </w:rPr>
        <w:t>6</w:t>
      </w:r>
      <w:r w:rsidRPr="001935DA">
        <w:rPr>
          <w:b/>
          <w:sz w:val="24"/>
          <w:szCs w:val="24"/>
        </w:rPr>
        <w:t>[</w:t>
      </w:r>
      <w:r w:rsidR="00E35670">
        <w:rPr>
          <w:b/>
          <w:i/>
        </w:rPr>
        <w:t xml:space="preserve">Hospital or </w:t>
      </w:r>
      <w:r w:rsidR="00EE3D90">
        <w:rPr>
          <w:b/>
          <w:i/>
        </w:rPr>
        <w:t>I</w:t>
      </w:r>
      <w:r w:rsidR="00E35670">
        <w:rPr>
          <w:b/>
          <w:i/>
        </w:rPr>
        <w:t>nstitution</w:t>
      </w:r>
      <w:r w:rsidR="00E35670">
        <w:t xml:space="preserve"> means an accredited facility licensed to provide care and treatment for the condition causing </w:t>
      </w:r>
      <w:r w:rsidR="00986A29">
        <w:t xml:space="preserve">the </w:t>
      </w:r>
      <w:r w:rsidR="0006164C">
        <w:rPr>
          <w:rFonts w:cs="Arial"/>
          <w:b/>
          <w:bCs/>
          <w:color w:val="FF0000"/>
          <w:sz w:val="24"/>
          <w:szCs w:val="24"/>
          <w:vertAlign w:val="superscript"/>
        </w:rPr>
        <w:t>35</w:t>
      </w:r>
      <w:r w:rsidR="00992F3B" w:rsidRPr="00B37216">
        <w:rPr>
          <w:rFonts w:cs="Arial"/>
          <w:b/>
          <w:bCs/>
          <w:caps/>
          <w:sz w:val="24"/>
        </w:rPr>
        <w:t>[</w:t>
      </w:r>
      <w:r w:rsidR="00167306" w:rsidRPr="00987A39">
        <w:t>Disability</w:t>
      </w:r>
      <w:r w:rsidR="00E35670">
        <w:t xml:space="preserve"> or </w:t>
      </w:r>
      <w:r w:rsidR="00992F3B">
        <w:t xml:space="preserve">Covered </w:t>
      </w:r>
      <w:r w:rsidR="00E720BC">
        <w:t>Critical Illness</w:t>
      </w:r>
      <w:r w:rsidR="00992F3B" w:rsidRPr="00B37216">
        <w:rPr>
          <w:rFonts w:cs="Arial"/>
          <w:b/>
          <w:sz w:val="24"/>
          <w:szCs w:val="24"/>
        </w:rPr>
        <w:t>]</w:t>
      </w:r>
      <w:r w:rsidR="0088440E">
        <w:t xml:space="preserve"> as described in the Plan</w:t>
      </w:r>
      <w:r w:rsidR="00E35670">
        <w:t>.</w:t>
      </w:r>
      <w:r w:rsidRPr="00A82C44">
        <w:rPr>
          <w:b/>
          <w:sz w:val="24"/>
          <w:szCs w:val="24"/>
        </w:rPr>
        <w:t>]</w:t>
      </w:r>
    </w:p>
    <w:p w14:paraId="5AFC3033" w14:textId="27FDA8CB" w:rsidR="00C52D5E" w:rsidRDefault="00ED1C38" w:rsidP="00B542D8">
      <w:pPr>
        <w:pStyle w:val="SubtitleD"/>
        <w:spacing w:before="0" w:line="240" w:lineRule="atLeast"/>
        <w:rPr>
          <w:rFonts w:ascii="Arial" w:hAnsi="Arial" w:cs="Arial"/>
          <w:b w:val="0"/>
          <w:sz w:val="20"/>
        </w:rPr>
      </w:pPr>
      <w:r w:rsidRPr="00170258">
        <w:rPr>
          <w:rFonts w:ascii="Arial" w:hAnsi="Arial" w:cs="Arial"/>
          <w:color w:val="FF0000"/>
          <w:szCs w:val="24"/>
          <w:vertAlign w:val="superscript"/>
        </w:rPr>
        <w:t>6</w:t>
      </w:r>
      <w:r w:rsidRPr="00170258">
        <w:rPr>
          <w:rFonts w:ascii="Arial" w:hAnsi="Arial" w:cs="Arial"/>
          <w:szCs w:val="24"/>
        </w:rPr>
        <w:t>[</w:t>
      </w:r>
      <w:r w:rsidR="00C52D5E" w:rsidRPr="001B16EE">
        <w:rPr>
          <w:rFonts w:ascii="Arial" w:hAnsi="Arial" w:cs="Arial"/>
          <w:i/>
          <w:sz w:val="20"/>
        </w:rPr>
        <w:t>Hospital Confinement</w:t>
      </w:r>
      <w:r w:rsidR="00C52D5E">
        <w:rPr>
          <w:rFonts w:ascii="Arial" w:hAnsi="Arial" w:cs="Arial"/>
          <w:sz w:val="20"/>
        </w:rPr>
        <w:t xml:space="preserve"> </w:t>
      </w:r>
      <w:r w:rsidR="00C52D5E">
        <w:rPr>
          <w:rFonts w:ascii="Arial" w:hAnsi="Arial" w:cs="Arial"/>
          <w:b w:val="0"/>
          <w:sz w:val="20"/>
        </w:rPr>
        <w:t xml:space="preserve">means admission </w:t>
      </w:r>
      <w:r w:rsidR="00105303">
        <w:rPr>
          <w:rFonts w:ascii="Arial" w:hAnsi="Arial" w:cs="Arial"/>
          <w:bCs/>
          <w:color w:val="FF0000"/>
          <w:szCs w:val="24"/>
          <w:vertAlign w:val="superscript"/>
        </w:rPr>
        <w:t>18</w:t>
      </w:r>
      <w:r w:rsidR="00B07D2B" w:rsidRPr="001935DA">
        <w:rPr>
          <w:rFonts w:ascii="Arial" w:hAnsi="Arial" w:cs="Arial"/>
          <w:szCs w:val="24"/>
        </w:rPr>
        <w:t>[</w:t>
      </w:r>
      <w:r w:rsidR="00C52D5E">
        <w:rPr>
          <w:rFonts w:ascii="Arial" w:hAnsi="Arial" w:cs="Arial"/>
          <w:b w:val="0"/>
          <w:sz w:val="20"/>
        </w:rPr>
        <w:t xml:space="preserve">to a </w:t>
      </w:r>
      <w:r w:rsidR="00381D0B">
        <w:rPr>
          <w:rFonts w:ascii="Arial" w:hAnsi="Arial" w:cs="Arial"/>
          <w:b w:val="0"/>
          <w:sz w:val="20"/>
        </w:rPr>
        <w:t>Hospital</w:t>
      </w:r>
      <w:r w:rsidR="00696961" w:rsidRPr="00571C41">
        <w:rPr>
          <w:rFonts w:ascii="Arial" w:hAnsi="Arial" w:cs="Arial"/>
          <w:bCs/>
        </w:rPr>
        <w:t>]</w:t>
      </w:r>
      <w:r w:rsidR="00A15231">
        <w:rPr>
          <w:rFonts w:ascii="Arial" w:hAnsi="Arial" w:cs="Arial"/>
          <w:b w:val="0"/>
          <w:sz w:val="20"/>
        </w:rPr>
        <w:t xml:space="preserve"> </w:t>
      </w:r>
      <w:r w:rsidR="00C52D5E" w:rsidRPr="001B16EE">
        <w:rPr>
          <w:rFonts w:ascii="Arial" w:hAnsi="Arial" w:cs="Arial"/>
          <w:b w:val="0"/>
          <w:sz w:val="20"/>
        </w:rPr>
        <w:t>as a</w:t>
      </w:r>
      <w:r w:rsidR="00C52D5E">
        <w:rPr>
          <w:rFonts w:ascii="Arial" w:hAnsi="Arial" w:cs="Arial"/>
          <w:b w:val="0"/>
          <w:sz w:val="20"/>
        </w:rPr>
        <w:t xml:space="preserve"> registered inpatient due to a Sickness </w:t>
      </w:r>
      <w:r w:rsidR="00C52D5E" w:rsidRPr="001B16EE">
        <w:rPr>
          <w:rFonts w:ascii="Arial" w:hAnsi="Arial" w:cs="Arial"/>
          <w:b w:val="0"/>
          <w:sz w:val="20"/>
        </w:rPr>
        <w:t xml:space="preserve">or </w:t>
      </w:r>
      <w:r w:rsidR="00C52D5E">
        <w:rPr>
          <w:rFonts w:ascii="Arial" w:hAnsi="Arial" w:cs="Arial"/>
          <w:b w:val="0"/>
          <w:sz w:val="20"/>
        </w:rPr>
        <w:t>Injury</w:t>
      </w:r>
      <w:r w:rsidR="00C52D5E" w:rsidRPr="001B16EE">
        <w:rPr>
          <w:rFonts w:ascii="Arial" w:hAnsi="Arial" w:cs="Arial"/>
          <w:b w:val="0"/>
          <w:sz w:val="20"/>
        </w:rPr>
        <w:t>. The</w:t>
      </w:r>
      <w:r w:rsidR="00C52D5E">
        <w:rPr>
          <w:rFonts w:ascii="Arial" w:hAnsi="Arial" w:cs="Arial"/>
          <w:b w:val="0"/>
          <w:sz w:val="20"/>
        </w:rPr>
        <w:t xml:space="preserve"> </w:t>
      </w:r>
      <w:r w:rsidR="004F0FD0">
        <w:rPr>
          <w:rFonts w:ascii="Arial" w:hAnsi="Arial" w:cs="Arial"/>
          <w:b w:val="0"/>
          <w:sz w:val="20"/>
        </w:rPr>
        <w:t>H</w:t>
      </w:r>
      <w:r w:rsidR="00C52D5E">
        <w:rPr>
          <w:rFonts w:ascii="Arial" w:hAnsi="Arial" w:cs="Arial"/>
          <w:b w:val="0"/>
          <w:sz w:val="20"/>
        </w:rPr>
        <w:t xml:space="preserve">ospital </w:t>
      </w:r>
      <w:r w:rsidR="004F0FD0">
        <w:rPr>
          <w:rFonts w:ascii="Arial" w:hAnsi="Arial" w:cs="Arial"/>
          <w:b w:val="0"/>
          <w:sz w:val="20"/>
        </w:rPr>
        <w:t>C</w:t>
      </w:r>
      <w:r w:rsidR="00C52D5E" w:rsidRPr="001B16EE">
        <w:rPr>
          <w:rFonts w:ascii="Arial" w:hAnsi="Arial" w:cs="Arial"/>
          <w:b w:val="0"/>
          <w:sz w:val="20"/>
        </w:rPr>
        <w:t xml:space="preserve">onfinement must be on the advice of </w:t>
      </w:r>
      <w:r w:rsidR="00105303">
        <w:rPr>
          <w:rFonts w:ascii="Arial" w:hAnsi="Arial" w:cs="Arial"/>
          <w:bCs/>
          <w:color w:val="FF0000"/>
          <w:szCs w:val="24"/>
          <w:vertAlign w:val="superscript"/>
        </w:rPr>
        <w:t>18</w:t>
      </w:r>
      <w:r w:rsidR="00696961">
        <w:rPr>
          <w:rFonts w:ascii="Arial" w:hAnsi="Arial" w:cs="Arial"/>
          <w:bCs/>
          <w:color w:val="FF0000"/>
          <w:szCs w:val="24"/>
          <w:vertAlign w:val="superscript"/>
        </w:rPr>
        <w:t>a</w:t>
      </w:r>
      <w:r w:rsidR="00105303" w:rsidRPr="001935DA">
        <w:rPr>
          <w:rFonts w:ascii="Arial" w:hAnsi="Arial" w:cs="Arial"/>
          <w:szCs w:val="24"/>
        </w:rPr>
        <w:t>[</w:t>
      </w:r>
      <w:r w:rsidR="00C52D5E" w:rsidRPr="001B16EE">
        <w:rPr>
          <w:rFonts w:ascii="Arial" w:hAnsi="Arial" w:cs="Arial"/>
          <w:b w:val="0"/>
          <w:sz w:val="20"/>
        </w:rPr>
        <w:t xml:space="preserve">a </w:t>
      </w:r>
      <w:r w:rsidR="00167306" w:rsidRPr="00987A39">
        <w:rPr>
          <w:rFonts w:ascii="Arial" w:hAnsi="Arial" w:cs="Arial"/>
          <w:b w:val="0"/>
          <w:sz w:val="20"/>
        </w:rPr>
        <w:t>Doctor</w:t>
      </w:r>
      <w:r w:rsidR="00696961" w:rsidRPr="00571C41">
        <w:rPr>
          <w:rFonts w:ascii="Arial" w:hAnsi="Arial" w:cs="Arial"/>
          <w:bCs/>
        </w:rPr>
        <w:t>]</w:t>
      </w:r>
      <w:r w:rsidR="00167306" w:rsidRPr="00167306">
        <w:rPr>
          <w:rFonts w:ascii="Arial" w:hAnsi="Arial" w:cs="Arial"/>
          <w:i/>
          <w:sz w:val="20"/>
        </w:rPr>
        <w:t xml:space="preserve"> </w:t>
      </w:r>
      <w:r w:rsidR="00C52D5E" w:rsidRPr="001B16EE">
        <w:rPr>
          <w:rFonts w:ascii="Arial" w:hAnsi="Arial" w:cs="Arial"/>
          <w:b w:val="0"/>
          <w:sz w:val="20"/>
        </w:rPr>
        <w:t>and medically necessary according to generally accepted medical</w:t>
      </w:r>
      <w:r w:rsidR="00C52D5E">
        <w:rPr>
          <w:rFonts w:ascii="Arial" w:hAnsi="Arial" w:cs="Arial"/>
          <w:b w:val="0"/>
          <w:sz w:val="20"/>
        </w:rPr>
        <w:t xml:space="preserve"> </w:t>
      </w:r>
      <w:r w:rsidR="00C52D5E" w:rsidRPr="001B16EE">
        <w:rPr>
          <w:rFonts w:ascii="Arial" w:hAnsi="Arial" w:cs="Arial"/>
          <w:b w:val="0"/>
          <w:sz w:val="20"/>
        </w:rPr>
        <w:t xml:space="preserve">standards. </w:t>
      </w:r>
      <w:r w:rsidR="004615EB">
        <w:rPr>
          <w:rFonts w:ascii="Arial" w:hAnsi="Arial" w:cs="Arial"/>
          <w:b w:val="0"/>
          <w:sz w:val="20"/>
        </w:rPr>
        <w:t>Admission</w:t>
      </w:r>
      <w:r w:rsidR="00C52D5E" w:rsidRPr="001B16EE">
        <w:rPr>
          <w:rFonts w:ascii="Arial" w:hAnsi="Arial" w:cs="Arial"/>
          <w:b w:val="0"/>
          <w:sz w:val="20"/>
        </w:rPr>
        <w:t xml:space="preserve"> to </w:t>
      </w:r>
      <w:r w:rsidR="00105303">
        <w:rPr>
          <w:rFonts w:ascii="Arial" w:hAnsi="Arial" w:cs="Arial"/>
          <w:bCs/>
          <w:color w:val="FF0000"/>
          <w:szCs w:val="24"/>
          <w:vertAlign w:val="superscript"/>
        </w:rPr>
        <w:t>18</w:t>
      </w:r>
      <w:r w:rsidR="00105303" w:rsidRPr="001935DA">
        <w:rPr>
          <w:rFonts w:ascii="Arial" w:hAnsi="Arial" w:cs="Arial"/>
          <w:szCs w:val="24"/>
        </w:rPr>
        <w:t>[</w:t>
      </w:r>
      <w:r w:rsidR="00C52D5E" w:rsidRPr="001B16EE">
        <w:rPr>
          <w:rFonts w:ascii="Arial" w:hAnsi="Arial" w:cs="Arial"/>
          <w:b w:val="0"/>
          <w:sz w:val="20"/>
        </w:rPr>
        <w:t>an emergency room, outpatient treatment room, or observation unit</w:t>
      </w:r>
      <w:r w:rsidR="00696961" w:rsidRPr="00571C41">
        <w:rPr>
          <w:rFonts w:ascii="Arial" w:hAnsi="Arial" w:cs="Arial"/>
          <w:bCs/>
        </w:rPr>
        <w:t>]</w:t>
      </w:r>
      <w:r w:rsidR="00C52D5E" w:rsidRPr="001B16EE">
        <w:rPr>
          <w:rFonts w:ascii="Arial" w:hAnsi="Arial" w:cs="Arial"/>
          <w:b w:val="0"/>
          <w:sz w:val="20"/>
        </w:rPr>
        <w:t xml:space="preserve"> is not considered a</w:t>
      </w:r>
      <w:r w:rsidR="00C52D5E">
        <w:rPr>
          <w:rFonts w:ascii="Arial" w:hAnsi="Arial" w:cs="Arial"/>
          <w:b w:val="0"/>
          <w:sz w:val="20"/>
        </w:rPr>
        <w:t xml:space="preserve"> </w:t>
      </w:r>
      <w:r w:rsidR="004F0FD0">
        <w:rPr>
          <w:rFonts w:ascii="Arial" w:hAnsi="Arial" w:cs="Arial"/>
          <w:b w:val="0"/>
          <w:sz w:val="20"/>
        </w:rPr>
        <w:t>H</w:t>
      </w:r>
      <w:r w:rsidR="00C52D5E" w:rsidRPr="001B16EE">
        <w:rPr>
          <w:rFonts w:ascii="Arial" w:hAnsi="Arial" w:cs="Arial"/>
          <w:b w:val="0"/>
          <w:sz w:val="20"/>
        </w:rPr>
        <w:t xml:space="preserve">ospital </w:t>
      </w:r>
      <w:r w:rsidR="004F0FD0">
        <w:rPr>
          <w:rFonts w:ascii="Arial" w:hAnsi="Arial" w:cs="Arial"/>
          <w:b w:val="0"/>
          <w:sz w:val="20"/>
        </w:rPr>
        <w:t>C</w:t>
      </w:r>
      <w:r w:rsidR="00C52D5E" w:rsidRPr="001B16EE">
        <w:rPr>
          <w:rFonts w:ascii="Arial" w:hAnsi="Arial" w:cs="Arial"/>
          <w:b w:val="0"/>
          <w:sz w:val="20"/>
        </w:rPr>
        <w:t>onfinement</w:t>
      </w:r>
      <w:r w:rsidR="00C52D5E">
        <w:rPr>
          <w:rFonts w:ascii="Arial" w:hAnsi="Arial" w:cs="Arial"/>
          <w:b w:val="0"/>
          <w:sz w:val="20"/>
        </w:rPr>
        <w:t>.</w:t>
      </w:r>
      <w:r w:rsidRPr="00170258">
        <w:rPr>
          <w:rFonts w:ascii="Arial" w:hAnsi="Arial" w:cs="Arial"/>
          <w:szCs w:val="24"/>
        </w:rPr>
        <w:t>]</w:t>
      </w:r>
    </w:p>
    <w:p w14:paraId="070EB7B6" w14:textId="649670E8" w:rsidR="00E35670" w:rsidRDefault="00C51FE9" w:rsidP="00E35670">
      <w:pPr>
        <w:pStyle w:val="Text1"/>
        <w:numPr>
          <w:ilvl w:val="12"/>
          <w:numId w:val="0"/>
        </w:numPr>
      </w:pPr>
      <w:r>
        <w:rPr>
          <w:b/>
          <w:color w:val="FF0000"/>
          <w:sz w:val="24"/>
          <w:szCs w:val="24"/>
          <w:vertAlign w:val="superscript"/>
        </w:rPr>
        <w:t>6</w:t>
      </w:r>
      <w:r w:rsidRPr="001935DA">
        <w:rPr>
          <w:b/>
          <w:sz w:val="24"/>
          <w:szCs w:val="24"/>
        </w:rPr>
        <w:t>[</w:t>
      </w:r>
      <w:r w:rsidR="00E35670">
        <w:rPr>
          <w:b/>
          <w:i/>
        </w:rPr>
        <w:t xml:space="preserve">Indexed </w:t>
      </w:r>
      <w:r w:rsidR="00095537">
        <w:rPr>
          <w:b/>
          <w:i/>
        </w:rPr>
        <w:t>M</w:t>
      </w:r>
      <w:r w:rsidR="00E35670">
        <w:rPr>
          <w:b/>
          <w:i/>
        </w:rPr>
        <w:t xml:space="preserve">onthly </w:t>
      </w:r>
      <w:r w:rsidR="00095537">
        <w:rPr>
          <w:b/>
          <w:i/>
        </w:rPr>
        <w:t>E</w:t>
      </w:r>
      <w:r w:rsidR="00E35670">
        <w:rPr>
          <w:b/>
          <w:i/>
        </w:rPr>
        <w:t>arnings</w:t>
      </w:r>
      <w:r w:rsidR="00E35670">
        <w:rPr>
          <w:b/>
        </w:rPr>
        <w:t xml:space="preserve"> </w:t>
      </w:r>
      <w:r w:rsidR="00E35670">
        <w:t xml:space="preserve">means </w:t>
      </w:r>
      <w:r w:rsidR="00D60341">
        <w:t>Your</w:t>
      </w:r>
      <w:r w:rsidR="00E35670">
        <w:t xml:space="preserve"> </w:t>
      </w:r>
      <w:r w:rsidR="00042AE2">
        <w:t>Monthly Earnings</w:t>
      </w:r>
      <w:r w:rsidR="00E35670">
        <w:t xml:space="preserve"> adjusted on each </w:t>
      </w:r>
      <w:r w:rsidR="002F1B1B">
        <w:rPr>
          <w:b/>
          <w:color w:val="FF0000"/>
          <w:sz w:val="24"/>
          <w:szCs w:val="24"/>
          <w:vertAlign w:val="superscript"/>
        </w:rPr>
        <w:t>5</w:t>
      </w:r>
      <w:r w:rsidR="002F1B1B" w:rsidRPr="001935DA">
        <w:rPr>
          <w:b/>
          <w:sz w:val="24"/>
          <w:szCs w:val="24"/>
        </w:rPr>
        <w:t>[</w:t>
      </w:r>
      <w:r w:rsidR="00E35670">
        <w:t>J</w:t>
      </w:r>
      <w:r w:rsidR="002F1B1B">
        <w:t xml:space="preserve">anuary </w:t>
      </w:r>
      <w:r w:rsidR="00E35670">
        <w:t>1</w:t>
      </w:r>
      <w:r w:rsidR="002F1B1B">
        <w:t xml:space="preserve"> – December 31</w:t>
      </w:r>
      <w:r w:rsidR="002F1B1B" w:rsidRPr="00F72E24">
        <w:rPr>
          <w:rFonts w:cs="Arial"/>
          <w:b/>
          <w:sz w:val="24"/>
          <w:szCs w:val="24"/>
        </w:rPr>
        <w:t>]</w:t>
      </w:r>
      <w:r w:rsidR="00E35670">
        <w:t xml:space="preserve"> provided </w:t>
      </w:r>
      <w:r w:rsidR="00831858">
        <w:t>You</w:t>
      </w:r>
      <w:r w:rsidR="00E35670">
        <w:t xml:space="preserve"> were </w:t>
      </w:r>
      <w:r w:rsidR="00167306" w:rsidRPr="00987A39">
        <w:t>Disabled</w:t>
      </w:r>
      <w:r w:rsidR="00167306" w:rsidRPr="00485470">
        <w:rPr>
          <w:i/>
        </w:rPr>
        <w:t xml:space="preserve"> </w:t>
      </w:r>
      <w:r w:rsidR="00E35670">
        <w:t xml:space="preserve">for all of the </w:t>
      </w:r>
      <w:r w:rsidR="008F7B22">
        <w:rPr>
          <w:b/>
          <w:color w:val="FF0000"/>
          <w:sz w:val="24"/>
          <w:szCs w:val="24"/>
          <w:vertAlign w:val="superscript"/>
        </w:rPr>
        <w:t>5</w:t>
      </w:r>
      <w:r w:rsidR="008F7B22" w:rsidRPr="001935DA">
        <w:rPr>
          <w:b/>
          <w:sz w:val="24"/>
          <w:szCs w:val="24"/>
        </w:rPr>
        <w:t>[</w:t>
      </w:r>
      <w:r w:rsidR="00E35670">
        <w:t>1</w:t>
      </w:r>
      <w:r w:rsidR="008F7B22">
        <w:t xml:space="preserve"> - </w:t>
      </w:r>
      <w:r w:rsidR="002F1B1B">
        <w:t>36</w:t>
      </w:r>
      <w:r w:rsidR="00E35670">
        <w:t xml:space="preserve"> months</w:t>
      </w:r>
      <w:r w:rsidR="002F1B1B" w:rsidRPr="00F72E24">
        <w:rPr>
          <w:rFonts w:cs="Arial"/>
          <w:b/>
          <w:sz w:val="24"/>
          <w:szCs w:val="24"/>
        </w:rPr>
        <w:t>]</w:t>
      </w:r>
      <w:r w:rsidR="00E35670">
        <w:t xml:space="preserve"> before that date. </w:t>
      </w:r>
      <w:r w:rsidR="00D60341">
        <w:t>Your</w:t>
      </w:r>
      <w:r w:rsidR="00E35670">
        <w:t xml:space="preserve"> </w:t>
      </w:r>
      <w:r w:rsidR="00042AE2">
        <w:t>Monthly Earnings</w:t>
      </w:r>
      <w:r w:rsidR="00E35670">
        <w:t xml:space="preserve"> will be adjusted on that date by the lesser of </w:t>
      </w:r>
      <w:r w:rsidR="00691E4F">
        <w:rPr>
          <w:b/>
          <w:color w:val="FF0000"/>
          <w:sz w:val="24"/>
          <w:szCs w:val="24"/>
          <w:vertAlign w:val="superscript"/>
        </w:rPr>
        <w:t>5</w:t>
      </w:r>
      <w:r w:rsidR="00691E4F" w:rsidRPr="001935DA">
        <w:rPr>
          <w:b/>
          <w:sz w:val="24"/>
          <w:szCs w:val="24"/>
        </w:rPr>
        <w:t>[</w:t>
      </w:r>
      <w:r w:rsidR="00E35670">
        <w:t>1% to 10%</w:t>
      </w:r>
      <w:r w:rsidR="00691E4F" w:rsidRPr="00B37216">
        <w:rPr>
          <w:rFonts w:cs="Arial"/>
          <w:b/>
          <w:sz w:val="24"/>
          <w:szCs w:val="24"/>
        </w:rPr>
        <w:t>]</w:t>
      </w:r>
      <w:r w:rsidR="00E35670">
        <w:t xml:space="preserve"> or </w:t>
      </w:r>
      <w:r w:rsidR="00506FED">
        <w:rPr>
          <w:b/>
          <w:color w:val="FF0000"/>
          <w:sz w:val="24"/>
          <w:szCs w:val="24"/>
          <w:vertAlign w:val="superscript"/>
        </w:rPr>
        <w:t>8</w:t>
      </w:r>
      <w:r w:rsidR="00C62958" w:rsidRPr="001935DA">
        <w:rPr>
          <w:b/>
          <w:sz w:val="24"/>
          <w:szCs w:val="24"/>
        </w:rPr>
        <w:t>[</w:t>
      </w:r>
      <w:r w:rsidR="00E35670">
        <w:t>the current</w:t>
      </w:r>
      <w:r w:rsidR="00C62958" w:rsidRPr="00F72E24">
        <w:rPr>
          <w:rFonts w:cs="Arial"/>
          <w:b/>
          <w:sz w:val="24"/>
          <w:szCs w:val="24"/>
        </w:rPr>
        <w:t>]</w:t>
      </w:r>
      <w:r w:rsidR="00E35670">
        <w:t xml:space="preserve"> annual percentage increase in the Consumer Price Index. </w:t>
      </w:r>
      <w:r w:rsidR="00D60341">
        <w:t>Your</w:t>
      </w:r>
      <w:r w:rsidR="00E35670">
        <w:t xml:space="preserve"> </w:t>
      </w:r>
      <w:r w:rsidR="00333BE2">
        <w:t>I</w:t>
      </w:r>
      <w:r w:rsidR="00E35670">
        <w:t xml:space="preserve">ndexed </w:t>
      </w:r>
      <w:r w:rsidR="00333BE2">
        <w:t>M</w:t>
      </w:r>
      <w:r w:rsidR="00E35670">
        <w:t xml:space="preserve">onthly </w:t>
      </w:r>
      <w:r w:rsidR="00333BE2">
        <w:t>E</w:t>
      </w:r>
      <w:r w:rsidR="00E35670">
        <w:t>arnings may increase or remain the same, but will never decrease.</w:t>
      </w:r>
    </w:p>
    <w:p w14:paraId="053B3008" w14:textId="10FA95DA" w:rsidR="00E35670" w:rsidRDefault="00E35670" w:rsidP="00E35670">
      <w:pPr>
        <w:pStyle w:val="Text1"/>
        <w:numPr>
          <w:ilvl w:val="12"/>
          <w:numId w:val="0"/>
        </w:numPr>
      </w:pPr>
      <w:commentRangeStart w:id="834"/>
      <w:commentRangeStart w:id="835"/>
      <w:commentRangeStart w:id="836"/>
      <w:commentRangeStart w:id="837"/>
      <w:r>
        <w:t xml:space="preserve">The Consumer Price Index (CPI-W) is published by the U.S. Department of Labor. Prudential reserves the right to use some other similar measurement </w:t>
      </w:r>
      <w:ins w:id="838" w:author="Laura Hoogland" w:date="2026-01-22T14:57:00Z" w16du:dateUtc="2026-01-22T20:57:00Z">
        <w:r w:rsidR="001F2D3F">
          <w:t xml:space="preserve">approved by the Commissioner of </w:t>
        </w:r>
        <w:r w:rsidR="001F2D3F">
          <w:lastRenderedPageBreak/>
          <w:t xml:space="preserve">Insurance of the State of Maryland </w:t>
        </w:r>
      </w:ins>
      <w:r>
        <w:t>if the Department of Labor changes or stops publishing the CPI-W.</w:t>
      </w:r>
      <w:commentRangeEnd w:id="834"/>
      <w:r w:rsidR="009F0B35">
        <w:rPr>
          <w:rStyle w:val="CommentReference"/>
          <w:sz w:val="20"/>
          <w:szCs w:val="20"/>
        </w:rPr>
        <w:commentReference w:id="834"/>
      </w:r>
      <w:commentRangeEnd w:id="835"/>
      <w:r w:rsidR="00887461">
        <w:rPr>
          <w:rStyle w:val="CommentReference"/>
          <w:sz w:val="20"/>
          <w:szCs w:val="20"/>
        </w:rPr>
        <w:commentReference w:id="835"/>
      </w:r>
      <w:commentRangeEnd w:id="836"/>
      <w:r w:rsidR="00904483">
        <w:rPr>
          <w:rStyle w:val="CommentReference"/>
          <w:sz w:val="20"/>
          <w:szCs w:val="20"/>
        </w:rPr>
        <w:commentReference w:id="836"/>
      </w:r>
      <w:commentRangeEnd w:id="837"/>
      <w:r w:rsidR="00E513B3">
        <w:rPr>
          <w:rStyle w:val="CommentReference"/>
          <w:sz w:val="20"/>
          <w:szCs w:val="20"/>
        </w:rPr>
        <w:commentReference w:id="837"/>
      </w:r>
    </w:p>
    <w:p w14:paraId="160BCE52" w14:textId="5BF4E35F" w:rsidR="00E35670" w:rsidRDefault="00E35670" w:rsidP="00E35670">
      <w:pPr>
        <w:pStyle w:val="Text1"/>
        <w:numPr>
          <w:ilvl w:val="12"/>
          <w:numId w:val="0"/>
        </w:numPr>
      </w:pPr>
      <w:r>
        <w:t xml:space="preserve">Indexing is only used to determine </w:t>
      </w:r>
      <w:r w:rsidR="00D60341">
        <w:t>Your</w:t>
      </w:r>
      <w:r>
        <w:t xml:space="preserve"> percentage of lost earnings while </w:t>
      </w:r>
      <w:r w:rsidR="00831858">
        <w:t>You</w:t>
      </w:r>
      <w:r>
        <w:t xml:space="preserve"> are </w:t>
      </w:r>
      <w:r w:rsidR="00167306" w:rsidRPr="00987A39">
        <w:t>Disabled</w:t>
      </w:r>
      <w:r w:rsidR="00167306" w:rsidRPr="00C04851">
        <w:t xml:space="preserve"> </w:t>
      </w:r>
      <w:r>
        <w:t>and working.</w:t>
      </w:r>
      <w:r w:rsidR="00C51FE9" w:rsidRPr="00170258">
        <w:rPr>
          <w:b/>
          <w:sz w:val="24"/>
          <w:szCs w:val="24"/>
        </w:rPr>
        <w:t>]</w:t>
      </w:r>
    </w:p>
    <w:p w14:paraId="5BB12FD8" w14:textId="66C8365B" w:rsidR="00861673" w:rsidRDefault="00E0486B" w:rsidP="00E35670">
      <w:pPr>
        <w:pStyle w:val="Text1"/>
        <w:numPr>
          <w:ilvl w:val="12"/>
          <w:numId w:val="0"/>
        </w:numPr>
      </w:pPr>
      <w:r>
        <w:rPr>
          <w:b/>
          <w:bCs/>
          <w:color w:val="FF0000"/>
          <w:sz w:val="24"/>
          <w:szCs w:val="24"/>
          <w:vertAlign w:val="superscript"/>
        </w:rPr>
        <w:t>6</w:t>
      </w:r>
      <w:r w:rsidR="0083270D" w:rsidRPr="003B63E6">
        <w:rPr>
          <w:b/>
          <w:sz w:val="24"/>
          <w:szCs w:val="24"/>
        </w:rPr>
        <w:t>[</w:t>
      </w:r>
      <w:r w:rsidR="00861673">
        <w:rPr>
          <w:b/>
          <w:bCs/>
          <w:i/>
          <w:iCs/>
        </w:rPr>
        <w:t xml:space="preserve">Infectious </w:t>
      </w:r>
      <w:r w:rsidR="00EE3D90">
        <w:rPr>
          <w:b/>
          <w:bCs/>
          <w:i/>
          <w:iCs/>
        </w:rPr>
        <w:t>D</w:t>
      </w:r>
      <w:r w:rsidR="00861673">
        <w:rPr>
          <w:b/>
          <w:bCs/>
          <w:i/>
          <w:iCs/>
        </w:rPr>
        <w:t>isease</w:t>
      </w:r>
      <w:r w:rsidR="00861673">
        <w:t xml:space="preserve"> means </w:t>
      </w:r>
      <w:r w:rsidR="00831858">
        <w:t>You</w:t>
      </w:r>
      <w:r w:rsidR="00861673">
        <w:t xml:space="preserve"> are diagnosed by a </w:t>
      </w:r>
      <w:r w:rsidR="00167306" w:rsidRPr="00987A39">
        <w:t>Doctor</w:t>
      </w:r>
      <w:r w:rsidR="00167306" w:rsidRPr="00167306">
        <w:rPr>
          <w:b/>
          <w:i/>
        </w:rPr>
        <w:t xml:space="preserve"> </w:t>
      </w:r>
      <w:r w:rsidR="00861673">
        <w:t>as having Human Immunodeficiency Virus (HIV) or Hepatitis B Virus (HBV) or other infectious diseases recognized by the Center</w:t>
      </w:r>
      <w:r w:rsidR="005720FC">
        <w:t>s</w:t>
      </w:r>
      <w:r w:rsidR="00861673">
        <w:t xml:space="preserve"> for Disease Control</w:t>
      </w:r>
      <w:r w:rsidR="005720FC">
        <w:t xml:space="preserve"> and Prevention</w:t>
      </w:r>
      <w:r w:rsidR="00861673">
        <w:t xml:space="preserve"> (CDC). The infection must be in the asymptomatic carrier state and must not present any physical or mental symptoms that would cause </w:t>
      </w:r>
      <w:r w:rsidR="00831858">
        <w:t>You</w:t>
      </w:r>
      <w:r w:rsidR="00861673">
        <w:t xml:space="preserve"> to be otherwise </w:t>
      </w:r>
      <w:r w:rsidR="00FF5545">
        <w:t>Disabled</w:t>
      </w:r>
      <w:r w:rsidR="00861673">
        <w:t>. The infection must be proven by a test approved for general use by the Federal Drug Administration (FDA) and administered by standards established by the CDC.</w:t>
      </w:r>
      <w:r w:rsidRPr="00571C41">
        <w:rPr>
          <w:b/>
          <w:bCs/>
          <w:sz w:val="24"/>
        </w:rPr>
        <w:t>]</w:t>
      </w:r>
    </w:p>
    <w:p w14:paraId="5B17D1BE" w14:textId="7802BF23" w:rsidR="0043150E" w:rsidRDefault="001F2767" w:rsidP="00E35670">
      <w:pPr>
        <w:pStyle w:val="Text1"/>
        <w:numPr>
          <w:ilvl w:val="12"/>
          <w:numId w:val="0"/>
        </w:numPr>
      </w:pPr>
      <w:r>
        <w:rPr>
          <w:b/>
          <w:bCs/>
          <w:color w:val="FF0000"/>
          <w:sz w:val="24"/>
          <w:szCs w:val="24"/>
          <w:vertAlign w:val="superscript"/>
        </w:rPr>
        <w:t>6</w:t>
      </w:r>
      <w:r w:rsidR="0083270D" w:rsidRPr="003B63E6">
        <w:rPr>
          <w:b/>
          <w:sz w:val="24"/>
          <w:szCs w:val="24"/>
        </w:rPr>
        <w:t>[</w:t>
      </w:r>
      <w:r w:rsidR="0043150E" w:rsidRPr="00AE4F76">
        <w:rPr>
          <w:b/>
          <w:bCs/>
          <w:i/>
          <w:iCs/>
        </w:rPr>
        <w:t>Infectious and Contagious Disease</w:t>
      </w:r>
      <w:r w:rsidR="0043150E">
        <w:t xml:space="preserve"> means a disease that is: 1) categorized as </w:t>
      </w:r>
      <w:r w:rsidR="00CD1D22">
        <w:t>i</w:t>
      </w:r>
      <w:r w:rsidR="0043150E">
        <w:t xml:space="preserve">nfectious and </w:t>
      </w:r>
      <w:r w:rsidR="00CD1D22">
        <w:t>c</w:t>
      </w:r>
      <w:r w:rsidR="0043150E">
        <w:t xml:space="preserve">ontagious by the Centers for Disease Control and Prevention (CDC); 2) transmitted by one human being to another </w:t>
      </w:r>
      <w:r w:rsidR="00073EB3">
        <w:rPr>
          <w:b/>
          <w:bCs/>
          <w:color w:val="FF0000"/>
          <w:sz w:val="24"/>
          <w:szCs w:val="24"/>
          <w:vertAlign w:val="superscript"/>
        </w:rPr>
        <w:t>8</w:t>
      </w:r>
      <w:r w:rsidR="0083270D" w:rsidRPr="003B63E6">
        <w:rPr>
          <w:b/>
          <w:sz w:val="24"/>
          <w:szCs w:val="24"/>
        </w:rPr>
        <w:t>[</w:t>
      </w:r>
      <w:r w:rsidR="0043150E">
        <w:t>in the workplace</w:t>
      </w:r>
      <w:r w:rsidR="006165A0" w:rsidRPr="00571C41">
        <w:rPr>
          <w:b/>
          <w:bCs/>
          <w:sz w:val="24"/>
        </w:rPr>
        <w:t>]</w:t>
      </w:r>
      <w:r w:rsidR="0043150E">
        <w:t xml:space="preserve">, and, 3) life threatening or potentially life threating to </w:t>
      </w:r>
      <w:r w:rsidR="00831858">
        <w:t>You</w:t>
      </w:r>
      <w:r w:rsidR="0043150E">
        <w:t xml:space="preserve"> or to persons with whom </w:t>
      </w:r>
      <w:r w:rsidR="00831858">
        <w:t>You</w:t>
      </w:r>
      <w:r w:rsidR="0043150E">
        <w:t xml:space="preserve"> may come in contact.</w:t>
      </w:r>
      <w:r w:rsidRPr="00571C41">
        <w:rPr>
          <w:b/>
          <w:bCs/>
          <w:sz w:val="24"/>
        </w:rPr>
        <w:t>]</w:t>
      </w:r>
    </w:p>
    <w:p w14:paraId="6B5E0559" w14:textId="55B04118" w:rsidR="00E35670" w:rsidRDefault="00E35670" w:rsidP="390951AB">
      <w:pPr>
        <w:pStyle w:val="2Text"/>
        <w:ind w:hanging="432"/>
      </w:pPr>
      <w:r>
        <w:rPr>
          <w:b/>
          <w:i/>
        </w:rPr>
        <w:t>Injury</w:t>
      </w:r>
      <w:r>
        <w:t xml:space="preserve"> means a bodily </w:t>
      </w:r>
      <w:r w:rsidR="00073EB3">
        <w:t>i</w:t>
      </w:r>
      <w:r>
        <w:t>njury that:</w:t>
      </w:r>
      <w:r w:rsidR="00C73BD5" w:rsidRPr="00C73BD5">
        <w:rPr>
          <w:b/>
          <w:color w:val="FF0000"/>
          <w:sz w:val="24"/>
          <w:szCs w:val="24"/>
          <w:vertAlign w:val="superscript"/>
        </w:rPr>
        <w:t xml:space="preserve"> </w:t>
      </w:r>
      <w:r w:rsidR="00C73BD5">
        <w:rPr>
          <w:b/>
          <w:color w:val="FF0000"/>
          <w:sz w:val="24"/>
          <w:szCs w:val="24"/>
          <w:vertAlign w:val="superscript"/>
        </w:rPr>
        <w:t>19</w:t>
      </w:r>
      <w:r w:rsidR="00C73BD5" w:rsidRPr="001935DA">
        <w:rPr>
          <w:b/>
          <w:sz w:val="24"/>
          <w:szCs w:val="24"/>
        </w:rPr>
        <w:t>[</w:t>
      </w:r>
    </w:p>
    <w:p w14:paraId="02343B0F" w14:textId="5B0E89F7" w:rsidR="00287DC8" w:rsidRDefault="00372DE8" w:rsidP="00C27487">
      <w:pPr>
        <w:pStyle w:val="BulletD"/>
        <w:ind w:left="432"/>
      </w:pPr>
      <w:r>
        <w:t>manifest</w:t>
      </w:r>
      <w:r w:rsidR="003D7448">
        <w:t>s</w:t>
      </w:r>
      <w:r>
        <w:t xml:space="preserve"> </w:t>
      </w:r>
      <w:r w:rsidR="00287DC8">
        <w:t xml:space="preserve">within </w:t>
      </w:r>
      <w:r w:rsidR="005E29FB">
        <w:rPr>
          <w:b/>
          <w:color w:val="FF0000"/>
          <w:sz w:val="24"/>
          <w:szCs w:val="24"/>
          <w:vertAlign w:val="superscript"/>
        </w:rPr>
        <w:t>5</w:t>
      </w:r>
      <w:r w:rsidR="005E29FB" w:rsidRPr="001935DA">
        <w:rPr>
          <w:b/>
          <w:sz w:val="24"/>
          <w:szCs w:val="24"/>
        </w:rPr>
        <w:t>[</w:t>
      </w:r>
      <w:r w:rsidR="00287DC8">
        <w:t>30 – 365 days</w:t>
      </w:r>
      <w:r w:rsidR="00571C41" w:rsidRPr="390951AB">
        <w:rPr>
          <w:b/>
          <w:sz w:val="24"/>
          <w:szCs w:val="24"/>
        </w:rPr>
        <w:t>]</w:t>
      </w:r>
      <w:r w:rsidR="00287DC8">
        <w:t xml:space="preserve"> of an accident;</w:t>
      </w:r>
    </w:p>
    <w:p w14:paraId="28CA6958" w14:textId="77777777" w:rsidR="00287DC8" w:rsidRDefault="00287DC8" w:rsidP="00C27487">
      <w:pPr>
        <w:pStyle w:val="BulletD"/>
        <w:ind w:left="432"/>
      </w:pPr>
      <w:r>
        <w:t>is the direct result of an accident;</w:t>
      </w:r>
    </w:p>
    <w:p w14:paraId="783825F7" w14:textId="77777777" w:rsidR="00287DC8" w:rsidRDefault="00287DC8" w:rsidP="00C27487">
      <w:pPr>
        <w:pStyle w:val="BulletD"/>
        <w:ind w:left="432"/>
      </w:pPr>
      <w:r>
        <w:t xml:space="preserve">is not related to any cause other than the accident; </w:t>
      </w:r>
    </w:p>
    <w:p w14:paraId="1D157323" w14:textId="60A1F5C4" w:rsidR="00287DC8" w:rsidRDefault="00287DC8" w:rsidP="00C27487">
      <w:pPr>
        <w:pStyle w:val="BulletD"/>
        <w:ind w:left="432"/>
      </w:pPr>
      <w:r>
        <w:t xml:space="preserve">results in immediate </w:t>
      </w:r>
      <w:r w:rsidR="00167306" w:rsidRPr="00987A39">
        <w:t>Disability</w:t>
      </w:r>
      <w:r>
        <w:t>; and</w:t>
      </w:r>
    </w:p>
    <w:p w14:paraId="53FA3D6A" w14:textId="1CBA9427" w:rsidR="00E35670" w:rsidRDefault="00287DC8" w:rsidP="00C27487">
      <w:pPr>
        <w:pStyle w:val="BulletD"/>
        <w:ind w:left="432"/>
      </w:pPr>
      <w:r>
        <w:t xml:space="preserve">results in a </w:t>
      </w:r>
      <w:r w:rsidR="00167306" w:rsidRPr="00987A39">
        <w:t>Disability</w:t>
      </w:r>
      <w:r>
        <w:t xml:space="preserve"> that occurs within </w:t>
      </w:r>
      <w:r w:rsidR="005E29FB">
        <w:rPr>
          <w:b/>
          <w:color w:val="FF0000"/>
          <w:sz w:val="24"/>
          <w:szCs w:val="24"/>
          <w:vertAlign w:val="superscript"/>
        </w:rPr>
        <w:t>5</w:t>
      </w:r>
      <w:r w:rsidR="005E29FB" w:rsidRPr="001935DA">
        <w:rPr>
          <w:b/>
          <w:sz w:val="24"/>
          <w:szCs w:val="24"/>
        </w:rPr>
        <w:t>[</w:t>
      </w:r>
      <w:r>
        <w:t>30 – 365 days</w:t>
      </w:r>
      <w:r w:rsidR="00571C41" w:rsidRPr="390951AB">
        <w:rPr>
          <w:b/>
          <w:sz w:val="24"/>
          <w:szCs w:val="24"/>
        </w:rPr>
        <w:t>]</w:t>
      </w:r>
      <w:r>
        <w:t xml:space="preserve"> of an </w:t>
      </w:r>
      <w:r w:rsidR="00792A58">
        <w:t>Injury</w:t>
      </w:r>
      <w:r w:rsidR="00E35670">
        <w:t>.</w:t>
      </w:r>
    </w:p>
    <w:p w14:paraId="0A0AC7EC" w14:textId="244A8B3E" w:rsidR="00E35670" w:rsidRDefault="00167306" w:rsidP="00A66006">
      <w:pPr>
        <w:pStyle w:val="Indent2"/>
        <w:ind w:left="0" w:firstLine="0"/>
      </w:pPr>
      <w:r w:rsidRPr="00B37216">
        <w:t>Disability</w:t>
      </w:r>
      <w:r w:rsidR="00E35670">
        <w:t xml:space="preserve"> must begin while </w:t>
      </w:r>
      <w:r w:rsidR="00831858">
        <w:t>You</w:t>
      </w:r>
      <w:r w:rsidR="00E35670">
        <w:t xml:space="preserve"> are covered under th</w:t>
      </w:r>
      <w:r w:rsidR="00FA07CB">
        <w:t>is</w:t>
      </w:r>
      <w:r w:rsidR="00E35670">
        <w:t xml:space="preserve"> </w:t>
      </w:r>
      <w:r w:rsidR="00FA07CB">
        <w:t>P</w:t>
      </w:r>
      <w:r w:rsidR="00E35670">
        <w:t>lan.</w:t>
      </w:r>
      <w:r w:rsidR="00683F8B" w:rsidRPr="390951AB">
        <w:rPr>
          <w:b/>
          <w:sz w:val="24"/>
          <w:szCs w:val="24"/>
        </w:rPr>
        <w:t>]</w:t>
      </w:r>
    </w:p>
    <w:p w14:paraId="03FA3C28" w14:textId="3EB32EA4" w:rsidR="00E35670" w:rsidRDefault="00E35670" w:rsidP="00E35670">
      <w:pPr>
        <w:pStyle w:val="Text1"/>
        <w:numPr>
          <w:ilvl w:val="12"/>
          <w:numId w:val="0"/>
        </w:numPr>
      </w:pPr>
      <w:r>
        <w:rPr>
          <w:b/>
          <w:i/>
        </w:rPr>
        <w:t>Insured</w:t>
      </w:r>
      <w:r>
        <w:t xml:space="preserve"> means </w:t>
      </w:r>
      <w:r w:rsidR="009540F7" w:rsidRPr="00B37216">
        <w:rPr>
          <w:b/>
          <w:bCs/>
          <w:color w:val="FF0000"/>
          <w:sz w:val="24"/>
          <w:vertAlign w:val="superscript"/>
        </w:rPr>
        <w:t>CV6</w:t>
      </w:r>
      <w:r w:rsidR="00571C41" w:rsidRPr="00571C41">
        <w:rPr>
          <w:b/>
          <w:bCs/>
          <w:sz w:val="24"/>
        </w:rPr>
        <w:t>[</w:t>
      </w:r>
      <w:r>
        <w:t>any person</w:t>
      </w:r>
      <w:r w:rsidR="00571C41" w:rsidRPr="00571C41">
        <w:rPr>
          <w:b/>
          <w:bCs/>
          <w:sz w:val="24"/>
        </w:rPr>
        <w:t>]</w:t>
      </w:r>
      <w:r>
        <w:t xml:space="preserve"> covered under </w:t>
      </w:r>
      <w:r w:rsidR="008B236F">
        <w:t>this Plan</w:t>
      </w:r>
      <w:r>
        <w:t>.</w:t>
      </w:r>
    </w:p>
    <w:p w14:paraId="7F315BA7" w14:textId="6B2EFEF4" w:rsidR="009B2D27" w:rsidRDefault="007C1581" w:rsidP="00E35670">
      <w:pPr>
        <w:pStyle w:val="Text1"/>
        <w:numPr>
          <w:ilvl w:val="12"/>
          <w:numId w:val="0"/>
        </w:numPr>
      </w:pPr>
      <w:r>
        <w:rPr>
          <w:b/>
          <w:bCs/>
          <w:color w:val="FF0000"/>
          <w:sz w:val="24"/>
          <w:szCs w:val="24"/>
          <w:vertAlign w:val="superscript"/>
        </w:rPr>
        <w:t>6</w:t>
      </w:r>
      <w:r w:rsidRPr="00571C41">
        <w:rPr>
          <w:b/>
          <w:bCs/>
          <w:sz w:val="24"/>
        </w:rPr>
        <w:t>[</w:t>
      </w:r>
      <w:r w:rsidR="00DA3B58">
        <w:rPr>
          <w:b/>
          <w:bCs/>
          <w:i/>
          <w:iCs/>
        </w:rPr>
        <w:t>Jury</w:t>
      </w:r>
      <w:r w:rsidR="009B2D27" w:rsidRPr="0089436A">
        <w:rPr>
          <w:b/>
          <w:bCs/>
          <w:i/>
          <w:iCs/>
        </w:rPr>
        <w:t xml:space="preserve"> </w:t>
      </w:r>
      <w:r w:rsidR="00EE3D90">
        <w:rPr>
          <w:b/>
          <w:bCs/>
          <w:i/>
          <w:iCs/>
        </w:rPr>
        <w:t>D</w:t>
      </w:r>
      <w:r w:rsidR="009B2D27" w:rsidRPr="0089436A">
        <w:rPr>
          <w:b/>
          <w:bCs/>
          <w:i/>
          <w:iCs/>
        </w:rPr>
        <w:t xml:space="preserve">uty </w:t>
      </w:r>
      <w:r w:rsidR="00EE3D90">
        <w:rPr>
          <w:b/>
          <w:bCs/>
          <w:i/>
          <w:iCs/>
        </w:rPr>
        <w:t>L</w:t>
      </w:r>
      <w:r w:rsidR="009B2D27" w:rsidRPr="0089436A">
        <w:rPr>
          <w:b/>
          <w:bCs/>
          <w:i/>
          <w:iCs/>
        </w:rPr>
        <w:t>eave</w:t>
      </w:r>
      <w:r w:rsidR="009B2D27">
        <w:t xml:space="preserve"> means </w:t>
      </w:r>
      <w:r w:rsidR="00831858">
        <w:t>You</w:t>
      </w:r>
      <w:r w:rsidR="009B2D27">
        <w:t xml:space="preserve"> are temporarily absent from being </w:t>
      </w:r>
      <w:r w:rsidR="00414CB6" w:rsidRPr="00987A39">
        <w:t xml:space="preserve">Actively </w:t>
      </w:r>
      <w:r w:rsidR="005522AB">
        <w:t>at</w:t>
      </w:r>
      <w:r w:rsidR="00414CB6" w:rsidRPr="00987A39">
        <w:t xml:space="preserve"> Work</w:t>
      </w:r>
      <w:r w:rsidR="009B2D27">
        <w:t xml:space="preserve"> so </w:t>
      </w:r>
      <w:r w:rsidR="00831858">
        <w:t>You</w:t>
      </w:r>
      <w:r w:rsidR="009B2D27">
        <w:t xml:space="preserve"> can perform </w:t>
      </w:r>
      <w:r w:rsidR="00D60341">
        <w:t>Your</w:t>
      </w:r>
      <w:r w:rsidR="009B2D27">
        <w:t xml:space="preserve"> jury duty for a period of time that has been agreed to in advance in writing by </w:t>
      </w:r>
      <w:r w:rsidR="009B2D27" w:rsidRPr="002E41CC">
        <w:rPr>
          <w:b/>
          <w:bCs/>
          <w:color w:val="FF0000"/>
          <w:sz w:val="24"/>
          <w:szCs w:val="24"/>
          <w:vertAlign w:val="superscript"/>
        </w:rPr>
        <w:t>CV2</w:t>
      </w:r>
      <w:r w:rsidR="00571C41" w:rsidRPr="00571C41">
        <w:rPr>
          <w:b/>
          <w:bCs/>
          <w:sz w:val="24"/>
        </w:rPr>
        <w:t>[</w:t>
      </w:r>
      <w:r w:rsidR="00D60341">
        <w:t>Your</w:t>
      </w:r>
      <w:r w:rsidR="009B2D27">
        <w:t xml:space="preserve"> Employer</w:t>
      </w:r>
      <w:r w:rsidR="00571C41" w:rsidRPr="00571C41">
        <w:rPr>
          <w:b/>
          <w:bCs/>
          <w:sz w:val="24"/>
        </w:rPr>
        <w:t>]</w:t>
      </w:r>
      <w:r w:rsidR="009B2D27">
        <w:t xml:space="preserve">, other than for reasons in connection with any severance or termination agreement. </w:t>
      </w:r>
      <w:r w:rsidR="00D60341">
        <w:t>Your</w:t>
      </w:r>
      <w:r w:rsidR="009B2D27">
        <w:t xml:space="preserve"> normal vacation time, any period of </w:t>
      </w:r>
      <w:r w:rsidR="00167306" w:rsidRPr="00987A39">
        <w:t>Disability</w:t>
      </w:r>
      <w:r w:rsidR="009B2D27">
        <w:t xml:space="preserve"> or FMLA leave is not considered a </w:t>
      </w:r>
      <w:r w:rsidR="00DA3B58">
        <w:t>Jury Duty Leave</w:t>
      </w:r>
      <w:r w:rsidR="009B2D27">
        <w:t>.</w:t>
      </w:r>
      <w:r w:rsidRPr="00571C41">
        <w:rPr>
          <w:b/>
          <w:bCs/>
          <w:sz w:val="24"/>
        </w:rPr>
        <w:t>]</w:t>
      </w:r>
    </w:p>
    <w:p w14:paraId="3DF99666" w14:textId="412419FD" w:rsidR="007C172D" w:rsidRPr="007C172D" w:rsidRDefault="007C1581" w:rsidP="30ACEDA6">
      <w:pPr>
        <w:pStyle w:val="Text1"/>
        <w:rPr>
          <w:b/>
          <w:i/>
        </w:rPr>
      </w:pPr>
      <w:r>
        <w:rPr>
          <w:b/>
          <w:bCs/>
          <w:color w:val="FF0000"/>
          <w:sz w:val="24"/>
          <w:szCs w:val="24"/>
          <w:vertAlign w:val="superscript"/>
        </w:rPr>
        <w:t>6</w:t>
      </w:r>
      <w:r w:rsidRPr="30ACEDA6">
        <w:rPr>
          <w:b/>
          <w:sz w:val="24"/>
          <w:szCs w:val="24"/>
        </w:rPr>
        <w:t>[</w:t>
      </w:r>
      <w:r w:rsidR="007C172D" w:rsidRPr="007C172D">
        <w:rPr>
          <w:b/>
          <w:bCs/>
          <w:i/>
          <w:iCs/>
        </w:rPr>
        <w:t xml:space="preserve">Labor </w:t>
      </w:r>
      <w:r w:rsidR="00EE3D90">
        <w:rPr>
          <w:b/>
          <w:bCs/>
          <w:i/>
          <w:iCs/>
        </w:rPr>
        <w:t>D</w:t>
      </w:r>
      <w:r w:rsidR="007C172D" w:rsidRPr="007C172D">
        <w:rPr>
          <w:b/>
          <w:bCs/>
          <w:i/>
          <w:iCs/>
        </w:rPr>
        <w:t xml:space="preserve">ispute </w:t>
      </w:r>
      <w:r w:rsidR="00EE3D90">
        <w:rPr>
          <w:b/>
          <w:bCs/>
          <w:i/>
          <w:iCs/>
        </w:rPr>
        <w:t>L</w:t>
      </w:r>
      <w:r w:rsidR="007C172D" w:rsidRPr="007C172D">
        <w:rPr>
          <w:b/>
          <w:bCs/>
          <w:i/>
          <w:iCs/>
        </w:rPr>
        <w:t xml:space="preserve">eave </w:t>
      </w:r>
      <w:r w:rsidR="007C172D" w:rsidRPr="00987A39">
        <w:rPr>
          <w:bCs/>
          <w:iCs/>
        </w:rPr>
        <w:t xml:space="preserve">means </w:t>
      </w:r>
      <w:r w:rsidR="00831858">
        <w:rPr>
          <w:bCs/>
          <w:iCs/>
        </w:rPr>
        <w:t>You</w:t>
      </w:r>
      <w:r w:rsidR="007C172D" w:rsidRPr="00987A39">
        <w:rPr>
          <w:bCs/>
          <w:iCs/>
        </w:rPr>
        <w:t xml:space="preserve"> are temporarily absent from being </w:t>
      </w:r>
      <w:r w:rsidR="00414CB6" w:rsidRPr="00987A39">
        <w:t xml:space="preserve">Actively </w:t>
      </w:r>
      <w:r w:rsidR="005522AB">
        <w:t>at</w:t>
      </w:r>
      <w:r w:rsidR="00414CB6" w:rsidRPr="00987A39">
        <w:t xml:space="preserve"> Work</w:t>
      </w:r>
      <w:r w:rsidR="007C172D" w:rsidRPr="00987A39">
        <w:rPr>
          <w:bCs/>
          <w:iCs/>
        </w:rPr>
        <w:t xml:space="preserve"> due to a disagreement between </w:t>
      </w:r>
      <w:r w:rsidR="00831858">
        <w:rPr>
          <w:bCs/>
          <w:iCs/>
        </w:rPr>
        <w:t>You</w:t>
      </w:r>
      <w:r w:rsidR="007C626C">
        <w:rPr>
          <w:bCs/>
          <w:iCs/>
        </w:rPr>
        <w:t>r union</w:t>
      </w:r>
      <w:r w:rsidR="007C172D" w:rsidRPr="00987A39">
        <w:rPr>
          <w:bCs/>
          <w:iCs/>
        </w:rPr>
        <w:t xml:space="preserve"> and </w:t>
      </w:r>
      <w:r w:rsidR="007C172D" w:rsidRPr="00B37216">
        <w:rPr>
          <w:b/>
          <w:iCs/>
          <w:color w:val="FF0000"/>
          <w:sz w:val="24"/>
          <w:szCs w:val="24"/>
          <w:vertAlign w:val="superscript"/>
        </w:rPr>
        <w:t>CV2</w:t>
      </w:r>
      <w:r w:rsidR="00571C41" w:rsidRPr="001935DA">
        <w:rPr>
          <w:b/>
          <w:sz w:val="24"/>
          <w:szCs w:val="24"/>
        </w:rPr>
        <w:t>[</w:t>
      </w:r>
      <w:r w:rsidR="00D60341">
        <w:rPr>
          <w:bCs/>
          <w:iCs/>
        </w:rPr>
        <w:t>Your</w:t>
      </w:r>
      <w:r w:rsidR="007C172D" w:rsidRPr="00987A39">
        <w:rPr>
          <w:bCs/>
          <w:iCs/>
        </w:rPr>
        <w:t xml:space="preserve"> Employer</w:t>
      </w:r>
      <w:r w:rsidR="00571C41" w:rsidRPr="30ACEDA6">
        <w:rPr>
          <w:b/>
          <w:sz w:val="24"/>
          <w:szCs w:val="24"/>
        </w:rPr>
        <w:t>]</w:t>
      </w:r>
      <w:r w:rsidR="007C172D" w:rsidRPr="00987A39">
        <w:rPr>
          <w:bCs/>
          <w:iCs/>
        </w:rPr>
        <w:t xml:space="preserve"> regarding the terms of </w:t>
      </w:r>
      <w:r w:rsidR="00D60341">
        <w:rPr>
          <w:bCs/>
          <w:iCs/>
        </w:rPr>
        <w:t>Your</w:t>
      </w:r>
      <w:r w:rsidR="007C172D" w:rsidRPr="00987A39">
        <w:rPr>
          <w:bCs/>
          <w:iCs/>
        </w:rPr>
        <w:t xml:space="preserve"> employment for a period of time that has been agreed to by </w:t>
      </w:r>
      <w:r w:rsidR="00D60341">
        <w:rPr>
          <w:bCs/>
          <w:iCs/>
        </w:rPr>
        <w:t>Your</w:t>
      </w:r>
      <w:r w:rsidR="0043761C">
        <w:rPr>
          <w:bCs/>
          <w:iCs/>
        </w:rPr>
        <w:t xml:space="preserve"> union and</w:t>
      </w:r>
      <w:r w:rsidR="007C172D" w:rsidRPr="00987A39">
        <w:rPr>
          <w:bCs/>
          <w:iCs/>
        </w:rPr>
        <w:t xml:space="preserve"> </w:t>
      </w:r>
      <w:r w:rsidR="007C172D" w:rsidRPr="00B37216">
        <w:rPr>
          <w:b/>
          <w:iCs/>
          <w:color w:val="FF0000"/>
          <w:sz w:val="24"/>
          <w:szCs w:val="24"/>
          <w:vertAlign w:val="superscript"/>
        </w:rPr>
        <w:t>CV2</w:t>
      </w:r>
      <w:r w:rsidR="00571C41" w:rsidRPr="001935DA">
        <w:rPr>
          <w:b/>
          <w:sz w:val="24"/>
          <w:szCs w:val="24"/>
        </w:rPr>
        <w:t>[</w:t>
      </w:r>
      <w:r w:rsidR="00D60341">
        <w:rPr>
          <w:bCs/>
          <w:iCs/>
        </w:rPr>
        <w:t>Your</w:t>
      </w:r>
      <w:r w:rsidR="007C172D" w:rsidRPr="00987A39">
        <w:rPr>
          <w:bCs/>
          <w:iCs/>
        </w:rPr>
        <w:t xml:space="preserve"> Employer</w:t>
      </w:r>
      <w:r w:rsidR="00571C41" w:rsidRPr="30ACEDA6">
        <w:rPr>
          <w:b/>
          <w:sz w:val="24"/>
          <w:szCs w:val="24"/>
        </w:rPr>
        <w:t>]</w:t>
      </w:r>
      <w:r w:rsidR="007C172D" w:rsidRPr="00987A39">
        <w:rPr>
          <w:bCs/>
          <w:iCs/>
        </w:rPr>
        <w:t xml:space="preserve">, other than for reasons in connection with any severance or termination agreement. </w:t>
      </w:r>
      <w:r w:rsidR="00D60341">
        <w:rPr>
          <w:bCs/>
          <w:iCs/>
        </w:rPr>
        <w:t>Your</w:t>
      </w:r>
      <w:r w:rsidR="007C172D" w:rsidRPr="00987A39">
        <w:rPr>
          <w:bCs/>
          <w:iCs/>
        </w:rPr>
        <w:t xml:space="preserve"> normal vacation time or any period of </w:t>
      </w:r>
      <w:r w:rsidR="00B76546" w:rsidRPr="00987A39">
        <w:t>Disability</w:t>
      </w:r>
      <w:r w:rsidR="007C172D" w:rsidRPr="00987A39">
        <w:rPr>
          <w:bCs/>
          <w:iCs/>
        </w:rPr>
        <w:t xml:space="preserve"> is not considered a </w:t>
      </w:r>
      <w:r w:rsidR="00A419FB">
        <w:rPr>
          <w:bCs/>
          <w:iCs/>
        </w:rPr>
        <w:t>L</w:t>
      </w:r>
      <w:r w:rsidR="007C172D" w:rsidRPr="00987A39">
        <w:rPr>
          <w:bCs/>
          <w:iCs/>
        </w:rPr>
        <w:t xml:space="preserve">abor </w:t>
      </w:r>
      <w:r w:rsidR="00A419FB">
        <w:rPr>
          <w:bCs/>
          <w:iCs/>
        </w:rPr>
        <w:t>D</w:t>
      </w:r>
      <w:r w:rsidR="007C172D" w:rsidRPr="00987A39">
        <w:rPr>
          <w:bCs/>
          <w:iCs/>
        </w:rPr>
        <w:t xml:space="preserve">ispute </w:t>
      </w:r>
      <w:r w:rsidR="00A419FB">
        <w:rPr>
          <w:bCs/>
          <w:iCs/>
        </w:rPr>
        <w:t>L</w:t>
      </w:r>
      <w:r w:rsidR="007C172D" w:rsidRPr="00987A39">
        <w:rPr>
          <w:bCs/>
          <w:iCs/>
        </w:rPr>
        <w:t>eave</w:t>
      </w:r>
      <w:r w:rsidR="007C172D" w:rsidRPr="007C172D">
        <w:rPr>
          <w:b/>
          <w:i/>
        </w:rPr>
        <w:t>.</w:t>
      </w:r>
      <w:r w:rsidRPr="30ACEDA6">
        <w:rPr>
          <w:b/>
          <w:sz w:val="24"/>
          <w:szCs w:val="24"/>
        </w:rPr>
        <w:t>]</w:t>
      </w:r>
    </w:p>
    <w:p w14:paraId="1BD7215E" w14:textId="2FBB8483" w:rsidR="00E35670" w:rsidRDefault="007C1581" w:rsidP="00E35670">
      <w:pPr>
        <w:pStyle w:val="Text1"/>
        <w:numPr>
          <w:ilvl w:val="12"/>
          <w:numId w:val="0"/>
        </w:numPr>
        <w:tabs>
          <w:tab w:val="clear" w:pos="360"/>
        </w:tabs>
      </w:pPr>
      <w:r>
        <w:rPr>
          <w:b/>
          <w:bCs/>
          <w:color w:val="FF0000"/>
          <w:sz w:val="24"/>
          <w:szCs w:val="24"/>
          <w:vertAlign w:val="superscript"/>
        </w:rPr>
        <w:t>6</w:t>
      </w:r>
      <w:r w:rsidRPr="00571C41">
        <w:rPr>
          <w:b/>
          <w:bCs/>
          <w:sz w:val="24"/>
        </w:rPr>
        <w:t>[</w:t>
      </w:r>
      <w:r w:rsidR="00E35670">
        <w:rPr>
          <w:b/>
          <w:caps/>
        </w:rPr>
        <w:t>L</w:t>
      </w:r>
      <w:r w:rsidR="00E35670">
        <w:rPr>
          <w:b/>
          <w:i/>
        </w:rPr>
        <w:t xml:space="preserve">eave of </w:t>
      </w:r>
      <w:r w:rsidR="00EE3D90">
        <w:rPr>
          <w:b/>
          <w:i/>
        </w:rPr>
        <w:t>A</w:t>
      </w:r>
      <w:r w:rsidR="00E35670">
        <w:rPr>
          <w:b/>
          <w:i/>
        </w:rPr>
        <w:t>bsence</w:t>
      </w:r>
      <w:r w:rsidR="00E35670">
        <w:rPr>
          <w:b/>
        </w:rPr>
        <w:t xml:space="preserve"> </w:t>
      </w:r>
      <w:r w:rsidR="00AB7D0B">
        <w:t xml:space="preserve">means </w:t>
      </w:r>
      <w:r w:rsidR="00831858">
        <w:t>You</w:t>
      </w:r>
      <w:r w:rsidR="00AB7D0B">
        <w:t xml:space="preserve"> are temporarily absent from being </w:t>
      </w:r>
      <w:r w:rsidR="00414CB6" w:rsidRPr="00987A39">
        <w:t xml:space="preserve">Actively </w:t>
      </w:r>
      <w:r w:rsidR="005522AB">
        <w:t>at</w:t>
      </w:r>
      <w:r w:rsidR="00414CB6" w:rsidRPr="00987A39">
        <w:t xml:space="preserve"> Work</w:t>
      </w:r>
      <w:r w:rsidR="00AB7D0B">
        <w:t xml:space="preserve"> for a period of time that has been agreed to in advance in writing by </w:t>
      </w:r>
      <w:r w:rsidR="00AB7D0B" w:rsidRPr="002E41CC">
        <w:rPr>
          <w:b/>
          <w:bCs/>
          <w:color w:val="FF0000"/>
          <w:sz w:val="24"/>
          <w:szCs w:val="24"/>
          <w:vertAlign w:val="superscript"/>
        </w:rPr>
        <w:t>CV2</w:t>
      </w:r>
      <w:r w:rsidR="00571C41" w:rsidRPr="00571C41">
        <w:rPr>
          <w:b/>
          <w:bCs/>
          <w:sz w:val="24"/>
        </w:rPr>
        <w:t>[</w:t>
      </w:r>
      <w:r w:rsidR="00D60341">
        <w:t>Your</w:t>
      </w:r>
      <w:r w:rsidR="00AB7D0B">
        <w:t xml:space="preserve"> Employer</w:t>
      </w:r>
      <w:r w:rsidR="00571C41" w:rsidRPr="00571C41">
        <w:rPr>
          <w:b/>
          <w:bCs/>
          <w:sz w:val="24"/>
        </w:rPr>
        <w:t>]</w:t>
      </w:r>
      <w:r w:rsidR="00AB7D0B">
        <w:t xml:space="preserve">, other than for reasons in connection with any severance or termination agreement. </w:t>
      </w:r>
      <w:r w:rsidR="00D60341">
        <w:t>Your</w:t>
      </w:r>
      <w:r w:rsidR="00AB7D0B">
        <w:t xml:space="preserve"> normal vacation time or any period of </w:t>
      </w:r>
      <w:r w:rsidR="00167306" w:rsidRPr="00987A39">
        <w:t>Disability</w:t>
      </w:r>
      <w:r w:rsidR="00AB7D0B">
        <w:t xml:space="preserve"> is not considered a </w:t>
      </w:r>
      <w:r w:rsidR="005C7526">
        <w:t>Leave of Absence</w:t>
      </w:r>
      <w:r w:rsidR="00E35670">
        <w:t>.</w:t>
      </w:r>
      <w:r w:rsidRPr="00571C41">
        <w:rPr>
          <w:b/>
          <w:bCs/>
          <w:sz w:val="24"/>
        </w:rPr>
        <w:t>]</w:t>
      </w:r>
    </w:p>
    <w:p w14:paraId="39162C8B" w14:textId="33C1A7A0" w:rsidR="00E35670" w:rsidRDefault="00FB27ED" w:rsidP="00E35670">
      <w:pPr>
        <w:pStyle w:val="2Text"/>
        <w:numPr>
          <w:ilvl w:val="12"/>
          <w:numId w:val="0"/>
        </w:numPr>
        <w:ind w:left="432" w:hanging="432"/>
      </w:pPr>
      <w:r>
        <w:rPr>
          <w:b/>
          <w:bCs/>
          <w:color w:val="FF0000"/>
          <w:sz w:val="24"/>
          <w:szCs w:val="24"/>
          <w:vertAlign w:val="superscript"/>
        </w:rPr>
        <w:lastRenderedPageBreak/>
        <w:t>6</w:t>
      </w:r>
      <w:r w:rsidR="0083270D" w:rsidRPr="003B63E6">
        <w:rPr>
          <w:b/>
          <w:sz w:val="24"/>
          <w:szCs w:val="24"/>
        </w:rPr>
        <w:t>[</w:t>
      </w:r>
      <w:r w:rsidR="00E35670">
        <w:rPr>
          <w:b/>
          <w:i/>
        </w:rPr>
        <w:t xml:space="preserve">Life </w:t>
      </w:r>
      <w:r w:rsidR="00EE3D90">
        <w:rPr>
          <w:b/>
          <w:i/>
        </w:rPr>
        <w:t>E</w:t>
      </w:r>
      <w:r w:rsidR="00E35670">
        <w:rPr>
          <w:b/>
          <w:i/>
        </w:rPr>
        <w:t xml:space="preserve">vent </w:t>
      </w:r>
      <w:r w:rsidR="00E35670">
        <w:t xml:space="preserve">means any of the following which constitute a change in family status: </w:t>
      </w:r>
    </w:p>
    <w:p w14:paraId="615FC60B" w14:textId="3351D73A" w:rsidR="00E35670" w:rsidRDefault="00D60341" w:rsidP="00250B5E">
      <w:pPr>
        <w:pStyle w:val="BulletD"/>
        <w:numPr>
          <w:ilvl w:val="0"/>
          <w:numId w:val="4"/>
        </w:numPr>
        <w:tabs>
          <w:tab w:val="clear" w:pos="432"/>
        </w:tabs>
        <w:ind w:left="432" w:hanging="432"/>
      </w:pPr>
      <w:r>
        <w:t>Your</w:t>
      </w:r>
      <w:r w:rsidR="00E35670">
        <w:t xml:space="preserve"> marriage or divorce;</w:t>
      </w:r>
    </w:p>
    <w:p w14:paraId="036AF67A" w14:textId="2F50BA8A" w:rsidR="00FF4D09" w:rsidRDefault="00264297" w:rsidP="00250B5E">
      <w:pPr>
        <w:pStyle w:val="BulletD"/>
        <w:numPr>
          <w:ilvl w:val="0"/>
          <w:numId w:val="4"/>
        </w:numPr>
        <w:tabs>
          <w:tab w:val="clear" w:pos="432"/>
        </w:tabs>
        <w:ind w:left="432" w:hanging="432"/>
      </w:pPr>
      <w:r>
        <w:t xml:space="preserve">becoming or ceasing to be a </w:t>
      </w:r>
      <w:r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p>
    <w:p w14:paraId="1F4B95E6" w14:textId="65BA9799" w:rsidR="00E35670" w:rsidRDefault="00E35670" w:rsidP="00250B5E">
      <w:pPr>
        <w:pStyle w:val="BulletD"/>
        <w:numPr>
          <w:ilvl w:val="0"/>
          <w:numId w:val="4"/>
        </w:numPr>
        <w:tabs>
          <w:tab w:val="clear" w:pos="432"/>
        </w:tabs>
        <w:ind w:left="432" w:hanging="432"/>
      </w:pPr>
      <w:r>
        <w:t xml:space="preserve">the death of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or child;</w:t>
      </w:r>
    </w:p>
    <w:p w14:paraId="3A1A2AAF" w14:textId="4256A605" w:rsidR="00E35670" w:rsidRDefault="00E35670" w:rsidP="00250B5E">
      <w:pPr>
        <w:pStyle w:val="BulletD"/>
        <w:numPr>
          <w:ilvl w:val="0"/>
          <w:numId w:val="4"/>
        </w:numPr>
        <w:tabs>
          <w:tab w:val="clear" w:pos="432"/>
        </w:tabs>
        <w:ind w:left="432" w:hanging="432"/>
      </w:pPr>
      <w:r>
        <w:t xml:space="preserve">the birth or adoption of </w:t>
      </w:r>
      <w:r w:rsidR="00D60341">
        <w:t>Your</w:t>
      </w:r>
      <w:r>
        <w:t xml:space="preserve"> child;</w:t>
      </w:r>
    </w:p>
    <w:p w14:paraId="7F0541E3" w14:textId="112BD4B4" w:rsidR="00E35670" w:rsidRDefault="00E35670" w:rsidP="00250B5E">
      <w:pPr>
        <w:pStyle w:val="BulletD"/>
        <w:numPr>
          <w:ilvl w:val="0"/>
          <w:numId w:val="4"/>
        </w:numPr>
        <w:tabs>
          <w:tab w:val="clear" w:pos="432"/>
        </w:tabs>
        <w:ind w:left="432" w:hanging="432"/>
      </w:pPr>
      <w:r>
        <w:t xml:space="preserve">employment or termination of employment of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p>
    <w:p w14:paraId="37790057" w14:textId="7FF60EF7" w:rsidR="00E35670" w:rsidRDefault="00E35670" w:rsidP="00250B5E">
      <w:pPr>
        <w:pStyle w:val="BulletD"/>
        <w:numPr>
          <w:ilvl w:val="0"/>
          <w:numId w:val="4"/>
        </w:numPr>
        <w:tabs>
          <w:tab w:val="clear" w:pos="432"/>
        </w:tabs>
        <w:ind w:left="432" w:hanging="432"/>
      </w:pPr>
      <w:r>
        <w:t xml:space="preserve">switching from </w:t>
      </w:r>
      <w:r w:rsidRPr="00641A1D">
        <w:t>part-time</w:t>
      </w:r>
      <w:r>
        <w:t xml:space="preserve"> to full-time </w:t>
      </w:r>
      <w:r w:rsidR="009540F7" w:rsidRPr="00B37216">
        <w:rPr>
          <w:b/>
          <w:bCs/>
          <w:color w:val="FF0000"/>
          <w:sz w:val="24"/>
          <w:vertAlign w:val="superscript"/>
        </w:rPr>
        <w:t>CV6</w:t>
      </w:r>
      <w:r w:rsidR="00571C41" w:rsidRPr="00571C41">
        <w:rPr>
          <w:b/>
          <w:bCs/>
          <w:sz w:val="24"/>
        </w:rPr>
        <w:t>[</w:t>
      </w:r>
      <w:r w:rsidR="009B6667" w:rsidRPr="00282348">
        <w:t>Employee</w:t>
      </w:r>
      <w:r w:rsidR="00571C41" w:rsidRPr="00571C41">
        <w:rPr>
          <w:b/>
          <w:bCs/>
          <w:sz w:val="24"/>
        </w:rPr>
        <w:t>]</w:t>
      </w:r>
      <w:r>
        <w:t xml:space="preserve"> status (or vice versa) by </w:t>
      </w:r>
      <w:r w:rsidR="00831858">
        <w:t>You</w:t>
      </w:r>
      <w:r>
        <w:t xml:space="preserve"> or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w:t>
      </w:r>
    </w:p>
    <w:p w14:paraId="363EAF07" w14:textId="109F7EDC" w:rsidR="00E35670" w:rsidRDefault="00831858" w:rsidP="00250B5E">
      <w:pPr>
        <w:pStyle w:val="BulletD"/>
        <w:numPr>
          <w:ilvl w:val="0"/>
          <w:numId w:val="4"/>
        </w:numPr>
        <w:tabs>
          <w:tab w:val="clear" w:pos="432"/>
        </w:tabs>
        <w:ind w:left="432" w:hanging="432"/>
      </w:pPr>
      <w:r>
        <w:t>You</w:t>
      </w:r>
      <w:r w:rsidR="00E35670">
        <w:t xml:space="preserve"> or </w:t>
      </w:r>
      <w:r w:rsidR="00D60341">
        <w:t>Your</w:t>
      </w:r>
      <w:r w:rsidR="00E35670">
        <w:t xml:space="preserv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E35670">
        <w:t xml:space="preserve"> taking an unpaid </w:t>
      </w:r>
      <w:r w:rsidR="005A0C0E">
        <w:t>l</w:t>
      </w:r>
      <w:r w:rsidR="00E35670">
        <w:t>eave of absence;</w:t>
      </w:r>
    </w:p>
    <w:p w14:paraId="2F03E456" w14:textId="6B247A7E" w:rsidR="00E35670" w:rsidRDefault="00E35670" w:rsidP="00250B5E">
      <w:pPr>
        <w:pStyle w:val="BulletD"/>
        <w:numPr>
          <w:ilvl w:val="0"/>
          <w:numId w:val="4"/>
        </w:numPr>
        <w:tabs>
          <w:tab w:val="clear" w:pos="432"/>
        </w:tabs>
        <w:ind w:left="432" w:hanging="432"/>
      </w:pPr>
      <w:r>
        <w:t xml:space="preserve">a significant change in </w:t>
      </w:r>
      <w:r w:rsidR="00D60341">
        <w:t>Your</w:t>
      </w:r>
      <w:r>
        <w:t xml:space="preserve"> health coverage that is attributable to </w:t>
      </w:r>
      <w:r w:rsidR="00D60341">
        <w:t>Your</w:t>
      </w:r>
      <w:r>
        <w:t xml:space="preserve"> </w:t>
      </w:r>
      <w:r w:rsidR="000B7FE1" w:rsidRPr="00B37216">
        <w:rPr>
          <w:b/>
          <w:bCs/>
          <w:color w:val="FF0000"/>
          <w:sz w:val="24"/>
          <w:vertAlign w:val="superscript"/>
        </w:rPr>
        <w:t>CV7</w:t>
      </w:r>
      <w:r w:rsidR="00571C41" w:rsidRPr="00571C41">
        <w:rPr>
          <w:b/>
          <w:bCs/>
          <w:sz w:val="24"/>
        </w:rPr>
        <w:t>[</w:t>
      </w:r>
      <w:r w:rsidR="006340F3">
        <w:t>Spouse</w:t>
      </w:r>
      <w:r w:rsidR="007F1737">
        <w:t>’s</w:t>
      </w:r>
      <w:r w:rsidR="00571C41" w:rsidRPr="00571C41">
        <w:rPr>
          <w:b/>
          <w:bCs/>
          <w:sz w:val="24"/>
        </w:rPr>
        <w:t>]</w:t>
      </w:r>
      <w:r>
        <w:t xml:space="preserve"> employment.</w:t>
      </w:r>
      <w:r w:rsidR="00FB27ED" w:rsidRPr="00571C41">
        <w:rPr>
          <w:b/>
          <w:bCs/>
          <w:sz w:val="24"/>
        </w:rPr>
        <w:t>]</w:t>
      </w:r>
    </w:p>
    <w:p w14:paraId="01B2B97E" w14:textId="23471925" w:rsidR="00433F67" w:rsidRDefault="00A60728" w:rsidP="00B37216">
      <w:pPr>
        <w:pStyle w:val="1Text"/>
      </w:pPr>
      <w:r>
        <w:rPr>
          <w:b/>
          <w:bCs/>
          <w:color w:val="FF0000"/>
          <w:sz w:val="24"/>
          <w:szCs w:val="24"/>
          <w:vertAlign w:val="superscript"/>
        </w:rPr>
        <w:t>6</w:t>
      </w:r>
      <w:r w:rsidRPr="00571C41">
        <w:rPr>
          <w:b/>
          <w:bCs/>
          <w:sz w:val="24"/>
        </w:rPr>
        <w:t>[</w:t>
      </w:r>
      <w:r w:rsidR="00E35670">
        <w:rPr>
          <w:b/>
          <w:i/>
        </w:rPr>
        <w:t>Life-</w:t>
      </w:r>
      <w:r w:rsidR="0032428E">
        <w:rPr>
          <w:b/>
          <w:i/>
        </w:rPr>
        <w:t>T</w:t>
      </w:r>
      <w:r w:rsidR="00E35670">
        <w:rPr>
          <w:b/>
          <w:i/>
        </w:rPr>
        <w:t xml:space="preserve">hreatening </w:t>
      </w:r>
      <w:r w:rsidR="00EE3D90">
        <w:rPr>
          <w:b/>
          <w:i/>
        </w:rPr>
        <w:t>C</w:t>
      </w:r>
      <w:r w:rsidR="00E35670">
        <w:rPr>
          <w:b/>
          <w:i/>
        </w:rPr>
        <w:t>ancer</w:t>
      </w:r>
      <w:r w:rsidR="00E35670">
        <w:t xml:space="preserve"> </w:t>
      </w:r>
      <w:r w:rsidR="00433F67">
        <w:t>means a malignant neoplasm which is:</w:t>
      </w:r>
    </w:p>
    <w:p w14:paraId="4082D93C" w14:textId="77777777" w:rsidR="00433F67" w:rsidRDefault="00433F67" w:rsidP="00C27487">
      <w:pPr>
        <w:pStyle w:val="BulletD"/>
        <w:ind w:left="432"/>
      </w:pPr>
      <w:r>
        <w:t>characterized by uncontrolled growth and spread of malignant cells and the invasion of tissue; and</w:t>
      </w:r>
    </w:p>
    <w:p w14:paraId="76D4B10E" w14:textId="77777777" w:rsidR="00433F67" w:rsidRDefault="00433F67" w:rsidP="00C27487">
      <w:pPr>
        <w:pStyle w:val="BulletD"/>
        <w:ind w:left="432"/>
      </w:pPr>
      <w:r>
        <w:t>is not specifically excluded below.</w:t>
      </w:r>
    </w:p>
    <w:p w14:paraId="58996A42" w14:textId="77777777" w:rsidR="00433F67" w:rsidRDefault="00433F67" w:rsidP="00C27487">
      <w:pPr>
        <w:pStyle w:val="2Text"/>
        <w:ind w:left="0"/>
      </w:pPr>
      <w:r>
        <w:t>The term can include leukemia or lymphoma which has been diagnosed as life-threatening.</w:t>
      </w:r>
    </w:p>
    <w:p w14:paraId="108E4FB4" w14:textId="77777777" w:rsidR="00433F67" w:rsidRDefault="00433F67" w:rsidP="00C27487">
      <w:pPr>
        <w:pStyle w:val="2Text"/>
        <w:ind w:left="0"/>
      </w:pPr>
      <w:r>
        <w:t xml:space="preserve">The diagnosis of a </w:t>
      </w:r>
      <w:r w:rsidRPr="00987A39">
        <w:t>Life-</w:t>
      </w:r>
      <w:r>
        <w:t>T</w:t>
      </w:r>
      <w:r w:rsidRPr="00987A39">
        <w:t>hreatening Cancer</w:t>
      </w:r>
      <w:r w:rsidRPr="0042023A">
        <w:rPr>
          <w:b/>
          <w:i/>
        </w:rPr>
        <w:t xml:space="preserve"> </w:t>
      </w:r>
      <w:r>
        <w:t>must be:</w:t>
      </w:r>
    </w:p>
    <w:p w14:paraId="3E946B2E" w14:textId="77777777" w:rsidR="00433F67" w:rsidRDefault="00433F67" w:rsidP="00C27487">
      <w:pPr>
        <w:pStyle w:val="BulletD"/>
        <w:ind w:left="432"/>
      </w:pPr>
      <w:r>
        <w:t>made by a Doctor;</w:t>
      </w:r>
    </w:p>
    <w:p w14:paraId="5EE0A5CA" w14:textId="77777777" w:rsidR="00433F67" w:rsidRDefault="00433F67" w:rsidP="00C27487">
      <w:pPr>
        <w:pStyle w:val="BulletD"/>
        <w:ind w:left="432"/>
      </w:pPr>
      <w:r>
        <w:t>based on pathological evidence; and</w:t>
      </w:r>
    </w:p>
    <w:p w14:paraId="6B452DAB" w14:textId="77777777" w:rsidR="00433F67" w:rsidRDefault="00433F67" w:rsidP="00C27487">
      <w:pPr>
        <w:pStyle w:val="BulletD"/>
        <w:ind w:left="432"/>
      </w:pPr>
      <w:r>
        <w:t>supported by a clinical evaluation.</w:t>
      </w:r>
    </w:p>
    <w:p w14:paraId="57F5D98D" w14:textId="2C95FAC2" w:rsidR="00433F67" w:rsidRDefault="00433F67" w:rsidP="00C27487">
      <w:pPr>
        <w:pStyle w:val="2Text"/>
        <w:ind w:left="0"/>
      </w:pPr>
      <w:r>
        <w:t>A pathological diagnosis of cancer is based on microscopic study of fixed tissue or preparations from the hemic (blood) system. This type of diagnosis must be confirmed by a certified pathologist, whose diagnosis of malignancy is in keeping with the standards set up by the American Board of Pathology.</w:t>
      </w:r>
    </w:p>
    <w:p w14:paraId="0DA7EDBD" w14:textId="77777777" w:rsidR="00433F67" w:rsidRDefault="00433F67" w:rsidP="00C27487">
      <w:pPr>
        <w:pStyle w:val="2Text"/>
        <w:ind w:left="0"/>
      </w:pPr>
      <w:r w:rsidRPr="00987A39">
        <w:t>Life-Threatening Cancer</w:t>
      </w:r>
      <w:r w:rsidRPr="0042023A">
        <w:rPr>
          <w:b/>
          <w:i/>
        </w:rPr>
        <w:t xml:space="preserve"> </w:t>
      </w:r>
      <w:r>
        <w:t>does not include:</w:t>
      </w:r>
    </w:p>
    <w:p w14:paraId="7E581445" w14:textId="77777777" w:rsidR="00433F67" w:rsidRDefault="00433F67" w:rsidP="00C27487">
      <w:pPr>
        <w:pStyle w:val="BulletD"/>
        <w:ind w:left="432"/>
      </w:pPr>
      <w:r>
        <w:t>early prostate cancer diagnosed as T1N0M0 or equivalent staging.</w:t>
      </w:r>
    </w:p>
    <w:p w14:paraId="140E8624" w14:textId="71E30FC9" w:rsidR="00433F67" w:rsidRDefault="00433F67" w:rsidP="00C27487">
      <w:pPr>
        <w:pStyle w:val="BulletD"/>
        <w:ind w:left="432"/>
      </w:pPr>
      <w:r>
        <w:t>carcinoma in situ. This is a diagnosis of cancer where the Tumor cells:</w:t>
      </w:r>
    </w:p>
    <w:p w14:paraId="0C3CDC49" w14:textId="77777777" w:rsidR="00433F67" w:rsidRDefault="00433F67" w:rsidP="00250B5E">
      <w:pPr>
        <w:pStyle w:val="BulletD"/>
        <w:numPr>
          <w:ilvl w:val="0"/>
          <w:numId w:val="36"/>
        </w:numPr>
      </w:pPr>
      <w:r>
        <w:t>lie within the tissue of the site of origin; and</w:t>
      </w:r>
    </w:p>
    <w:p w14:paraId="15DBA1C2" w14:textId="77777777" w:rsidR="00433F67" w:rsidRDefault="00433F67" w:rsidP="00250B5E">
      <w:pPr>
        <w:pStyle w:val="BulletD"/>
        <w:numPr>
          <w:ilvl w:val="0"/>
          <w:numId w:val="36"/>
        </w:numPr>
      </w:pPr>
      <w:r>
        <w:t>have not invaded neighboring tissue.</w:t>
      </w:r>
    </w:p>
    <w:p w14:paraId="25D93CA9" w14:textId="77777777" w:rsidR="00433F67" w:rsidRDefault="00433F67" w:rsidP="00C27487">
      <w:pPr>
        <w:pStyle w:val="BulletD"/>
        <w:ind w:left="432"/>
      </w:pPr>
      <w:r>
        <w:t>basal cell carcinoma and squamous cell carcinoma.</w:t>
      </w:r>
    </w:p>
    <w:p w14:paraId="19F8E72E" w14:textId="1FB61AD1" w:rsidR="00433F67" w:rsidRDefault="00433F67" w:rsidP="00C27487">
      <w:pPr>
        <w:pStyle w:val="BulletD"/>
        <w:ind w:left="432"/>
      </w:pPr>
      <w:r>
        <w:lastRenderedPageBreak/>
        <w:t xml:space="preserve">stage 1 melanoma diagnosed as Clark’s Level </w:t>
      </w:r>
      <w:r w:rsidR="00DC4E28">
        <w:t>I</w:t>
      </w:r>
      <w:r>
        <w:t xml:space="preserve"> or II; or Breslow less than 0.75 mm. This exclusion does not apply to invasive or metastatic malignant melanoma.</w:t>
      </w:r>
    </w:p>
    <w:p w14:paraId="7CC983A2" w14:textId="77777777" w:rsidR="00433F67" w:rsidRDefault="00433F67" w:rsidP="00C27487">
      <w:pPr>
        <w:pStyle w:val="BulletD"/>
        <w:ind w:left="432"/>
      </w:pPr>
      <w:r>
        <w:t>stage 1 Hodgkin’s Lymphoma.</w:t>
      </w:r>
    </w:p>
    <w:p w14:paraId="59CBD955" w14:textId="315734F1" w:rsidR="00433F67" w:rsidRDefault="00433F67" w:rsidP="00C27487">
      <w:pPr>
        <w:pStyle w:val="BulletD"/>
        <w:ind w:left="432"/>
      </w:pPr>
      <w:r>
        <w:t>conditions with the potential to become malignant, pre-malignant lesions, benign Tumors or polyps.</w:t>
      </w:r>
      <w:r w:rsidR="00A60728" w:rsidRPr="00D3668A">
        <w:rPr>
          <w:rFonts w:cs="Arial"/>
          <w:b/>
          <w:sz w:val="24"/>
        </w:rPr>
        <w:t>]</w:t>
      </w:r>
    </w:p>
    <w:p w14:paraId="6C3DD7BD" w14:textId="5558BD6D" w:rsidR="00F823B1" w:rsidRPr="00271070" w:rsidRDefault="00990554" w:rsidP="00B37216">
      <w:pPr>
        <w:pStyle w:val="1Text"/>
        <w:rPr>
          <w:rFonts w:cs="Arial"/>
        </w:rPr>
      </w:pPr>
      <w:r>
        <w:rPr>
          <w:b/>
          <w:bCs/>
          <w:color w:val="FF0000"/>
          <w:sz w:val="24"/>
          <w:szCs w:val="24"/>
          <w:vertAlign w:val="superscript"/>
        </w:rPr>
        <w:t>6</w:t>
      </w:r>
      <w:r w:rsidRPr="00571C41">
        <w:rPr>
          <w:b/>
          <w:bCs/>
          <w:sz w:val="24"/>
        </w:rPr>
        <w:t>[</w:t>
      </w:r>
      <w:r w:rsidR="00F823B1">
        <w:rPr>
          <w:rFonts w:cs="Arial"/>
          <w:b/>
          <w:i/>
        </w:rPr>
        <w:t xml:space="preserve">Limited </w:t>
      </w:r>
      <w:r w:rsidR="00F823B1" w:rsidRPr="00271070">
        <w:rPr>
          <w:rFonts w:cs="Arial"/>
        </w:rPr>
        <w:t>means what you cannot or are unable to do.</w:t>
      </w:r>
      <w:r w:rsidRPr="00D3668A">
        <w:rPr>
          <w:rFonts w:cs="Arial"/>
          <w:b/>
          <w:sz w:val="24"/>
        </w:rPr>
        <w:t>]</w:t>
      </w:r>
    </w:p>
    <w:p w14:paraId="54AED934" w14:textId="0B413F45" w:rsidR="001749AD" w:rsidRDefault="00990554" w:rsidP="00B37216">
      <w:pPr>
        <w:pStyle w:val="1Text"/>
        <w:rPr>
          <w:b/>
          <w:i/>
        </w:rPr>
      </w:pPr>
      <w:r>
        <w:rPr>
          <w:b/>
          <w:bCs/>
          <w:color w:val="FF0000"/>
          <w:sz w:val="24"/>
          <w:szCs w:val="24"/>
          <w:vertAlign w:val="superscript"/>
        </w:rPr>
        <w:t>6</w:t>
      </w:r>
      <w:r w:rsidRPr="00571C41">
        <w:rPr>
          <w:b/>
          <w:bCs/>
          <w:sz w:val="24"/>
        </w:rPr>
        <w:t>[</w:t>
      </w:r>
      <w:r w:rsidR="007656D4" w:rsidRPr="00F703CB">
        <w:rPr>
          <w:rFonts w:cs="Arial"/>
          <w:b/>
          <w:i/>
        </w:rPr>
        <w:t xml:space="preserve">Line of </w:t>
      </w:r>
      <w:r w:rsidR="00EE3D90">
        <w:rPr>
          <w:rFonts w:cs="Arial"/>
          <w:b/>
          <w:i/>
        </w:rPr>
        <w:t>D</w:t>
      </w:r>
      <w:r w:rsidR="007656D4" w:rsidRPr="00F703CB">
        <w:rPr>
          <w:rFonts w:cs="Arial"/>
          <w:b/>
          <w:i/>
        </w:rPr>
        <w:t>uty</w:t>
      </w:r>
      <w:r w:rsidR="007656D4" w:rsidRPr="00FA6DE1">
        <w:rPr>
          <w:rFonts w:cs="Arial"/>
        </w:rPr>
        <w:t xml:space="preserve"> </w:t>
      </w:r>
      <w:r w:rsidR="005C06E7" w:rsidRPr="005C06E7">
        <w:rPr>
          <w:rFonts w:cs="Arial"/>
        </w:rPr>
        <w:t xml:space="preserve">means You are performing the </w:t>
      </w:r>
      <w:r w:rsidR="000C4671">
        <w:rPr>
          <w:rFonts w:cs="Arial"/>
        </w:rPr>
        <w:t>Material and Substantial</w:t>
      </w:r>
      <w:r w:rsidR="005C06E7" w:rsidRPr="005C06E7">
        <w:rPr>
          <w:rFonts w:cs="Arial"/>
        </w:rPr>
        <w:t xml:space="preserve"> Duties of </w:t>
      </w:r>
      <w:r w:rsidR="00D60341">
        <w:rPr>
          <w:rFonts w:cs="Arial"/>
        </w:rPr>
        <w:t>Your</w:t>
      </w:r>
      <w:r w:rsidR="005C06E7" w:rsidRPr="005C06E7">
        <w:rPr>
          <w:rFonts w:cs="Arial"/>
        </w:rPr>
        <w:t xml:space="preserve"> </w:t>
      </w:r>
      <w:r w:rsidR="001A565C" w:rsidRPr="00987A39">
        <w:rPr>
          <w:rFonts w:cs="Arial"/>
          <w:b/>
          <w:bCs/>
          <w:color w:val="FF0000"/>
          <w:sz w:val="24"/>
          <w:szCs w:val="24"/>
          <w:vertAlign w:val="superscript"/>
        </w:rPr>
        <w:t>CV5</w:t>
      </w:r>
      <w:r w:rsidR="001A565C" w:rsidRPr="00571C41">
        <w:rPr>
          <w:rFonts w:cs="Arial"/>
          <w:b/>
          <w:bCs/>
          <w:sz w:val="24"/>
        </w:rPr>
        <w:t>[</w:t>
      </w:r>
      <w:r w:rsidR="005C06E7" w:rsidRPr="005C06E7">
        <w:rPr>
          <w:rFonts w:cs="Arial"/>
        </w:rPr>
        <w:t>Regular Occupation</w:t>
      </w:r>
      <w:r w:rsidR="001A565C" w:rsidRPr="00571C41">
        <w:rPr>
          <w:rFonts w:cs="Arial"/>
          <w:b/>
          <w:bCs/>
          <w:sz w:val="24"/>
        </w:rPr>
        <w:t>]</w:t>
      </w:r>
      <w:r w:rsidR="005C06E7" w:rsidRPr="005C06E7">
        <w:rPr>
          <w:rFonts w:cs="Arial"/>
        </w:rPr>
        <w:t xml:space="preserve"> during </w:t>
      </w:r>
      <w:r w:rsidR="00D60341">
        <w:rPr>
          <w:rFonts w:cs="Arial"/>
        </w:rPr>
        <w:t>Your</w:t>
      </w:r>
      <w:r w:rsidR="005C06E7" w:rsidRPr="005C06E7">
        <w:rPr>
          <w:rFonts w:cs="Arial"/>
        </w:rPr>
        <w:t xml:space="preserve"> scheduled work hours or performing those Material and Substantial Duties while aiding in an emergency while off duty.</w:t>
      </w:r>
      <w:r w:rsidRPr="00D3668A">
        <w:rPr>
          <w:rFonts w:cs="Arial"/>
          <w:b/>
          <w:sz w:val="24"/>
        </w:rPr>
        <w:t>]</w:t>
      </w:r>
    </w:p>
    <w:p w14:paraId="70A6A41F" w14:textId="71755801" w:rsidR="00E35670" w:rsidRPr="00B37216" w:rsidRDefault="006915A3" w:rsidP="00B37216">
      <w:pPr>
        <w:pStyle w:val="1Text"/>
      </w:pPr>
      <w:r>
        <w:rPr>
          <w:b/>
          <w:bCs/>
          <w:color w:val="FF0000"/>
          <w:sz w:val="24"/>
          <w:szCs w:val="24"/>
          <w:vertAlign w:val="superscript"/>
        </w:rPr>
        <w:t>6</w:t>
      </w:r>
      <w:r w:rsidRPr="00571C41">
        <w:rPr>
          <w:b/>
          <w:bCs/>
          <w:sz w:val="24"/>
        </w:rPr>
        <w:t>[</w:t>
      </w:r>
      <w:r w:rsidR="00E35670">
        <w:rPr>
          <w:b/>
          <w:i/>
        </w:rPr>
        <w:t xml:space="preserve">Major </w:t>
      </w:r>
      <w:r w:rsidR="00EE3D90">
        <w:rPr>
          <w:b/>
          <w:i/>
        </w:rPr>
        <w:t>O</w:t>
      </w:r>
      <w:r w:rsidR="00E35670">
        <w:rPr>
          <w:b/>
          <w:i/>
        </w:rPr>
        <w:t xml:space="preserve">rgan or </w:t>
      </w:r>
      <w:r w:rsidR="00EE3D90">
        <w:rPr>
          <w:b/>
          <w:i/>
        </w:rPr>
        <w:t>T</w:t>
      </w:r>
      <w:r w:rsidR="00E35670">
        <w:rPr>
          <w:b/>
          <w:i/>
        </w:rPr>
        <w:t xml:space="preserve">issue </w:t>
      </w:r>
      <w:r w:rsidR="00EE3D90">
        <w:rPr>
          <w:b/>
          <w:i/>
        </w:rPr>
        <w:t>T</w:t>
      </w:r>
      <w:r w:rsidR="00E35670">
        <w:rPr>
          <w:b/>
          <w:i/>
        </w:rPr>
        <w:t xml:space="preserve">ransplant </w:t>
      </w:r>
      <w:r w:rsidR="00E35670">
        <w:t xml:space="preserve">means end stage major organ or tissue failure that requires </w:t>
      </w:r>
      <w:r w:rsidR="00D60341">
        <w:t>Your</w:t>
      </w:r>
      <w:r w:rsidR="00E35670">
        <w:t xml:space="preserve"> malfunctioning organ or tissue to be replaced with that of a suitable donor by generally accepted medical procedures. Transplanted organs or tissue covered by this definition are limited to liver, kidney, lung, heart, small intestine, pancreas and bone marrow tissue.</w:t>
      </w:r>
      <w:r w:rsidR="00E72921">
        <w:t xml:space="preserve"> For a </w:t>
      </w:r>
      <w:r w:rsidR="00E72921" w:rsidRPr="00987A39">
        <w:t>Major Organ or Tissue Transplant</w:t>
      </w:r>
      <w:r w:rsidR="00E72921" w:rsidRPr="0042023A">
        <w:rPr>
          <w:b/>
          <w:i/>
        </w:rPr>
        <w:t xml:space="preserve"> </w:t>
      </w:r>
      <w:r w:rsidR="00E72921">
        <w:t xml:space="preserve">to be a </w:t>
      </w:r>
      <w:r w:rsidR="00E72921" w:rsidRPr="00987A39">
        <w:t>Covered Critical Illness</w:t>
      </w:r>
      <w:r w:rsidR="00E72921">
        <w:t xml:space="preserve"> under this benefit, You must also be registered in an organ </w:t>
      </w:r>
      <w:r w:rsidR="00E72921" w:rsidRPr="000D5559">
        <w:t>registry as a potential recipient.</w:t>
      </w:r>
      <w:r w:rsidRPr="00D3668A">
        <w:rPr>
          <w:rFonts w:cs="Arial"/>
          <w:b/>
          <w:sz w:val="24"/>
        </w:rPr>
        <w:t>]</w:t>
      </w:r>
    </w:p>
    <w:p w14:paraId="25F1F54A" w14:textId="5EC7BAF8" w:rsidR="00832C4D" w:rsidRPr="000D5559" w:rsidRDefault="00E35670" w:rsidP="00832C4D">
      <w:pPr>
        <w:pStyle w:val="Text1"/>
        <w:numPr>
          <w:ilvl w:val="12"/>
          <w:numId w:val="0"/>
        </w:numPr>
        <w:rPr>
          <w:bCs/>
        </w:rPr>
      </w:pPr>
      <w:r w:rsidRPr="000D5559">
        <w:rPr>
          <w:b/>
          <w:i/>
        </w:rPr>
        <w:t xml:space="preserve">Material and </w:t>
      </w:r>
      <w:r w:rsidR="00EE3D90" w:rsidRPr="000D5559">
        <w:rPr>
          <w:b/>
          <w:i/>
        </w:rPr>
        <w:t>S</w:t>
      </w:r>
      <w:r w:rsidRPr="000D5559">
        <w:rPr>
          <w:b/>
          <w:i/>
        </w:rPr>
        <w:t xml:space="preserve">ubstantial </w:t>
      </w:r>
      <w:r w:rsidR="00EE3D90" w:rsidRPr="000D5559">
        <w:rPr>
          <w:b/>
          <w:i/>
        </w:rPr>
        <w:t>D</w:t>
      </w:r>
      <w:r w:rsidRPr="000D5559">
        <w:rPr>
          <w:b/>
          <w:i/>
        </w:rPr>
        <w:t>uties</w:t>
      </w:r>
      <w:r w:rsidRPr="000D5559">
        <w:rPr>
          <w:b/>
        </w:rPr>
        <w:t xml:space="preserve"> </w:t>
      </w:r>
      <w:r w:rsidR="00832C4D" w:rsidRPr="000D5559">
        <w:rPr>
          <w:bCs/>
        </w:rPr>
        <w:t>means duties that:</w:t>
      </w:r>
    </w:p>
    <w:p w14:paraId="4E5BE283" w14:textId="573C7974" w:rsidR="00832C4D" w:rsidRPr="000D5559" w:rsidRDefault="00832C4D" w:rsidP="00C27487">
      <w:pPr>
        <w:pStyle w:val="BulletD"/>
        <w:ind w:left="432"/>
        <w:rPr>
          <w:bCs/>
        </w:rPr>
      </w:pPr>
      <w:r w:rsidRPr="000D5559">
        <w:rPr>
          <w:bCs/>
        </w:rPr>
        <w:t xml:space="preserve">are normally required for the performance of </w:t>
      </w:r>
      <w:r w:rsidR="00D60341">
        <w:rPr>
          <w:bCs/>
        </w:rPr>
        <w:t>Your</w:t>
      </w:r>
      <w:r w:rsidRPr="000D5559">
        <w:rPr>
          <w:bCs/>
        </w:rPr>
        <w:t xml:space="preserve"> </w:t>
      </w:r>
      <w:r w:rsidR="000F04E0" w:rsidRPr="000D5559">
        <w:rPr>
          <w:b/>
          <w:color w:val="FF0000"/>
          <w:sz w:val="24"/>
          <w:vertAlign w:val="superscript"/>
        </w:rPr>
        <w:t>CV5</w:t>
      </w:r>
      <w:r w:rsidR="000F04E0" w:rsidRPr="000D5559">
        <w:rPr>
          <w:b/>
          <w:bCs/>
          <w:sz w:val="24"/>
        </w:rPr>
        <w:t>[</w:t>
      </w:r>
      <w:r w:rsidRPr="000D5559">
        <w:rPr>
          <w:bCs/>
        </w:rPr>
        <w:t>Regular Occupation</w:t>
      </w:r>
      <w:r w:rsidR="000F04E0" w:rsidRPr="000D5559">
        <w:rPr>
          <w:b/>
          <w:bCs/>
          <w:sz w:val="24"/>
        </w:rPr>
        <w:t>]</w:t>
      </w:r>
      <w:r w:rsidRPr="000D5559">
        <w:rPr>
          <w:bCs/>
        </w:rPr>
        <w:t>; and</w:t>
      </w:r>
    </w:p>
    <w:p w14:paraId="2C4F9894" w14:textId="532BFFAB" w:rsidR="00E35670" w:rsidRPr="002E184F" w:rsidRDefault="00832C4D" w:rsidP="00C27487">
      <w:pPr>
        <w:pStyle w:val="BulletD"/>
        <w:ind w:left="432"/>
        <w:rPr>
          <w:bCs/>
        </w:rPr>
      </w:pPr>
      <w:r w:rsidRPr="000D5559">
        <w:rPr>
          <w:bCs/>
        </w:rPr>
        <w:t>cannot be reasonably omitted or modified</w:t>
      </w:r>
      <w:r w:rsidR="000F04E0" w:rsidRPr="000D5559">
        <w:rPr>
          <w:b/>
          <w:color w:val="FF0000"/>
          <w:sz w:val="24"/>
          <w:vertAlign w:val="superscript"/>
        </w:rPr>
        <w:t xml:space="preserve"> </w:t>
      </w:r>
      <w:r w:rsidR="00306D13" w:rsidRPr="000D5559">
        <w:rPr>
          <w:b/>
          <w:color w:val="FF0000"/>
          <w:sz w:val="24"/>
          <w:vertAlign w:val="superscript"/>
        </w:rPr>
        <w:t>8</w:t>
      </w:r>
      <w:r w:rsidR="000F04E0" w:rsidRPr="000D5559">
        <w:rPr>
          <w:b/>
          <w:bCs/>
          <w:sz w:val="24"/>
        </w:rPr>
        <w:t>[</w:t>
      </w:r>
      <w:r w:rsidRPr="000D5559">
        <w:t xml:space="preserve">, except that if </w:t>
      </w:r>
      <w:r w:rsidR="00831858" w:rsidRPr="000D5559">
        <w:t>You</w:t>
      </w:r>
      <w:r w:rsidRPr="000D5559">
        <w:t xml:space="preserve"> are required to work on average in excess of 40 hours per week, Prudential will consider </w:t>
      </w:r>
      <w:r w:rsidR="00831858" w:rsidRPr="000D5559">
        <w:t>You</w:t>
      </w:r>
      <w:r w:rsidRPr="000D5559">
        <w:t xml:space="preserve"> able to perform that requirement if </w:t>
      </w:r>
      <w:r w:rsidR="00831858" w:rsidRPr="000D5559">
        <w:t>You</w:t>
      </w:r>
      <w:r w:rsidRPr="000D5559">
        <w:t xml:space="preserve"> are working or have the capacity to work 40 hours per week</w:t>
      </w:r>
      <w:r w:rsidR="00E35670" w:rsidRPr="000D5559">
        <w:rPr>
          <w:bCs/>
        </w:rPr>
        <w:t>.</w:t>
      </w:r>
      <w:r w:rsidR="000F04E0" w:rsidRPr="000D5559">
        <w:rPr>
          <w:b/>
          <w:bCs/>
          <w:sz w:val="24"/>
        </w:rPr>
        <w:t>]</w:t>
      </w:r>
    </w:p>
    <w:p w14:paraId="4286A9A7" w14:textId="77777777" w:rsidR="007B3395" w:rsidRPr="000E5233" w:rsidRDefault="007B3395" w:rsidP="007B3395">
      <w:pPr>
        <w:pStyle w:val="Indent1"/>
        <w:numPr>
          <w:ilvl w:val="12"/>
          <w:numId w:val="1"/>
        </w:numPr>
        <w:tabs>
          <w:tab w:val="clear" w:pos="432"/>
          <w:tab w:val="left" w:pos="540"/>
        </w:tabs>
        <w:ind w:left="0" w:firstLine="0"/>
      </w:pPr>
      <w:r>
        <w:rPr>
          <w:b/>
          <w:bCs/>
          <w:i/>
          <w:iCs/>
        </w:rPr>
        <w:t>Maximum Business Overhead Expense Benefit</w:t>
      </w:r>
      <w:r>
        <w:t xml:space="preserve"> means the total amount of Business Overhead Expense benefit payable to You during Your lifetime.</w:t>
      </w:r>
    </w:p>
    <w:p w14:paraId="00BEDC1B" w14:textId="62CB9194" w:rsidR="00E35670" w:rsidRDefault="00E35670" w:rsidP="00E35670">
      <w:pPr>
        <w:pStyle w:val="Text1"/>
        <w:numPr>
          <w:ilvl w:val="12"/>
          <w:numId w:val="0"/>
        </w:numPr>
        <w:tabs>
          <w:tab w:val="clear" w:pos="360"/>
          <w:tab w:val="left" w:pos="0"/>
        </w:tabs>
      </w:pPr>
      <w:r>
        <w:rPr>
          <w:b/>
          <w:i/>
        </w:rPr>
        <w:t xml:space="preserve">Maximum </w:t>
      </w:r>
      <w:r w:rsidR="007D3BA7">
        <w:rPr>
          <w:b/>
          <w:i/>
        </w:rPr>
        <w:t>M</w:t>
      </w:r>
      <w:r>
        <w:rPr>
          <w:b/>
          <w:i/>
        </w:rPr>
        <w:t xml:space="preserve">onthly </w:t>
      </w:r>
      <w:r w:rsidR="007D3BA7">
        <w:rPr>
          <w:b/>
          <w:i/>
        </w:rPr>
        <w:t>B</w:t>
      </w:r>
      <w:r>
        <w:rPr>
          <w:b/>
          <w:i/>
        </w:rPr>
        <w:t>enefit</w:t>
      </w:r>
      <w:r>
        <w:rPr>
          <w:i/>
        </w:rPr>
        <w:t xml:space="preserve"> </w:t>
      </w:r>
      <w:r>
        <w:t xml:space="preserve">means the maximum benefit amount for which </w:t>
      </w:r>
      <w:r w:rsidR="00831858">
        <w:t>You</w:t>
      </w:r>
      <w:r>
        <w:t xml:space="preserve"> are </w:t>
      </w:r>
      <w:r w:rsidR="00357A2E">
        <w:t>I</w:t>
      </w:r>
      <w:r>
        <w:t>nsured under this</w:t>
      </w:r>
      <w:r w:rsidR="00B26632">
        <w:t xml:space="preserve"> Plan </w:t>
      </w:r>
      <w:r>
        <w:t>as shown in the Benefit Highlights</w:t>
      </w:r>
      <w:r w:rsidR="00C138FA">
        <w:rPr>
          <w:b/>
          <w:color w:val="FF0000"/>
          <w:sz w:val="24"/>
          <w:vertAlign w:val="superscript"/>
        </w:rPr>
        <w:t>3c</w:t>
      </w:r>
      <w:r w:rsidR="00C138FA" w:rsidRPr="00271070">
        <w:rPr>
          <w:b/>
          <w:sz w:val="24"/>
          <w:szCs w:val="24"/>
        </w:rPr>
        <w:t>[</w:t>
      </w:r>
      <w:r w:rsidR="00825B29">
        <w:t>, except as provided under the Cost of Living Adjustment section</w:t>
      </w:r>
      <w:r w:rsidR="00C138FA" w:rsidRPr="00271070">
        <w:rPr>
          <w:b/>
          <w:sz w:val="24"/>
          <w:szCs w:val="24"/>
        </w:rPr>
        <w:t>]</w:t>
      </w:r>
      <w:r>
        <w:t>.</w:t>
      </w:r>
    </w:p>
    <w:p w14:paraId="0D31CB5B" w14:textId="77010080" w:rsidR="00930E42" w:rsidRDefault="00E35670" w:rsidP="00E35670">
      <w:pPr>
        <w:pStyle w:val="Text1"/>
        <w:numPr>
          <w:ilvl w:val="12"/>
          <w:numId w:val="0"/>
        </w:numPr>
      </w:pPr>
      <w:r>
        <w:rPr>
          <w:b/>
          <w:i/>
        </w:rPr>
        <w:t xml:space="preserve">Maximum </w:t>
      </w:r>
      <w:r w:rsidR="00346DBF">
        <w:rPr>
          <w:b/>
          <w:i/>
        </w:rPr>
        <w:t>N</w:t>
      </w:r>
      <w:r>
        <w:rPr>
          <w:b/>
          <w:i/>
        </w:rPr>
        <w:t xml:space="preserve">umber of </w:t>
      </w:r>
      <w:r w:rsidR="00346DBF">
        <w:rPr>
          <w:b/>
          <w:i/>
        </w:rPr>
        <w:t>E</w:t>
      </w:r>
      <w:r>
        <w:rPr>
          <w:b/>
          <w:i/>
        </w:rPr>
        <w:t xml:space="preserve">ducation </w:t>
      </w:r>
      <w:r w:rsidR="00346DBF">
        <w:rPr>
          <w:b/>
          <w:i/>
        </w:rPr>
        <w:t>B</w:t>
      </w:r>
      <w:r w:rsidR="008D5390">
        <w:rPr>
          <w:b/>
          <w:i/>
        </w:rPr>
        <w:t>enefit</w:t>
      </w:r>
      <w:r w:rsidR="00150D35">
        <w:rPr>
          <w:b/>
          <w:i/>
        </w:rPr>
        <w:t>s</w:t>
      </w:r>
      <w:r w:rsidR="00726E3D">
        <w:rPr>
          <w:b/>
          <w:i/>
        </w:rPr>
        <w:t xml:space="preserve"> </w:t>
      </w:r>
      <w:r>
        <w:t xml:space="preserve">means the greatest number of </w:t>
      </w:r>
      <w:r w:rsidR="00403D94">
        <w:t>E</w:t>
      </w:r>
      <w:r>
        <w:t xml:space="preserve">ducation </w:t>
      </w:r>
      <w:r w:rsidR="00403D94">
        <w:t>B</w:t>
      </w:r>
      <w:r w:rsidR="008D5390">
        <w:t>enefit</w:t>
      </w:r>
      <w:r w:rsidR="00655942" w:rsidRPr="00655942">
        <w:t xml:space="preserve"> </w:t>
      </w:r>
      <w:r w:rsidR="00655942">
        <w:t>payment</w:t>
      </w:r>
      <w:r>
        <w:t xml:space="preserve">s Prudential will make to </w:t>
      </w:r>
      <w:r w:rsidR="00831858">
        <w:t>You</w:t>
      </w:r>
      <w:r>
        <w:t xml:space="preserve"> with respect to each </w:t>
      </w:r>
      <w:r w:rsidR="00307526">
        <w:t>E</w:t>
      </w:r>
      <w:r>
        <w:t xml:space="preserve">ligible </w:t>
      </w:r>
      <w:r w:rsidR="00307526">
        <w:t>S</w:t>
      </w:r>
      <w:r>
        <w:t xml:space="preserve">tudent for any one period of </w:t>
      </w:r>
      <w:r w:rsidR="00167306" w:rsidRPr="00987A39">
        <w:t>Disability</w:t>
      </w:r>
      <w:r>
        <w:t>.</w:t>
      </w:r>
    </w:p>
    <w:p w14:paraId="32765DC0" w14:textId="65015032" w:rsidR="00B57553" w:rsidRDefault="00B57553" w:rsidP="00B57553">
      <w:pPr>
        <w:pStyle w:val="Text1"/>
        <w:numPr>
          <w:ilvl w:val="12"/>
          <w:numId w:val="0"/>
        </w:numPr>
      </w:pPr>
      <w:r>
        <w:rPr>
          <w:b/>
          <w:i/>
        </w:rPr>
        <w:t xml:space="preserve">Maximum </w:t>
      </w:r>
      <w:r w:rsidR="00346DBF">
        <w:rPr>
          <w:b/>
          <w:i/>
        </w:rPr>
        <w:t>P</w:t>
      </w:r>
      <w:r>
        <w:rPr>
          <w:b/>
          <w:i/>
        </w:rPr>
        <w:t xml:space="preserve">eriod of </w:t>
      </w:r>
      <w:r w:rsidR="00346DBF">
        <w:rPr>
          <w:b/>
          <w:i/>
        </w:rPr>
        <w:t>B</w:t>
      </w:r>
      <w:r>
        <w:rPr>
          <w:b/>
          <w:i/>
        </w:rPr>
        <w:t>enefit</w:t>
      </w:r>
      <w:r w:rsidR="00B139BE">
        <w:rPr>
          <w:b/>
          <w:i/>
        </w:rPr>
        <w:t>s</w:t>
      </w:r>
      <w:r>
        <w:rPr>
          <w:b/>
          <w:i/>
        </w:rPr>
        <w:t xml:space="preserve"> </w:t>
      </w:r>
      <w:r>
        <w:t>means the longest period of time Prudential will make benefit</w:t>
      </w:r>
      <w:r w:rsidRPr="00655942">
        <w:t xml:space="preserve"> </w:t>
      </w:r>
      <w:r>
        <w:t xml:space="preserve">payments to </w:t>
      </w:r>
      <w:r w:rsidR="00831858">
        <w:t>You</w:t>
      </w:r>
      <w:r>
        <w:t xml:space="preserve"> for any one </w:t>
      </w:r>
      <w:r w:rsidR="00167306" w:rsidRPr="00987A39">
        <w:t>Disability</w:t>
      </w:r>
      <w:r>
        <w:t>.</w:t>
      </w:r>
    </w:p>
    <w:p w14:paraId="3EC613B9" w14:textId="6499BEC8" w:rsidR="00B40C1E" w:rsidRDefault="00B40C1E" w:rsidP="09116177">
      <w:pPr>
        <w:pStyle w:val="Text1"/>
      </w:pPr>
      <w:r>
        <w:rPr>
          <w:b/>
          <w:i/>
        </w:rPr>
        <w:t xml:space="preserve">Maximum Period of Catastrophic Disability </w:t>
      </w:r>
      <w:r w:rsidR="00EA2511">
        <w:rPr>
          <w:b/>
          <w:i/>
        </w:rPr>
        <w:t xml:space="preserve">Benefit </w:t>
      </w:r>
      <w:r>
        <w:rPr>
          <w:b/>
          <w:i/>
        </w:rPr>
        <w:t>Payment</w:t>
      </w:r>
      <w:r>
        <w:t xml:space="preserve"> means the longest period of time Prudential will make Catastrophic Disability </w:t>
      </w:r>
      <w:r w:rsidR="00EA2511">
        <w:t xml:space="preserve">Benefit </w:t>
      </w:r>
      <w:r>
        <w:t xml:space="preserve">Payments to You for any one period of </w:t>
      </w:r>
      <w:r w:rsidR="737AB492">
        <w:t>C</w:t>
      </w:r>
      <w:r>
        <w:t xml:space="preserve">atastrophic </w:t>
      </w:r>
      <w:r w:rsidR="4AE6F618">
        <w:t>D</w:t>
      </w:r>
      <w:r>
        <w:t>isability.</w:t>
      </w:r>
    </w:p>
    <w:p w14:paraId="7898709B" w14:textId="5642F04D" w:rsidR="00E35670" w:rsidRDefault="00E35670" w:rsidP="00E35670">
      <w:pPr>
        <w:pStyle w:val="Text1"/>
        <w:numPr>
          <w:ilvl w:val="12"/>
          <w:numId w:val="0"/>
        </w:numPr>
      </w:pPr>
      <w:r>
        <w:rPr>
          <w:b/>
          <w:i/>
        </w:rPr>
        <w:t xml:space="preserve">Maximum </w:t>
      </w:r>
      <w:r w:rsidR="00346DBF">
        <w:rPr>
          <w:b/>
          <w:i/>
        </w:rPr>
        <w:t>P</w:t>
      </w:r>
      <w:r>
        <w:rPr>
          <w:b/>
          <w:i/>
        </w:rPr>
        <w:t xml:space="preserve">eriod of </w:t>
      </w:r>
      <w:r w:rsidR="00346DBF">
        <w:rPr>
          <w:b/>
          <w:i/>
        </w:rPr>
        <w:t>C</w:t>
      </w:r>
      <w:r>
        <w:rPr>
          <w:b/>
          <w:i/>
        </w:rPr>
        <w:t xml:space="preserve">ontinued </w:t>
      </w:r>
      <w:r w:rsidR="00346DBF">
        <w:rPr>
          <w:b/>
          <w:i/>
        </w:rPr>
        <w:t>H</w:t>
      </w:r>
      <w:r>
        <w:rPr>
          <w:b/>
          <w:i/>
        </w:rPr>
        <w:t xml:space="preserve">ealth </w:t>
      </w:r>
      <w:r w:rsidR="00346DBF">
        <w:rPr>
          <w:b/>
          <w:i/>
        </w:rPr>
        <w:t>C</w:t>
      </w:r>
      <w:r>
        <w:rPr>
          <w:b/>
          <w:i/>
        </w:rPr>
        <w:t xml:space="preserve">are </w:t>
      </w:r>
      <w:r w:rsidR="00346DBF">
        <w:rPr>
          <w:b/>
          <w:i/>
        </w:rPr>
        <w:t>B</w:t>
      </w:r>
      <w:r w:rsidR="008D5390">
        <w:rPr>
          <w:b/>
          <w:i/>
        </w:rPr>
        <w:t>enefit</w:t>
      </w:r>
      <w:r w:rsidR="00655942">
        <w:rPr>
          <w:b/>
          <w:i/>
        </w:rPr>
        <w:t xml:space="preserve"> </w:t>
      </w:r>
      <w:r w:rsidR="00346DBF">
        <w:rPr>
          <w:b/>
          <w:i/>
        </w:rPr>
        <w:t>P</w:t>
      </w:r>
      <w:r w:rsidR="00655942">
        <w:rPr>
          <w:b/>
          <w:i/>
        </w:rPr>
        <w:t>ayment</w:t>
      </w:r>
      <w:r>
        <w:rPr>
          <w:b/>
          <w:i/>
        </w:rPr>
        <w:t>s</w:t>
      </w:r>
      <w:r>
        <w:t xml:space="preserve"> means the longest period of time Prudential will make </w:t>
      </w:r>
      <w:r w:rsidR="002468C4">
        <w:t>C</w:t>
      </w:r>
      <w:r>
        <w:t xml:space="preserve">ontinued </w:t>
      </w:r>
      <w:r w:rsidR="002468C4">
        <w:t>H</w:t>
      </w:r>
      <w:r>
        <w:t xml:space="preserve">ealth </w:t>
      </w:r>
      <w:r w:rsidR="002468C4">
        <w:t>C</w:t>
      </w:r>
      <w:r>
        <w:t xml:space="preserve">are </w:t>
      </w:r>
      <w:r w:rsidR="002468C4">
        <w:t>B</w:t>
      </w:r>
      <w:r w:rsidR="008D5390">
        <w:t>enefit</w:t>
      </w:r>
      <w:r w:rsidR="00655942" w:rsidRPr="00655942">
        <w:t xml:space="preserve"> </w:t>
      </w:r>
      <w:r w:rsidR="002468C4">
        <w:t>P</w:t>
      </w:r>
      <w:r w:rsidR="00655942">
        <w:t>ayment</w:t>
      </w:r>
      <w:r>
        <w:t xml:space="preserve">s to </w:t>
      </w:r>
      <w:r w:rsidR="00831858">
        <w:t>You</w:t>
      </w:r>
      <w:r>
        <w:t xml:space="preserve"> for any one period of </w:t>
      </w:r>
      <w:r w:rsidR="00167306" w:rsidRPr="00987A39">
        <w:t>Disability</w:t>
      </w:r>
      <w:r>
        <w:t>.</w:t>
      </w:r>
    </w:p>
    <w:p w14:paraId="2FFA8219" w14:textId="5B4C7478" w:rsidR="00E35670" w:rsidRDefault="00E35670" w:rsidP="00E35670">
      <w:pPr>
        <w:pStyle w:val="Text1"/>
        <w:numPr>
          <w:ilvl w:val="12"/>
          <w:numId w:val="0"/>
        </w:numPr>
      </w:pPr>
      <w:r>
        <w:rPr>
          <w:b/>
          <w:i/>
        </w:rPr>
        <w:t xml:space="preserve">Maximum </w:t>
      </w:r>
      <w:r w:rsidR="00346DBF">
        <w:rPr>
          <w:b/>
          <w:i/>
        </w:rPr>
        <w:t>P</w:t>
      </w:r>
      <w:r>
        <w:rPr>
          <w:b/>
          <w:i/>
        </w:rPr>
        <w:t xml:space="preserve">eriod of </w:t>
      </w:r>
      <w:r w:rsidR="00346DBF">
        <w:rPr>
          <w:b/>
          <w:i/>
        </w:rPr>
        <w:t>C</w:t>
      </w:r>
      <w:r>
        <w:rPr>
          <w:b/>
          <w:i/>
        </w:rPr>
        <w:t xml:space="preserve">ritical </w:t>
      </w:r>
      <w:r w:rsidR="00346DBF">
        <w:rPr>
          <w:b/>
          <w:i/>
        </w:rPr>
        <w:t>I</w:t>
      </w:r>
      <w:r>
        <w:rPr>
          <w:b/>
          <w:i/>
        </w:rPr>
        <w:t xml:space="preserve">llness </w:t>
      </w:r>
      <w:r w:rsidR="00EB20B6">
        <w:rPr>
          <w:b/>
          <w:i/>
        </w:rPr>
        <w:t>B</w:t>
      </w:r>
      <w:r w:rsidR="008D5390">
        <w:rPr>
          <w:b/>
          <w:i/>
        </w:rPr>
        <w:t>enefit</w:t>
      </w:r>
      <w:r w:rsidR="00655942">
        <w:rPr>
          <w:b/>
          <w:i/>
        </w:rPr>
        <w:t xml:space="preserve"> </w:t>
      </w:r>
      <w:r w:rsidR="00EB20B6">
        <w:rPr>
          <w:b/>
          <w:i/>
        </w:rPr>
        <w:t>P</w:t>
      </w:r>
      <w:r w:rsidR="00655942">
        <w:rPr>
          <w:b/>
          <w:i/>
        </w:rPr>
        <w:t>ayment</w:t>
      </w:r>
      <w:r>
        <w:t xml:space="preserve"> means the longest period of time Prudential will make </w:t>
      </w:r>
      <w:r w:rsidR="00E720BC">
        <w:t>Critical Illness</w:t>
      </w:r>
      <w:r w:rsidR="0043308F">
        <w:t xml:space="preserve"> Benefit Payment</w:t>
      </w:r>
      <w:r>
        <w:t xml:space="preserve">s to </w:t>
      </w:r>
      <w:r w:rsidR="00831858">
        <w:t>You</w:t>
      </w:r>
      <w:r>
        <w:t xml:space="preserve"> for </w:t>
      </w:r>
      <w:r w:rsidR="00D60341">
        <w:t>Your</w:t>
      </w:r>
      <w:r>
        <w:t xml:space="preserve"> </w:t>
      </w:r>
      <w:r w:rsidR="009A7650">
        <w:t xml:space="preserve">Covered </w:t>
      </w:r>
      <w:r w:rsidR="00E720BC">
        <w:t>Critical Illness</w:t>
      </w:r>
      <w:r>
        <w:t>.</w:t>
      </w:r>
    </w:p>
    <w:p w14:paraId="2414ACCF" w14:textId="1B34C1AD" w:rsidR="00E35670" w:rsidRDefault="00E35670" w:rsidP="00E35670">
      <w:pPr>
        <w:pStyle w:val="Text1"/>
        <w:numPr>
          <w:ilvl w:val="12"/>
          <w:numId w:val="0"/>
        </w:numPr>
        <w:tabs>
          <w:tab w:val="clear" w:pos="360"/>
          <w:tab w:val="left" w:pos="0"/>
        </w:tabs>
      </w:pPr>
      <w:r>
        <w:rPr>
          <w:b/>
          <w:i/>
        </w:rPr>
        <w:lastRenderedPageBreak/>
        <w:t xml:space="preserve">Maximum </w:t>
      </w:r>
      <w:r w:rsidR="00EB20B6">
        <w:rPr>
          <w:b/>
          <w:i/>
        </w:rPr>
        <w:t>P</w:t>
      </w:r>
      <w:r>
        <w:rPr>
          <w:b/>
          <w:i/>
        </w:rPr>
        <w:t xml:space="preserve">eriod of </w:t>
      </w:r>
      <w:r w:rsidR="00EB20B6">
        <w:rPr>
          <w:b/>
          <w:i/>
        </w:rPr>
        <w:t>D</w:t>
      </w:r>
      <w:r>
        <w:rPr>
          <w:b/>
          <w:i/>
        </w:rPr>
        <w:t xml:space="preserve">ay </w:t>
      </w:r>
      <w:r w:rsidR="00EB20B6">
        <w:rPr>
          <w:b/>
          <w:i/>
        </w:rPr>
        <w:t>C</w:t>
      </w:r>
      <w:r>
        <w:rPr>
          <w:b/>
          <w:i/>
        </w:rPr>
        <w:t xml:space="preserve">are </w:t>
      </w:r>
      <w:r w:rsidR="00EB20B6">
        <w:rPr>
          <w:b/>
          <w:i/>
        </w:rPr>
        <w:t>B</w:t>
      </w:r>
      <w:r w:rsidR="008D5390">
        <w:rPr>
          <w:b/>
          <w:i/>
        </w:rPr>
        <w:t>enefit</w:t>
      </w:r>
      <w:r w:rsidR="00655942">
        <w:rPr>
          <w:b/>
          <w:i/>
        </w:rPr>
        <w:t xml:space="preserve"> </w:t>
      </w:r>
      <w:r w:rsidR="00EB20B6">
        <w:rPr>
          <w:b/>
          <w:i/>
        </w:rPr>
        <w:t>P</w:t>
      </w:r>
      <w:r w:rsidR="00655942">
        <w:rPr>
          <w:b/>
          <w:i/>
        </w:rPr>
        <w:t>ayment</w:t>
      </w:r>
      <w:r>
        <w:t xml:space="preserve"> means the longest period of time Prudential will make </w:t>
      </w:r>
      <w:r w:rsidR="00DD5424">
        <w:t>Day Care Benefit</w:t>
      </w:r>
      <w:r w:rsidR="00DD5424" w:rsidRPr="00655942">
        <w:t xml:space="preserve"> </w:t>
      </w:r>
      <w:r w:rsidR="00DD5424">
        <w:t xml:space="preserve">Payments </w:t>
      </w:r>
      <w:r>
        <w:t xml:space="preserve">to </w:t>
      </w:r>
      <w:r w:rsidR="00831858">
        <w:t>You</w:t>
      </w:r>
      <w:r>
        <w:t xml:space="preserve"> for any one period of </w:t>
      </w:r>
      <w:r w:rsidR="00167306" w:rsidRPr="00987A39">
        <w:t>Disability</w:t>
      </w:r>
      <w:r>
        <w:t>.</w:t>
      </w:r>
    </w:p>
    <w:p w14:paraId="5AC18A74" w14:textId="51F6C138" w:rsidR="00185F6B" w:rsidRDefault="00185F6B" w:rsidP="00E35670">
      <w:pPr>
        <w:pStyle w:val="Text1"/>
        <w:numPr>
          <w:ilvl w:val="12"/>
          <w:numId w:val="0"/>
        </w:numPr>
        <w:tabs>
          <w:tab w:val="clear" w:pos="360"/>
          <w:tab w:val="left" w:pos="0"/>
        </w:tabs>
      </w:pPr>
      <w:r w:rsidRPr="00530D29">
        <w:rPr>
          <w:b/>
          <w:bCs/>
          <w:i/>
          <w:iCs/>
        </w:rPr>
        <w:t xml:space="preserve">Maximum </w:t>
      </w:r>
      <w:r w:rsidR="00EB20B6">
        <w:rPr>
          <w:b/>
          <w:bCs/>
          <w:i/>
          <w:iCs/>
        </w:rPr>
        <w:t>P</w:t>
      </w:r>
      <w:r w:rsidRPr="00530D29">
        <w:rPr>
          <w:b/>
          <w:bCs/>
          <w:i/>
          <w:iCs/>
        </w:rPr>
        <w:t xml:space="preserve">eriod of </w:t>
      </w:r>
      <w:r w:rsidR="00EB20B6">
        <w:rPr>
          <w:b/>
          <w:bCs/>
          <w:i/>
          <w:iCs/>
        </w:rPr>
        <w:t>E</w:t>
      </w:r>
      <w:r w:rsidRPr="00530D29">
        <w:rPr>
          <w:b/>
          <w:bCs/>
          <w:i/>
          <w:iCs/>
        </w:rPr>
        <w:t xml:space="preserve">xtended </w:t>
      </w:r>
      <w:r w:rsidR="00EB20B6">
        <w:rPr>
          <w:b/>
          <w:bCs/>
          <w:i/>
          <w:iCs/>
        </w:rPr>
        <w:t>E</w:t>
      </w:r>
      <w:r w:rsidRPr="00530D29">
        <w:rPr>
          <w:b/>
          <w:bCs/>
          <w:i/>
          <w:iCs/>
        </w:rPr>
        <w:t xml:space="preserve">arnings </w:t>
      </w:r>
      <w:r w:rsidR="00EB20B6">
        <w:rPr>
          <w:b/>
          <w:bCs/>
          <w:i/>
          <w:iCs/>
        </w:rPr>
        <w:t>P</w:t>
      </w:r>
      <w:r w:rsidRPr="00530D29">
        <w:rPr>
          <w:b/>
          <w:bCs/>
          <w:i/>
          <w:iCs/>
        </w:rPr>
        <w:t xml:space="preserve">rotection </w:t>
      </w:r>
      <w:r w:rsidR="00EB20B6">
        <w:rPr>
          <w:b/>
          <w:bCs/>
          <w:i/>
          <w:iCs/>
        </w:rPr>
        <w:t>B</w:t>
      </w:r>
      <w:r w:rsidRPr="00530D29">
        <w:rPr>
          <w:b/>
          <w:bCs/>
          <w:i/>
          <w:iCs/>
        </w:rPr>
        <w:t>enefit</w:t>
      </w:r>
      <w:r>
        <w:t xml:space="preserve"> means</w:t>
      </w:r>
      <w:r w:rsidRPr="0009332C">
        <w:t xml:space="preserve"> the longest time that benefits are paid by this</w:t>
      </w:r>
      <w:r w:rsidR="00B26632">
        <w:t xml:space="preserve"> Plan </w:t>
      </w:r>
      <w:r>
        <w:t xml:space="preserve">for </w:t>
      </w:r>
      <w:r w:rsidR="00D60341">
        <w:t>Your</w:t>
      </w:r>
      <w:r>
        <w:t xml:space="preserve"> covered</w:t>
      </w:r>
      <w:r w:rsidRPr="0009332C">
        <w:t xml:space="preserve"> </w:t>
      </w:r>
      <w:r w:rsidR="00167306" w:rsidRPr="00987A39">
        <w:t>Disability</w:t>
      </w:r>
      <w:r w:rsidRPr="0009332C">
        <w:t>.</w:t>
      </w:r>
    </w:p>
    <w:p w14:paraId="042AA86E" w14:textId="52D1913D" w:rsidR="00E35670" w:rsidRDefault="00E35670" w:rsidP="00E35670">
      <w:pPr>
        <w:pStyle w:val="Text1"/>
        <w:numPr>
          <w:ilvl w:val="12"/>
          <w:numId w:val="0"/>
        </w:numPr>
      </w:pPr>
      <w:r>
        <w:rPr>
          <w:b/>
          <w:i/>
        </w:rPr>
        <w:t xml:space="preserve">Maximum </w:t>
      </w:r>
      <w:r w:rsidR="00EB20B6">
        <w:rPr>
          <w:b/>
          <w:i/>
        </w:rPr>
        <w:t>P</w:t>
      </w:r>
      <w:r>
        <w:rPr>
          <w:b/>
          <w:i/>
        </w:rPr>
        <w:t xml:space="preserve">eriod of </w:t>
      </w:r>
      <w:r w:rsidR="00EB20B6">
        <w:rPr>
          <w:b/>
          <w:i/>
        </w:rPr>
        <w:t>R</w:t>
      </w:r>
      <w:r>
        <w:rPr>
          <w:b/>
          <w:i/>
        </w:rPr>
        <w:t xml:space="preserve">ehabilitation </w:t>
      </w:r>
      <w:r w:rsidR="00EB20B6">
        <w:rPr>
          <w:b/>
          <w:i/>
        </w:rPr>
        <w:t>B</w:t>
      </w:r>
      <w:r w:rsidR="008D5390">
        <w:rPr>
          <w:b/>
          <w:i/>
        </w:rPr>
        <w:t>enefit</w:t>
      </w:r>
      <w:r w:rsidR="00EB20B6">
        <w:rPr>
          <w:b/>
          <w:i/>
        </w:rPr>
        <w:t xml:space="preserve"> P</w:t>
      </w:r>
      <w:r w:rsidR="0089195E">
        <w:rPr>
          <w:b/>
          <w:i/>
        </w:rPr>
        <w:t>ayment</w:t>
      </w:r>
      <w:r>
        <w:t xml:space="preserve"> means the longest period of time Prudential will make </w:t>
      </w:r>
      <w:r w:rsidR="002D054E">
        <w:t>Rehabilitation Benefit</w:t>
      </w:r>
      <w:r w:rsidR="0089195E" w:rsidRPr="0089195E">
        <w:t xml:space="preserve"> </w:t>
      </w:r>
      <w:r w:rsidR="00DE251C">
        <w:t>P</w:t>
      </w:r>
      <w:r w:rsidR="0089195E">
        <w:t>ayment</w:t>
      </w:r>
      <w:r>
        <w:t xml:space="preserve">s to </w:t>
      </w:r>
      <w:r w:rsidR="00831858">
        <w:t>You</w:t>
      </w:r>
      <w:r>
        <w:t xml:space="preserve"> for any one period of </w:t>
      </w:r>
      <w:r w:rsidR="00167306" w:rsidRPr="00987A39">
        <w:t>Disability</w:t>
      </w:r>
      <w:r>
        <w:t>.</w:t>
      </w:r>
    </w:p>
    <w:p w14:paraId="2B1E3211" w14:textId="6B743E46" w:rsidR="00E35670" w:rsidRDefault="00E35670" w:rsidP="00E35670">
      <w:pPr>
        <w:pStyle w:val="Text1"/>
        <w:numPr>
          <w:ilvl w:val="12"/>
          <w:numId w:val="0"/>
        </w:numPr>
      </w:pPr>
      <w:r>
        <w:rPr>
          <w:b/>
          <w:i/>
        </w:rPr>
        <w:t xml:space="preserve">Maximum </w:t>
      </w:r>
      <w:r w:rsidR="00EB20B6">
        <w:rPr>
          <w:b/>
          <w:i/>
        </w:rPr>
        <w:t>P</w:t>
      </w:r>
      <w:r>
        <w:rPr>
          <w:b/>
          <w:i/>
        </w:rPr>
        <w:t xml:space="preserve">eriod of </w:t>
      </w:r>
      <w:r w:rsidR="000B7FE1" w:rsidRPr="00B37216">
        <w:rPr>
          <w:b/>
          <w:bCs/>
          <w:color w:val="FF0000"/>
          <w:sz w:val="24"/>
          <w:vertAlign w:val="superscript"/>
        </w:rPr>
        <w:t>CV7</w:t>
      </w:r>
      <w:r w:rsidR="00571C41" w:rsidRPr="00571C41">
        <w:rPr>
          <w:b/>
          <w:bCs/>
          <w:i/>
          <w:sz w:val="24"/>
        </w:rPr>
        <w:t>[</w:t>
      </w:r>
      <w:r w:rsidR="006340F3">
        <w:rPr>
          <w:b/>
          <w:i/>
        </w:rPr>
        <w:t>Spouse</w:t>
      </w:r>
      <w:r w:rsidR="00571C41" w:rsidRPr="00571C41">
        <w:rPr>
          <w:b/>
          <w:bCs/>
          <w:i/>
          <w:sz w:val="24"/>
        </w:rPr>
        <w:t>]</w:t>
      </w:r>
      <w:r>
        <w:rPr>
          <w:b/>
          <w:i/>
        </w:rPr>
        <w:t xml:space="preserve"> and </w:t>
      </w:r>
      <w:r w:rsidR="00EB20B6">
        <w:rPr>
          <w:b/>
          <w:i/>
        </w:rPr>
        <w:t>E</w:t>
      </w:r>
      <w:r>
        <w:rPr>
          <w:b/>
          <w:i/>
        </w:rPr>
        <w:t xml:space="preserve">lder </w:t>
      </w:r>
      <w:r w:rsidR="00EB20B6">
        <w:rPr>
          <w:b/>
          <w:i/>
        </w:rPr>
        <w:t>C</w:t>
      </w:r>
      <w:r>
        <w:rPr>
          <w:b/>
          <w:i/>
        </w:rPr>
        <w:t xml:space="preserve">are </w:t>
      </w:r>
      <w:r w:rsidR="00EB20B6">
        <w:rPr>
          <w:b/>
          <w:i/>
        </w:rPr>
        <w:t>B</w:t>
      </w:r>
      <w:r w:rsidR="008D5390">
        <w:rPr>
          <w:b/>
          <w:i/>
        </w:rPr>
        <w:t>enefit</w:t>
      </w:r>
      <w:r w:rsidR="0089195E">
        <w:rPr>
          <w:b/>
          <w:i/>
        </w:rPr>
        <w:t xml:space="preserve"> </w:t>
      </w:r>
      <w:r w:rsidR="00EB20B6">
        <w:rPr>
          <w:b/>
          <w:i/>
        </w:rPr>
        <w:t>P</w:t>
      </w:r>
      <w:r w:rsidR="0089195E">
        <w:rPr>
          <w:b/>
          <w:i/>
        </w:rPr>
        <w:t>ayment</w:t>
      </w:r>
      <w:r>
        <w:t xml:space="preserve"> means the longest period of time Prudential will make </w:t>
      </w:r>
      <w:r w:rsidR="000B7FE1"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t xml:space="preserve"> and </w:t>
      </w:r>
      <w:r w:rsidR="00F60F9B">
        <w:t>Elder Care Benefit Payments</w:t>
      </w:r>
      <w:r>
        <w:t xml:space="preserve"> to </w:t>
      </w:r>
      <w:r w:rsidR="00831858">
        <w:t>You</w:t>
      </w:r>
      <w:r>
        <w:t xml:space="preserve"> for any one period of </w:t>
      </w:r>
      <w:r w:rsidR="00167306" w:rsidRPr="00987A39">
        <w:t>Disability</w:t>
      </w:r>
      <w:r>
        <w:t>.</w:t>
      </w:r>
    </w:p>
    <w:p w14:paraId="751F2F98" w14:textId="159AD3A2" w:rsidR="005D10E6" w:rsidRDefault="005D10E6" w:rsidP="00271070">
      <w:pPr>
        <w:pStyle w:val="2Text"/>
        <w:ind w:left="0"/>
        <w:rPr>
          <w:b/>
          <w:sz w:val="24"/>
          <w:szCs w:val="24"/>
        </w:rPr>
      </w:pPr>
      <w:r w:rsidRPr="00271070">
        <w:rPr>
          <w:b/>
          <w:i/>
        </w:rPr>
        <w:t xml:space="preserve">Maximum Period of </w:t>
      </w:r>
      <w:r w:rsidRPr="00271070">
        <w:rPr>
          <w:b/>
          <w:i/>
          <w:color w:val="FF0000"/>
          <w:sz w:val="24"/>
          <w:szCs w:val="24"/>
          <w:vertAlign w:val="superscript"/>
        </w:rPr>
        <w:t>CV7</w:t>
      </w:r>
      <w:r w:rsidRPr="00271070">
        <w:rPr>
          <w:b/>
          <w:i/>
          <w:sz w:val="24"/>
          <w:szCs w:val="24"/>
        </w:rPr>
        <w:t>[</w:t>
      </w:r>
      <w:r w:rsidRPr="00271070">
        <w:rPr>
          <w:b/>
          <w:i/>
        </w:rPr>
        <w:t>Spouse</w:t>
      </w:r>
      <w:r w:rsidRPr="00271070">
        <w:rPr>
          <w:b/>
          <w:i/>
          <w:sz w:val="24"/>
          <w:szCs w:val="24"/>
        </w:rPr>
        <w:t>]</w:t>
      </w:r>
      <w:r w:rsidRPr="00271070">
        <w:rPr>
          <w:b/>
          <w:i/>
        </w:rPr>
        <w:t xml:space="preserve"> Catastrophic Disability Benefit Payment</w:t>
      </w:r>
      <w:r>
        <w:t xml:space="preserve"> means the longest period of time Prudential will make </w:t>
      </w:r>
      <w:r w:rsidRPr="57CC5F91">
        <w:rPr>
          <w:b/>
          <w:color w:val="FF0000"/>
          <w:sz w:val="24"/>
          <w:szCs w:val="24"/>
          <w:vertAlign w:val="superscript"/>
        </w:rPr>
        <w:t>CV7</w:t>
      </w:r>
      <w:r w:rsidRPr="57CC5F91">
        <w:rPr>
          <w:b/>
          <w:sz w:val="24"/>
          <w:szCs w:val="24"/>
        </w:rPr>
        <w:t>[</w:t>
      </w:r>
      <w:r>
        <w:t>Spouse</w:t>
      </w:r>
      <w:r w:rsidRPr="57CC5F91">
        <w:rPr>
          <w:b/>
          <w:sz w:val="24"/>
          <w:szCs w:val="24"/>
        </w:rPr>
        <w:t>]</w:t>
      </w:r>
      <w:r>
        <w:t xml:space="preserve"> Catastrophic Disability Benefit</w:t>
      </w:r>
      <w:r w:rsidRPr="00021FC4">
        <w:t xml:space="preserve"> </w:t>
      </w:r>
      <w:r>
        <w:t xml:space="preserve">Payments to You for any one period of Your </w:t>
      </w:r>
      <w:r w:rsidRPr="57CC5F91">
        <w:rPr>
          <w:b/>
          <w:color w:val="FF0000"/>
          <w:sz w:val="24"/>
          <w:szCs w:val="24"/>
          <w:vertAlign w:val="superscript"/>
        </w:rPr>
        <w:t>CV7</w:t>
      </w:r>
      <w:r w:rsidRPr="57CC5F91">
        <w:rPr>
          <w:b/>
          <w:sz w:val="24"/>
          <w:szCs w:val="24"/>
        </w:rPr>
        <w:t>[</w:t>
      </w:r>
      <w:r>
        <w:t>Spouse</w:t>
      </w:r>
      <w:r w:rsidRPr="57CC5F91">
        <w:rPr>
          <w:b/>
          <w:sz w:val="24"/>
          <w:szCs w:val="24"/>
        </w:rPr>
        <w:t>]</w:t>
      </w:r>
      <w:r>
        <w:t xml:space="preserve"> being Catastrophically Disabled.</w:t>
      </w:r>
    </w:p>
    <w:p w14:paraId="1BC705EF" w14:textId="29D7219D" w:rsidR="008028C7" w:rsidRDefault="008028C7" w:rsidP="00D7675C">
      <w:pPr>
        <w:pStyle w:val="Text1"/>
        <w:numPr>
          <w:ilvl w:val="12"/>
          <w:numId w:val="0"/>
        </w:numPr>
      </w:pPr>
      <w:r w:rsidRPr="009A07E0">
        <w:rPr>
          <w:rFonts w:cs="Arial"/>
          <w:b/>
          <w:i/>
        </w:rPr>
        <w:t xml:space="preserve">Maximum Student Loan </w:t>
      </w:r>
      <w:r>
        <w:rPr>
          <w:rFonts w:cs="Arial"/>
          <w:b/>
          <w:i/>
        </w:rPr>
        <w:t>Benefit</w:t>
      </w:r>
      <w:r w:rsidRPr="009A07E0">
        <w:rPr>
          <w:rFonts w:cs="Arial"/>
          <w:b/>
          <w:i/>
        </w:rPr>
        <w:t xml:space="preserve"> Amount</w:t>
      </w:r>
      <w:r>
        <w:rPr>
          <w:rFonts w:cs="Arial"/>
        </w:rPr>
        <w:t xml:space="preserve"> means the </w:t>
      </w:r>
      <w:r w:rsidR="00EB3E61">
        <w:rPr>
          <w:rFonts w:cs="Arial"/>
        </w:rPr>
        <w:t xml:space="preserve">maximum </w:t>
      </w:r>
      <w:r>
        <w:rPr>
          <w:rFonts w:cs="Arial"/>
        </w:rPr>
        <w:t>amount of</w:t>
      </w:r>
      <w:r w:rsidR="004361CD">
        <w:rPr>
          <w:rFonts w:cs="Arial"/>
        </w:rPr>
        <w:t xml:space="preserve"> Student Loan</w:t>
      </w:r>
      <w:r>
        <w:rPr>
          <w:rFonts w:cs="Arial"/>
        </w:rPr>
        <w:t xml:space="preserve"> </w:t>
      </w:r>
      <w:r w:rsidR="00EB3E61">
        <w:rPr>
          <w:rFonts w:cs="Arial"/>
        </w:rPr>
        <w:t>B</w:t>
      </w:r>
      <w:r>
        <w:rPr>
          <w:rFonts w:cs="Arial"/>
        </w:rPr>
        <w:t>enefit</w:t>
      </w:r>
      <w:r w:rsidDel="003E5B4E">
        <w:rPr>
          <w:rFonts w:cs="Arial"/>
        </w:rPr>
        <w:t xml:space="preserve"> </w:t>
      </w:r>
      <w:r>
        <w:rPr>
          <w:rFonts w:cs="Arial"/>
        </w:rPr>
        <w:t xml:space="preserve">payable to </w:t>
      </w:r>
      <w:r w:rsidR="00831858">
        <w:rPr>
          <w:rFonts w:cs="Arial"/>
        </w:rPr>
        <w:t>You</w:t>
      </w:r>
      <w:r>
        <w:rPr>
          <w:rFonts w:cs="Arial"/>
        </w:rPr>
        <w:t xml:space="preserve"> during </w:t>
      </w:r>
      <w:r w:rsidR="00D60341">
        <w:rPr>
          <w:rFonts w:cs="Arial"/>
        </w:rPr>
        <w:t>Your</w:t>
      </w:r>
      <w:r>
        <w:rPr>
          <w:rFonts w:cs="Arial"/>
        </w:rPr>
        <w:t xml:space="preserve"> lifetime.</w:t>
      </w:r>
    </w:p>
    <w:p w14:paraId="5EAC3E05" w14:textId="3C6E0BE1" w:rsidR="00E35670" w:rsidRDefault="00E35670" w:rsidP="00E35670">
      <w:pPr>
        <w:pStyle w:val="Text1"/>
        <w:numPr>
          <w:ilvl w:val="12"/>
          <w:numId w:val="0"/>
        </w:numPr>
      </w:pPr>
      <w:r>
        <w:rPr>
          <w:b/>
          <w:i/>
        </w:rPr>
        <w:t xml:space="preserve">Maximum </w:t>
      </w:r>
      <w:r w:rsidR="00CB69FB">
        <w:rPr>
          <w:b/>
          <w:i/>
        </w:rPr>
        <w:t>W</w:t>
      </w:r>
      <w:r>
        <w:rPr>
          <w:b/>
          <w:i/>
        </w:rPr>
        <w:t xml:space="preserve">eekly </w:t>
      </w:r>
      <w:r w:rsidR="00CB69FB">
        <w:rPr>
          <w:b/>
          <w:i/>
        </w:rPr>
        <w:t>B</w:t>
      </w:r>
      <w:r>
        <w:rPr>
          <w:b/>
          <w:i/>
        </w:rPr>
        <w:t>enefit</w:t>
      </w:r>
      <w:r>
        <w:rPr>
          <w:i/>
        </w:rPr>
        <w:t xml:space="preserve"> </w:t>
      </w:r>
      <w:r>
        <w:t xml:space="preserve">means the maximum benefit amount for which </w:t>
      </w:r>
      <w:r w:rsidR="00831858">
        <w:t>You</w:t>
      </w:r>
      <w:r>
        <w:t xml:space="preserve"> are </w:t>
      </w:r>
      <w:r w:rsidR="00F06FFD">
        <w:t>I</w:t>
      </w:r>
      <w:r>
        <w:t>nsured under this</w:t>
      </w:r>
      <w:r w:rsidR="00B26632">
        <w:t xml:space="preserve"> Plan </w:t>
      </w:r>
      <w:r>
        <w:t>as shown in the Benefits Highlights.</w:t>
      </w:r>
    </w:p>
    <w:p w14:paraId="479AAABA" w14:textId="6AA84E50" w:rsidR="00AF7637" w:rsidRDefault="00A417C4" w:rsidP="00E35670">
      <w:pPr>
        <w:pStyle w:val="Text1"/>
        <w:numPr>
          <w:ilvl w:val="12"/>
          <w:numId w:val="0"/>
        </w:numPr>
        <w:rPr>
          <w:b/>
          <w:bCs/>
          <w:sz w:val="24"/>
        </w:rPr>
      </w:pPr>
      <w:r w:rsidRPr="002E41CC">
        <w:rPr>
          <w:b/>
          <w:bCs/>
          <w:color w:val="FF0000"/>
          <w:sz w:val="24"/>
          <w:szCs w:val="24"/>
          <w:vertAlign w:val="superscript"/>
        </w:rPr>
        <w:t>2</w:t>
      </w:r>
      <w:r>
        <w:rPr>
          <w:b/>
          <w:bCs/>
          <w:color w:val="FF0000"/>
          <w:sz w:val="24"/>
          <w:szCs w:val="24"/>
          <w:vertAlign w:val="superscript"/>
        </w:rPr>
        <w:t>9</w:t>
      </w:r>
      <w:r w:rsidRPr="00571C41">
        <w:rPr>
          <w:b/>
          <w:bCs/>
          <w:sz w:val="24"/>
        </w:rPr>
        <w:t>[</w:t>
      </w:r>
      <w:r w:rsidR="00AF7637">
        <w:rPr>
          <w:b/>
          <w:i/>
        </w:rPr>
        <w:t xml:space="preserve">Mental </w:t>
      </w:r>
      <w:r w:rsidR="00EB20B6">
        <w:rPr>
          <w:b/>
          <w:i/>
        </w:rPr>
        <w:t>I</w:t>
      </w:r>
      <w:r w:rsidR="00AF7637">
        <w:rPr>
          <w:b/>
          <w:i/>
        </w:rPr>
        <w:t>llness</w:t>
      </w:r>
      <w:r w:rsidR="00AF7637">
        <w:rPr>
          <w:i/>
        </w:rPr>
        <w:t xml:space="preserve"> </w:t>
      </w:r>
      <w:r w:rsidR="00AF7637">
        <w:t xml:space="preserve">means a psychiatric or psychological condition regardless of cause. </w:t>
      </w:r>
      <w:r w:rsidR="00DA3B6F">
        <w:t xml:space="preserve">Mental Illness </w:t>
      </w:r>
      <w:r w:rsidR="00AF7637">
        <w:t xml:space="preserve">includes but is not limited to schizophrenia, depression, manic depressive or bipolar illness, anxiety, somatization, substance related disorders and/or adjustment disorders or other conditions. These conditions are usually treated by a mental health provider or other qualified provider using psychotherapy, psychotropic drugs, or other similar methods of treatment as standardly accepted in </w:t>
      </w:r>
      <w:r w:rsidR="00AF7637" w:rsidRPr="000831DF">
        <w:t>the practice of medicine.</w:t>
      </w:r>
      <w:r w:rsidRPr="000831DF">
        <w:rPr>
          <w:b/>
          <w:bCs/>
          <w:sz w:val="24"/>
        </w:rPr>
        <w:t>]</w:t>
      </w:r>
    </w:p>
    <w:p w14:paraId="32D6D485" w14:textId="72B5AF08" w:rsidR="00CB7661" w:rsidRPr="000831DF" w:rsidRDefault="008E24DC" w:rsidP="00E35670">
      <w:pPr>
        <w:pStyle w:val="Text1"/>
        <w:numPr>
          <w:ilvl w:val="12"/>
          <w:numId w:val="0"/>
        </w:numPr>
        <w:rPr>
          <w:highlight w:val="yellow"/>
        </w:rPr>
      </w:pPr>
      <w:r>
        <w:rPr>
          <w:b/>
          <w:i/>
        </w:rPr>
        <w:t>Monthly Benefit Payment</w:t>
      </w:r>
      <w:r>
        <w:rPr>
          <w:b/>
        </w:rPr>
        <w:t xml:space="preserve"> </w:t>
      </w:r>
      <w:r>
        <w:t xml:space="preserve">means Your benefit payment after any </w:t>
      </w:r>
      <w:r>
        <w:rPr>
          <w:b/>
          <w:bCs/>
          <w:color w:val="FF0000"/>
          <w:sz w:val="24"/>
          <w:szCs w:val="24"/>
          <w:vertAlign w:val="superscript"/>
        </w:rPr>
        <w:t>6</w:t>
      </w:r>
      <w:r w:rsidRPr="00D707D9">
        <w:rPr>
          <w:b/>
          <w:sz w:val="24"/>
        </w:rPr>
        <w:t>[</w:t>
      </w:r>
      <w:r w:rsidRPr="00987A39">
        <w:t xml:space="preserve">Deductible Sources </w:t>
      </w:r>
      <w:r>
        <w:t>of</w:t>
      </w:r>
      <w:r w:rsidRPr="00987A39">
        <w:t xml:space="preserve"> Income</w:t>
      </w:r>
      <w:r w:rsidRPr="00B37216">
        <w:t xml:space="preserve"> and Disability Earnings</w:t>
      </w:r>
      <w:r w:rsidRPr="00571C41">
        <w:rPr>
          <w:rFonts w:cs="Arial"/>
          <w:b/>
          <w:bCs/>
          <w:color w:val="000000"/>
          <w:sz w:val="24"/>
        </w:rPr>
        <w:t>]</w:t>
      </w:r>
      <w:r w:rsidRPr="00B37216">
        <w:t xml:space="preserve"> </w:t>
      </w:r>
      <w:r>
        <w:t>have been subtracted from Your Gross Disability Benefit</w:t>
      </w:r>
      <w:r w:rsidRPr="0089195E">
        <w:t xml:space="preserve"> </w:t>
      </w:r>
      <w:r>
        <w:t>Payment.</w:t>
      </w:r>
    </w:p>
    <w:p w14:paraId="6EB99084" w14:textId="12E58E93" w:rsidR="009131F9" w:rsidRPr="00533AF9" w:rsidRDefault="0011189E" w:rsidP="009131F9">
      <w:pPr>
        <w:pStyle w:val="Text1"/>
        <w:numPr>
          <w:ilvl w:val="12"/>
          <w:numId w:val="0"/>
        </w:numPr>
      </w:pPr>
      <w:r w:rsidRPr="00EA3F5F">
        <w:rPr>
          <w:b/>
          <w:bCs/>
          <w:color w:val="FF0000"/>
          <w:sz w:val="24"/>
          <w:szCs w:val="24"/>
          <w:vertAlign w:val="superscript"/>
        </w:rPr>
        <w:t>20</w:t>
      </w:r>
      <w:r w:rsidRPr="00EA3F5F">
        <w:rPr>
          <w:b/>
          <w:bCs/>
          <w:sz w:val="24"/>
        </w:rPr>
        <w:t>[</w:t>
      </w:r>
      <w:r w:rsidR="00E35670" w:rsidRPr="00EA3F5F">
        <w:rPr>
          <w:b/>
          <w:i/>
        </w:rPr>
        <w:t xml:space="preserve">Monthly </w:t>
      </w:r>
      <w:r w:rsidR="009B2773" w:rsidRPr="00EA3F5F">
        <w:rPr>
          <w:b/>
          <w:i/>
        </w:rPr>
        <w:t>E</w:t>
      </w:r>
      <w:r w:rsidR="00E35670" w:rsidRPr="00EA3F5F">
        <w:rPr>
          <w:b/>
          <w:i/>
        </w:rPr>
        <w:t>arnings</w:t>
      </w:r>
      <w:r w:rsidR="00E35670" w:rsidRPr="00EA3F5F">
        <w:t xml:space="preserve"> </w:t>
      </w:r>
      <w:r w:rsidRPr="00EA3F5F">
        <w:t xml:space="preserve">means </w:t>
      </w:r>
      <w:r w:rsidR="00D60341" w:rsidRPr="00EA3F5F">
        <w:t>Your</w:t>
      </w:r>
      <w:r w:rsidRPr="00EA3F5F">
        <w:t xml:space="preserve"> gross monthly income from </w:t>
      </w:r>
      <w:r w:rsidRPr="00EA3F5F">
        <w:rPr>
          <w:b/>
          <w:bCs/>
          <w:color w:val="FF0000"/>
          <w:sz w:val="24"/>
          <w:szCs w:val="24"/>
          <w:vertAlign w:val="superscript"/>
        </w:rPr>
        <w:t>CV2</w:t>
      </w:r>
      <w:r w:rsidRPr="00EA3F5F">
        <w:rPr>
          <w:b/>
          <w:bCs/>
          <w:sz w:val="24"/>
        </w:rPr>
        <w:t>[</w:t>
      </w:r>
      <w:r w:rsidR="00D60341" w:rsidRPr="00EA3F5F">
        <w:t>Your</w:t>
      </w:r>
      <w:r w:rsidRPr="00EA3F5F">
        <w:t xml:space="preserve"> Employer</w:t>
      </w:r>
      <w:r w:rsidRPr="00EA3F5F">
        <w:rPr>
          <w:b/>
          <w:bCs/>
          <w:sz w:val="24"/>
        </w:rPr>
        <w:t>]</w:t>
      </w:r>
      <w:r w:rsidRPr="00EA3F5F">
        <w:t xml:space="preserve"> in effect just prior to </w:t>
      </w:r>
      <w:r w:rsidR="00D60341" w:rsidRPr="00EA3F5F">
        <w:t>Your</w:t>
      </w:r>
      <w:r w:rsidRPr="00EA3F5F">
        <w:t xml:space="preserve"> date of Disability. </w:t>
      </w:r>
      <w:ins w:id="839" w:author="Laura Hoogland" w:date="2026-01-22T14:57:00Z" w16du:dateUtc="2026-01-22T20:57:00Z">
        <w:r w:rsidR="003447A4" w:rsidRPr="00EA3F5F">
          <w:rPr>
            <w:b/>
            <w:bCs/>
            <w:color w:val="FF0000"/>
            <w:sz w:val="24"/>
            <w:szCs w:val="24"/>
            <w:vertAlign w:val="superscript"/>
          </w:rPr>
          <w:t>6</w:t>
        </w:r>
        <w:r w:rsidR="003B0404" w:rsidRPr="00EA3F5F">
          <w:rPr>
            <w:b/>
            <w:bCs/>
            <w:sz w:val="24"/>
            <w:szCs w:val="24"/>
          </w:rPr>
          <w:t>[</w:t>
        </w:r>
      </w:ins>
      <w:r w:rsidRPr="00EA3F5F">
        <w:t xml:space="preserve">It includes </w:t>
      </w:r>
      <w:r w:rsidR="00D60341" w:rsidRPr="00EA3F5F">
        <w:t>Your</w:t>
      </w:r>
      <w:r w:rsidRPr="00EA3F5F">
        <w:t xml:space="preserve"> total income before taxes but does not include deductions made for pre-tax contributions to a qualified deferred compensation plan, Section 125 Plan or flexible spending account</w:t>
      </w:r>
      <w:del w:id="840" w:author="Laura Hoogland" w:date="2026-01-22T14:57:00Z" w16du:dateUtc="2026-01-22T20:57:00Z">
        <w:r>
          <w:delText>.</w:delText>
        </w:r>
      </w:del>
      <w:ins w:id="841" w:author="Laura Hoogland" w:date="2026-01-22T14:57:00Z" w16du:dateUtc="2026-01-22T20:57:00Z">
        <w:r w:rsidRPr="00EA3F5F">
          <w:t>.</w:t>
        </w:r>
        <w:r w:rsidR="003447A4" w:rsidRPr="00EA3F5F">
          <w:rPr>
            <w:b/>
            <w:bCs/>
            <w:sz w:val="24"/>
            <w:szCs w:val="24"/>
          </w:rPr>
          <w:t>]</w:t>
        </w:r>
      </w:ins>
      <w:r w:rsidRPr="00EA3F5F">
        <w:rPr>
          <w:b/>
          <w:bCs/>
        </w:rPr>
        <w:t xml:space="preserve"> </w:t>
      </w:r>
      <w:r w:rsidRPr="00EA3F5F">
        <w:t xml:space="preserve">It does not include income received from commissions, bonuses, overtime pay, </w:t>
      </w:r>
      <w:r w:rsidRPr="00533AF9">
        <w:t xml:space="preserve">any other extra compensation, or income received from sources other than </w:t>
      </w:r>
      <w:r w:rsidRPr="00533AF9">
        <w:rPr>
          <w:b/>
          <w:bCs/>
          <w:color w:val="FF0000"/>
          <w:sz w:val="24"/>
          <w:szCs w:val="24"/>
          <w:vertAlign w:val="superscript"/>
        </w:rPr>
        <w:t>CV2</w:t>
      </w:r>
      <w:r w:rsidRPr="00533AF9">
        <w:rPr>
          <w:b/>
          <w:bCs/>
          <w:sz w:val="24"/>
        </w:rPr>
        <w:t>[</w:t>
      </w:r>
      <w:r w:rsidR="00D60341" w:rsidRPr="00533AF9">
        <w:t>Your</w:t>
      </w:r>
      <w:r w:rsidRPr="00533AF9">
        <w:t xml:space="preserve"> Employer</w:t>
      </w:r>
      <w:r w:rsidRPr="00533AF9">
        <w:rPr>
          <w:b/>
          <w:bCs/>
          <w:sz w:val="24"/>
        </w:rPr>
        <w:t>]</w:t>
      </w:r>
      <w:r w:rsidRPr="00533AF9">
        <w:t xml:space="preserve">. If </w:t>
      </w:r>
      <w:r w:rsidRPr="00533AF9">
        <w:rPr>
          <w:b/>
          <w:color w:val="FF0000"/>
          <w:sz w:val="24"/>
          <w:szCs w:val="24"/>
          <w:vertAlign w:val="superscript"/>
        </w:rPr>
        <w:t>CV2</w:t>
      </w:r>
      <w:r w:rsidRPr="00533AF9">
        <w:rPr>
          <w:b/>
          <w:bCs/>
          <w:sz w:val="24"/>
        </w:rPr>
        <w:t>[</w:t>
      </w:r>
      <w:r w:rsidR="00D60341" w:rsidRPr="00533AF9">
        <w:t>Your</w:t>
      </w:r>
      <w:r w:rsidRPr="00533AF9">
        <w:t xml:space="preserve"> Employer</w:t>
      </w:r>
      <w:r w:rsidRPr="00533AF9">
        <w:rPr>
          <w:b/>
          <w:bCs/>
          <w:sz w:val="24"/>
        </w:rPr>
        <w:t>]</w:t>
      </w:r>
      <w:r w:rsidRPr="00533AF9">
        <w:t xml:space="preserve"> does not report </w:t>
      </w:r>
      <w:r w:rsidR="00D60341" w:rsidRPr="00533AF9">
        <w:t>Your</w:t>
      </w:r>
      <w:r w:rsidRPr="00533AF9">
        <w:t xml:space="preserve"> Monthly Earnings as a monthly amount, We will convert the </w:t>
      </w:r>
      <w:r w:rsidRPr="00EA3F5F">
        <w:t xml:space="preserve">amount reported by </w:t>
      </w:r>
      <w:r w:rsidRPr="00EA3F5F">
        <w:rPr>
          <w:b/>
          <w:color w:val="FF0000"/>
          <w:sz w:val="24"/>
          <w:szCs w:val="24"/>
          <w:vertAlign w:val="superscript"/>
        </w:rPr>
        <w:t>CV2</w:t>
      </w:r>
      <w:r w:rsidRPr="00EA3F5F">
        <w:rPr>
          <w:b/>
          <w:bCs/>
          <w:sz w:val="24"/>
        </w:rPr>
        <w:t>[</w:t>
      </w:r>
      <w:r w:rsidR="00D60341" w:rsidRPr="00EA3F5F">
        <w:t>Your</w:t>
      </w:r>
      <w:r w:rsidRPr="00EA3F5F">
        <w:t xml:space="preserve"> Employer</w:t>
      </w:r>
      <w:r w:rsidRPr="00EA3F5F">
        <w:rPr>
          <w:b/>
          <w:bCs/>
          <w:sz w:val="24"/>
        </w:rPr>
        <w:t>]</w:t>
      </w:r>
      <w:r w:rsidRPr="00EA3F5F">
        <w:t xml:space="preserve"> into a monthly amount based on Our </w:t>
      </w:r>
      <w:commentRangeStart w:id="842"/>
      <w:commentRangeStart w:id="843"/>
      <w:r w:rsidRPr="00EA3F5F">
        <w:t>procedures</w:t>
      </w:r>
      <w:commentRangeEnd w:id="842"/>
      <w:del w:id="844" w:author="Laura Hoogland" w:date="2026-01-22T14:57:00Z" w16du:dateUtc="2026-01-22T20:57:00Z">
        <w:r w:rsidRPr="00751956">
          <w:delText>.</w:delText>
        </w:r>
      </w:del>
      <w:ins w:id="845" w:author="Laura Hoogland" w:date="2026-01-22T14:57:00Z" w16du:dateUtc="2026-01-22T20:57:00Z">
        <w:r w:rsidR="0086076B" w:rsidRPr="00EA3F5F">
          <w:rPr>
            <w:rStyle w:val="CommentReference"/>
            <w:sz w:val="20"/>
            <w:szCs w:val="20"/>
          </w:rPr>
          <w:commentReference w:id="842"/>
        </w:r>
        <w:commentRangeEnd w:id="843"/>
        <w:r w:rsidR="0086076B" w:rsidRPr="00EA3F5F">
          <w:rPr>
            <w:rStyle w:val="CommentReference"/>
            <w:sz w:val="20"/>
            <w:szCs w:val="20"/>
          </w:rPr>
          <w:commentReference w:id="843"/>
        </w:r>
        <w:r w:rsidRPr="00EA3F5F">
          <w:t>.</w:t>
        </w:r>
        <w:r w:rsidR="0086076B" w:rsidRPr="00EA3F5F">
          <w:rPr>
            <w:b/>
            <w:bCs/>
            <w:sz w:val="24"/>
            <w:szCs w:val="24"/>
          </w:rPr>
          <w:t>]</w:t>
        </w:r>
      </w:ins>
      <w:r w:rsidR="007E4760" w:rsidRPr="00EA3F5F" w:rsidDel="0011189E">
        <w:t xml:space="preserve"> </w:t>
      </w:r>
      <w:r w:rsidR="0010274B" w:rsidRPr="00EA3F5F">
        <w:rPr>
          <w:b/>
          <w:bCs/>
          <w:color w:val="FF0000"/>
          <w:sz w:val="24"/>
          <w:szCs w:val="24"/>
          <w:vertAlign w:val="superscript"/>
        </w:rPr>
        <w:t>6</w:t>
      </w:r>
      <w:r w:rsidR="00A8599D" w:rsidRPr="00EA3F5F">
        <w:rPr>
          <w:b/>
          <w:bCs/>
          <w:sz w:val="24"/>
        </w:rPr>
        <w:t>[</w:t>
      </w:r>
      <w:r w:rsidR="009131F9" w:rsidRPr="00EA3F5F">
        <w:t xml:space="preserve">If You </w:t>
      </w:r>
      <w:r w:rsidR="009131F9" w:rsidRPr="00533AF9">
        <w:t xml:space="preserve">qualify for a Progressive Illness benefit, </w:t>
      </w:r>
      <w:r w:rsidR="00D60341" w:rsidRPr="00533AF9">
        <w:t>Your</w:t>
      </w:r>
      <w:r w:rsidR="009131F9" w:rsidRPr="00533AF9">
        <w:t xml:space="preserve"> Monthly Earnings will be the greatest of:</w:t>
      </w:r>
    </w:p>
    <w:p w14:paraId="6D6EF3E4" w14:textId="77DBE86E" w:rsidR="003C351D" w:rsidRPr="00533AF9" w:rsidRDefault="00D60341" w:rsidP="001341A1">
      <w:pPr>
        <w:pStyle w:val="BulletD"/>
        <w:ind w:left="432"/>
      </w:pPr>
      <w:r w:rsidRPr="00533AF9">
        <w:t>Your</w:t>
      </w:r>
      <w:r w:rsidR="003C351D" w:rsidRPr="00533AF9">
        <w:t xml:space="preserve"> Monthly Earnings at the time </w:t>
      </w:r>
      <w:r w:rsidR="00EB2794" w:rsidRPr="00533AF9">
        <w:t>You</w:t>
      </w:r>
      <w:r w:rsidR="003C351D" w:rsidRPr="00533AF9">
        <w:t xml:space="preserve"> submit proof of claim;</w:t>
      </w:r>
    </w:p>
    <w:p w14:paraId="39BDC80A" w14:textId="2FE2D0BE" w:rsidR="00DF4804" w:rsidRPr="00533AF9" w:rsidRDefault="00D60341" w:rsidP="001341A1">
      <w:pPr>
        <w:pStyle w:val="BulletD"/>
        <w:ind w:left="432"/>
      </w:pPr>
      <w:r w:rsidRPr="00533AF9">
        <w:t>Your</w:t>
      </w:r>
      <w:r w:rsidR="00DF4804" w:rsidRPr="00533AF9">
        <w:t xml:space="preserve"> </w:t>
      </w:r>
      <w:r w:rsidR="00BF1045" w:rsidRPr="00533AF9">
        <w:t>p</w:t>
      </w:r>
      <w:r w:rsidR="00DF4804" w:rsidRPr="00533AF9">
        <w:t xml:space="preserve">re-disability </w:t>
      </w:r>
      <w:r w:rsidR="00BF1045" w:rsidRPr="00533AF9">
        <w:t>e</w:t>
      </w:r>
      <w:r w:rsidR="00DF4804" w:rsidRPr="00533AF9">
        <w:t xml:space="preserve">arnings at the time You provided satisfactory proof from </w:t>
      </w:r>
      <w:r w:rsidRPr="00533AF9">
        <w:t>Your</w:t>
      </w:r>
      <w:r w:rsidR="00DF4804" w:rsidRPr="00533AF9">
        <w:t xml:space="preserve"> Doctor of </w:t>
      </w:r>
      <w:r w:rsidRPr="00533AF9">
        <w:t>Your</w:t>
      </w:r>
      <w:r w:rsidR="00DF4804" w:rsidRPr="00533AF9">
        <w:t xml:space="preserve"> Progressive Illness under the </w:t>
      </w:r>
      <w:r w:rsidR="007C0563" w:rsidRPr="00533AF9">
        <w:t>prior</w:t>
      </w:r>
      <w:r w:rsidR="001873C0" w:rsidRPr="00533AF9">
        <w:t xml:space="preserve"> </w:t>
      </w:r>
      <w:r w:rsidR="002350CC" w:rsidRPr="00533AF9">
        <w:t>p</w:t>
      </w:r>
      <w:r w:rsidR="001873C0" w:rsidRPr="00533AF9">
        <w:t>lan</w:t>
      </w:r>
      <w:r w:rsidR="00DF4804" w:rsidRPr="00533AF9">
        <w:t>;</w:t>
      </w:r>
    </w:p>
    <w:p w14:paraId="5792B552" w14:textId="0B9B4A96" w:rsidR="007E4760" w:rsidRPr="00EA3F5F" w:rsidRDefault="00D60341" w:rsidP="001341A1">
      <w:pPr>
        <w:pStyle w:val="BulletD"/>
        <w:ind w:left="432"/>
      </w:pPr>
      <w:r w:rsidRPr="00EA3F5F">
        <w:t>Your</w:t>
      </w:r>
      <w:r w:rsidR="007E4760" w:rsidRPr="00EA3F5F">
        <w:t xml:space="preserve"> Monthly Earnings at the time </w:t>
      </w:r>
      <w:r w:rsidR="00EB2794" w:rsidRPr="00EA3F5F">
        <w:t>You</w:t>
      </w:r>
      <w:r w:rsidR="007E4760" w:rsidRPr="00EA3F5F">
        <w:t xml:space="preserve"> become Disabled under the terms of this Plan</w:t>
      </w:r>
      <w:del w:id="846" w:author="Laura Hoogland" w:date="2026-01-22T14:57:00Z" w16du:dateUtc="2026-01-22T20:57:00Z">
        <w:r w:rsidR="007E4760" w:rsidRPr="00B37216">
          <w:delText>.</w:delText>
        </w:r>
        <w:r w:rsidR="00A8599D" w:rsidRPr="00571C41">
          <w:rPr>
            <w:b/>
            <w:bCs/>
            <w:sz w:val="24"/>
          </w:rPr>
          <w:delText>]</w:delText>
        </w:r>
        <w:r w:rsidR="007E4760" w:rsidRPr="00571C41">
          <w:rPr>
            <w:b/>
            <w:bCs/>
            <w:sz w:val="24"/>
          </w:rPr>
          <w:delText>]</w:delText>
        </w:r>
      </w:del>
      <w:ins w:id="847" w:author="Laura Hoogland" w:date="2026-01-22T14:57:00Z" w16du:dateUtc="2026-01-22T20:57:00Z">
        <w:r w:rsidR="007E4760" w:rsidRPr="00EA3F5F">
          <w:t>.</w:t>
        </w:r>
        <w:r w:rsidR="00A8599D" w:rsidRPr="00EA3F5F">
          <w:rPr>
            <w:b/>
            <w:bCs/>
            <w:sz w:val="24"/>
          </w:rPr>
          <w:t>]</w:t>
        </w:r>
      </w:ins>
    </w:p>
    <w:p w14:paraId="38364E1F" w14:textId="6B32261D" w:rsidR="008A4387" w:rsidRDefault="00E23861" w:rsidP="00E35670">
      <w:pPr>
        <w:pStyle w:val="Text1"/>
        <w:numPr>
          <w:ilvl w:val="12"/>
          <w:numId w:val="0"/>
        </w:numPr>
      </w:pPr>
      <w:r w:rsidRPr="00751956">
        <w:rPr>
          <w:b/>
          <w:color w:val="FF0000"/>
          <w:sz w:val="24"/>
          <w:szCs w:val="24"/>
          <w:vertAlign w:val="superscript"/>
        </w:rPr>
        <w:lastRenderedPageBreak/>
        <w:t>2</w:t>
      </w:r>
      <w:r>
        <w:rPr>
          <w:b/>
          <w:color w:val="FF0000"/>
          <w:sz w:val="24"/>
          <w:szCs w:val="24"/>
          <w:vertAlign w:val="superscript"/>
        </w:rPr>
        <w:t>1</w:t>
      </w:r>
      <w:r w:rsidRPr="00571C41">
        <w:rPr>
          <w:b/>
          <w:bCs/>
          <w:sz w:val="24"/>
        </w:rPr>
        <w:t>[</w:t>
      </w:r>
      <w:r w:rsidR="008A4387">
        <w:rPr>
          <w:b/>
          <w:i/>
        </w:rPr>
        <w:t xml:space="preserve">Monthly </w:t>
      </w:r>
      <w:r w:rsidR="009B2773">
        <w:rPr>
          <w:b/>
          <w:i/>
        </w:rPr>
        <w:t>E</w:t>
      </w:r>
      <w:r w:rsidR="008A4387">
        <w:rPr>
          <w:b/>
          <w:i/>
        </w:rPr>
        <w:t xml:space="preserve">arnings at </w:t>
      </w:r>
      <w:r w:rsidR="009B2773">
        <w:rPr>
          <w:b/>
          <w:i/>
        </w:rPr>
        <w:t>E</w:t>
      </w:r>
      <w:r w:rsidR="008A4387">
        <w:rPr>
          <w:b/>
          <w:i/>
        </w:rPr>
        <w:t>nrollment</w:t>
      </w:r>
      <w:r w:rsidR="008A4387">
        <w:t xml:space="preserve"> means </w:t>
      </w:r>
      <w:r w:rsidR="00D60341">
        <w:t>Your</w:t>
      </w:r>
      <w:r w:rsidR="008A4387">
        <w:t xml:space="preserve"> average gross monthly income as reported on </w:t>
      </w:r>
      <w:r w:rsidR="00D60341">
        <w:t>Your</w:t>
      </w:r>
      <w:r w:rsidR="008A4387">
        <w:t xml:space="preserve"> IRS federal income tax returns for the </w:t>
      </w:r>
      <w:r w:rsidR="005B5D67">
        <w:rPr>
          <w:b/>
          <w:color w:val="FF0000"/>
          <w:sz w:val="24"/>
          <w:szCs w:val="24"/>
          <w:vertAlign w:val="superscript"/>
        </w:rPr>
        <w:t>5</w:t>
      </w:r>
      <w:r w:rsidR="005B5D67" w:rsidRPr="001935DA">
        <w:rPr>
          <w:b/>
          <w:sz w:val="24"/>
          <w:szCs w:val="24"/>
        </w:rPr>
        <w:t>[</w:t>
      </w:r>
      <w:r w:rsidR="008A4387">
        <w:t>one – five</w:t>
      </w:r>
      <w:r w:rsidR="005B5D67" w:rsidRPr="00571C41">
        <w:rPr>
          <w:b/>
          <w:bCs/>
          <w:sz w:val="24"/>
        </w:rPr>
        <w:t>]</w:t>
      </w:r>
      <w:r w:rsidR="008A4387">
        <w:t xml:space="preserve"> year period just prior to </w:t>
      </w:r>
      <w:r w:rsidR="00D60341">
        <w:t>Your</w:t>
      </w:r>
      <w:r w:rsidR="008A4387">
        <w:t xml:space="preserve"> date of enrollment. It includes salary, profits, fees, commissions, bonuses, and other compensation for professional services. It does not include investment returns, rent, royalties or other like income not directly produced by </w:t>
      </w:r>
      <w:r w:rsidR="00D60341">
        <w:t>Your</w:t>
      </w:r>
      <w:r w:rsidR="008A4387">
        <w:t xml:space="preserve"> occupation. Earnings are determined after deduction of normal business expenses and losses, but before deduction of any income taxes</w:t>
      </w:r>
      <w:r>
        <w:t>.</w:t>
      </w:r>
      <w:r w:rsidRPr="00571C41">
        <w:rPr>
          <w:b/>
          <w:bCs/>
          <w:sz w:val="24"/>
        </w:rPr>
        <w:t>]</w:t>
      </w:r>
    </w:p>
    <w:p w14:paraId="312CD1BB" w14:textId="0C066D15" w:rsidR="00276B39" w:rsidRDefault="00276B39" w:rsidP="00276B39">
      <w:pPr>
        <w:pStyle w:val="Text1"/>
        <w:numPr>
          <w:ilvl w:val="12"/>
          <w:numId w:val="0"/>
        </w:numPr>
      </w:pPr>
      <w:r w:rsidRPr="00276B39">
        <w:rPr>
          <w:b/>
          <w:i/>
        </w:rPr>
        <w:t xml:space="preserve">Musculoskeletal </w:t>
      </w:r>
      <w:r w:rsidR="00352493">
        <w:rPr>
          <w:b/>
          <w:i/>
        </w:rPr>
        <w:t>D</w:t>
      </w:r>
      <w:r w:rsidRPr="00276B39">
        <w:rPr>
          <w:b/>
          <w:i/>
        </w:rPr>
        <w:t>isorder</w:t>
      </w:r>
      <w:r w:rsidRPr="00276B39">
        <w:rPr>
          <w:b/>
        </w:rPr>
        <w:t xml:space="preserve"> </w:t>
      </w:r>
      <w:r w:rsidRPr="00276B39">
        <w:t xml:space="preserve">means a neuromuscular, musculoskeletal or soft tissue disorder including, but not limited to, any disease or disorder of the spine or extremities and their surrounding soft tissue, including sprains and strains of joints and adjacent muscles. Examples of </w:t>
      </w:r>
      <w:r w:rsidR="00F94A43">
        <w:t>M</w:t>
      </w:r>
      <w:r w:rsidRPr="00276B39">
        <w:t xml:space="preserve">usculoskeletal </w:t>
      </w:r>
      <w:r w:rsidR="00F94A43">
        <w:t>D</w:t>
      </w:r>
      <w:r w:rsidRPr="00276B39">
        <w:t>isorders include, but are not limited to fibromyalgia, Lyme disease, and chronic fatigue syndrome and related conditions.</w:t>
      </w:r>
    </w:p>
    <w:p w14:paraId="6BA1EE51" w14:textId="20B9F597" w:rsidR="00FD6A5C" w:rsidRDefault="00FD6A5C" w:rsidP="00FD6A5C">
      <w:pPr>
        <w:pStyle w:val="2Text"/>
        <w:ind w:left="0"/>
        <w:rPr>
          <w:rFonts w:cs="Calibri"/>
        </w:rPr>
      </w:pPr>
      <w:r>
        <w:rPr>
          <w:b/>
          <w:i/>
        </w:rPr>
        <w:t xml:space="preserve">Myelopathies </w:t>
      </w:r>
      <w:r w:rsidRPr="004A3B2D">
        <w:rPr>
          <w:rFonts w:cs="Calibri"/>
        </w:rPr>
        <w:t xml:space="preserve">means </w:t>
      </w:r>
      <w:r>
        <w:rPr>
          <w:rFonts w:cs="Calibri"/>
        </w:rPr>
        <w:t xml:space="preserve">a </w:t>
      </w:r>
      <w:r w:rsidRPr="004A3B2D">
        <w:rPr>
          <w:rFonts w:cs="Calibri"/>
        </w:rPr>
        <w:t xml:space="preserve">disease of </w:t>
      </w:r>
      <w:r w:rsidR="00D60341">
        <w:rPr>
          <w:rFonts w:cs="Calibri"/>
        </w:rPr>
        <w:t>Your</w:t>
      </w:r>
      <w:r w:rsidRPr="004A3B2D">
        <w:rPr>
          <w:rFonts w:cs="Calibri"/>
        </w:rPr>
        <w:t xml:space="preserve"> </w:t>
      </w:r>
      <w:r w:rsidR="00883C06">
        <w:rPr>
          <w:rFonts w:cs="Calibri"/>
        </w:rPr>
        <w:t>Spinal</w:t>
      </w:r>
      <w:r w:rsidRPr="004A3B2D">
        <w:rPr>
          <w:rFonts w:cs="Calibri"/>
        </w:rPr>
        <w:t xml:space="preserve"> cord</w:t>
      </w:r>
      <w:r>
        <w:rPr>
          <w:rFonts w:cs="Calibri"/>
        </w:rPr>
        <w:t xml:space="preserve"> based on pathological evidence</w:t>
      </w:r>
      <w:r w:rsidRPr="004A3B2D">
        <w:rPr>
          <w:rFonts w:cs="Calibri"/>
        </w:rPr>
        <w:t>.</w:t>
      </w:r>
    </w:p>
    <w:p w14:paraId="29BAE8F8" w14:textId="190F6F2F" w:rsidR="002C11FF" w:rsidRDefault="002C11FF" w:rsidP="00987A39">
      <w:pPr>
        <w:pStyle w:val="2Text"/>
        <w:ind w:left="0"/>
        <w:rPr>
          <w:b/>
          <w:i/>
        </w:rPr>
      </w:pPr>
      <w:r>
        <w:rPr>
          <w:b/>
          <w:i/>
        </w:rPr>
        <w:t xml:space="preserve">Myopathies </w:t>
      </w:r>
      <w:r w:rsidRPr="004A3B2D">
        <w:rPr>
          <w:rFonts w:cs="Calibri"/>
        </w:rPr>
        <w:t xml:space="preserve">means </w:t>
      </w:r>
      <w:r>
        <w:rPr>
          <w:rFonts w:cs="Calibri"/>
        </w:rPr>
        <w:t xml:space="preserve">a </w:t>
      </w:r>
      <w:r w:rsidRPr="004A3B2D">
        <w:rPr>
          <w:rFonts w:cs="Calibri"/>
        </w:rPr>
        <w:t>disease of</w:t>
      </w:r>
      <w:r>
        <w:rPr>
          <w:rFonts w:cs="Calibri"/>
        </w:rPr>
        <w:t xml:space="preserve"> </w:t>
      </w:r>
      <w:r w:rsidR="00D60341">
        <w:rPr>
          <w:rFonts w:cs="Calibri"/>
        </w:rPr>
        <w:t>Your</w:t>
      </w:r>
      <w:r w:rsidRPr="004A3B2D">
        <w:rPr>
          <w:rFonts w:cs="Calibri"/>
        </w:rPr>
        <w:t xml:space="preserve"> skeletal muscle </w:t>
      </w:r>
      <w:r>
        <w:rPr>
          <w:rFonts w:cs="Calibri"/>
        </w:rPr>
        <w:t xml:space="preserve">that is </w:t>
      </w:r>
      <w:r w:rsidRPr="004A3B2D">
        <w:rPr>
          <w:rFonts w:cs="Calibri"/>
        </w:rPr>
        <w:t xml:space="preserve">supported by </w:t>
      </w:r>
      <w:r>
        <w:rPr>
          <w:rFonts w:cs="Calibri"/>
        </w:rPr>
        <w:t>medical care and treatment</w:t>
      </w:r>
      <w:r w:rsidRPr="004A3B2D">
        <w:rPr>
          <w:rFonts w:cs="Calibri"/>
        </w:rPr>
        <w:t xml:space="preserve">, histological, biochemical </w:t>
      </w:r>
      <w:r>
        <w:rPr>
          <w:rFonts w:cs="Calibri"/>
        </w:rPr>
        <w:t xml:space="preserve">or </w:t>
      </w:r>
      <w:r w:rsidRPr="004A3B2D">
        <w:rPr>
          <w:rFonts w:cs="Calibri"/>
        </w:rPr>
        <w:t xml:space="preserve">diagnostic </w:t>
      </w:r>
      <w:r>
        <w:rPr>
          <w:rFonts w:cs="Calibri"/>
        </w:rPr>
        <w:t>measures.</w:t>
      </w:r>
    </w:p>
    <w:p w14:paraId="66CC197E" w14:textId="452E01E4" w:rsidR="00E35670" w:rsidRDefault="00E35670" w:rsidP="00E35670">
      <w:pPr>
        <w:pStyle w:val="Text1"/>
        <w:numPr>
          <w:ilvl w:val="12"/>
          <w:numId w:val="0"/>
        </w:numPr>
      </w:pPr>
      <w:r>
        <w:rPr>
          <w:b/>
          <w:i/>
        </w:rPr>
        <w:t>Non-</w:t>
      </w:r>
      <w:r w:rsidR="00774A05">
        <w:rPr>
          <w:b/>
          <w:i/>
        </w:rPr>
        <w:t>M</w:t>
      </w:r>
      <w:r>
        <w:rPr>
          <w:b/>
          <w:i/>
        </w:rPr>
        <w:t xml:space="preserve">edical </w:t>
      </w:r>
      <w:r w:rsidR="00352493">
        <w:rPr>
          <w:b/>
          <w:i/>
        </w:rPr>
        <w:t>L</w:t>
      </w:r>
      <w:r>
        <w:rPr>
          <w:b/>
          <w:i/>
        </w:rPr>
        <w:t>imit</w:t>
      </w:r>
      <w:r>
        <w:t xml:space="preserve"> means a limit on the amount of coverage for which </w:t>
      </w:r>
      <w:r w:rsidR="00831858">
        <w:t>You</w:t>
      </w:r>
      <w:r>
        <w:t xml:space="preserve"> may be covered without submitting </w:t>
      </w:r>
      <w:r w:rsidR="00215E95">
        <w:t xml:space="preserve">Evidence </w:t>
      </w:r>
      <w:r w:rsidR="005A0FB7">
        <w:t>of</w:t>
      </w:r>
      <w:r w:rsidR="00215E95">
        <w:t xml:space="preserve"> Insurability</w:t>
      </w:r>
      <w:r>
        <w:t>.</w:t>
      </w:r>
    </w:p>
    <w:p w14:paraId="583525F9" w14:textId="0058C1DC" w:rsidR="00E35670" w:rsidRDefault="00D66A6B" w:rsidP="00E35670">
      <w:pPr>
        <w:pStyle w:val="Text1"/>
        <w:numPr>
          <w:ilvl w:val="12"/>
          <w:numId w:val="0"/>
        </w:numPr>
      </w:pPr>
      <w:r>
        <w:rPr>
          <w:b/>
          <w:bCs/>
          <w:color w:val="FF0000"/>
          <w:sz w:val="24"/>
          <w:szCs w:val="24"/>
          <w:vertAlign w:val="superscript"/>
        </w:rPr>
        <w:t>6</w:t>
      </w:r>
      <w:r w:rsidR="00D707D9" w:rsidRPr="00D707D9">
        <w:rPr>
          <w:b/>
          <w:sz w:val="24"/>
        </w:rPr>
        <w:t>[</w:t>
      </w:r>
      <w:r w:rsidR="00E35670">
        <w:rPr>
          <w:b/>
          <w:i/>
        </w:rPr>
        <w:t xml:space="preserve">Occupational </w:t>
      </w:r>
      <w:r w:rsidR="00352493">
        <w:rPr>
          <w:b/>
          <w:i/>
        </w:rPr>
        <w:t>S</w:t>
      </w:r>
      <w:r w:rsidR="00E35670">
        <w:rPr>
          <w:b/>
          <w:i/>
        </w:rPr>
        <w:t xml:space="preserve">ickness or </w:t>
      </w:r>
      <w:r w:rsidR="00352493">
        <w:rPr>
          <w:b/>
          <w:i/>
        </w:rPr>
        <w:t>I</w:t>
      </w:r>
      <w:r w:rsidR="00E35670">
        <w:rPr>
          <w:b/>
          <w:i/>
        </w:rPr>
        <w:t xml:space="preserve">njury </w:t>
      </w:r>
      <w:r w:rsidR="00E35670">
        <w:t xml:space="preserve">means an </w:t>
      </w:r>
      <w:r w:rsidR="00E71A9B">
        <w:t>Injury</w:t>
      </w:r>
      <w:r w:rsidR="00E35670">
        <w:t xml:space="preserve"> arising out of, or in the course of, any work for wage or profit regardless of</w:t>
      </w:r>
      <w:r w:rsidR="00AE3017">
        <w:t xml:space="preserve"> </w:t>
      </w:r>
      <w:r w:rsidR="00E35670">
        <w:t xml:space="preserve">employer, or a </w:t>
      </w:r>
      <w:r w:rsidR="006C4D2C">
        <w:t>Sickness</w:t>
      </w:r>
      <w:r w:rsidR="00E35670">
        <w:t xml:space="preserve"> covered, with respect to such work, by any workers’ compensation law, occupational disease law or similar law.</w:t>
      </w:r>
      <w:r w:rsidRPr="00571C41">
        <w:rPr>
          <w:rFonts w:cs="Arial"/>
          <w:b/>
          <w:bCs/>
          <w:color w:val="000000"/>
          <w:sz w:val="24"/>
        </w:rPr>
        <w:t>]</w:t>
      </w:r>
    </w:p>
    <w:p w14:paraId="402228A6" w14:textId="6811C673" w:rsidR="00F53B10" w:rsidRDefault="00D66A6B" w:rsidP="00E35670">
      <w:pPr>
        <w:pStyle w:val="Text1"/>
        <w:numPr>
          <w:ilvl w:val="12"/>
          <w:numId w:val="0"/>
        </w:numPr>
      </w:pPr>
      <w:r>
        <w:rPr>
          <w:b/>
          <w:bCs/>
          <w:color w:val="FF0000"/>
          <w:sz w:val="24"/>
          <w:szCs w:val="24"/>
          <w:vertAlign w:val="superscript"/>
        </w:rPr>
        <w:t>6</w:t>
      </w:r>
      <w:r w:rsidR="00D707D9" w:rsidRPr="00D707D9">
        <w:rPr>
          <w:b/>
          <w:sz w:val="24"/>
        </w:rPr>
        <w:t>[</w:t>
      </w:r>
      <w:r w:rsidR="00F53B10">
        <w:rPr>
          <w:b/>
          <w:i/>
        </w:rPr>
        <w:t xml:space="preserve">Occupational Sickness or Injury </w:t>
      </w:r>
      <w:r w:rsidR="00F53B10" w:rsidRPr="00987A39">
        <w:rPr>
          <w:b/>
          <w:i/>
        </w:rPr>
        <w:t xml:space="preserve">For </w:t>
      </w:r>
      <w:r w:rsidR="00D60341">
        <w:rPr>
          <w:b/>
          <w:i/>
        </w:rPr>
        <w:t>Your</w:t>
      </w:r>
      <w:r w:rsidR="00F53B10" w:rsidRPr="00987A39">
        <w:rPr>
          <w:b/>
          <w:i/>
        </w:rPr>
        <w:t xml:space="preserve"> </w:t>
      </w:r>
      <w:r w:rsidR="00F53B10" w:rsidRPr="00B37216">
        <w:rPr>
          <w:b/>
          <w:bCs/>
          <w:color w:val="FF0000"/>
          <w:sz w:val="24"/>
          <w:vertAlign w:val="superscript"/>
        </w:rPr>
        <w:t>CV7</w:t>
      </w:r>
      <w:r w:rsidR="00571C41" w:rsidRPr="00571C41">
        <w:rPr>
          <w:b/>
          <w:bCs/>
          <w:i/>
          <w:iCs/>
          <w:sz w:val="24"/>
        </w:rPr>
        <w:t>[</w:t>
      </w:r>
      <w:r w:rsidR="00F53B10" w:rsidRPr="00987A39">
        <w:rPr>
          <w:b/>
          <w:bCs/>
          <w:i/>
          <w:iCs/>
        </w:rPr>
        <w:t>Spouse</w:t>
      </w:r>
      <w:r w:rsidR="00571C41" w:rsidRPr="00571C41">
        <w:rPr>
          <w:b/>
          <w:bCs/>
          <w:i/>
          <w:sz w:val="24"/>
        </w:rPr>
        <w:t>]</w:t>
      </w:r>
      <w:r w:rsidR="00F53B10">
        <w:rPr>
          <w:b/>
          <w:i/>
        </w:rPr>
        <w:t xml:space="preserve"> </w:t>
      </w:r>
      <w:r w:rsidR="00F53B10">
        <w:t xml:space="preserve">means an </w:t>
      </w:r>
      <w:r w:rsidR="00E602B1">
        <w:t>i</w:t>
      </w:r>
      <w:r w:rsidR="00F53B10">
        <w:t xml:space="preserve">njury arising out of, or in the course of, any work for wage or profit regardless of </w:t>
      </w:r>
      <w:r w:rsidR="00DC0539">
        <w:t>e</w:t>
      </w:r>
      <w:r w:rsidR="00381D0B">
        <w:t>mployer</w:t>
      </w:r>
      <w:r w:rsidR="00F53B10">
        <w:t xml:space="preserve">, or a </w:t>
      </w:r>
      <w:r w:rsidR="007E09A8">
        <w:t>s</w:t>
      </w:r>
      <w:r w:rsidR="006C4D2C">
        <w:t>ickness</w:t>
      </w:r>
      <w:r w:rsidR="00F53B10">
        <w:t xml:space="preserve"> covered, with respect to such work, by any workers’ compensation law, occupational disease law or similar law.</w:t>
      </w:r>
      <w:r w:rsidRPr="00571C41">
        <w:rPr>
          <w:rFonts w:cs="Arial"/>
          <w:b/>
          <w:bCs/>
          <w:color w:val="000000"/>
          <w:sz w:val="24"/>
        </w:rPr>
        <w:t>]</w:t>
      </w:r>
    </w:p>
    <w:p w14:paraId="2962A157" w14:textId="0CF70618" w:rsidR="001A6B91" w:rsidRDefault="001B0768" w:rsidP="00B37216">
      <w:pPr>
        <w:pStyle w:val="Text1"/>
        <w:numPr>
          <w:ilvl w:val="12"/>
          <w:numId w:val="0"/>
        </w:numPr>
      </w:pPr>
      <w:r>
        <w:rPr>
          <w:b/>
          <w:bCs/>
          <w:color w:val="FF0000"/>
          <w:sz w:val="24"/>
          <w:szCs w:val="24"/>
          <w:vertAlign w:val="superscript"/>
        </w:rPr>
        <w:t>6</w:t>
      </w:r>
      <w:r w:rsidRPr="00883257">
        <w:rPr>
          <w:rFonts w:cs="Arial"/>
          <w:b/>
          <w:sz w:val="24"/>
        </w:rPr>
        <w:t>[</w:t>
      </w:r>
      <w:r w:rsidR="005031C3" w:rsidRPr="005031C3">
        <w:rPr>
          <w:b/>
          <w:i/>
        </w:rPr>
        <w:t>Organ</w:t>
      </w:r>
      <w:r w:rsidR="00D41F47">
        <w:rPr>
          <w:b/>
          <w:i/>
        </w:rPr>
        <w:t xml:space="preserve"> Dono</w:t>
      </w:r>
      <w:r w:rsidR="00FC5B3D">
        <w:rPr>
          <w:b/>
          <w:i/>
        </w:rPr>
        <w:t>r</w:t>
      </w:r>
      <w:r w:rsidR="005031C3" w:rsidRPr="005031C3">
        <w:rPr>
          <w:b/>
          <w:i/>
        </w:rPr>
        <w:t xml:space="preserve"> Transplant Procedure</w:t>
      </w:r>
      <w:r w:rsidR="005031C3" w:rsidRPr="005031C3">
        <w:t xml:space="preserve"> means the surgical removal </w:t>
      </w:r>
      <w:r w:rsidR="00B81B6A">
        <w:rPr>
          <w:b/>
          <w:bCs/>
          <w:color w:val="FF0000"/>
          <w:sz w:val="24"/>
          <w:szCs w:val="24"/>
          <w:vertAlign w:val="superscript"/>
        </w:rPr>
        <w:t>22</w:t>
      </w:r>
      <w:r w:rsidR="00D707D9" w:rsidRPr="00D707D9">
        <w:rPr>
          <w:b/>
          <w:sz w:val="24"/>
        </w:rPr>
        <w:t>[</w:t>
      </w:r>
      <w:r w:rsidR="005031C3" w:rsidRPr="005031C3">
        <w:t xml:space="preserve">of any of one or more of </w:t>
      </w:r>
      <w:r w:rsidR="00D60341">
        <w:t>Your</w:t>
      </w:r>
      <w:r w:rsidR="005031C3" w:rsidRPr="005031C3">
        <w:t xml:space="preserve"> organs</w:t>
      </w:r>
      <w:r w:rsidR="00B81B6A" w:rsidRPr="00571C41">
        <w:rPr>
          <w:rFonts w:cs="Arial"/>
          <w:b/>
          <w:bCs/>
          <w:color w:val="000000"/>
          <w:sz w:val="24"/>
        </w:rPr>
        <w:t>]</w:t>
      </w:r>
      <w:r w:rsidR="005031C3" w:rsidRPr="005031C3">
        <w:t xml:space="preserve"> for the purpose of transplanting to another person.</w:t>
      </w:r>
      <w:r w:rsidRPr="00571C41">
        <w:rPr>
          <w:rFonts w:cs="Arial"/>
          <w:b/>
          <w:bCs/>
          <w:color w:val="000000"/>
          <w:sz w:val="24"/>
        </w:rPr>
        <w:t>]</w:t>
      </w:r>
    </w:p>
    <w:p w14:paraId="50377C7C" w14:textId="407AF6BC" w:rsidR="00E35670" w:rsidRDefault="001B0768" w:rsidP="00B37216">
      <w:pPr>
        <w:pStyle w:val="Text1"/>
        <w:numPr>
          <w:ilvl w:val="12"/>
          <w:numId w:val="0"/>
        </w:numPr>
      </w:pPr>
      <w:r>
        <w:rPr>
          <w:b/>
          <w:bCs/>
          <w:color w:val="FF0000"/>
          <w:sz w:val="24"/>
          <w:szCs w:val="24"/>
          <w:vertAlign w:val="superscript"/>
        </w:rPr>
        <w:t>6</w:t>
      </w:r>
      <w:r w:rsidRPr="00883257">
        <w:rPr>
          <w:rFonts w:cs="Arial"/>
          <w:b/>
          <w:sz w:val="24"/>
        </w:rPr>
        <w:t>[</w:t>
      </w:r>
      <w:r w:rsidR="00E35670">
        <w:rPr>
          <w:b/>
          <w:i/>
        </w:rPr>
        <w:t xml:space="preserve">Paralysis </w:t>
      </w:r>
      <w:r w:rsidR="00E35670">
        <w:t>means the complete and permanent loss of mobility in two or more limbs as a result of a specific neurological deficit.</w:t>
      </w:r>
      <w:r w:rsidR="00826ED3">
        <w:t xml:space="preserve"> </w:t>
      </w:r>
      <w:r w:rsidR="00826ED3" w:rsidRPr="00987A39">
        <w:t>Paralysis</w:t>
      </w:r>
      <w:r w:rsidR="00826ED3">
        <w:t xml:space="preserve"> does not include conversion reaction.</w:t>
      </w:r>
      <w:r w:rsidRPr="00571C41">
        <w:rPr>
          <w:rFonts w:cs="Arial"/>
          <w:b/>
          <w:bCs/>
          <w:color w:val="000000"/>
          <w:sz w:val="24"/>
        </w:rPr>
        <w:t>]</w:t>
      </w:r>
    </w:p>
    <w:p w14:paraId="2279249E" w14:textId="7BB1802F" w:rsidR="002324A5" w:rsidRDefault="00F27293" w:rsidP="00E35670">
      <w:pPr>
        <w:pStyle w:val="2Text"/>
        <w:numPr>
          <w:ilvl w:val="12"/>
          <w:numId w:val="0"/>
        </w:numPr>
        <w:tabs>
          <w:tab w:val="clear" w:pos="432"/>
          <w:tab w:val="left" w:pos="180"/>
        </w:tabs>
      </w:pPr>
      <w:r>
        <w:rPr>
          <w:b/>
          <w:bCs/>
          <w:color w:val="FF0000"/>
          <w:sz w:val="24"/>
          <w:szCs w:val="24"/>
          <w:vertAlign w:val="superscript"/>
        </w:rPr>
        <w:t>6</w:t>
      </w:r>
      <w:r w:rsidR="00D707D9" w:rsidRPr="00D707D9">
        <w:rPr>
          <w:b/>
          <w:sz w:val="24"/>
        </w:rPr>
        <w:t>[</w:t>
      </w:r>
      <w:r w:rsidR="00C60C74">
        <w:rPr>
          <w:b/>
          <w:i/>
        </w:rPr>
        <w:t xml:space="preserve">Participation </w:t>
      </w:r>
      <w:r w:rsidR="00C60C74">
        <w:t xml:space="preserve">means promoting, inciting, conspiring to promote or incite, aiding, abetting, and all forms of taking part in, but shall not include actions taken in defense of public or private property, or actions taken in </w:t>
      </w:r>
      <w:r w:rsidR="00D60341">
        <w:t>Your</w:t>
      </w:r>
      <w:r w:rsidR="00C60C74">
        <w:t xml:space="preserve"> defense, if such actions of defense are not taken against persons seeking to maintain or restore law and order including, but not limited to police officers and fire fighters.</w:t>
      </w:r>
      <w:r w:rsidRPr="00571C41">
        <w:rPr>
          <w:rFonts w:cs="Arial"/>
          <w:b/>
          <w:bCs/>
          <w:color w:val="000000"/>
          <w:sz w:val="24"/>
        </w:rPr>
        <w:t>]</w:t>
      </w:r>
    </w:p>
    <w:p w14:paraId="6428490C" w14:textId="7F307E89" w:rsidR="00E35670" w:rsidRDefault="00671BAA" w:rsidP="00E35670">
      <w:pPr>
        <w:pStyle w:val="Text1"/>
        <w:numPr>
          <w:ilvl w:val="12"/>
          <w:numId w:val="0"/>
        </w:numPr>
      </w:pPr>
      <w:r>
        <w:rPr>
          <w:b/>
          <w:bCs/>
          <w:color w:val="FF0000"/>
          <w:sz w:val="24"/>
          <w:szCs w:val="24"/>
          <w:vertAlign w:val="superscript"/>
        </w:rPr>
        <w:t>6</w:t>
      </w:r>
      <w:r w:rsidR="00D707D9" w:rsidRPr="00D707D9">
        <w:rPr>
          <w:b/>
          <w:sz w:val="24"/>
        </w:rPr>
        <w:t>[</w:t>
      </w:r>
      <w:r w:rsidR="00E35670">
        <w:rPr>
          <w:b/>
          <w:i/>
        </w:rPr>
        <w:t>Part</w:t>
      </w:r>
      <w:r w:rsidR="00E35670">
        <w:rPr>
          <w:b/>
          <w:i/>
          <w:caps/>
        </w:rPr>
        <w:t>-</w:t>
      </w:r>
      <w:r w:rsidR="00E70030">
        <w:rPr>
          <w:b/>
          <w:i/>
        </w:rPr>
        <w:t>T</w:t>
      </w:r>
      <w:r w:rsidR="00E35670">
        <w:rPr>
          <w:b/>
          <w:i/>
        </w:rPr>
        <w:t xml:space="preserve">ime </w:t>
      </w:r>
      <w:r w:rsidR="00352493">
        <w:rPr>
          <w:b/>
          <w:i/>
        </w:rPr>
        <w:t>B</w:t>
      </w:r>
      <w:r w:rsidR="00E35670">
        <w:rPr>
          <w:b/>
          <w:i/>
        </w:rPr>
        <w:t>asis (STD)</w:t>
      </w:r>
      <w:r w:rsidR="00E35670">
        <w:rPr>
          <w:b/>
        </w:rPr>
        <w:t xml:space="preserve"> </w:t>
      </w:r>
      <w:r w:rsidR="00E35670">
        <w:t xml:space="preserve">means the ability to work and earn between </w:t>
      </w:r>
      <w:r w:rsidR="00A2041D">
        <w:rPr>
          <w:b/>
          <w:bCs/>
          <w:color w:val="FF0000"/>
          <w:sz w:val="24"/>
          <w:szCs w:val="24"/>
          <w:vertAlign w:val="superscript"/>
        </w:rPr>
        <w:t>5</w:t>
      </w:r>
      <w:r w:rsidR="00D707D9" w:rsidRPr="00D707D9">
        <w:rPr>
          <w:b/>
          <w:sz w:val="24"/>
        </w:rPr>
        <w:t>[</w:t>
      </w:r>
      <w:r w:rsidR="00E35670">
        <w:t xml:space="preserve">0% </w:t>
      </w:r>
      <w:r w:rsidR="00A2041D">
        <w:t>- 100%</w:t>
      </w:r>
      <w:r w:rsidR="00A2041D" w:rsidRPr="00571C41">
        <w:rPr>
          <w:rFonts w:cs="Arial"/>
          <w:b/>
          <w:bCs/>
          <w:color w:val="000000"/>
          <w:sz w:val="24"/>
        </w:rPr>
        <w:t>]</w:t>
      </w:r>
      <w:r w:rsidR="00E35670">
        <w:t xml:space="preserve"> and </w:t>
      </w:r>
      <w:r w:rsidR="00A2041D">
        <w:rPr>
          <w:b/>
          <w:bCs/>
          <w:color w:val="FF0000"/>
          <w:sz w:val="24"/>
          <w:szCs w:val="24"/>
          <w:vertAlign w:val="superscript"/>
        </w:rPr>
        <w:t>5</w:t>
      </w:r>
      <w:r w:rsidR="00D707D9" w:rsidRPr="00D707D9">
        <w:rPr>
          <w:b/>
          <w:sz w:val="24"/>
        </w:rPr>
        <w:t>[</w:t>
      </w:r>
      <w:r w:rsidR="00E35670">
        <w:t xml:space="preserve">0% </w:t>
      </w:r>
      <w:r w:rsidR="00A2041D">
        <w:t>- 100%</w:t>
      </w:r>
      <w:r w:rsidR="00A2041D" w:rsidRPr="00571C41">
        <w:rPr>
          <w:rFonts w:cs="Arial"/>
          <w:b/>
          <w:bCs/>
          <w:color w:val="000000"/>
          <w:sz w:val="24"/>
        </w:rPr>
        <w:t>]</w:t>
      </w:r>
      <w:r w:rsidR="00E35670">
        <w:t xml:space="preserve"> of </w:t>
      </w:r>
      <w:r w:rsidR="00D60341">
        <w:t>Your</w:t>
      </w:r>
      <w:r w:rsidR="00E35670">
        <w:t xml:space="preserve"> </w:t>
      </w:r>
      <w:r w:rsidR="00026DE6">
        <w:t>Weekly Earnings</w:t>
      </w:r>
      <w:r w:rsidR="00E35670">
        <w:t>.</w:t>
      </w:r>
      <w:r w:rsidRPr="00571C41">
        <w:rPr>
          <w:rFonts w:cs="Arial"/>
          <w:b/>
          <w:bCs/>
          <w:color w:val="000000"/>
          <w:sz w:val="24"/>
        </w:rPr>
        <w:t>]</w:t>
      </w:r>
    </w:p>
    <w:p w14:paraId="0B7E03FB" w14:textId="4B2B3218" w:rsidR="00E35670" w:rsidRDefault="00671BAA" w:rsidP="00E35670">
      <w:pPr>
        <w:pStyle w:val="Text1"/>
        <w:numPr>
          <w:ilvl w:val="12"/>
          <w:numId w:val="0"/>
        </w:numPr>
      </w:pPr>
      <w:r>
        <w:rPr>
          <w:b/>
          <w:bCs/>
          <w:color w:val="FF0000"/>
          <w:sz w:val="24"/>
          <w:szCs w:val="24"/>
          <w:vertAlign w:val="superscript"/>
        </w:rPr>
        <w:t>6</w:t>
      </w:r>
      <w:r w:rsidR="00D707D9" w:rsidRPr="00D707D9">
        <w:rPr>
          <w:b/>
          <w:sz w:val="24"/>
        </w:rPr>
        <w:t>[</w:t>
      </w:r>
      <w:r w:rsidR="00E35670">
        <w:rPr>
          <w:b/>
          <w:i/>
        </w:rPr>
        <w:t>Part</w:t>
      </w:r>
      <w:r w:rsidR="00E35670">
        <w:rPr>
          <w:b/>
          <w:i/>
          <w:caps/>
        </w:rPr>
        <w:t>-</w:t>
      </w:r>
      <w:r w:rsidR="00E70030">
        <w:rPr>
          <w:b/>
          <w:i/>
        </w:rPr>
        <w:t>T</w:t>
      </w:r>
      <w:r w:rsidR="00E35670">
        <w:rPr>
          <w:b/>
          <w:i/>
        </w:rPr>
        <w:t xml:space="preserve">ime </w:t>
      </w:r>
      <w:r w:rsidR="00352493">
        <w:rPr>
          <w:b/>
          <w:i/>
        </w:rPr>
        <w:t>B</w:t>
      </w:r>
      <w:r w:rsidR="00E35670">
        <w:rPr>
          <w:b/>
          <w:i/>
        </w:rPr>
        <w:t>asis (LTD)</w:t>
      </w:r>
      <w:r w:rsidR="00E35670">
        <w:rPr>
          <w:b/>
        </w:rPr>
        <w:t xml:space="preserve"> </w:t>
      </w:r>
      <w:r w:rsidR="00E35670">
        <w:t xml:space="preserve">means the ability to work and earn </w:t>
      </w:r>
      <w:r>
        <w:t>between</w:t>
      </w:r>
      <w:r w:rsidR="00E35670">
        <w:t xml:space="preserve"> </w:t>
      </w:r>
      <w:r w:rsidR="00A2041D">
        <w:rPr>
          <w:b/>
          <w:bCs/>
          <w:color w:val="FF0000"/>
          <w:sz w:val="24"/>
          <w:szCs w:val="24"/>
          <w:vertAlign w:val="superscript"/>
        </w:rPr>
        <w:t>5</w:t>
      </w:r>
      <w:r w:rsidR="00D707D9" w:rsidRPr="00D707D9">
        <w:rPr>
          <w:b/>
          <w:sz w:val="24"/>
        </w:rPr>
        <w:t>[</w:t>
      </w:r>
      <w:r w:rsidR="00A2041D">
        <w:t>0% - 100%</w:t>
      </w:r>
      <w:r w:rsidR="00A2041D" w:rsidRPr="00571C41">
        <w:rPr>
          <w:rFonts w:cs="Arial"/>
          <w:b/>
          <w:bCs/>
          <w:color w:val="000000"/>
          <w:sz w:val="24"/>
        </w:rPr>
        <w:t>]</w:t>
      </w:r>
      <w:r w:rsidR="00A2041D">
        <w:t xml:space="preserve"> and </w:t>
      </w:r>
      <w:r w:rsidR="00A2041D">
        <w:rPr>
          <w:b/>
          <w:bCs/>
          <w:color w:val="FF0000"/>
          <w:sz w:val="24"/>
          <w:szCs w:val="24"/>
          <w:vertAlign w:val="superscript"/>
        </w:rPr>
        <w:t>5</w:t>
      </w:r>
      <w:r w:rsidR="00D707D9" w:rsidRPr="00D707D9">
        <w:rPr>
          <w:b/>
          <w:sz w:val="24"/>
        </w:rPr>
        <w:t>[</w:t>
      </w:r>
      <w:r w:rsidR="00A2041D">
        <w:t>0% - 100%</w:t>
      </w:r>
      <w:r w:rsidR="00A2041D" w:rsidRPr="00571C41">
        <w:rPr>
          <w:rFonts w:cs="Arial"/>
          <w:b/>
          <w:bCs/>
          <w:color w:val="000000"/>
          <w:sz w:val="24"/>
        </w:rPr>
        <w:t>]</w:t>
      </w:r>
      <w:r w:rsidR="00E35670">
        <w:t xml:space="preserve"> of </w:t>
      </w:r>
      <w:r w:rsidR="00D60341">
        <w:t>Your</w:t>
      </w:r>
      <w:r w:rsidR="00E35670">
        <w:t xml:space="preserve"> </w:t>
      </w:r>
      <w:r w:rsidR="005D02CB">
        <w:rPr>
          <w:b/>
          <w:bCs/>
          <w:color w:val="FF0000"/>
          <w:sz w:val="24"/>
          <w:szCs w:val="24"/>
          <w:vertAlign w:val="superscript"/>
        </w:rPr>
        <w:t>8</w:t>
      </w:r>
      <w:r w:rsidR="00A85392" w:rsidRPr="00571C41">
        <w:rPr>
          <w:b/>
          <w:bCs/>
          <w:sz w:val="24"/>
          <w:szCs w:val="28"/>
        </w:rPr>
        <w:t>[</w:t>
      </w:r>
      <w:r w:rsidR="00A85392">
        <w:t>Indexed</w:t>
      </w:r>
      <w:r w:rsidR="00A85392" w:rsidRPr="00571C41">
        <w:rPr>
          <w:b/>
          <w:bCs/>
          <w:sz w:val="24"/>
        </w:rPr>
        <w:t>]</w:t>
      </w:r>
      <w:r w:rsidR="004E03EF">
        <w:t xml:space="preserve"> Monthly Earnings</w:t>
      </w:r>
      <w:r w:rsidR="00E35670">
        <w:t>.</w:t>
      </w:r>
      <w:r w:rsidRPr="00571C41">
        <w:rPr>
          <w:rFonts w:cs="Arial"/>
          <w:b/>
          <w:bCs/>
          <w:color w:val="000000"/>
          <w:sz w:val="24"/>
        </w:rPr>
        <w:t>]</w:t>
      </w:r>
    </w:p>
    <w:p w14:paraId="2C09513E" w14:textId="4B9AF89E" w:rsidR="00E35670" w:rsidRDefault="00D1588D" w:rsidP="00E35670">
      <w:pPr>
        <w:pStyle w:val="Text1"/>
        <w:numPr>
          <w:ilvl w:val="12"/>
          <w:numId w:val="0"/>
        </w:numPr>
        <w:rPr>
          <w:rFonts w:cs="Arial"/>
          <w:b/>
          <w:bCs/>
          <w:color w:val="000000"/>
          <w:sz w:val="24"/>
        </w:rPr>
      </w:pPr>
      <w:r>
        <w:rPr>
          <w:b/>
          <w:bCs/>
          <w:color w:val="FF0000"/>
          <w:sz w:val="24"/>
          <w:szCs w:val="24"/>
          <w:vertAlign w:val="superscript"/>
        </w:rPr>
        <w:t>6</w:t>
      </w:r>
      <w:r w:rsidRPr="00883257">
        <w:rPr>
          <w:rFonts w:cs="Arial"/>
          <w:b/>
          <w:sz w:val="24"/>
        </w:rPr>
        <w:t>[</w:t>
      </w:r>
      <w:r w:rsidR="00E35670">
        <w:rPr>
          <w:b/>
          <w:i/>
        </w:rPr>
        <w:t xml:space="preserve">Payable </w:t>
      </w:r>
      <w:r w:rsidR="00352493">
        <w:rPr>
          <w:b/>
          <w:i/>
        </w:rPr>
        <w:t>C</w:t>
      </w:r>
      <w:r w:rsidR="00E35670">
        <w:rPr>
          <w:b/>
          <w:i/>
        </w:rPr>
        <w:t>laim</w:t>
      </w:r>
      <w:r w:rsidR="00E35670">
        <w:rPr>
          <w:b/>
        </w:rPr>
        <w:t xml:space="preserve"> </w:t>
      </w:r>
      <w:r w:rsidR="00E35670">
        <w:t>means a claim for which</w:t>
      </w:r>
      <w:r w:rsidR="00226BAB">
        <w:t xml:space="preserve"> Prudential determines</w:t>
      </w:r>
      <w:r w:rsidR="00E35670">
        <w:t xml:space="preserve"> </w:t>
      </w:r>
      <w:r w:rsidR="00831858">
        <w:t>You</w:t>
      </w:r>
      <w:r w:rsidR="000934FC">
        <w:t xml:space="preserve"> are entitled </w:t>
      </w:r>
      <w:r w:rsidR="00265C31">
        <w:t xml:space="preserve">to </w:t>
      </w:r>
      <w:r w:rsidR="000934FC">
        <w:t xml:space="preserve">receive benefit payments </w:t>
      </w:r>
      <w:r w:rsidR="00E35670">
        <w:t>under the terms of the Group Contract.</w:t>
      </w:r>
      <w:r w:rsidRPr="00571C41">
        <w:rPr>
          <w:rFonts w:cs="Arial"/>
          <w:b/>
          <w:bCs/>
          <w:color w:val="000000"/>
          <w:sz w:val="24"/>
        </w:rPr>
        <w:t>]</w:t>
      </w:r>
    </w:p>
    <w:p w14:paraId="46EDE0EC" w14:textId="17FC7AAD" w:rsidR="009F458A" w:rsidRPr="009F458A" w:rsidRDefault="0038270E" w:rsidP="009F458A">
      <w:pPr>
        <w:pStyle w:val="Text1"/>
        <w:rPr>
          <w:ins w:id="848" w:author="Laura Hoogland" w:date="2026-01-22T14:57:00Z" w16du:dateUtc="2026-01-22T20:57:00Z"/>
          <w:rFonts w:cs="Arial"/>
        </w:rPr>
      </w:pPr>
      <w:ins w:id="849" w:author="Laura Hoogland" w:date="2026-01-22T14:57:00Z" w16du:dateUtc="2026-01-22T20:57:00Z">
        <w:r>
          <w:rPr>
            <w:b/>
            <w:bCs/>
            <w:color w:val="FF0000"/>
            <w:sz w:val="24"/>
            <w:szCs w:val="24"/>
            <w:vertAlign w:val="superscript"/>
          </w:rPr>
          <w:lastRenderedPageBreak/>
          <w:t>3c</w:t>
        </w:r>
        <w:commentRangeStart w:id="850"/>
        <w:commentRangeStart w:id="851"/>
        <w:r w:rsidR="009F458A" w:rsidRPr="00883257">
          <w:rPr>
            <w:rFonts w:cs="Arial"/>
            <w:b/>
            <w:sz w:val="24"/>
          </w:rPr>
          <w:t>[</w:t>
        </w:r>
        <w:r w:rsidR="00CD1732">
          <w:rPr>
            <w:rFonts w:cs="Arial"/>
            <w:b/>
            <w:bCs/>
            <w:i/>
            <w:iCs/>
          </w:rPr>
          <w:t xml:space="preserve">Pension Plan </w:t>
        </w:r>
        <w:r w:rsidR="00CD1732">
          <w:rPr>
            <w:rFonts w:cs="Arial"/>
          </w:rPr>
          <w:t>means</w:t>
        </w:r>
        <w:r w:rsidR="009F458A">
          <w:rPr>
            <w:rFonts w:cs="Arial"/>
          </w:rPr>
          <w:t xml:space="preserve"> </w:t>
        </w:r>
        <w:r w:rsidR="009F458A" w:rsidRPr="009F458A">
          <w:rPr>
            <w:rFonts w:cs="Arial"/>
          </w:rPr>
          <w:t>a plan which provides retirement benefits and which is not wholly funded by employee contributions. The term shall not include a profit sharing plan, a thrift plan, an individual retirement account (IRA), a tax sheltered annuity plan (TSA), a stock ownership plan or a non-qualified plan of deferred compensation.</w:t>
        </w:r>
        <w:r w:rsidR="009F458A" w:rsidRPr="00571C41">
          <w:rPr>
            <w:rFonts w:cs="Arial"/>
            <w:b/>
            <w:bCs/>
            <w:color w:val="000000"/>
            <w:sz w:val="24"/>
          </w:rPr>
          <w:t>]</w:t>
        </w:r>
        <w:commentRangeEnd w:id="850"/>
        <w:r w:rsidR="00527A52" w:rsidRPr="009F458A">
          <w:rPr>
            <w:rStyle w:val="CommentReference"/>
            <w:rFonts w:cs="Arial"/>
            <w:sz w:val="20"/>
            <w:szCs w:val="20"/>
          </w:rPr>
          <w:commentReference w:id="850"/>
        </w:r>
        <w:commentRangeEnd w:id="851"/>
        <w:r w:rsidR="00AB4EA0" w:rsidRPr="009F458A">
          <w:rPr>
            <w:rStyle w:val="CommentReference"/>
            <w:rFonts w:cs="Arial"/>
            <w:sz w:val="20"/>
            <w:szCs w:val="20"/>
          </w:rPr>
          <w:commentReference w:id="851"/>
        </w:r>
      </w:ins>
    </w:p>
    <w:p w14:paraId="758172A5" w14:textId="09463B98" w:rsidR="00E35670" w:rsidRDefault="00D1588D" w:rsidP="00E35670">
      <w:pPr>
        <w:pStyle w:val="Text1"/>
        <w:numPr>
          <w:ilvl w:val="12"/>
          <w:numId w:val="0"/>
        </w:numPr>
      </w:pPr>
      <w:r>
        <w:rPr>
          <w:b/>
          <w:bCs/>
          <w:color w:val="FF0000"/>
          <w:sz w:val="24"/>
          <w:szCs w:val="24"/>
          <w:vertAlign w:val="superscript"/>
        </w:rPr>
        <w:t>6</w:t>
      </w:r>
      <w:r w:rsidRPr="00883257">
        <w:rPr>
          <w:rFonts w:cs="Arial"/>
          <w:b/>
          <w:sz w:val="24"/>
        </w:rPr>
        <w:t>[</w:t>
      </w:r>
      <w:r w:rsidR="00E35670">
        <w:rPr>
          <w:b/>
          <w:i/>
        </w:rPr>
        <w:t>Plan</w:t>
      </w:r>
      <w:r w:rsidR="00E35670">
        <w:t xml:space="preserve"> means a line of coverage under the Group Contract.</w:t>
      </w:r>
      <w:r w:rsidRPr="00571C41">
        <w:rPr>
          <w:rFonts w:cs="Arial"/>
          <w:b/>
          <w:bCs/>
          <w:color w:val="000000"/>
          <w:sz w:val="24"/>
        </w:rPr>
        <w:t>]</w:t>
      </w:r>
    </w:p>
    <w:p w14:paraId="5F892446" w14:textId="77777777" w:rsidR="00E35670" w:rsidRDefault="00D1588D" w:rsidP="00E35670">
      <w:pPr>
        <w:pStyle w:val="Text1"/>
        <w:numPr>
          <w:ilvl w:val="12"/>
          <w:numId w:val="0"/>
        </w:numPr>
        <w:rPr>
          <w:del w:id="852" w:author="Laura Hoogland" w:date="2026-01-22T14:57:00Z" w16du:dateUtc="2026-01-22T20:57:00Z"/>
        </w:rPr>
      </w:pPr>
      <w:commentRangeStart w:id="853"/>
      <w:commentRangeStart w:id="854"/>
      <w:r>
        <w:rPr>
          <w:b/>
          <w:bCs/>
          <w:color w:val="FF0000"/>
          <w:sz w:val="24"/>
          <w:szCs w:val="24"/>
          <w:vertAlign w:val="superscript"/>
        </w:rPr>
        <w:t>6</w:t>
      </w:r>
      <w:r w:rsidRPr="00883257">
        <w:rPr>
          <w:rFonts w:cs="Arial"/>
          <w:b/>
          <w:sz w:val="24"/>
        </w:rPr>
        <w:t>[</w:t>
      </w:r>
      <w:r w:rsidR="008254E8">
        <w:rPr>
          <w:b/>
          <w:i/>
        </w:rPr>
        <w:t>Pre-Existing</w:t>
      </w:r>
      <w:r w:rsidR="00E35670">
        <w:rPr>
          <w:b/>
          <w:i/>
        </w:rPr>
        <w:t xml:space="preserve"> Condition</w:t>
      </w:r>
      <w:r w:rsidR="00E35670">
        <w:t xml:space="preserve"> means</w:t>
      </w:r>
      <w:r w:rsidR="00A90772">
        <w:t xml:space="preserve"> </w:t>
      </w:r>
      <w:del w:id="855" w:author="Laura Hoogland" w:date="2026-01-22T14:57:00Z" w16du:dateUtc="2026-01-22T20:57:00Z">
        <w:r w:rsidR="00E35670">
          <w:delText>:</w:delText>
        </w:r>
      </w:del>
    </w:p>
    <w:p w14:paraId="47A8F9F6" w14:textId="07CE46F7" w:rsidR="00830890" w:rsidRDefault="00E35670" w:rsidP="00A90772">
      <w:pPr>
        <w:pStyle w:val="Text1"/>
        <w:numPr>
          <w:ilvl w:val="12"/>
          <w:numId w:val="0"/>
        </w:numPr>
      </w:pPr>
      <w:r>
        <w:t xml:space="preserve">a condition for which one received medical treatment, consultation, care or services including diagnostic measures, took prescribed drugs or medicines, or followed treatment recommendation for one’s condition during the given period of time as stated in the </w:t>
      </w:r>
      <w:r w:rsidR="00985B0E">
        <w:t>Plan</w:t>
      </w:r>
      <w:del w:id="856" w:author="Laura Hoogland" w:date="2026-01-22T14:57:00Z" w16du:dateUtc="2026-01-22T20:57:00Z">
        <w:r>
          <w:delText>; or</w:delText>
        </w:r>
      </w:del>
      <w:ins w:id="857" w:author="Laura Hoogland" w:date="2026-01-22T14:57:00Z" w16du:dateUtc="2026-01-22T20:57:00Z">
        <w:r w:rsidR="006C12D9">
          <w:t>.</w:t>
        </w:r>
        <w:r w:rsidR="00830890" w:rsidRPr="00830890">
          <w:t xml:space="preserve"> </w:t>
        </w:r>
      </w:ins>
    </w:p>
    <w:p w14:paraId="0F853266" w14:textId="77777777" w:rsidR="005077F4" w:rsidRDefault="005077F4" w:rsidP="001341A1">
      <w:pPr>
        <w:pStyle w:val="BulletD"/>
        <w:ind w:left="432"/>
        <w:rPr>
          <w:del w:id="858" w:author="Laura Hoogland" w:date="2026-01-22T14:57:00Z" w16du:dateUtc="2026-01-22T20:57:00Z"/>
        </w:rPr>
      </w:pPr>
      <w:del w:id="859" w:author="Laura Hoogland" w:date="2026-01-22T14:57:00Z" w16du:dateUtc="2026-01-22T20:57:00Z">
        <w:r>
          <w:delText xml:space="preserve">one had manifestations or symptoms for which an ordinarily prudent would have consulted a health care provider </w:delText>
        </w:r>
        <w:r w:rsidR="006C12D9">
          <w:delText>during the given period of time as stated in the Plan.</w:delText>
        </w:r>
        <w:r w:rsidR="00D1588D" w:rsidRPr="00571C41">
          <w:rPr>
            <w:rFonts w:cs="Arial"/>
            <w:b/>
            <w:bCs/>
            <w:color w:val="000000"/>
            <w:sz w:val="24"/>
          </w:rPr>
          <w:delText>]</w:delText>
        </w:r>
      </w:del>
    </w:p>
    <w:p w14:paraId="79C9D168" w14:textId="45BB90A6" w:rsidR="005077F4" w:rsidRDefault="00830890" w:rsidP="003F7037">
      <w:pPr>
        <w:pStyle w:val="Text1"/>
        <w:numPr>
          <w:ilvl w:val="12"/>
          <w:numId w:val="0"/>
        </w:numPr>
        <w:rPr>
          <w:ins w:id="860" w:author="Laura Hoogland" w:date="2026-01-22T14:57:00Z" w16du:dateUtc="2026-01-22T20:57:00Z"/>
        </w:rPr>
      </w:pPr>
      <w:ins w:id="861" w:author="Laura Hoogland" w:date="2026-01-22T14:57:00Z" w16du:dateUtc="2026-01-22T20:57:00Z">
        <w:r>
          <w:t>A pre-existing condition does not include a condition admitted in Your application for insurance which was not excluded by a signed waiver rider and attached to this Group Insurance Certificate.</w:t>
        </w:r>
        <w:r w:rsidR="00D1588D" w:rsidRPr="00571C41">
          <w:rPr>
            <w:rFonts w:cs="Arial"/>
            <w:b/>
            <w:bCs/>
            <w:color w:val="000000"/>
            <w:sz w:val="24"/>
          </w:rPr>
          <w:t>]</w:t>
        </w:r>
        <w:commentRangeEnd w:id="853"/>
        <w:r w:rsidR="005A594E">
          <w:rPr>
            <w:rStyle w:val="CommentReference"/>
            <w:sz w:val="20"/>
            <w:szCs w:val="20"/>
          </w:rPr>
          <w:commentReference w:id="853"/>
        </w:r>
        <w:commentRangeEnd w:id="854"/>
        <w:r w:rsidR="00EC4CB6">
          <w:rPr>
            <w:rStyle w:val="CommentReference"/>
            <w:sz w:val="20"/>
            <w:szCs w:val="20"/>
          </w:rPr>
          <w:commentReference w:id="854"/>
        </w:r>
      </w:ins>
    </w:p>
    <w:p w14:paraId="67805C9B" w14:textId="532DB210" w:rsidR="0096718A" w:rsidRDefault="002244C1" w:rsidP="00987A39">
      <w:pPr>
        <w:pStyle w:val="2Text"/>
        <w:ind w:left="0"/>
      </w:pPr>
      <w:r>
        <w:rPr>
          <w:b/>
          <w:bCs/>
          <w:color w:val="FF0000"/>
          <w:sz w:val="24"/>
          <w:szCs w:val="24"/>
          <w:vertAlign w:val="superscript"/>
        </w:rPr>
        <w:t>6</w:t>
      </w:r>
      <w:r w:rsidR="00D707D9" w:rsidRPr="00D707D9">
        <w:rPr>
          <w:b/>
          <w:sz w:val="24"/>
        </w:rPr>
        <w:t>[</w:t>
      </w:r>
      <w:r w:rsidR="0096718A" w:rsidRPr="00241080">
        <w:rPr>
          <w:b/>
          <w:bCs/>
          <w:i/>
          <w:iCs/>
        </w:rPr>
        <w:t>Presumptively Disabled</w:t>
      </w:r>
      <w:r w:rsidR="0096718A">
        <w:rPr>
          <w:b/>
          <w:bCs/>
          <w:i/>
          <w:iCs/>
        </w:rPr>
        <w:t xml:space="preserve"> </w:t>
      </w:r>
      <w:r w:rsidR="0096718A">
        <w:t xml:space="preserve">means that </w:t>
      </w:r>
      <w:r w:rsidR="00831858">
        <w:t>You</w:t>
      </w:r>
      <w:r w:rsidR="0096718A">
        <w:t xml:space="preserve"> have an Injury or Sickness that prior to the coverage ending under of this Group Insurance Certificate results in </w:t>
      </w:r>
      <w:r w:rsidR="00D60341">
        <w:t>Your</w:t>
      </w:r>
      <w:r w:rsidR="0096718A">
        <w:t xml:space="preserve"> total and permanent loss of any of the following:</w:t>
      </w:r>
    </w:p>
    <w:p w14:paraId="426D99A0" w14:textId="77777777" w:rsidR="0096718A" w:rsidRDefault="0096718A" w:rsidP="001341A1">
      <w:pPr>
        <w:pStyle w:val="BulletD"/>
        <w:ind w:left="432"/>
      </w:pPr>
      <w:r>
        <w:t>Speech.</w:t>
      </w:r>
    </w:p>
    <w:p w14:paraId="01AB5783" w14:textId="77777777" w:rsidR="0096718A" w:rsidRDefault="0096718A" w:rsidP="001341A1">
      <w:pPr>
        <w:pStyle w:val="BulletD"/>
        <w:ind w:left="432"/>
      </w:pPr>
      <w:r>
        <w:t>Hearing in both ears, not restorable by hearing aids.</w:t>
      </w:r>
    </w:p>
    <w:p w14:paraId="2548DB8A" w14:textId="79EAFAB3" w:rsidR="0096718A" w:rsidRDefault="0096718A" w:rsidP="001341A1">
      <w:pPr>
        <w:pStyle w:val="BulletD"/>
        <w:ind w:left="432"/>
      </w:pPr>
      <w:r>
        <w:t xml:space="preserve">Sight in both eyes which measures at or below 20/200, after efforts are made to correct </w:t>
      </w:r>
      <w:r w:rsidR="00D60341">
        <w:t>Your</w:t>
      </w:r>
      <w:r>
        <w:t xml:space="preserve"> vision using the most advanced, medically acceptable procedures and devices available.</w:t>
      </w:r>
    </w:p>
    <w:p w14:paraId="771AF148" w14:textId="77777777" w:rsidR="0096718A" w:rsidRDefault="0096718A" w:rsidP="001341A1">
      <w:pPr>
        <w:pStyle w:val="BulletD"/>
        <w:ind w:left="432"/>
      </w:pPr>
      <w:r>
        <w:t>Use of both hands</w:t>
      </w:r>
    </w:p>
    <w:p w14:paraId="5FA7582E" w14:textId="019AAE44" w:rsidR="0096718A" w:rsidRDefault="0096718A" w:rsidP="001341A1">
      <w:pPr>
        <w:pStyle w:val="BulletD"/>
        <w:ind w:left="432"/>
      </w:pPr>
      <w:r>
        <w:t>Use of both feet.</w:t>
      </w:r>
    </w:p>
    <w:p w14:paraId="261C0F64" w14:textId="47BA6250" w:rsidR="0096718A" w:rsidRDefault="0096718A" w:rsidP="001341A1">
      <w:pPr>
        <w:pStyle w:val="BulletD"/>
        <w:ind w:left="432"/>
      </w:pPr>
      <w:r>
        <w:t>Use of one hand and one foot.</w:t>
      </w:r>
      <w:r w:rsidR="007144C6" w:rsidRPr="00571C41">
        <w:rPr>
          <w:b/>
          <w:bCs/>
          <w:sz w:val="24"/>
        </w:rPr>
        <w:t>]</w:t>
      </w:r>
    </w:p>
    <w:p w14:paraId="4FA90514" w14:textId="19D9092A" w:rsidR="00717150" w:rsidRPr="00987A39" w:rsidRDefault="009711A2" w:rsidP="00987A39">
      <w:pPr>
        <w:pStyle w:val="SubtitleD"/>
        <w:spacing w:line="240" w:lineRule="auto"/>
        <w:rPr>
          <w:rFonts w:cs="Arial"/>
          <w:b w:val="0"/>
        </w:rPr>
      </w:pPr>
      <w:r w:rsidRPr="00B37216">
        <w:rPr>
          <w:rFonts w:ascii="Arial" w:hAnsi="Arial" w:cs="Arial"/>
          <w:color w:val="FF0000"/>
          <w:szCs w:val="24"/>
          <w:vertAlign w:val="superscript"/>
        </w:rPr>
        <w:t>23</w:t>
      </w:r>
      <w:r w:rsidR="00970FD6" w:rsidRPr="00B37216">
        <w:rPr>
          <w:rFonts w:ascii="Arial" w:hAnsi="Arial" w:cs="Arial"/>
          <w:bCs/>
        </w:rPr>
        <w:t>[</w:t>
      </w:r>
      <w:r w:rsidR="00717150" w:rsidRPr="005E17D5">
        <w:rPr>
          <w:rFonts w:ascii="Arial" w:hAnsi="Arial" w:cs="Arial"/>
          <w:i/>
          <w:iCs/>
          <w:sz w:val="20"/>
        </w:rPr>
        <w:t xml:space="preserve">Progressive </w:t>
      </w:r>
      <w:r w:rsidR="000C7B20" w:rsidRPr="005E17D5">
        <w:rPr>
          <w:rFonts w:ascii="Arial" w:hAnsi="Arial" w:cs="Arial"/>
          <w:i/>
          <w:iCs/>
          <w:sz w:val="20"/>
        </w:rPr>
        <w:t>I</w:t>
      </w:r>
      <w:r w:rsidR="00717150" w:rsidRPr="005E17D5">
        <w:rPr>
          <w:rFonts w:ascii="Arial" w:hAnsi="Arial" w:cs="Arial"/>
          <w:i/>
          <w:iCs/>
          <w:sz w:val="20"/>
        </w:rPr>
        <w:t>llness</w:t>
      </w:r>
      <w:r w:rsidR="00717150" w:rsidRPr="008E7C88">
        <w:rPr>
          <w:rFonts w:ascii="Arial" w:hAnsi="Arial" w:cs="Arial"/>
          <w:sz w:val="20"/>
        </w:rPr>
        <w:t xml:space="preserve"> </w:t>
      </w:r>
      <w:r w:rsidR="000C7B20" w:rsidRPr="008E7C88">
        <w:rPr>
          <w:rFonts w:ascii="Arial" w:hAnsi="Arial" w:cs="Arial"/>
          <w:b w:val="0"/>
          <w:sz w:val="20"/>
        </w:rPr>
        <w:t xml:space="preserve">means a non-infectious disease or disorder of indefinite duration </w:t>
      </w:r>
      <w:r w:rsidR="000C7B20">
        <w:rPr>
          <w:rFonts w:ascii="Arial" w:hAnsi="Arial" w:cs="Arial"/>
          <w:b w:val="0"/>
          <w:sz w:val="20"/>
        </w:rPr>
        <w:t xml:space="preserve">where </w:t>
      </w:r>
      <w:r w:rsidR="00831858">
        <w:rPr>
          <w:rFonts w:ascii="Arial" w:hAnsi="Arial" w:cs="Arial"/>
          <w:b w:val="0"/>
          <w:sz w:val="20"/>
        </w:rPr>
        <w:t>You</w:t>
      </w:r>
      <w:r w:rsidR="000C7B20">
        <w:rPr>
          <w:rFonts w:ascii="Arial" w:hAnsi="Arial" w:cs="Arial"/>
          <w:b w:val="0"/>
          <w:sz w:val="20"/>
        </w:rPr>
        <w:t xml:space="preserve"> </w:t>
      </w:r>
      <w:r w:rsidR="000C7B20" w:rsidRPr="00AE4F76">
        <w:rPr>
          <w:rFonts w:ascii="Arial" w:hAnsi="Arial" w:cs="Arial"/>
          <w:b w:val="0"/>
          <w:sz w:val="20"/>
        </w:rPr>
        <w:t xml:space="preserve">gradually become progressively </w:t>
      </w:r>
      <w:r w:rsidR="00167306" w:rsidRPr="00987A39">
        <w:rPr>
          <w:rFonts w:ascii="Arial" w:hAnsi="Arial" w:cs="Arial"/>
          <w:b w:val="0"/>
          <w:sz w:val="20"/>
        </w:rPr>
        <w:t>Disabled</w:t>
      </w:r>
      <w:r w:rsidR="00167306" w:rsidRPr="00DF6A0B">
        <w:rPr>
          <w:rFonts w:ascii="Arial" w:hAnsi="Arial" w:cs="Arial"/>
          <w:b w:val="0"/>
          <w:sz w:val="20"/>
        </w:rPr>
        <w:t xml:space="preserve"> </w:t>
      </w:r>
      <w:r w:rsidR="000C7B20" w:rsidRPr="008E7C88">
        <w:rPr>
          <w:rFonts w:ascii="Arial" w:hAnsi="Arial" w:cs="Arial"/>
          <w:b w:val="0"/>
          <w:sz w:val="20"/>
        </w:rPr>
        <w:t>the disease</w:t>
      </w:r>
      <w:r w:rsidR="000C7B20">
        <w:rPr>
          <w:rFonts w:ascii="Arial" w:hAnsi="Arial" w:cs="Arial"/>
          <w:b w:val="0"/>
          <w:sz w:val="20"/>
        </w:rPr>
        <w:t xml:space="preserve"> or the </w:t>
      </w:r>
      <w:r w:rsidR="000C7B20" w:rsidRPr="008E7C88">
        <w:rPr>
          <w:rFonts w:ascii="Arial" w:hAnsi="Arial" w:cs="Arial"/>
          <w:b w:val="0"/>
          <w:sz w:val="20"/>
        </w:rPr>
        <w:t>disorder becomes more severe</w:t>
      </w:r>
      <w:r w:rsidR="000C7B20">
        <w:rPr>
          <w:rFonts w:ascii="Arial" w:hAnsi="Arial" w:cs="Arial"/>
          <w:b w:val="0"/>
          <w:sz w:val="20"/>
        </w:rPr>
        <w:t xml:space="preserve">, </w:t>
      </w:r>
      <w:r w:rsidR="000C7B20" w:rsidRPr="008E7C88">
        <w:rPr>
          <w:rFonts w:ascii="Arial" w:hAnsi="Arial" w:cs="Arial"/>
          <w:b w:val="0"/>
          <w:sz w:val="20"/>
        </w:rPr>
        <w:t xml:space="preserve">the symptoms of the disease become more frequent and impact </w:t>
      </w:r>
      <w:r w:rsidR="00D60341">
        <w:rPr>
          <w:rFonts w:ascii="Arial" w:hAnsi="Arial" w:cs="Arial"/>
          <w:b w:val="0"/>
          <w:sz w:val="20"/>
        </w:rPr>
        <w:t>Your</w:t>
      </w:r>
      <w:r w:rsidR="000C7B20" w:rsidRPr="008E7C88">
        <w:rPr>
          <w:rFonts w:ascii="Arial" w:hAnsi="Arial" w:cs="Arial"/>
          <w:b w:val="0"/>
          <w:sz w:val="20"/>
        </w:rPr>
        <w:t xml:space="preserve"> ability to perform </w:t>
      </w:r>
      <w:r w:rsidR="00D60341">
        <w:rPr>
          <w:rFonts w:ascii="Arial" w:hAnsi="Arial" w:cs="Arial"/>
          <w:b w:val="0"/>
          <w:sz w:val="20"/>
        </w:rPr>
        <w:t>Your</w:t>
      </w:r>
      <w:r w:rsidR="000C7B20" w:rsidRPr="008E7C88">
        <w:rPr>
          <w:rFonts w:ascii="Arial" w:hAnsi="Arial" w:cs="Arial"/>
          <w:b w:val="0"/>
          <w:sz w:val="20"/>
        </w:rPr>
        <w:t xml:space="preserve"> </w:t>
      </w:r>
      <w:r w:rsidR="000C7B20" w:rsidRPr="00AE4F76">
        <w:rPr>
          <w:rFonts w:ascii="Arial" w:hAnsi="Arial" w:cs="Arial"/>
          <w:color w:val="FF0000"/>
          <w:vertAlign w:val="superscript"/>
        </w:rPr>
        <w:t>CV5</w:t>
      </w:r>
      <w:r w:rsidR="00571C41" w:rsidRPr="00571C41">
        <w:rPr>
          <w:rFonts w:ascii="Arial" w:hAnsi="Arial" w:cs="Arial"/>
          <w:bCs/>
        </w:rPr>
        <w:t>[</w:t>
      </w:r>
      <w:r w:rsidR="000C7B20">
        <w:rPr>
          <w:rFonts w:ascii="Arial" w:hAnsi="Arial" w:cs="Arial"/>
          <w:b w:val="0"/>
          <w:sz w:val="20"/>
        </w:rPr>
        <w:t>Regular O</w:t>
      </w:r>
      <w:r w:rsidR="000C7B20" w:rsidRPr="008E7C88">
        <w:rPr>
          <w:rFonts w:ascii="Arial" w:hAnsi="Arial" w:cs="Arial"/>
          <w:b w:val="0"/>
          <w:sz w:val="20"/>
        </w:rPr>
        <w:t>ccupation</w:t>
      </w:r>
      <w:r w:rsidR="00816441" w:rsidRPr="00C9778E">
        <w:rPr>
          <w:rFonts w:ascii="Arial" w:hAnsi="Arial" w:cs="Arial"/>
          <w:bCs/>
        </w:rPr>
        <w:t>]</w:t>
      </w:r>
      <w:r w:rsidR="00717150" w:rsidRPr="008E7C88">
        <w:rPr>
          <w:rFonts w:ascii="Arial" w:hAnsi="Arial" w:cs="Arial"/>
          <w:b w:val="0"/>
          <w:sz w:val="20"/>
        </w:rPr>
        <w:t>.</w:t>
      </w:r>
      <w:r w:rsidR="000C5D01" w:rsidRPr="00B37216">
        <w:rPr>
          <w:rFonts w:ascii="Arial" w:hAnsi="Arial" w:cs="Arial"/>
          <w:bCs/>
        </w:rPr>
        <w:t>]</w:t>
      </w:r>
    </w:p>
    <w:p w14:paraId="5D8EFA93" w14:textId="3581EE63" w:rsidR="008E58B0" w:rsidRDefault="00F55FDA" w:rsidP="00987A39">
      <w:pPr>
        <w:pStyle w:val="2Text"/>
        <w:ind w:left="0"/>
      </w:pPr>
      <w:r>
        <w:rPr>
          <w:b/>
          <w:bCs/>
          <w:color w:val="FF0000"/>
          <w:sz w:val="24"/>
          <w:szCs w:val="24"/>
          <w:vertAlign w:val="superscript"/>
        </w:rPr>
        <w:t>6</w:t>
      </w:r>
      <w:r w:rsidRPr="005866FF">
        <w:rPr>
          <w:rFonts w:cs="Arial"/>
          <w:b/>
          <w:sz w:val="24"/>
        </w:rPr>
        <w:t>[</w:t>
      </w:r>
      <w:r w:rsidR="008E58B0" w:rsidRPr="00987A39">
        <w:rPr>
          <w:b/>
          <w:bCs/>
        </w:rPr>
        <w:t>Q</w:t>
      </w:r>
      <w:r w:rsidR="008E58B0" w:rsidRPr="00530D29">
        <w:rPr>
          <w:b/>
          <w:i/>
        </w:rPr>
        <w:t>ualitative</w:t>
      </w:r>
      <w:r w:rsidR="008E58B0">
        <w:rPr>
          <w:b/>
          <w:i/>
        </w:rPr>
        <w:t xml:space="preserve"> </w:t>
      </w:r>
      <w:r w:rsidR="008E58B0">
        <w:t>means the</w:t>
      </w:r>
      <w:r w:rsidR="008E58B0" w:rsidRPr="00065C1E">
        <w:t xml:space="preserve"> identification of specific strains and subtypes of organism</w:t>
      </w:r>
      <w:r w:rsidR="008E58B0">
        <w:t>s</w:t>
      </w:r>
      <w:r w:rsidR="008E58B0" w:rsidRPr="00065C1E">
        <w:t xml:space="preserve"> that correlate</w:t>
      </w:r>
      <w:r w:rsidR="008E58B0">
        <w:t>d</w:t>
      </w:r>
      <w:r w:rsidR="008E58B0" w:rsidRPr="00065C1E">
        <w:t xml:space="preserve"> with </w:t>
      </w:r>
      <w:r w:rsidR="008E58B0">
        <w:t xml:space="preserve">the </w:t>
      </w:r>
      <w:r w:rsidR="008E58B0" w:rsidRPr="00065C1E">
        <w:t>exposure</w:t>
      </w:r>
      <w:r w:rsidR="008E58B0">
        <w:t>.</w:t>
      </w:r>
      <w:r w:rsidRPr="00571C41">
        <w:rPr>
          <w:b/>
          <w:bCs/>
          <w:sz w:val="24"/>
        </w:rPr>
        <w:t>]</w:t>
      </w:r>
    </w:p>
    <w:p w14:paraId="512FD050" w14:textId="10C8EEB4" w:rsidR="008E58B0" w:rsidRDefault="00F55FDA" w:rsidP="00987A39">
      <w:pPr>
        <w:pStyle w:val="2Text"/>
        <w:ind w:left="0"/>
      </w:pPr>
      <w:r>
        <w:rPr>
          <w:b/>
          <w:bCs/>
          <w:color w:val="FF0000"/>
          <w:sz w:val="24"/>
          <w:szCs w:val="24"/>
          <w:vertAlign w:val="superscript"/>
        </w:rPr>
        <w:t>6</w:t>
      </w:r>
      <w:r w:rsidRPr="005866FF">
        <w:rPr>
          <w:rFonts w:cs="Arial"/>
          <w:b/>
          <w:sz w:val="24"/>
        </w:rPr>
        <w:t>[</w:t>
      </w:r>
      <w:r w:rsidR="008E58B0" w:rsidRPr="00987A39">
        <w:rPr>
          <w:b/>
          <w:bCs/>
          <w:i/>
          <w:iCs/>
        </w:rPr>
        <w:t>Q</w:t>
      </w:r>
      <w:r w:rsidR="008E58B0" w:rsidRPr="00530D29">
        <w:rPr>
          <w:b/>
          <w:i/>
        </w:rPr>
        <w:t>uantitative</w:t>
      </w:r>
      <w:r w:rsidR="008E58B0">
        <w:t xml:space="preserve"> means a sufficient amount of the infectious agent must be present where relevant according to current national standards.</w:t>
      </w:r>
      <w:r w:rsidRPr="00571C41">
        <w:rPr>
          <w:b/>
          <w:bCs/>
          <w:sz w:val="24"/>
        </w:rPr>
        <w:t>]</w:t>
      </w:r>
    </w:p>
    <w:p w14:paraId="7D28FECE" w14:textId="7347F3F0" w:rsidR="001E576B" w:rsidRDefault="008F08B0" w:rsidP="00E35670">
      <w:pPr>
        <w:pStyle w:val="Text1"/>
        <w:numPr>
          <w:ilvl w:val="12"/>
          <w:numId w:val="0"/>
        </w:numPr>
      </w:pPr>
      <w:r>
        <w:rPr>
          <w:b/>
          <w:bCs/>
          <w:color w:val="FF0000"/>
          <w:sz w:val="24"/>
          <w:szCs w:val="24"/>
          <w:vertAlign w:val="superscript"/>
        </w:rPr>
        <w:t>6</w:t>
      </w:r>
      <w:r w:rsidRPr="005866FF">
        <w:rPr>
          <w:rFonts w:cs="Arial"/>
          <w:b/>
          <w:sz w:val="24"/>
        </w:rPr>
        <w:t>[</w:t>
      </w:r>
      <w:r w:rsidR="001E576B" w:rsidRPr="00B8623D">
        <w:rPr>
          <w:b/>
          <w:i/>
        </w:rPr>
        <w:t>Quarantine</w:t>
      </w:r>
      <w:r w:rsidR="001E576B">
        <w:rPr>
          <w:b/>
          <w:i/>
        </w:rPr>
        <w:t>d or Quarantine</w:t>
      </w:r>
      <w:r w:rsidR="001E576B">
        <w:rPr>
          <w:b/>
        </w:rPr>
        <w:t xml:space="preserve"> </w:t>
      </w:r>
      <w:r w:rsidR="001E576B" w:rsidRPr="00B8623D">
        <w:t xml:space="preserve">means a period of time during which You are placed in enforced isolation as ordered by either the U.S. Secretary of Health and Human Services or the </w:t>
      </w:r>
      <w:r w:rsidR="001E576B">
        <w:t>Centers for Disease Control and Prevention</w:t>
      </w:r>
      <w:r w:rsidR="001E576B" w:rsidRPr="00B8623D">
        <w:t>, as You are suspected of carrying or having been exposed to an Infectious and Contagious Disease</w:t>
      </w:r>
      <w:r w:rsidR="00554576">
        <w:t>.</w:t>
      </w:r>
      <w:r w:rsidRPr="00571C41">
        <w:rPr>
          <w:b/>
          <w:bCs/>
          <w:sz w:val="24"/>
        </w:rPr>
        <w:t>]</w:t>
      </w:r>
    </w:p>
    <w:p w14:paraId="0BDC63FC" w14:textId="2F6E9456" w:rsidR="00554576" w:rsidRDefault="00352C3A" w:rsidP="00E35670">
      <w:pPr>
        <w:pStyle w:val="Text1"/>
        <w:numPr>
          <w:ilvl w:val="12"/>
          <w:numId w:val="0"/>
        </w:numPr>
      </w:pPr>
      <w:r>
        <w:rPr>
          <w:b/>
          <w:bCs/>
          <w:color w:val="FF0000"/>
          <w:sz w:val="24"/>
          <w:szCs w:val="24"/>
          <w:vertAlign w:val="superscript"/>
        </w:rPr>
        <w:t>6</w:t>
      </w:r>
      <w:r w:rsidRPr="005866FF">
        <w:rPr>
          <w:rFonts w:cs="Arial"/>
          <w:b/>
          <w:sz w:val="24"/>
        </w:rPr>
        <w:t>[</w:t>
      </w:r>
      <w:r w:rsidR="00554576" w:rsidRPr="00B8623D">
        <w:rPr>
          <w:b/>
          <w:i/>
        </w:rPr>
        <w:t>Quarantine</w:t>
      </w:r>
      <w:r w:rsidR="00554576">
        <w:rPr>
          <w:b/>
          <w:i/>
        </w:rPr>
        <w:t xml:space="preserve"> Period </w:t>
      </w:r>
      <w:r w:rsidR="00554576" w:rsidRPr="00B8623D">
        <w:t xml:space="preserve">means </w:t>
      </w:r>
      <w:r w:rsidR="00554576" w:rsidRPr="00AF7592">
        <w:t>that the enforced isolation is for the</w:t>
      </w:r>
      <w:r w:rsidR="00554576">
        <w:t xml:space="preserve"> </w:t>
      </w:r>
      <w:r w:rsidR="00554576" w:rsidRPr="00AF7592">
        <w:t>maximal incubation period of the disease, and is intended to determine if You</w:t>
      </w:r>
      <w:r w:rsidR="00554576">
        <w:t xml:space="preserve"> </w:t>
      </w:r>
      <w:r w:rsidR="00554576" w:rsidRPr="00AF7592">
        <w:t>have contracted an Infectious and Contagious Disease, and to prevent the</w:t>
      </w:r>
      <w:r w:rsidR="00554576">
        <w:t xml:space="preserve"> </w:t>
      </w:r>
      <w:r w:rsidR="00554576" w:rsidRPr="00AF7592">
        <w:t>spread of the disease</w:t>
      </w:r>
      <w:r w:rsidR="00554576">
        <w:t>.</w:t>
      </w:r>
      <w:r w:rsidRPr="00571C41">
        <w:rPr>
          <w:b/>
          <w:bCs/>
          <w:sz w:val="24"/>
        </w:rPr>
        <w:t>]</w:t>
      </w:r>
    </w:p>
    <w:p w14:paraId="6DAD52FB" w14:textId="31361CF0" w:rsidR="00635475" w:rsidRPr="00987A39" w:rsidRDefault="00067539" w:rsidP="00635475">
      <w:pPr>
        <w:pStyle w:val="Text1"/>
        <w:numPr>
          <w:ilvl w:val="12"/>
          <w:numId w:val="0"/>
        </w:numPr>
        <w:rPr>
          <w:bCs/>
          <w:iCs/>
        </w:rPr>
      </w:pPr>
      <w:r>
        <w:rPr>
          <w:b/>
          <w:bCs/>
          <w:color w:val="FF0000"/>
          <w:sz w:val="24"/>
          <w:szCs w:val="24"/>
          <w:vertAlign w:val="superscript"/>
        </w:rPr>
        <w:lastRenderedPageBreak/>
        <w:t>6</w:t>
      </w:r>
      <w:r w:rsidRPr="005866FF">
        <w:rPr>
          <w:rFonts w:cs="Arial"/>
          <w:b/>
          <w:sz w:val="24"/>
        </w:rPr>
        <w:t>[</w:t>
      </w:r>
      <w:r w:rsidR="00635475" w:rsidRPr="00635475">
        <w:rPr>
          <w:b/>
          <w:i/>
        </w:rPr>
        <w:t xml:space="preserve">Radiculopathies </w:t>
      </w:r>
      <w:r w:rsidR="00635475" w:rsidRPr="00987A39">
        <w:rPr>
          <w:bCs/>
          <w:iCs/>
        </w:rPr>
        <w:t xml:space="preserve">means a disease of </w:t>
      </w:r>
      <w:r w:rsidR="00D60341">
        <w:rPr>
          <w:bCs/>
          <w:iCs/>
        </w:rPr>
        <w:t>Your</w:t>
      </w:r>
      <w:r w:rsidR="00635475" w:rsidRPr="00987A39">
        <w:rPr>
          <w:bCs/>
          <w:iCs/>
        </w:rPr>
        <w:t xml:space="preserve"> peripheral nerve roots demonstrated by at least two medical findings of nerve pathological evidence. For example:</w:t>
      </w:r>
    </w:p>
    <w:p w14:paraId="2D555C00" w14:textId="5D54495A" w:rsidR="00635475" w:rsidRDefault="00635475" w:rsidP="001341A1">
      <w:pPr>
        <w:pStyle w:val="BulletD"/>
        <w:ind w:left="432"/>
        <w:rPr>
          <w:bCs/>
          <w:iCs/>
        </w:rPr>
      </w:pPr>
      <w:r w:rsidRPr="00987A39">
        <w:rPr>
          <w:bCs/>
          <w:iCs/>
        </w:rPr>
        <w:t>Magnetic Resonance Imaging;</w:t>
      </w:r>
    </w:p>
    <w:p w14:paraId="058EDD90" w14:textId="4DF59F4F" w:rsidR="00635475" w:rsidRDefault="00635475" w:rsidP="001341A1">
      <w:pPr>
        <w:pStyle w:val="BulletD"/>
        <w:ind w:left="432"/>
        <w:rPr>
          <w:bCs/>
          <w:iCs/>
        </w:rPr>
      </w:pPr>
      <w:r w:rsidRPr="009F474D">
        <w:rPr>
          <w:bCs/>
          <w:iCs/>
        </w:rPr>
        <w:t>Electromyography; and</w:t>
      </w:r>
      <w:r>
        <w:rPr>
          <w:bCs/>
          <w:iCs/>
        </w:rPr>
        <w:t xml:space="preserve"> </w:t>
      </w:r>
    </w:p>
    <w:p w14:paraId="718BAA33" w14:textId="12BD29FB" w:rsidR="00635475" w:rsidRDefault="00635475" w:rsidP="001341A1">
      <w:pPr>
        <w:pStyle w:val="BulletD"/>
        <w:ind w:left="432"/>
        <w:rPr>
          <w:bCs/>
          <w:iCs/>
        </w:rPr>
      </w:pPr>
      <w:r w:rsidRPr="00635475">
        <w:rPr>
          <w:bCs/>
          <w:iCs/>
        </w:rPr>
        <w:t>Nerve Conduction Study.</w:t>
      </w:r>
      <w:r w:rsidR="00067539" w:rsidRPr="00571C41">
        <w:rPr>
          <w:b/>
          <w:bCs/>
          <w:sz w:val="24"/>
        </w:rPr>
        <w:t>]</w:t>
      </w:r>
    </w:p>
    <w:p w14:paraId="5D7523A3" w14:textId="4FAF8258" w:rsidR="005161A7" w:rsidRDefault="00067539" w:rsidP="00987A39">
      <w:pPr>
        <w:pStyle w:val="2Text"/>
        <w:ind w:left="0"/>
      </w:pPr>
      <w:r>
        <w:rPr>
          <w:b/>
          <w:bCs/>
          <w:color w:val="FF0000"/>
          <w:sz w:val="24"/>
          <w:szCs w:val="24"/>
          <w:vertAlign w:val="superscript"/>
        </w:rPr>
        <w:t>6</w:t>
      </w:r>
      <w:r w:rsidRPr="005866FF">
        <w:rPr>
          <w:rFonts w:cs="Arial"/>
          <w:b/>
          <w:sz w:val="24"/>
        </w:rPr>
        <w:t>[</w:t>
      </w:r>
      <w:r w:rsidR="00E35670">
        <w:rPr>
          <w:b/>
          <w:i/>
        </w:rPr>
        <w:t xml:space="preserve">Recurrent </w:t>
      </w:r>
      <w:r w:rsidR="00352493">
        <w:rPr>
          <w:b/>
          <w:i/>
        </w:rPr>
        <w:t>D</w:t>
      </w:r>
      <w:r w:rsidR="00E35670">
        <w:rPr>
          <w:b/>
          <w:i/>
        </w:rPr>
        <w:t>isability</w:t>
      </w:r>
      <w:r w:rsidR="00292125">
        <w:rPr>
          <w:bCs/>
        </w:rPr>
        <w:t xml:space="preserve"> </w:t>
      </w:r>
      <w:r w:rsidR="005161A7">
        <w:t xml:space="preserve">means a </w:t>
      </w:r>
      <w:r w:rsidR="00167306" w:rsidRPr="00987A39">
        <w:t>Disability</w:t>
      </w:r>
      <w:r w:rsidR="005161A7">
        <w:t xml:space="preserve"> which is:</w:t>
      </w:r>
    </w:p>
    <w:p w14:paraId="0C7EAF45" w14:textId="5B1BEA4F" w:rsidR="005161A7" w:rsidRDefault="005161A7" w:rsidP="001341A1">
      <w:pPr>
        <w:pStyle w:val="BulletD"/>
        <w:ind w:left="432"/>
      </w:pPr>
      <w:r>
        <w:t xml:space="preserve">caused by a worsening in </w:t>
      </w:r>
      <w:r w:rsidR="00D60341">
        <w:t>Your</w:t>
      </w:r>
      <w:r>
        <w:t xml:space="preserve"> condition; and</w:t>
      </w:r>
    </w:p>
    <w:p w14:paraId="1E44F06C" w14:textId="1B14E682" w:rsidR="00E35670" w:rsidRDefault="005161A7" w:rsidP="001341A1">
      <w:pPr>
        <w:pStyle w:val="BulletD"/>
        <w:ind w:left="432"/>
        <w:rPr>
          <w:b/>
          <w:sz w:val="24"/>
          <w:szCs w:val="24"/>
        </w:rPr>
      </w:pPr>
      <w:r>
        <w:t xml:space="preserve">due to the same cause(s) as </w:t>
      </w:r>
      <w:r w:rsidR="00D60341">
        <w:t>Your</w:t>
      </w:r>
      <w:r>
        <w:t xml:space="preserve"> prior </w:t>
      </w:r>
      <w:r w:rsidR="6631F204">
        <w:t>D</w:t>
      </w:r>
      <w:r w:rsidR="00167306" w:rsidRPr="00987A39">
        <w:t>isability</w:t>
      </w:r>
      <w:r>
        <w:t xml:space="preserve"> for which </w:t>
      </w:r>
      <w:r w:rsidR="00C2261E">
        <w:rPr>
          <w:b/>
          <w:bCs/>
          <w:color w:val="FF0000"/>
          <w:sz w:val="24"/>
          <w:szCs w:val="24"/>
          <w:vertAlign w:val="superscript"/>
        </w:rPr>
        <w:t>6</w:t>
      </w:r>
      <w:r w:rsidR="00D707D9" w:rsidRPr="00D707D9">
        <w:rPr>
          <w:b/>
          <w:sz w:val="24"/>
        </w:rPr>
        <w:t>[</w:t>
      </w:r>
      <w:r>
        <w:t xml:space="preserve">(i) Prudential made a </w:t>
      </w:r>
      <w:r w:rsidRPr="005161A7">
        <w:rPr>
          <w:rFonts w:cs="Arial"/>
          <w:b/>
          <w:color w:val="FF0000"/>
          <w:sz w:val="24"/>
          <w:szCs w:val="24"/>
          <w:vertAlign w:val="superscript"/>
        </w:rPr>
        <w:t>CV1</w:t>
      </w:r>
      <w:r w:rsidR="00571C41" w:rsidRPr="55E287B9">
        <w:rPr>
          <w:b/>
          <w:sz w:val="24"/>
          <w:szCs w:val="24"/>
        </w:rPr>
        <w:t>[</w:t>
      </w:r>
      <w:r>
        <w:t>long term</w:t>
      </w:r>
      <w:r w:rsidR="00571C41" w:rsidRPr="55E287B9">
        <w:rPr>
          <w:b/>
          <w:sz w:val="24"/>
          <w:szCs w:val="24"/>
        </w:rPr>
        <w:t>]</w:t>
      </w:r>
      <w:r>
        <w:t xml:space="preserve"> disability benefit</w:t>
      </w:r>
      <w:r w:rsidRPr="00A64E47">
        <w:t xml:space="preserve"> </w:t>
      </w:r>
      <w:r>
        <w:t xml:space="preserve">payment, or (ii) </w:t>
      </w:r>
      <w:r w:rsidR="00831858">
        <w:t>You</w:t>
      </w:r>
      <w:r>
        <w:t xml:space="preserve"> satisfied </w:t>
      </w:r>
      <w:r w:rsidR="00D60341">
        <w:t>Your</w:t>
      </w:r>
      <w:r>
        <w:t xml:space="preserve"> </w:t>
      </w:r>
      <w:r w:rsidR="00DB3F54" w:rsidRPr="00987A39">
        <w:t>Elimination Period</w:t>
      </w:r>
      <w:r w:rsidR="00E35670">
        <w:t>.</w:t>
      </w:r>
      <w:r w:rsidR="00C2261E" w:rsidRPr="55E287B9">
        <w:rPr>
          <w:b/>
          <w:sz w:val="24"/>
          <w:szCs w:val="24"/>
        </w:rPr>
        <w:t>]</w:t>
      </w:r>
      <w:r w:rsidR="00067539" w:rsidRPr="00571C41">
        <w:rPr>
          <w:b/>
          <w:bCs/>
          <w:sz w:val="24"/>
        </w:rPr>
        <w:t>]</w:t>
      </w:r>
    </w:p>
    <w:p w14:paraId="6EFA4805" w14:textId="54051E4F" w:rsidR="00E35670" w:rsidRDefault="008A26A6" w:rsidP="00E35670">
      <w:pPr>
        <w:pStyle w:val="Text1"/>
        <w:numPr>
          <w:ilvl w:val="12"/>
          <w:numId w:val="0"/>
        </w:numPr>
      </w:pPr>
      <w:r>
        <w:rPr>
          <w:b/>
          <w:bCs/>
          <w:color w:val="FF0000"/>
          <w:sz w:val="24"/>
          <w:szCs w:val="24"/>
          <w:vertAlign w:val="superscript"/>
        </w:rPr>
        <w:t>6</w:t>
      </w:r>
      <w:r w:rsidRPr="005866FF">
        <w:rPr>
          <w:rFonts w:cs="Arial"/>
          <w:b/>
          <w:sz w:val="24"/>
        </w:rPr>
        <w:t>[</w:t>
      </w:r>
      <w:r w:rsidR="00E35670">
        <w:rPr>
          <w:b/>
          <w:i/>
        </w:rPr>
        <w:t xml:space="preserve">Reduced </w:t>
      </w:r>
      <w:r w:rsidR="00352493">
        <w:rPr>
          <w:b/>
          <w:i/>
        </w:rPr>
        <w:t>H</w:t>
      </w:r>
      <w:r w:rsidR="00E35670">
        <w:rPr>
          <w:b/>
          <w:i/>
        </w:rPr>
        <w:t xml:space="preserve">ours </w:t>
      </w:r>
      <w:r w:rsidR="00E35670">
        <w:t xml:space="preserve">means </w:t>
      </w:r>
      <w:r w:rsidR="00831858">
        <w:t>You</w:t>
      </w:r>
      <w:r w:rsidR="00E35670">
        <w:t xml:space="preserve"> are working less than the number of hours required to be considered</w:t>
      </w:r>
      <w:r w:rsidR="008B1DAD">
        <w:t xml:space="preserve"> being</w:t>
      </w:r>
      <w:r w:rsidR="00E35670">
        <w:t xml:space="preserve"> </w:t>
      </w:r>
      <w:r w:rsidR="00414CB6" w:rsidRPr="00987A39">
        <w:t xml:space="preserve">Actively </w:t>
      </w:r>
      <w:r w:rsidR="005522AB">
        <w:t>at</w:t>
      </w:r>
      <w:r w:rsidR="00414CB6" w:rsidRPr="00987A39">
        <w:t xml:space="preserve"> Work</w:t>
      </w:r>
      <w:r w:rsidR="00E35670">
        <w:t>.</w:t>
      </w:r>
      <w:r w:rsidRPr="00571C41">
        <w:rPr>
          <w:b/>
          <w:bCs/>
          <w:sz w:val="24"/>
        </w:rPr>
        <w:t>]</w:t>
      </w:r>
    </w:p>
    <w:p w14:paraId="28CD1C7C" w14:textId="00EC2965" w:rsidR="00E35670" w:rsidRDefault="008A26A6" w:rsidP="00E35670">
      <w:pPr>
        <w:pStyle w:val="Text1"/>
        <w:numPr>
          <w:ilvl w:val="12"/>
          <w:numId w:val="0"/>
        </w:numPr>
      </w:pPr>
      <w:r>
        <w:rPr>
          <w:b/>
          <w:bCs/>
          <w:color w:val="FF0000"/>
          <w:sz w:val="24"/>
          <w:szCs w:val="24"/>
          <w:vertAlign w:val="superscript"/>
        </w:rPr>
        <w:t>6</w:t>
      </w:r>
      <w:r w:rsidRPr="005866FF">
        <w:rPr>
          <w:rFonts w:cs="Arial"/>
          <w:b/>
          <w:sz w:val="24"/>
        </w:rPr>
        <w:t>[</w:t>
      </w:r>
      <w:r w:rsidR="00E35670">
        <w:rPr>
          <w:b/>
          <w:i/>
        </w:rPr>
        <w:t xml:space="preserve">Regular </w:t>
      </w:r>
      <w:r w:rsidR="00352493">
        <w:rPr>
          <w:b/>
          <w:i/>
        </w:rPr>
        <w:t>C</w:t>
      </w:r>
      <w:r w:rsidR="00E35670">
        <w:rPr>
          <w:b/>
          <w:i/>
        </w:rPr>
        <w:t xml:space="preserve">are </w:t>
      </w:r>
      <w:r w:rsidR="00E35670">
        <w:t>means:</w:t>
      </w:r>
    </w:p>
    <w:p w14:paraId="147DB10C" w14:textId="16CDA3C0" w:rsidR="00E35670" w:rsidRDefault="00E35670" w:rsidP="001341A1">
      <w:pPr>
        <w:pStyle w:val="BulletD"/>
        <w:ind w:left="432"/>
      </w:pPr>
      <w:r>
        <w:t xml:space="preserve">one personally visits a </w:t>
      </w:r>
      <w:r w:rsidR="00167306" w:rsidRPr="00987A39">
        <w:t>Doctor</w:t>
      </w:r>
      <w:r w:rsidR="00167306" w:rsidRPr="00524B8E">
        <w:t xml:space="preserve"> </w:t>
      </w:r>
      <w:r>
        <w:t>as frequently as is medically required, according to generally accepted medical standards, to effectively manage and treat one’s disabling condition(s); and</w:t>
      </w:r>
    </w:p>
    <w:p w14:paraId="6538D07E" w14:textId="793124E5" w:rsidR="00E35670" w:rsidRDefault="00E35670" w:rsidP="001341A1">
      <w:pPr>
        <w:pStyle w:val="BulletD"/>
        <w:ind w:left="432"/>
        <w:rPr>
          <w:b/>
          <w:caps/>
        </w:rPr>
      </w:pPr>
      <w:r>
        <w:t xml:space="preserve">one is receiving the most appropriate treatment and care, which conforms with generally accepted medical standards, for one’s disabling condition(s) by a </w:t>
      </w:r>
      <w:r w:rsidR="00167306" w:rsidRPr="00987A39">
        <w:t>Doctor</w:t>
      </w:r>
      <w:r w:rsidR="00167306" w:rsidRPr="00524B8E">
        <w:t xml:space="preserve"> </w:t>
      </w:r>
      <w:r>
        <w:t>whose specialty or experience is the most appropriate for one’s disabling condition(s), according to generally accepted medical standards.</w:t>
      </w:r>
      <w:r w:rsidR="008A26A6" w:rsidRPr="00571C41">
        <w:rPr>
          <w:b/>
          <w:bCs/>
          <w:sz w:val="24"/>
        </w:rPr>
        <w:t>]</w:t>
      </w:r>
    </w:p>
    <w:p w14:paraId="291728A4" w14:textId="69633B4A" w:rsidR="00E35670" w:rsidRDefault="006C30C0" w:rsidP="00B37216">
      <w:pPr>
        <w:pStyle w:val="1Text"/>
        <w:rPr>
          <w:b/>
          <w:bCs/>
          <w:sz w:val="24"/>
        </w:rPr>
      </w:pPr>
      <w:r>
        <w:rPr>
          <w:b/>
          <w:color w:val="FF0000"/>
          <w:sz w:val="24"/>
          <w:szCs w:val="24"/>
          <w:vertAlign w:val="superscript"/>
        </w:rPr>
        <w:t>2</w:t>
      </w:r>
      <w:r w:rsidR="009A1FDB">
        <w:rPr>
          <w:b/>
          <w:color w:val="FF0000"/>
          <w:sz w:val="24"/>
          <w:szCs w:val="24"/>
          <w:vertAlign w:val="superscript"/>
        </w:rPr>
        <w:t>4b</w:t>
      </w:r>
      <w:r w:rsidR="009A1FDB" w:rsidRPr="00571C41">
        <w:rPr>
          <w:b/>
          <w:bCs/>
          <w:sz w:val="24"/>
        </w:rPr>
        <w:t>[</w:t>
      </w:r>
      <w:r w:rsidR="009A1FDB" w:rsidRPr="009C731F">
        <w:rPr>
          <w:b/>
          <w:color w:val="FF0000"/>
          <w:sz w:val="24"/>
          <w:vertAlign w:val="superscript"/>
        </w:rPr>
        <w:t xml:space="preserve"> </w:t>
      </w:r>
      <w:r w:rsidR="003B4BAA" w:rsidRPr="00692172">
        <w:rPr>
          <w:b/>
          <w:color w:val="FF0000"/>
          <w:sz w:val="24"/>
          <w:vertAlign w:val="superscript"/>
        </w:rPr>
        <w:t>CV5</w:t>
      </w:r>
      <w:r w:rsidR="00571C41" w:rsidRPr="00571C41">
        <w:rPr>
          <w:b/>
          <w:bCs/>
          <w:sz w:val="24"/>
        </w:rPr>
        <w:t>[</w:t>
      </w:r>
      <w:r w:rsidR="00E35670">
        <w:rPr>
          <w:b/>
          <w:i/>
        </w:rPr>
        <w:t xml:space="preserve">Regular </w:t>
      </w:r>
      <w:r w:rsidR="00352493">
        <w:rPr>
          <w:b/>
          <w:i/>
        </w:rPr>
        <w:t>O</w:t>
      </w:r>
      <w:r w:rsidR="00E35670">
        <w:rPr>
          <w:b/>
          <w:i/>
        </w:rPr>
        <w:t>ccupation</w:t>
      </w:r>
      <w:r w:rsidR="00123A23">
        <w:rPr>
          <w:b/>
          <w:i/>
        </w:rPr>
        <w:t xml:space="preserve"> (STD)</w:t>
      </w:r>
      <w:r w:rsidR="00571C41" w:rsidRPr="00571C41">
        <w:rPr>
          <w:b/>
          <w:bCs/>
          <w:sz w:val="24"/>
        </w:rPr>
        <w:t>]</w:t>
      </w:r>
      <w:r w:rsidR="003B4BAA">
        <w:rPr>
          <w:b/>
        </w:rPr>
        <w:t xml:space="preserve"> </w:t>
      </w:r>
      <w:r w:rsidR="00DD78D2">
        <w:t xml:space="preserve">means the occupation </w:t>
      </w:r>
      <w:r w:rsidR="00831858">
        <w:t>You</w:t>
      </w:r>
      <w:r w:rsidR="00DD78D2">
        <w:t xml:space="preserve"> are routinely performing when </w:t>
      </w:r>
      <w:r w:rsidR="00D60341">
        <w:t>Your</w:t>
      </w:r>
      <w:r w:rsidR="00DD78D2">
        <w:t xml:space="preserve"> </w:t>
      </w:r>
      <w:r w:rsidR="00167306" w:rsidRPr="00987A39">
        <w:t>Disability</w:t>
      </w:r>
      <w:r w:rsidR="00DD78D2">
        <w:t xml:space="preserve"> begins </w:t>
      </w:r>
      <w:r w:rsidR="003F2056">
        <w:rPr>
          <w:b/>
          <w:color w:val="FF0000"/>
          <w:sz w:val="28"/>
          <w:szCs w:val="28"/>
          <w:vertAlign w:val="superscript"/>
        </w:rPr>
        <w:t>24</w:t>
      </w:r>
      <w:r w:rsidR="00050F95">
        <w:rPr>
          <w:b/>
          <w:color w:val="FF0000"/>
          <w:sz w:val="28"/>
          <w:szCs w:val="28"/>
          <w:vertAlign w:val="superscript"/>
        </w:rPr>
        <w:t>c</w:t>
      </w:r>
      <w:r w:rsidR="00D707D9" w:rsidRPr="00D707D9">
        <w:rPr>
          <w:b/>
          <w:sz w:val="24"/>
        </w:rPr>
        <w:t>[</w:t>
      </w:r>
      <w:r w:rsidR="00DD78D2">
        <w:t xml:space="preserve">or the modified occupation that was offered to </w:t>
      </w:r>
      <w:r w:rsidR="00831858">
        <w:t>You</w:t>
      </w:r>
      <w:r w:rsidR="00DD78D2">
        <w:t xml:space="preserve"> by </w:t>
      </w:r>
      <w:r w:rsidR="00DD78D2" w:rsidRPr="00530D29">
        <w:rPr>
          <w:b/>
          <w:bCs/>
          <w:color w:val="FF0000"/>
          <w:sz w:val="24"/>
          <w:szCs w:val="24"/>
          <w:vertAlign w:val="superscript"/>
        </w:rPr>
        <w:t>CV2</w:t>
      </w:r>
      <w:r w:rsidR="00571C41" w:rsidRPr="00571C41">
        <w:rPr>
          <w:b/>
          <w:bCs/>
          <w:sz w:val="24"/>
        </w:rPr>
        <w:t>[</w:t>
      </w:r>
      <w:r w:rsidR="00D60341">
        <w:t>Your</w:t>
      </w:r>
      <w:r w:rsidR="00DD78D2">
        <w:t xml:space="preserve"> Employer</w:t>
      </w:r>
      <w:r w:rsidR="00571C41" w:rsidRPr="00571C41">
        <w:rPr>
          <w:b/>
          <w:bCs/>
          <w:sz w:val="24"/>
        </w:rPr>
        <w:t>]</w:t>
      </w:r>
      <w:r w:rsidR="00DD78D2">
        <w:t xml:space="preserve"> for the </w:t>
      </w:r>
      <w:r w:rsidR="00562928">
        <w:rPr>
          <w:b/>
          <w:bCs/>
          <w:color w:val="FF0000"/>
          <w:sz w:val="24"/>
          <w:szCs w:val="24"/>
          <w:vertAlign w:val="superscript"/>
        </w:rPr>
        <w:t>5</w:t>
      </w:r>
      <w:r w:rsidR="00D707D9" w:rsidRPr="00D707D9">
        <w:rPr>
          <w:b/>
          <w:sz w:val="24"/>
        </w:rPr>
        <w:t>[</w:t>
      </w:r>
      <w:r w:rsidR="00DD78D2">
        <w:t>6 – 24 months</w:t>
      </w:r>
      <w:r w:rsidR="00562928" w:rsidRPr="00571C41">
        <w:rPr>
          <w:b/>
          <w:bCs/>
          <w:sz w:val="24"/>
        </w:rPr>
        <w:t>]</w:t>
      </w:r>
      <w:r w:rsidR="00DD78D2">
        <w:t xml:space="preserve"> before </w:t>
      </w:r>
      <w:r w:rsidR="00D60341">
        <w:t>Your</w:t>
      </w:r>
      <w:r w:rsidR="00DD78D2">
        <w:t xml:space="preserve"> </w:t>
      </w:r>
      <w:r w:rsidR="00167306" w:rsidRPr="00987A39">
        <w:t>Disability</w:t>
      </w:r>
      <w:r w:rsidR="00DD78D2">
        <w:t xml:space="preserve"> begins</w:t>
      </w:r>
      <w:r w:rsidR="00B064C3" w:rsidRPr="00571C41">
        <w:rPr>
          <w:b/>
          <w:bCs/>
          <w:sz w:val="24"/>
        </w:rPr>
        <w:t>]</w:t>
      </w:r>
      <w:r w:rsidR="00DD78D2">
        <w:t xml:space="preserve">. Prudential will look at </w:t>
      </w:r>
      <w:r w:rsidR="00D60341">
        <w:t>Your</w:t>
      </w:r>
      <w:r w:rsidR="00DD78D2">
        <w:t xml:space="preserve"> occupation as it is normally performed</w:t>
      </w:r>
      <w:r w:rsidR="000A4DDD">
        <w:t xml:space="preserve"> </w:t>
      </w:r>
      <w:r w:rsidR="000A4DDD">
        <w:rPr>
          <w:b/>
          <w:bCs/>
          <w:color w:val="FF0000"/>
          <w:sz w:val="24"/>
          <w:szCs w:val="24"/>
          <w:vertAlign w:val="superscript"/>
        </w:rPr>
        <w:t>6</w:t>
      </w:r>
      <w:r w:rsidR="000A4DDD" w:rsidRPr="00571C41">
        <w:rPr>
          <w:b/>
          <w:bCs/>
          <w:sz w:val="24"/>
        </w:rPr>
        <w:t>[</w:t>
      </w:r>
      <w:r w:rsidR="000A4DDD">
        <w:t>in the local or national economy</w:t>
      </w:r>
      <w:r w:rsidR="000A4DDD" w:rsidRPr="00571C41">
        <w:rPr>
          <w:b/>
          <w:bCs/>
          <w:sz w:val="24"/>
        </w:rPr>
        <w:t>]</w:t>
      </w:r>
      <w:r w:rsidR="00DD78D2">
        <w:t xml:space="preserve"> instead of how the work tasks are performed for a specific </w:t>
      </w:r>
      <w:r w:rsidR="00381D0B">
        <w:t>Employer</w:t>
      </w:r>
      <w:r w:rsidR="00DD78D2">
        <w:t xml:space="preserve"> or at a specific location.</w:t>
      </w:r>
      <w:r w:rsidRPr="00571C41">
        <w:rPr>
          <w:b/>
          <w:bCs/>
          <w:sz w:val="24"/>
        </w:rPr>
        <w:t>]</w:t>
      </w:r>
      <w:r w:rsidR="00050F95" w:rsidRPr="00050F95">
        <w:rPr>
          <w:b/>
          <w:color w:val="FF0000"/>
          <w:sz w:val="28"/>
          <w:szCs w:val="28"/>
          <w:vertAlign w:val="superscript"/>
        </w:rPr>
        <w:t xml:space="preserve"> </w:t>
      </w:r>
      <w:r w:rsidR="00807769" w:rsidRPr="005866FF">
        <w:rPr>
          <w:b/>
          <w:color w:val="FF0000"/>
          <w:sz w:val="28"/>
          <w:szCs w:val="28"/>
          <w:vertAlign w:val="superscript"/>
        </w:rPr>
        <w:t xml:space="preserve">24, </w:t>
      </w:r>
      <w:r w:rsidR="00050F95" w:rsidRPr="00807769">
        <w:rPr>
          <w:b/>
          <w:color w:val="FF0000"/>
          <w:sz w:val="28"/>
          <w:szCs w:val="28"/>
          <w:vertAlign w:val="superscript"/>
        </w:rPr>
        <w:t>24a</w:t>
      </w:r>
      <w:r w:rsidR="00D707D9" w:rsidRPr="00D707D9">
        <w:rPr>
          <w:b/>
          <w:sz w:val="24"/>
        </w:rPr>
        <w:t>[</w:t>
      </w:r>
      <w:r w:rsidR="00050F95">
        <w:t xml:space="preserve">If You are unable to perform the Material and Substantial Duties of </w:t>
      </w:r>
      <w:r w:rsidR="00D60341">
        <w:t>Your</w:t>
      </w:r>
      <w:r w:rsidR="00050F95">
        <w:t xml:space="preserve"> specialty or sub-specialty, </w:t>
      </w:r>
      <w:r w:rsidR="00050F95">
        <w:rPr>
          <w:b/>
          <w:color w:val="FF0000"/>
          <w:sz w:val="24"/>
          <w:szCs w:val="24"/>
          <w:vertAlign w:val="superscript"/>
        </w:rPr>
        <w:t>CV5</w:t>
      </w:r>
      <w:r w:rsidR="00050F95" w:rsidRPr="00571C41">
        <w:rPr>
          <w:b/>
          <w:bCs/>
          <w:sz w:val="24"/>
        </w:rPr>
        <w:t>[</w:t>
      </w:r>
      <w:r w:rsidR="00050F95">
        <w:t>Regular Occupation</w:t>
      </w:r>
      <w:r w:rsidR="00050F95" w:rsidRPr="00571C41">
        <w:rPr>
          <w:b/>
          <w:bCs/>
          <w:sz w:val="24"/>
        </w:rPr>
        <w:t>]</w:t>
      </w:r>
      <w:r w:rsidR="00050F95">
        <w:t xml:space="preserve"> means only the specialty or sub-specialty that You practiced on the day before </w:t>
      </w:r>
      <w:r w:rsidR="00D60341">
        <w:t>Your</w:t>
      </w:r>
      <w:r w:rsidR="00050F95">
        <w:t xml:space="preserve"> </w:t>
      </w:r>
      <w:r w:rsidR="00050F95" w:rsidRPr="00987A39">
        <w:t>Disability</w:t>
      </w:r>
      <w:r w:rsidR="00050F95">
        <w:t xml:space="preserve"> began.</w:t>
      </w:r>
      <w:r w:rsidR="00FF2EA4" w:rsidRPr="00571C41">
        <w:rPr>
          <w:b/>
          <w:bCs/>
          <w:sz w:val="24"/>
        </w:rPr>
        <w:t>]</w:t>
      </w:r>
    </w:p>
    <w:p w14:paraId="568A358B" w14:textId="20A18430" w:rsidR="00FD373F" w:rsidRDefault="00FD373F" w:rsidP="00B37216">
      <w:pPr>
        <w:pStyle w:val="1Text"/>
      </w:pPr>
      <w:r>
        <w:rPr>
          <w:b/>
          <w:color w:val="FF0000"/>
          <w:sz w:val="24"/>
          <w:szCs w:val="24"/>
          <w:vertAlign w:val="superscript"/>
        </w:rPr>
        <w:t>24b</w:t>
      </w:r>
      <w:r w:rsidRPr="00571C41">
        <w:rPr>
          <w:b/>
          <w:bCs/>
          <w:sz w:val="24"/>
        </w:rPr>
        <w:t>[</w:t>
      </w:r>
      <w:r w:rsidRPr="009C731F">
        <w:rPr>
          <w:b/>
          <w:color w:val="FF0000"/>
          <w:sz w:val="24"/>
          <w:vertAlign w:val="superscript"/>
        </w:rPr>
        <w:t xml:space="preserve"> </w:t>
      </w:r>
      <w:r w:rsidRPr="00692172">
        <w:rPr>
          <w:b/>
          <w:color w:val="FF0000"/>
          <w:sz w:val="24"/>
          <w:vertAlign w:val="superscript"/>
        </w:rPr>
        <w:t>CV5</w:t>
      </w:r>
      <w:r w:rsidRPr="00571C41">
        <w:rPr>
          <w:b/>
          <w:bCs/>
          <w:sz w:val="24"/>
        </w:rPr>
        <w:t>[</w:t>
      </w:r>
      <w:r>
        <w:rPr>
          <w:b/>
          <w:i/>
        </w:rPr>
        <w:t xml:space="preserve">Regular Occupation </w:t>
      </w:r>
      <w:r w:rsidRPr="00191F69">
        <w:rPr>
          <w:b/>
          <w:bCs/>
          <w:i/>
          <w:iCs/>
        </w:rPr>
        <w:t>(LTD)</w:t>
      </w:r>
      <w:r w:rsidRPr="00571C41">
        <w:rPr>
          <w:b/>
          <w:bCs/>
          <w:sz w:val="24"/>
        </w:rPr>
        <w:t>]</w:t>
      </w:r>
      <w:r>
        <w:rPr>
          <w:b/>
          <w:bCs/>
          <w:sz w:val="24"/>
        </w:rPr>
        <w:t xml:space="preserve"> </w:t>
      </w:r>
      <w:r>
        <w:t xml:space="preserve">means the occupation You are routinely performing when Your </w:t>
      </w:r>
      <w:r w:rsidRPr="00987A39">
        <w:t>Disability</w:t>
      </w:r>
      <w:r>
        <w:t xml:space="preserve"> begins </w:t>
      </w:r>
      <w:r>
        <w:rPr>
          <w:b/>
          <w:color w:val="FF0000"/>
          <w:sz w:val="28"/>
          <w:szCs w:val="28"/>
          <w:vertAlign w:val="superscript"/>
        </w:rPr>
        <w:t>24c</w:t>
      </w:r>
      <w:r w:rsidRPr="00D707D9">
        <w:rPr>
          <w:b/>
          <w:sz w:val="24"/>
        </w:rPr>
        <w:t>[</w:t>
      </w:r>
      <w:r>
        <w:t xml:space="preserve">or the modified occupation that was offered to You by </w:t>
      </w:r>
      <w:r w:rsidRPr="00530D29">
        <w:rPr>
          <w:b/>
          <w:bCs/>
          <w:color w:val="FF0000"/>
          <w:sz w:val="24"/>
          <w:szCs w:val="24"/>
          <w:vertAlign w:val="superscript"/>
        </w:rPr>
        <w:t>CV2</w:t>
      </w:r>
      <w:r w:rsidRPr="00571C41">
        <w:rPr>
          <w:b/>
          <w:bCs/>
          <w:sz w:val="24"/>
        </w:rPr>
        <w:t>[</w:t>
      </w:r>
      <w:r>
        <w:t>Your Employer</w:t>
      </w:r>
      <w:r w:rsidRPr="00571C41">
        <w:rPr>
          <w:b/>
          <w:bCs/>
          <w:sz w:val="24"/>
        </w:rPr>
        <w:t>]</w:t>
      </w:r>
      <w:r>
        <w:t xml:space="preserve"> for the </w:t>
      </w:r>
      <w:r>
        <w:rPr>
          <w:b/>
          <w:bCs/>
          <w:color w:val="FF0000"/>
          <w:sz w:val="24"/>
          <w:szCs w:val="24"/>
          <w:vertAlign w:val="superscript"/>
        </w:rPr>
        <w:t>5</w:t>
      </w:r>
      <w:r w:rsidRPr="00D707D9">
        <w:rPr>
          <w:b/>
          <w:sz w:val="24"/>
        </w:rPr>
        <w:t>[</w:t>
      </w:r>
      <w:r>
        <w:t>6 – 24 months</w:t>
      </w:r>
      <w:r w:rsidRPr="00571C41">
        <w:rPr>
          <w:b/>
          <w:bCs/>
          <w:sz w:val="24"/>
        </w:rPr>
        <w:t>]</w:t>
      </w:r>
      <w:r>
        <w:t xml:space="preserve"> before Your </w:t>
      </w:r>
      <w:r w:rsidRPr="00987A39">
        <w:t>Disability</w:t>
      </w:r>
      <w:r>
        <w:t xml:space="preserve"> begins</w:t>
      </w:r>
      <w:r w:rsidRPr="00571C41">
        <w:rPr>
          <w:b/>
          <w:bCs/>
          <w:sz w:val="24"/>
        </w:rPr>
        <w:t>]</w:t>
      </w:r>
      <w:r>
        <w:t xml:space="preserve">. </w:t>
      </w:r>
      <w:r>
        <w:rPr>
          <w:b/>
          <w:bCs/>
          <w:color w:val="FF0000"/>
          <w:sz w:val="24"/>
          <w:szCs w:val="24"/>
          <w:vertAlign w:val="superscript"/>
        </w:rPr>
        <w:t>8</w:t>
      </w:r>
      <w:r w:rsidRPr="00571C41">
        <w:rPr>
          <w:b/>
          <w:bCs/>
          <w:sz w:val="24"/>
        </w:rPr>
        <w:t>[</w:t>
      </w:r>
      <w:r>
        <w:t xml:space="preserve">The definition of </w:t>
      </w:r>
      <w:r w:rsidRPr="00692172">
        <w:rPr>
          <w:b/>
          <w:color w:val="FF0000"/>
          <w:sz w:val="24"/>
          <w:vertAlign w:val="superscript"/>
        </w:rPr>
        <w:t>CV5</w:t>
      </w:r>
      <w:r w:rsidRPr="00571C41">
        <w:rPr>
          <w:b/>
          <w:bCs/>
          <w:sz w:val="24"/>
        </w:rPr>
        <w:t>[</w:t>
      </w:r>
      <w:r>
        <w:t>Regular Occupation</w:t>
      </w:r>
      <w:r w:rsidRPr="00571C41">
        <w:rPr>
          <w:b/>
          <w:bCs/>
          <w:sz w:val="24"/>
        </w:rPr>
        <w:t>]</w:t>
      </w:r>
      <w:r>
        <w:t xml:space="preserve"> will be replaced by the definition of regular occupation in the Progressive Illness rider when You demonstrate satisfactory to Prudential that You have a Progressive Illness.</w:t>
      </w:r>
      <w:r w:rsidRPr="00571C41">
        <w:rPr>
          <w:b/>
          <w:bCs/>
          <w:sz w:val="24"/>
        </w:rPr>
        <w:t>]</w:t>
      </w:r>
      <w:r>
        <w:t xml:space="preserve"> Prudential will look at Your occupation as it is normally performed </w:t>
      </w:r>
      <w:r>
        <w:rPr>
          <w:b/>
          <w:bCs/>
          <w:color w:val="FF0000"/>
          <w:sz w:val="24"/>
          <w:szCs w:val="24"/>
          <w:vertAlign w:val="superscript"/>
        </w:rPr>
        <w:t>6</w:t>
      </w:r>
      <w:r w:rsidRPr="00571C41">
        <w:rPr>
          <w:b/>
          <w:bCs/>
          <w:sz w:val="24"/>
        </w:rPr>
        <w:t>[</w:t>
      </w:r>
      <w:r>
        <w:t>in the local or national economy</w:t>
      </w:r>
      <w:r w:rsidRPr="00571C41">
        <w:rPr>
          <w:b/>
          <w:bCs/>
          <w:sz w:val="24"/>
        </w:rPr>
        <w:t>]</w:t>
      </w:r>
      <w:r>
        <w:t xml:space="preserve"> instead of how the work tasks are performed for a specific Employer or at a specific location.</w:t>
      </w:r>
      <w:r w:rsidRPr="00571C41">
        <w:rPr>
          <w:b/>
          <w:bCs/>
          <w:sz w:val="24"/>
        </w:rPr>
        <w:t>]</w:t>
      </w:r>
      <w:r w:rsidRPr="00050F95">
        <w:rPr>
          <w:b/>
          <w:color w:val="FF0000"/>
          <w:sz w:val="28"/>
          <w:szCs w:val="28"/>
          <w:vertAlign w:val="superscript"/>
        </w:rPr>
        <w:t xml:space="preserve"> </w:t>
      </w:r>
      <w:r w:rsidRPr="005866FF">
        <w:rPr>
          <w:b/>
          <w:color w:val="FF0000"/>
          <w:sz w:val="28"/>
          <w:szCs w:val="28"/>
          <w:vertAlign w:val="superscript"/>
        </w:rPr>
        <w:t xml:space="preserve">24, </w:t>
      </w:r>
      <w:r w:rsidRPr="00807769">
        <w:rPr>
          <w:b/>
          <w:color w:val="FF0000"/>
          <w:sz w:val="28"/>
          <w:szCs w:val="28"/>
          <w:vertAlign w:val="superscript"/>
        </w:rPr>
        <w:t>24a</w:t>
      </w:r>
      <w:r w:rsidRPr="00D707D9">
        <w:rPr>
          <w:b/>
          <w:sz w:val="24"/>
        </w:rPr>
        <w:t>[</w:t>
      </w:r>
      <w:r>
        <w:t xml:space="preserve">If You are unable to perform the Material and Substantial Duties of Your specialty or sub-specialty, </w:t>
      </w:r>
      <w:r>
        <w:rPr>
          <w:b/>
          <w:color w:val="FF0000"/>
          <w:sz w:val="24"/>
          <w:szCs w:val="24"/>
          <w:vertAlign w:val="superscript"/>
        </w:rPr>
        <w:t>CV5</w:t>
      </w:r>
      <w:r w:rsidRPr="00571C41">
        <w:rPr>
          <w:b/>
          <w:bCs/>
          <w:sz w:val="24"/>
        </w:rPr>
        <w:t>[</w:t>
      </w:r>
      <w:r>
        <w:t>Regular Occupation</w:t>
      </w:r>
      <w:r w:rsidRPr="00571C41">
        <w:rPr>
          <w:b/>
          <w:bCs/>
          <w:sz w:val="24"/>
        </w:rPr>
        <w:t>]</w:t>
      </w:r>
      <w:r>
        <w:t xml:space="preserve"> means only the specialty or sub-specialty that You practiced on the day before Your </w:t>
      </w:r>
      <w:r w:rsidRPr="00987A39">
        <w:t>Disability</w:t>
      </w:r>
      <w:r>
        <w:t xml:space="preserve"> began.</w:t>
      </w:r>
      <w:r w:rsidRPr="00571C41">
        <w:rPr>
          <w:b/>
          <w:bCs/>
          <w:sz w:val="24"/>
        </w:rPr>
        <w:t>]</w:t>
      </w:r>
    </w:p>
    <w:p w14:paraId="1FE4DD02" w14:textId="2A1F8CC3" w:rsidR="00E35670" w:rsidRDefault="002B4908" w:rsidP="00E35670">
      <w:pPr>
        <w:pStyle w:val="Text1"/>
        <w:numPr>
          <w:ilvl w:val="12"/>
          <w:numId w:val="0"/>
        </w:numPr>
      </w:pPr>
      <w:r>
        <w:rPr>
          <w:b/>
          <w:bCs/>
          <w:color w:val="FF0000"/>
          <w:sz w:val="24"/>
          <w:szCs w:val="24"/>
          <w:vertAlign w:val="superscript"/>
        </w:rPr>
        <w:lastRenderedPageBreak/>
        <w:t>6</w:t>
      </w:r>
      <w:r w:rsidRPr="005866FF">
        <w:rPr>
          <w:rFonts w:cs="Arial"/>
          <w:b/>
          <w:sz w:val="24"/>
        </w:rPr>
        <w:t>[</w:t>
      </w:r>
      <w:r w:rsidR="00E35670">
        <w:rPr>
          <w:b/>
          <w:i/>
        </w:rPr>
        <w:t xml:space="preserve">Rehabilitation </w:t>
      </w:r>
      <w:r w:rsidR="00352493">
        <w:rPr>
          <w:b/>
          <w:i/>
        </w:rPr>
        <w:t>P</w:t>
      </w:r>
      <w:r w:rsidR="00E35670">
        <w:rPr>
          <w:b/>
          <w:i/>
        </w:rPr>
        <w:t>rogram</w:t>
      </w:r>
      <w:r w:rsidR="00E35670">
        <w:t xml:space="preserve"> means a program designed to assist </w:t>
      </w:r>
      <w:r w:rsidR="00831858">
        <w:t>You</w:t>
      </w:r>
      <w:r w:rsidR="00E35670">
        <w:t xml:space="preserve"> </w:t>
      </w:r>
      <w:r w:rsidR="00BB2B6A">
        <w:t>in</w:t>
      </w:r>
      <w:r w:rsidR="00E35670">
        <w:t xml:space="preserve"> return</w:t>
      </w:r>
      <w:r w:rsidR="00BB2B6A">
        <w:t>ing</w:t>
      </w:r>
      <w:r w:rsidR="00E35670">
        <w:t xml:space="preserve"> to work.</w:t>
      </w:r>
      <w:r w:rsidR="003C6A1B" w:rsidRPr="00571C41">
        <w:rPr>
          <w:b/>
          <w:bCs/>
          <w:sz w:val="24"/>
        </w:rPr>
        <w:t>]</w:t>
      </w:r>
    </w:p>
    <w:p w14:paraId="33B7D4B7" w14:textId="2109EE8B" w:rsidR="00D93CAB" w:rsidRPr="008251DD" w:rsidRDefault="002B4908" w:rsidP="00D93CAB">
      <w:pPr>
        <w:pStyle w:val="1Text"/>
      </w:pPr>
      <w:r>
        <w:rPr>
          <w:b/>
          <w:bCs/>
          <w:color w:val="FF0000"/>
          <w:sz w:val="24"/>
          <w:szCs w:val="24"/>
          <w:vertAlign w:val="superscript"/>
        </w:rPr>
        <w:t>6</w:t>
      </w:r>
      <w:r w:rsidR="00D707D9" w:rsidRPr="00D707D9">
        <w:rPr>
          <w:b/>
          <w:sz w:val="24"/>
        </w:rPr>
        <w:t>[</w:t>
      </w:r>
      <w:r w:rsidR="00D93CAB" w:rsidRPr="00494B11">
        <w:rPr>
          <w:b/>
          <w:bCs/>
          <w:i/>
        </w:rPr>
        <w:t xml:space="preserve">Relocation Expense </w:t>
      </w:r>
      <w:r w:rsidR="00D93CAB" w:rsidRPr="008251DD">
        <w:t xml:space="preserve">means an expense </w:t>
      </w:r>
      <w:r w:rsidR="00831858">
        <w:t>You</w:t>
      </w:r>
      <w:r w:rsidR="00D93CAB" w:rsidRPr="008251DD">
        <w:t xml:space="preserve"> incur in the process of relocating </w:t>
      </w:r>
      <w:r w:rsidR="00D60341">
        <w:t>Your</w:t>
      </w:r>
      <w:r w:rsidR="00D93CAB" w:rsidRPr="008251DD">
        <w:t xml:space="preserve"> primary residence</w:t>
      </w:r>
      <w:r w:rsidR="00D93CAB">
        <w:t xml:space="preserve"> </w:t>
      </w:r>
      <w:r w:rsidR="00D93CAB" w:rsidRPr="008251DD">
        <w:t xml:space="preserve">due to a change in </w:t>
      </w:r>
      <w:r w:rsidR="00D60341">
        <w:t>Your</w:t>
      </w:r>
      <w:r w:rsidR="00D93CAB" w:rsidRPr="008251DD">
        <w:t xml:space="preserve"> employment. Relocation </w:t>
      </w:r>
      <w:r w:rsidR="003C6A1B">
        <w:t>E</w:t>
      </w:r>
      <w:r w:rsidR="00D93CAB" w:rsidRPr="008251DD">
        <w:t>xpenses are limited to the following expenses:</w:t>
      </w:r>
      <w:r w:rsidR="003330B6" w:rsidRPr="003330B6">
        <w:rPr>
          <w:b/>
          <w:color w:val="FF0000"/>
          <w:sz w:val="28"/>
          <w:szCs w:val="28"/>
          <w:vertAlign w:val="superscript"/>
        </w:rPr>
        <w:t xml:space="preserve"> </w:t>
      </w:r>
      <w:r w:rsidR="003330B6" w:rsidRPr="00B37216">
        <w:rPr>
          <w:b/>
          <w:color w:val="FF0000"/>
          <w:sz w:val="24"/>
          <w:szCs w:val="24"/>
          <w:vertAlign w:val="superscript"/>
        </w:rPr>
        <w:t>25</w:t>
      </w:r>
      <w:r w:rsidR="00D707D9" w:rsidRPr="00D707D9">
        <w:rPr>
          <w:b/>
          <w:sz w:val="24"/>
        </w:rPr>
        <w:t>[</w:t>
      </w:r>
    </w:p>
    <w:p w14:paraId="2E6833EB" w14:textId="77777777" w:rsidR="00D93CAB" w:rsidRPr="008251DD" w:rsidRDefault="00D93CAB" w:rsidP="00FA744C">
      <w:pPr>
        <w:pStyle w:val="BulletD"/>
        <w:ind w:left="432"/>
      </w:pPr>
      <w:r w:rsidRPr="008251DD">
        <w:t>temporary living, house hunting, and relocation travel;</w:t>
      </w:r>
    </w:p>
    <w:p w14:paraId="6E9C8420" w14:textId="77777777" w:rsidR="00D93CAB" w:rsidRPr="008251DD" w:rsidRDefault="00D93CAB" w:rsidP="00FA744C">
      <w:pPr>
        <w:pStyle w:val="BulletD"/>
        <w:ind w:left="432"/>
      </w:pPr>
      <w:r w:rsidRPr="008251DD">
        <w:t>closing costs for home purchase and sale, including real estate agent commissions, attorney fees,</w:t>
      </w:r>
    </w:p>
    <w:p w14:paraId="0585C3F4" w14:textId="77777777" w:rsidR="00D93CAB" w:rsidRDefault="00D93CAB" w:rsidP="00FA744C">
      <w:pPr>
        <w:pStyle w:val="BulletD"/>
        <w:ind w:left="432"/>
        <w:rPr>
          <w:rFonts w:eastAsia="Calibri" w:cs="Arial"/>
        </w:rPr>
      </w:pPr>
      <w:r w:rsidRPr="008251DD">
        <w:t>documentation of real estate tax and property title, lender mortgage fees, tax on property transfer levied</w:t>
      </w:r>
      <w:r>
        <w:t xml:space="preserve"> </w:t>
      </w:r>
      <w:r w:rsidRPr="008251DD">
        <w:t>by the state or local tax authority, and lender-imposed penalty for mortgage prepayment;</w:t>
      </w:r>
      <w:r>
        <w:t xml:space="preserve"> </w:t>
      </w:r>
      <w:r>
        <w:rPr>
          <w:rFonts w:eastAsia="Calibri" w:cs="Arial"/>
        </w:rPr>
        <w:t>shipment and storage of household goods; and</w:t>
      </w:r>
    </w:p>
    <w:p w14:paraId="3BF4A702" w14:textId="37C57156" w:rsidR="00D93CAB" w:rsidRDefault="00D93CAB" w:rsidP="00FA744C">
      <w:pPr>
        <w:pStyle w:val="BulletD"/>
        <w:ind w:left="432"/>
      </w:pPr>
      <w:r>
        <w:rPr>
          <w:rFonts w:eastAsia="Calibri" w:cs="Arial"/>
        </w:rPr>
        <w:t xml:space="preserve">release from a lease payment on </w:t>
      </w:r>
      <w:r w:rsidR="00D60341">
        <w:rPr>
          <w:rFonts w:eastAsia="Calibri" w:cs="Arial"/>
        </w:rPr>
        <w:t>Your</w:t>
      </w:r>
      <w:r>
        <w:rPr>
          <w:rFonts w:eastAsia="Calibri" w:cs="Arial"/>
        </w:rPr>
        <w:t xml:space="preserve"> current residence, if required</w:t>
      </w:r>
      <w:r w:rsidR="00546EEA">
        <w:rPr>
          <w:rFonts w:eastAsia="Calibri" w:cs="Arial"/>
        </w:rPr>
        <w:t>.</w:t>
      </w:r>
      <w:r w:rsidR="00631BDC" w:rsidRPr="00571C41">
        <w:rPr>
          <w:b/>
          <w:bCs/>
          <w:sz w:val="24"/>
        </w:rPr>
        <w:t>]</w:t>
      </w:r>
    </w:p>
    <w:p w14:paraId="4E0D86DE" w14:textId="35625911" w:rsidR="00E97BE4" w:rsidRPr="00B37216" w:rsidRDefault="002B4908" w:rsidP="00B37216">
      <w:pPr>
        <w:pStyle w:val="1Text"/>
      </w:pPr>
      <w:r>
        <w:rPr>
          <w:b/>
          <w:bCs/>
          <w:color w:val="FF0000"/>
          <w:sz w:val="24"/>
          <w:szCs w:val="24"/>
          <w:vertAlign w:val="superscript"/>
        </w:rPr>
        <w:t>6</w:t>
      </w:r>
      <w:r w:rsidRPr="005866FF">
        <w:rPr>
          <w:rFonts w:cs="Arial"/>
          <w:b/>
          <w:sz w:val="24"/>
        </w:rPr>
        <w:t>[</w:t>
      </w:r>
      <w:r w:rsidR="00E35670" w:rsidRPr="00D343FC">
        <w:rPr>
          <w:b/>
          <w:i/>
        </w:rPr>
        <w:t>Renal (</w:t>
      </w:r>
      <w:r w:rsidR="00857F77" w:rsidRPr="00D343FC">
        <w:rPr>
          <w:b/>
          <w:i/>
        </w:rPr>
        <w:t>K</w:t>
      </w:r>
      <w:r w:rsidR="00E35670" w:rsidRPr="00D343FC">
        <w:rPr>
          <w:b/>
          <w:i/>
        </w:rPr>
        <w:t xml:space="preserve">idney) </w:t>
      </w:r>
      <w:r w:rsidR="00857F77" w:rsidRPr="00D343FC">
        <w:rPr>
          <w:b/>
          <w:i/>
        </w:rPr>
        <w:t>F</w:t>
      </w:r>
      <w:r w:rsidR="00E35670" w:rsidRPr="00D343FC">
        <w:rPr>
          <w:b/>
          <w:i/>
        </w:rPr>
        <w:t>ailure</w:t>
      </w:r>
      <w:r w:rsidR="00E35670">
        <w:t xml:space="preserve"> (or “end stage renal disease”) means chronic and irreversible failure of both kidneys, which requires weekly or more </w:t>
      </w:r>
      <w:r w:rsidR="00E35670" w:rsidRPr="00E97BE4">
        <w:t>frequent dialysis treatment.</w:t>
      </w:r>
      <w:r w:rsidR="00E97BE4" w:rsidRPr="00B37216">
        <w:t xml:space="preserve"> To be a Covered Critical Illness under this benefit, the diagnosis of Renal Failure must be:</w:t>
      </w:r>
    </w:p>
    <w:p w14:paraId="77FBD33A" w14:textId="77777777" w:rsidR="00E97BE4" w:rsidRPr="00B37216" w:rsidRDefault="00E97BE4" w:rsidP="00FA744C">
      <w:pPr>
        <w:pStyle w:val="BulletD"/>
        <w:ind w:left="432"/>
      </w:pPr>
      <w:r w:rsidRPr="00B37216">
        <w:t>made by a Doctor who is a board certified nephrologist; and</w:t>
      </w:r>
    </w:p>
    <w:p w14:paraId="1BBD8CF2" w14:textId="267129B9" w:rsidR="00E35670" w:rsidRPr="00E97BE4" w:rsidRDefault="00E97BE4" w:rsidP="00FA744C">
      <w:pPr>
        <w:pStyle w:val="BulletD"/>
        <w:ind w:left="432"/>
      </w:pPr>
      <w:r w:rsidRPr="00B37216">
        <w:t>supported by objective testing and treatment.</w:t>
      </w:r>
      <w:r w:rsidR="003C6A1B" w:rsidRPr="00571C41">
        <w:rPr>
          <w:b/>
          <w:bCs/>
          <w:sz w:val="24"/>
        </w:rPr>
        <w:t>]</w:t>
      </w:r>
    </w:p>
    <w:p w14:paraId="5A90836E" w14:textId="15110312" w:rsidR="00E35670" w:rsidRDefault="00FF6A3D" w:rsidP="00E35670">
      <w:pPr>
        <w:pStyle w:val="Text1"/>
        <w:numPr>
          <w:ilvl w:val="12"/>
          <w:numId w:val="0"/>
        </w:numPr>
      </w:pPr>
      <w:r>
        <w:rPr>
          <w:b/>
          <w:bCs/>
          <w:color w:val="FF0000"/>
          <w:sz w:val="24"/>
          <w:szCs w:val="24"/>
          <w:vertAlign w:val="superscript"/>
        </w:rPr>
        <w:t>6</w:t>
      </w:r>
      <w:r w:rsidR="00D707D9" w:rsidRPr="00D707D9">
        <w:rPr>
          <w:b/>
          <w:sz w:val="24"/>
        </w:rPr>
        <w:t>[</w:t>
      </w:r>
      <w:r w:rsidR="00E35670" w:rsidRPr="002A488C">
        <w:rPr>
          <w:b/>
          <w:i/>
        </w:rPr>
        <w:t>Retirement</w:t>
      </w:r>
      <w:r w:rsidR="00B26632" w:rsidRPr="002A488C">
        <w:rPr>
          <w:b/>
          <w:i/>
        </w:rPr>
        <w:t xml:space="preserve"> Plan</w:t>
      </w:r>
      <w:r w:rsidR="00B26632">
        <w:rPr>
          <w:b/>
          <w:i/>
        </w:rPr>
        <w:t xml:space="preserve"> </w:t>
      </w:r>
      <w:r w:rsidR="00E35670">
        <w:t>means a defined contribution</w:t>
      </w:r>
      <w:r w:rsidR="00B26632">
        <w:t xml:space="preserve"> </w:t>
      </w:r>
      <w:r w:rsidR="0076229A">
        <w:t>plan</w:t>
      </w:r>
      <w:r w:rsidR="00B26632">
        <w:t xml:space="preserve"> </w:t>
      </w:r>
      <w:r w:rsidR="00E35670">
        <w:t xml:space="preserve">or defined benefit </w:t>
      </w:r>
      <w:r w:rsidR="0076229A">
        <w:t>plan</w:t>
      </w:r>
      <w:r w:rsidR="003B6015">
        <w:t>.</w:t>
      </w:r>
      <w:r w:rsidR="00E35670">
        <w:t xml:space="preserve"> These are </w:t>
      </w:r>
      <w:r w:rsidR="00C51719">
        <w:t>plan</w:t>
      </w:r>
      <w:r w:rsidR="00E35670">
        <w:t xml:space="preserve">s which provide retirement benefits to </w:t>
      </w:r>
      <w:r w:rsidR="009540F7" w:rsidRPr="00B37216">
        <w:rPr>
          <w:b/>
          <w:bCs/>
          <w:color w:val="FF0000"/>
          <w:sz w:val="24"/>
          <w:vertAlign w:val="superscript"/>
        </w:rPr>
        <w:t>CV6</w:t>
      </w:r>
      <w:r w:rsidR="00571C41" w:rsidRPr="00571C41">
        <w:rPr>
          <w:b/>
          <w:bCs/>
          <w:sz w:val="24"/>
        </w:rPr>
        <w:t>[</w:t>
      </w:r>
      <w:r w:rsidR="006C2002">
        <w:t>E</w:t>
      </w:r>
      <w:r w:rsidR="009B6667">
        <w:t>mployees</w:t>
      </w:r>
      <w:r w:rsidR="00571C41" w:rsidRPr="00571C41">
        <w:rPr>
          <w:b/>
          <w:bCs/>
          <w:sz w:val="24"/>
        </w:rPr>
        <w:t>]</w:t>
      </w:r>
      <w:r w:rsidR="00E35670">
        <w:t xml:space="preserve"> and are not funded entirely by </w:t>
      </w:r>
      <w:r w:rsidR="009540F7" w:rsidRPr="00B37216">
        <w:rPr>
          <w:b/>
          <w:bCs/>
          <w:color w:val="FF0000"/>
          <w:sz w:val="24"/>
          <w:vertAlign w:val="superscript"/>
        </w:rPr>
        <w:t>CV6</w:t>
      </w:r>
      <w:r w:rsidR="00571C41" w:rsidRPr="00571C41">
        <w:rPr>
          <w:b/>
          <w:bCs/>
          <w:sz w:val="24"/>
        </w:rPr>
        <w:t>[</w:t>
      </w:r>
      <w:r w:rsidR="006C2002">
        <w:t>E</w:t>
      </w:r>
      <w:r w:rsidR="009B6667">
        <w:t>mployee</w:t>
      </w:r>
      <w:r w:rsidR="00571C41" w:rsidRPr="00571C41">
        <w:rPr>
          <w:b/>
          <w:bCs/>
          <w:sz w:val="24"/>
        </w:rPr>
        <w:t>]</w:t>
      </w:r>
      <w:r w:rsidR="00E35670">
        <w:t xml:space="preserve"> contributions.</w:t>
      </w:r>
      <w:r w:rsidRPr="00571C41">
        <w:rPr>
          <w:b/>
          <w:bCs/>
          <w:sz w:val="24"/>
        </w:rPr>
        <w:t>]</w:t>
      </w:r>
    </w:p>
    <w:p w14:paraId="0F8DB065" w14:textId="6649F4A2" w:rsidR="00C643EB" w:rsidRPr="00C643EB" w:rsidRDefault="00875FC8" w:rsidP="00C643EB">
      <w:pPr>
        <w:pStyle w:val="Text1"/>
        <w:numPr>
          <w:ilvl w:val="12"/>
          <w:numId w:val="0"/>
        </w:numPr>
      </w:pPr>
      <w:r>
        <w:rPr>
          <w:b/>
          <w:bCs/>
          <w:color w:val="FF0000"/>
          <w:sz w:val="24"/>
          <w:szCs w:val="24"/>
          <w:vertAlign w:val="superscript"/>
        </w:rPr>
        <w:t>2</w:t>
      </w:r>
      <w:r w:rsidRPr="00DB37BD">
        <w:rPr>
          <w:b/>
          <w:sz w:val="24"/>
          <w:szCs w:val="24"/>
        </w:rPr>
        <w:t>[</w:t>
      </w:r>
      <w:r w:rsidR="00C643EB" w:rsidRPr="00C643EB">
        <w:rPr>
          <w:b/>
          <w:i/>
        </w:rPr>
        <w:t xml:space="preserve">Retirement </w:t>
      </w:r>
      <w:r w:rsidR="00400B30">
        <w:rPr>
          <w:b/>
          <w:i/>
        </w:rPr>
        <w:t>P</w:t>
      </w:r>
      <w:r w:rsidR="00C643EB" w:rsidRPr="00C643EB">
        <w:rPr>
          <w:b/>
          <w:i/>
        </w:rPr>
        <w:t>olicy</w:t>
      </w:r>
      <w:r w:rsidR="00C643EB" w:rsidRPr="00C643EB">
        <w:t xml:space="preserve"> means a</w:t>
      </w:r>
      <w:r w:rsidR="00B26632">
        <w:t xml:space="preserve"> </w:t>
      </w:r>
      <w:r w:rsidR="0076229A">
        <w:t>p</w:t>
      </w:r>
      <w:r w:rsidR="00B26632">
        <w:t xml:space="preserve">lan </w:t>
      </w:r>
      <w:r w:rsidR="00C643EB" w:rsidRPr="00C643EB">
        <w:t xml:space="preserve">which provides retirement </w:t>
      </w:r>
      <w:r w:rsidR="00DE3ED9" w:rsidRPr="00C643EB">
        <w:t>benefits,</w:t>
      </w:r>
      <w:r w:rsidR="00C643EB" w:rsidRPr="00C643EB">
        <w:t xml:space="preserve"> and which is not wholly funded by </w:t>
      </w:r>
      <w:r w:rsidR="006C2002">
        <w:t>E</w:t>
      </w:r>
      <w:r w:rsidR="00C643EB" w:rsidRPr="00C643EB">
        <w:t xml:space="preserve">mployee contributions. The term shall not include a </w:t>
      </w:r>
      <w:r w:rsidR="00DE3ED9" w:rsidRPr="00C643EB">
        <w:t>profit-sharing</w:t>
      </w:r>
      <w:r w:rsidR="00C643EB" w:rsidRPr="00C643EB">
        <w:t xml:space="preserve"> </w:t>
      </w:r>
      <w:r w:rsidR="00C51719">
        <w:t>plan</w:t>
      </w:r>
      <w:r w:rsidR="00C643EB" w:rsidRPr="00C643EB">
        <w:t xml:space="preserve">, a thrift </w:t>
      </w:r>
      <w:r w:rsidR="005D0C1D">
        <w:t>P</w:t>
      </w:r>
      <w:r w:rsidR="00C643EB" w:rsidRPr="00C643EB">
        <w:t>lan, an individual retirement account (IRA), a stock ownership</w:t>
      </w:r>
      <w:r w:rsidR="00B26632">
        <w:t xml:space="preserve"> Plan </w:t>
      </w:r>
      <w:r w:rsidR="00C643EB" w:rsidRPr="00C643EB">
        <w:t>or a non-qualified</w:t>
      </w:r>
      <w:r w:rsidR="00B26632">
        <w:t xml:space="preserve"> Plan </w:t>
      </w:r>
      <w:r w:rsidR="00C643EB" w:rsidRPr="00C643EB">
        <w:t>of deferred compensation.</w:t>
      </w:r>
      <w:r w:rsidRPr="00571C41">
        <w:rPr>
          <w:b/>
          <w:bCs/>
          <w:sz w:val="24"/>
        </w:rPr>
        <w:t>]</w:t>
      </w:r>
    </w:p>
    <w:p w14:paraId="3FDF1442" w14:textId="621A8C1F" w:rsidR="00FA7664" w:rsidRDefault="00EE25E3" w:rsidP="00FA7664">
      <w:pPr>
        <w:pStyle w:val="SubtitleD"/>
        <w:spacing w:line="240" w:lineRule="auto"/>
        <w:rPr>
          <w:rFonts w:ascii="Arial" w:hAnsi="Arial" w:cs="Arial"/>
          <w:b w:val="0"/>
          <w:sz w:val="20"/>
        </w:rPr>
      </w:pPr>
      <w:r w:rsidRPr="00B37216">
        <w:rPr>
          <w:rFonts w:ascii="Arial" w:hAnsi="Arial" w:cs="Arial"/>
          <w:color w:val="FF0000"/>
          <w:szCs w:val="24"/>
          <w:vertAlign w:val="superscript"/>
        </w:rPr>
        <w:t>6</w:t>
      </w:r>
      <w:r w:rsidRPr="00B37216">
        <w:rPr>
          <w:rFonts w:ascii="Arial" w:hAnsi="Arial" w:cs="Arial"/>
        </w:rPr>
        <w:t>[</w:t>
      </w:r>
      <w:r w:rsidR="00FA7664" w:rsidRPr="001B16EE">
        <w:rPr>
          <w:rFonts w:ascii="Arial" w:hAnsi="Arial" w:cs="Arial"/>
          <w:i/>
          <w:sz w:val="20"/>
        </w:rPr>
        <w:t>Retro Disability</w:t>
      </w:r>
      <w:r w:rsidR="00FA7664" w:rsidRPr="008E7C88">
        <w:rPr>
          <w:rFonts w:ascii="Arial" w:hAnsi="Arial" w:cs="Arial"/>
          <w:sz w:val="20"/>
        </w:rPr>
        <w:t xml:space="preserve"> </w:t>
      </w:r>
      <w:r w:rsidR="00FA7664" w:rsidRPr="008E7C88">
        <w:rPr>
          <w:rFonts w:ascii="Arial" w:hAnsi="Arial" w:cs="Arial"/>
          <w:b w:val="0"/>
          <w:sz w:val="20"/>
        </w:rPr>
        <w:t xml:space="preserve">means </w:t>
      </w:r>
      <w:r w:rsidR="00FA7664">
        <w:rPr>
          <w:rFonts w:ascii="Arial" w:hAnsi="Arial" w:cs="Arial"/>
          <w:b w:val="0"/>
          <w:sz w:val="20"/>
        </w:rPr>
        <w:t>a Sickness or Injury that results in:</w:t>
      </w:r>
    </w:p>
    <w:p w14:paraId="6C190BB4" w14:textId="48AF8256" w:rsidR="00FA7664" w:rsidRDefault="00FA7664" w:rsidP="00FA744C">
      <w:pPr>
        <w:pStyle w:val="BulletD"/>
        <w:ind w:left="432"/>
      </w:pPr>
      <w:r>
        <w:t xml:space="preserve">a </w:t>
      </w:r>
      <w:r w:rsidR="004F0FD0" w:rsidRPr="00987A39">
        <w:t>H</w:t>
      </w:r>
      <w:r w:rsidRPr="00987A39">
        <w:t xml:space="preserve">ospital </w:t>
      </w:r>
      <w:r w:rsidR="00352493" w:rsidRPr="00987A39">
        <w:t>C</w:t>
      </w:r>
      <w:r w:rsidRPr="00987A39">
        <w:t>onfinement</w:t>
      </w:r>
      <w:r>
        <w:t xml:space="preserve"> that begins on the date </w:t>
      </w:r>
      <w:r w:rsidR="00831858">
        <w:t>You</w:t>
      </w:r>
      <w:r>
        <w:t xml:space="preserve"> became </w:t>
      </w:r>
      <w:r w:rsidR="00167306" w:rsidRPr="00987A39">
        <w:t>Disabled</w:t>
      </w:r>
      <w:r w:rsidR="00167306">
        <w:t xml:space="preserve"> </w:t>
      </w:r>
      <w:r>
        <w:t xml:space="preserve">or within </w:t>
      </w:r>
      <w:r w:rsidR="00DE3ED9">
        <w:rPr>
          <w:b/>
          <w:bCs/>
          <w:color w:val="FF0000"/>
          <w:sz w:val="24"/>
          <w:szCs w:val="24"/>
          <w:vertAlign w:val="superscript"/>
        </w:rPr>
        <w:t>5</w:t>
      </w:r>
      <w:r w:rsidR="00D707D9" w:rsidRPr="00D707D9">
        <w:rPr>
          <w:b/>
          <w:sz w:val="24"/>
        </w:rPr>
        <w:t>[</w:t>
      </w:r>
      <w:r>
        <w:t>24 – 72</w:t>
      </w:r>
      <w:r w:rsidR="009B5404" w:rsidRPr="3BF3A72A">
        <w:rPr>
          <w:b/>
          <w:sz w:val="24"/>
          <w:szCs w:val="24"/>
        </w:rPr>
        <w:t>]</w:t>
      </w:r>
      <w:r>
        <w:t xml:space="preserve"> hours of the date </w:t>
      </w:r>
      <w:r w:rsidR="00D60341">
        <w:t>Your</w:t>
      </w:r>
      <w:r>
        <w:t xml:space="preserve"> </w:t>
      </w:r>
      <w:r w:rsidR="00FF5545">
        <w:t>Retro D</w:t>
      </w:r>
      <w:r>
        <w:t xml:space="preserve">isability begins; and </w:t>
      </w:r>
    </w:p>
    <w:p w14:paraId="17E2EF88" w14:textId="666D0740" w:rsidR="00FA7664" w:rsidRPr="00355178" w:rsidRDefault="00FA7664" w:rsidP="00FA744C">
      <w:pPr>
        <w:pStyle w:val="BulletD"/>
        <w:ind w:left="432"/>
        <w:rPr>
          <w:rFonts w:cs="Arial"/>
          <w:bCs/>
        </w:rPr>
      </w:pPr>
      <w:r>
        <w:t>such Hospital Confinement continues for at least</w:t>
      </w:r>
      <w:r w:rsidRPr="006604B4">
        <w:rPr>
          <w:rFonts w:cs="Arial"/>
          <w:b/>
        </w:rPr>
        <w:t xml:space="preserve"> </w:t>
      </w:r>
      <w:r w:rsidR="00DE3ED9" w:rsidRPr="00CA131D">
        <w:rPr>
          <w:rFonts w:cs="Arial"/>
          <w:b/>
          <w:color w:val="FF0000"/>
          <w:sz w:val="24"/>
          <w:szCs w:val="32"/>
          <w:vertAlign w:val="superscript"/>
        </w:rPr>
        <w:t>5</w:t>
      </w:r>
      <w:r w:rsidR="00D707D9" w:rsidRPr="00D707D9">
        <w:rPr>
          <w:rFonts w:cs="Arial"/>
          <w:b/>
          <w:sz w:val="24"/>
        </w:rPr>
        <w:t>[</w:t>
      </w:r>
      <w:r w:rsidR="00446B9A" w:rsidRPr="00355178">
        <w:rPr>
          <w:rFonts w:cs="Arial"/>
          <w:bCs/>
        </w:rPr>
        <w:t>3</w:t>
      </w:r>
      <w:r w:rsidRPr="00355178">
        <w:rPr>
          <w:rFonts w:cs="Arial"/>
          <w:bCs/>
        </w:rPr>
        <w:t xml:space="preserve"> – 45</w:t>
      </w:r>
      <w:r w:rsidR="00D707D9" w:rsidRPr="00D707D9">
        <w:rPr>
          <w:rFonts w:cs="Arial"/>
          <w:b/>
          <w:sz w:val="24"/>
        </w:rPr>
        <w:t>]</w:t>
      </w:r>
      <w:r>
        <w:rPr>
          <w:rFonts w:cs="Arial"/>
          <w:b/>
        </w:rPr>
        <w:t xml:space="preserve"> </w:t>
      </w:r>
      <w:r w:rsidRPr="00355178">
        <w:rPr>
          <w:rFonts w:cs="Arial"/>
          <w:bCs/>
        </w:rPr>
        <w:t>consecutive days; and</w:t>
      </w:r>
    </w:p>
    <w:p w14:paraId="780BE0B0" w14:textId="7FBC0B12" w:rsidR="00FA7664" w:rsidRPr="00355178" w:rsidRDefault="00831858" w:rsidP="00FA744C">
      <w:pPr>
        <w:pStyle w:val="BulletD"/>
        <w:ind w:left="432"/>
        <w:rPr>
          <w:rFonts w:cs="Arial"/>
          <w:bCs/>
        </w:rPr>
      </w:pPr>
      <w:r w:rsidRPr="00355178">
        <w:rPr>
          <w:rFonts w:cs="Arial"/>
          <w:bCs/>
        </w:rPr>
        <w:t>You</w:t>
      </w:r>
      <w:r w:rsidR="00FA7664" w:rsidRPr="00355178">
        <w:rPr>
          <w:rFonts w:cs="Arial"/>
          <w:bCs/>
        </w:rPr>
        <w:t xml:space="preserve"> must be continuously </w:t>
      </w:r>
      <w:r w:rsidR="00167306" w:rsidRPr="00355178">
        <w:rPr>
          <w:rFonts w:cs="Arial"/>
          <w:bCs/>
        </w:rPr>
        <w:t>Disabled</w:t>
      </w:r>
      <w:r w:rsidR="00167306" w:rsidRPr="00355178">
        <w:rPr>
          <w:rFonts w:cs="Arial"/>
          <w:bCs/>
          <w:i/>
        </w:rPr>
        <w:t xml:space="preserve"> </w:t>
      </w:r>
      <w:r w:rsidR="00FA7664" w:rsidRPr="00355178">
        <w:rPr>
          <w:rFonts w:cs="Arial"/>
          <w:bCs/>
        </w:rPr>
        <w:t>through-out the Plan</w:t>
      </w:r>
      <w:r w:rsidR="00927E76" w:rsidRPr="00355178">
        <w:rPr>
          <w:rFonts w:cs="Arial"/>
          <w:bCs/>
        </w:rPr>
        <w:t>’</w:t>
      </w:r>
      <w:r w:rsidR="00FA7664" w:rsidRPr="00355178">
        <w:rPr>
          <w:rFonts w:cs="Arial"/>
          <w:bCs/>
        </w:rPr>
        <w:t xml:space="preserve">s </w:t>
      </w:r>
      <w:r w:rsidR="00DB3F54" w:rsidRPr="00355178">
        <w:rPr>
          <w:rFonts w:cs="Arial"/>
          <w:bCs/>
        </w:rPr>
        <w:t>Elimination Period</w:t>
      </w:r>
      <w:r w:rsidR="00FA7664" w:rsidRPr="00355178">
        <w:rPr>
          <w:rFonts w:cs="Arial"/>
          <w:bCs/>
        </w:rPr>
        <w:t>.</w:t>
      </w:r>
      <w:r w:rsidR="00D707D9" w:rsidRPr="00D707D9">
        <w:rPr>
          <w:rFonts w:cs="Arial"/>
          <w:b/>
          <w:sz w:val="24"/>
        </w:rPr>
        <w:t>]</w:t>
      </w:r>
    </w:p>
    <w:p w14:paraId="41D6FBC8" w14:textId="773C3727" w:rsidR="00CB1712" w:rsidRDefault="00537902" w:rsidP="00E35670">
      <w:pPr>
        <w:pStyle w:val="Text1"/>
        <w:numPr>
          <w:ilvl w:val="12"/>
          <w:numId w:val="0"/>
        </w:numPr>
      </w:pPr>
      <w:r>
        <w:rPr>
          <w:b/>
          <w:bCs/>
          <w:color w:val="FF0000"/>
          <w:sz w:val="24"/>
          <w:szCs w:val="24"/>
          <w:vertAlign w:val="superscript"/>
        </w:rPr>
        <w:t>6</w:t>
      </w:r>
      <w:r w:rsidRPr="00B46F5C">
        <w:rPr>
          <w:rFonts w:cs="Arial"/>
          <w:b/>
          <w:sz w:val="24"/>
        </w:rPr>
        <w:t>[</w:t>
      </w:r>
      <w:r w:rsidR="00CB1712">
        <w:rPr>
          <w:b/>
          <w:bCs/>
          <w:i/>
          <w:iCs/>
        </w:rPr>
        <w:t>S</w:t>
      </w:r>
      <w:r w:rsidR="00CB1712" w:rsidRPr="0089436A">
        <w:rPr>
          <w:b/>
          <w:bCs/>
          <w:i/>
          <w:iCs/>
        </w:rPr>
        <w:t>abbatical</w:t>
      </w:r>
      <w:r w:rsidR="00CB1712">
        <w:rPr>
          <w:b/>
          <w:bCs/>
          <w:i/>
          <w:iCs/>
        </w:rPr>
        <w:t xml:space="preserve"> </w:t>
      </w:r>
      <w:r w:rsidR="00857F77">
        <w:rPr>
          <w:b/>
          <w:bCs/>
          <w:i/>
          <w:iCs/>
        </w:rPr>
        <w:t>L</w:t>
      </w:r>
      <w:r w:rsidR="00CB1712" w:rsidRPr="0089436A">
        <w:rPr>
          <w:b/>
          <w:bCs/>
          <w:i/>
          <w:iCs/>
        </w:rPr>
        <w:t>eave</w:t>
      </w:r>
      <w:r w:rsidR="00CB1712">
        <w:t xml:space="preserve"> means </w:t>
      </w:r>
      <w:r w:rsidR="00831858">
        <w:t>You</w:t>
      </w:r>
      <w:r w:rsidR="00CB1712">
        <w:t xml:space="preserve"> are temporarily absent from being </w:t>
      </w:r>
      <w:r w:rsidR="00414CB6" w:rsidRPr="00987A39">
        <w:t xml:space="preserve">Actively </w:t>
      </w:r>
      <w:r w:rsidR="005522AB">
        <w:t>at</w:t>
      </w:r>
      <w:r w:rsidR="00414CB6" w:rsidRPr="00987A39">
        <w:t xml:space="preserve"> Work</w:t>
      </w:r>
      <w:r w:rsidR="00CB1712">
        <w:t xml:space="preserve"> for a period of time that has been address</w:t>
      </w:r>
      <w:r w:rsidR="00507A6C">
        <w:t>ed</w:t>
      </w:r>
      <w:r w:rsidR="00CB1712">
        <w:t xml:space="preserve"> in advance in writing by </w:t>
      </w:r>
      <w:r w:rsidR="00CB1712" w:rsidRPr="002E41CC">
        <w:rPr>
          <w:b/>
          <w:bCs/>
          <w:color w:val="FF0000"/>
          <w:sz w:val="24"/>
          <w:szCs w:val="24"/>
          <w:vertAlign w:val="superscript"/>
        </w:rPr>
        <w:t>CV2</w:t>
      </w:r>
      <w:r w:rsidR="00571C41" w:rsidRPr="00571C41">
        <w:rPr>
          <w:b/>
          <w:bCs/>
          <w:sz w:val="24"/>
        </w:rPr>
        <w:t>[</w:t>
      </w:r>
      <w:r w:rsidR="00D60341">
        <w:t>Your</w:t>
      </w:r>
      <w:r w:rsidR="00CB1712">
        <w:t xml:space="preserve"> Employer</w:t>
      </w:r>
      <w:r w:rsidR="00571C41" w:rsidRPr="00571C41">
        <w:rPr>
          <w:b/>
          <w:bCs/>
          <w:sz w:val="24"/>
        </w:rPr>
        <w:t>]</w:t>
      </w:r>
      <w:r w:rsidR="00CB1712">
        <w:t>, other than for reasons in connection</w:t>
      </w:r>
      <w:r w:rsidR="00CB1712" w:rsidRPr="00282869">
        <w:t xml:space="preserve"> with any severance or termination agreement. </w:t>
      </w:r>
      <w:r w:rsidR="00D60341">
        <w:t>Your</w:t>
      </w:r>
      <w:r w:rsidR="00CB1712" w:rsidRPr="00282869">
        <w:t xml:space="preserve"> normal vacation time, any period of </w:t>
      </w:r>
      <w:r w:rsidR="00167306" w:rsidRPr="00B37216">
        <w:t>Disability</w:t>
      </w:r>
      <w:r w:rsidR="00CB1712">
        <w:t xml:space="preserve"> or FMLA leave is not considered a </w:t>
      </w:r>
      <w:r w:rsidR="00DA3B58">
        <w:t>Sabbatical Leave</w:t>
      </w:r>
      <w:r w:rsidR="00CB1712">
        <w:t>.</w:t>
      </w:r>
      <w:r w:rsidRPr="00571C41">
        <w:rPr>
          <w:b/>
          <w:bCs/>
          <w:sz w:val="24"/>
        </w:rPr>
        <w:t>]</w:t>
      </w:r>
    </w:p>
    <w:p w14:paraId="54A48F46" w14:textId="03C0706C" w:rsidR="00E35670" w:rsidRDefault="00B0319F" w:rsidP="00E35670">
      <w:pPr>
        <w:pStyle w:val="Text1"/>
        <w:numPr>
          <w:ilvl w:val="12"/>
          <w:numId w:val="0"/>
        </w:numPr>
      </w:pPr>
      <w:r>
        <w:rPr>
          <w:b/>
          <w:bCs/>
          <w:color w:val="FF0000"/>
          <w:sz w:val="24"/>
          <w:szCs w:val="24"/>
          <w:vertAlign w:val="superscript"/>
        </w:rPr>
        <w:t>32</w:t>
      </w:r>
      <w:r w:rsidRPr="00B46F5C">
        <w:rPr>
          <w:rFonts w:cs="Arial"/>
          <w:b/>
          <w:sz w:val="24"/>
        </w:rPr>
        <w:t>[</w:t>
      </w:r>
      <w:r w:rsidR="00E35670">
        <w:rPr>
          <w:b/>
          <w:i/>
        </w:rPr>
        <w:t xml:space="preserve">Salary </w:t>
      </w:r>
      <w:r w:rsidR="00857F77">
        <w:rPr>
          <w:b/>
          <w:i/>
        </w:rPr>
        <w:t>C</w:t>
      </w:r>
      <w:r w:rsidR="00E35670">
        <w:rPr>
          <w:b/>
          <w:i/>
        </w:rPr>
        <w:t xml:space="preserve">ontinuation or </w:t>
      </w:r>
      <w:r w:rsidR="00857F77">
        <w:rPr>
          <w:b/>
          <w:i/>
        </w:rPr>
        <w:t>A</w:t>
      </w:r>
      <w:r w:rsidR="00E35670">
        <w:rPr>
          <w:b/>
          <w:i/>
        </w:rPr>
        <w:t xml:space="preserve">ccumulated </w:t>
      </w:r>
      <w:r w:rsidR="00857F77">
        <w:rPr>
          <w:b/>
          <w:i/>
        </w:rPr>
        <w:t>S</w:t>
      </w:r>
      <w:r w:rsidR="00E35670">
        <w:rPr>
          <w:b/>
          <w:i/>
        </w:rPr>
        <w:t xml:space="preserve">ick </w:t>
      </w:r>
      <w:r w:rsidR="00857F77">
        <w:rPr>
          <w:b/>
          <w:i/>
        </w:rPr>
        <w:t>L</w:t>
      </w:r>
      <w:r w:rsidR="00E35670">
        <w:rPr>
          <w:b/>
          <w:i/>
        </w:rPr>
        <w:t>eave</w:t>
      </w:r>
      <w:r w:rsidR="00E35670">
        <w:rPr>
          <w:b/>
        </w:rPr>
        <w:t xml:space="preserve"> (STD) </w:t>
      </w:r>
      <w:r w:rsidR="00E35670">
        <w:t xml:space="preserve">means continued </w:t>
      </w:r>
      <w:r w:rsidR="008D5390">
        <w:t>benefit</w:t>
      </w:r>
      <w:r w:rsidR="0003046A" w:rsidRPr="0003046A">
        <w:t xml:space="preserve"> </w:t>
      </w:r>
      <w:r w:rsidR="0003046A">
        <w:t>payment</w:t>
      </w:r>
      <w:r w:rsidR="00E35670">
        <w:t xml:space="preserve">s to </w:t>
      </w:r>
      <w:r w:rsidR="00831858">
        <w:t>You</w:t>
      </w:r>
      <w:r w:rsidR="00E35670">
        <w:t xml:space="preserve"> by </w:t>
      </w:r>
      <w:r w:rsidR="00FD3ECE" w:rsidRPr="002E41CC">
        <w:rPr>
          <w:b/>
          <w:bCs/>
          <w:color w:val="FF0000"/>
          <w:sz w:val="24"/>
          <w:szCs w:val="24"/>
          <w:vertAlign w:val="superscript"/>
        </w:rPr>
        <w:t>CV2</w:t>
      </w:r>
      <w:r w:rsidR="00571C41" w:rsidRPr="00571C41">
        <w:rPr>
          <w:b/>
          <w:bCs/>
          <w:sz w:val="24"/>
        </w:rPr>
        <w:t>[</w:t>
      </w:r>
      <w:r w:rsidR="00D60341">
        <w:t>Your</w:t>
      </w:r>
      <w:r w:rsidR="00E35670">
        <w:t xml:space="preserve"> Employer</w:t>
      </w:r>
      <w:r w:rsidR="00571C41" w:rsidRPr="00571C41">
        <w:rPr>
          <w:b/>
          <w:bCs/>
          <w:sz w:val="24"/>
        </w:rPr>
        <w:t>]</w:t>
      </w:r>
      <w:r w:rsidR="00E35670">
        <w:t xml:space="preserve"> of all or part of </w:t>
      </w:r>
      <w:r w:rsidR="00D60341">
        <w:t>Your</w:t>
      </w:r>
      <w:r w:rsidR="00E35670">
        <w:t xml:space="preserve"> </w:t>
      </w:r>
      <w:r w:rsidR="00026DE6">
        <w:t>Weekly Earnings</w:t>
      </w:r>
      <w:r w:rsidR="00E35670">
        <w:t xml:space="preserve">, after </w:t>
      </w:r>
      <w:r w:rsidR="00831858">
        <w:t>You</w:t>
      </w:r>
      <w:r w:rsidR="00E35670">
        <w:t xml:space="preserve"> become </w:t>
      </w:r>
      <w:r w:rsidR="00167306" w:rsidRPr="00987A39">
        <w:t>Disabled</w:t>
      </w:r>
      <w:r w:rsidR="00167306" w:rsidRPr="00DF6A0B">
        <w:t xml:space="preserve"> </w:t>
      </w:r>
      <w:r w:rsidR="00E35670">
        <w:t xml:space="preserve">as defined by the Group Contract. This continued </w:t>
      </w:r>
      <w:r w:rsidR="008D5390">
        <w:t>benefit</w:t>
      </w:r>
      <w:r w:rsidR="0003046A" w:rsidRPr="0003046A">
        <w:t xml:space="preserve"> </w:t>
      </w:r>
      <w:r w:rsidR="0003046A">
        <w:t>payment</w:t>
      </w:r>
      <w:r w:rsidR="00E35670">
        <w:t xml:space="preserve"> must be part of an established</w:t>
      </w:r>
      <w:r w:rsidR="00B26632">
        <w:t xml:space="preserve"> Plan </w:t>
      </w:r>
      <w:r w:rsidR="00E35670">
        <w:lastRenderedPageBreak/>
        <w:t xml:space="preserve">maintained by </w:t>
      </w:r>
      <w:r w:rsidR="00FD3ECE" w:rsidRPr="002E41CC">
        <w:rPr>
          <w:b/>
          <w:bCs/>
          <w:color w:val="FF0000"/>
          <w:sz w:val="24"/>
          <w:szCs w:val="24"/>
          <w:vertAlign w:val="superscript"/>
        </w:rPr>
        <w:t>CV2</w:t>
      </w:r>
      <w:r w:rsidR="00571C41" w:rsidRPr="00571C41">
        <w:rPr>
          <w:b/>
          <w:bCs/>
          <w:sz w:val="24"/>
        </w:rPr>
        <w:t>[</w:t>
      </w:r>
      <w:r w:rsidR="00D60341">
        <w:t>Your</w:t>
      </w:r>
      <w:r w:rsidR="00E35670">
        <w:t xml:space="preserve"> Employer</w:t>
      </w:r>
      <w:r w:rsidR="00571C41" w:rsidRPr="00571C41">
        <w:rPr>
          <w:b/>
          <w:bCs/>
          <w:sz w:val="24"/>
        </w:rPr>
        <w:t>]</w:t>
      </w:r>
      <w:r w:rsidR="00E35670">
        <w:t xml:space="preserve"> for the benefit of </w:t>
      </w:r>
      <w:r w:rsidR="009B6667" w:rsidRPr="00B37216">
        <w:rPr>
          <w:b/>
          <w:bCs/>
          <w:color w:val="FF0000"/>
          <w:sz w:val="24"/>
          <w:vertAlign w:val="superscript"/>
        </w:rPr>
        <w:t>CV6</w:t>
      </w:r>
      <w:r w:rsidR="00571C41" w:rsidRPr="00571C41">
        <w:rPr>
          <w:b/>
          <w:bCs/>
          <w:sz w:val="24"/>
        </w:rPr>
        <w:t>[</w:t>
      </w:r>
      <w:r w:rsidR="00E35670">
        <w:t xml:space="preserve">an </w:t>
      </w:r>
      <w:r w:rsidR="00A76A62">
        <w:t>E</w:t>
      </w:r>
      <w:r w:rsidR="00E35670">
        <w:t>mployee</w:t>
      </w:r>
      <w:r w:rsidR="00571C41" w:rsidRPr="00571C41">
        <w:rPr>
          <w:b/>
          <w:bCs/>
          <w:sz w:val="24"/>
        </w:rPr>
        <w:t>]</w:t>
      </w:r>
      <w:r w:rsidR="00E35670">
        <w:t xml:space="preserve"> covered under the Group Contract.</w:t>
      </w:r>
      <w:r w:rsidR="00EA0164">
        <w:t xml:space="preserve"> </w:t>
      </w:r>
      <w:r w:rsidR="00DA3B58">
        <w:t>Salary Continuation or Accumulated Sick Leave</w:t>
      </w:r>
      <w:r w:rsidR="00E35670">
        <w:t xml:space="preserve"> does not include compensation paid to </w:t>
      </w:r>
      <w:r w:rsidR="00831858">
        <w:t>You</w:t>
      </w:r>
      <w:r w:rsidR="00E35670">
        <w:t xml:space="preserve"> by </w:t>
      </w:r>
      <w:r w:rsidR="00FD3ECE" w:rsidRPr="002E41CC">
        <w:rPr>
          <w:b/>
          <w:bCs/>
          <w:color w:val="FF0000"/>
          <w:sz w:val="24"/>
          <w:szCs w:val="24"/>
          <w:vertAlign w:val="superscript"/>
        </w:rPr>
        <w:t>CV2</w:t>
      </w:r>
      <w:r w:rsidR="00571C41" w:rsidRPr="00571C41">
        <w:rPr>
          <w:b/>
          <w:bCs/>
          <w:sz w:val="24"/>
        </w:rPr>
        <w:t>[</w:t>
      </w:r>
      <w:r w:rsidR="00D60341">
        <w:t>Your</w:t>
      </w:r>
      <w:r w:rsidR="00E35670">
        <w:t xml:space="preserve"> Employer</w:t>
      </w:r>
      <w:r w:rsidR="00571C41" w:rsidRPr="00571C41">
        <w:rPr>
          <w:b/>
          <w:bCs/>
          <w:sz w:val="24"/>
        </w:rPr>
        <w:t>]</w:t>
      </w:r>
      <w:r w:rsidR="00E35670">
        <w:t xml:space="preserve"> for work </w:t>
      </w:r>
      <w:r w:rsidR="00831858">
        <w:t>You</w:t>
      </w:r>
      <w:r w:rsidR="00E35670">
        <w:t xml:space="preserve"> actually perform after </w:t>
      </w:r>
      <w:r w:rsidR="00D60341">
        <w:t>Your</w:t>
      </w:r>
      <w:r w:rsidR="00E35670">
        <w:t xml:space="preserve"> </w:t>
      </w:r>
      <w:r w:rsidR="00167306" w:rsidRPr="00987A39">
        <w:t>Disability</w:t>
      </w:r>
      <w:r w:rsidR="00E35670">
        <w:t xml:space="preserve"> begins. Such compensation is considered </w:t>
      </w:r>
      <w:r w:rsidR="00FB161A">
        <w:t>Disability Earnings</w:t>
      </w:r>
      <w:r w:rsidR="00E35670">
        <w:t xml:space="preserve">, and would be taken into account as such, in calculating </w:t>
      </w:r>
      <w:r w:rsidR="00D60341">
        <w:t>Your</w:t>
      </w:r>
      <w:r w:rsidR="00E35670">
        <w:t xml:space="preserve"> </w:t>
      </w:r>
      <w:r w:rsidR="00692027">
        <w:t>W</w:t>
      </w:r>
      <w:r w:rsidR="00E35670">
        <w:t xml:space="preserve">eekly </w:t>
      </w:r>
      <w:r w:rsidR="00692027">
        <w:t>B</w:t>
      </w:r>
      <w:r w:rsidR="008D5390">
        <w:t>enefit</w:t>
      </w:r>
      <w:r w:rsidR="0003046A" w:rsidRPr="0003046A">
        <w:t xml:space="preserve"> </w:t>
      </w:r>
      <w:r w:rsidR="00692027">
        <w:t>P</w:t>
      </w:r>
      <w:r w:rsidR="0003046A">
        <w:t>ayment</w:t>
      </w:r>
      <w:r w:rsidR="00E35670">
        <w:t>.</w:t>
      </w:r>
      <w:r w:rsidRPr="00571C41">
        <w:rPr>
          <w:b/>
          <w:bCs/>
          <w:sz w:val="24"/>
        </w:rPr>
        <w:t>]</w:t>
      </w:r>
    </w:p>
    <w:p w14:paraId="193079BB" w14:textId="7B0B1AF0" w:rsidR="00E35670" w:rsidRDefault="00B0319F" w:rsidP="1DAB77A5">
      <w:pPr>
        <w:pStyle w:val="Text1"/>
        <w:tabs>
          <w:tab w:val="clear" w:pos="360"/>
        </w:tabs>
      </w:pPr>
      <w:r>
        <w:rPr>
          <w:b/>
          <w:bCs/>
          <w:color w:val="FF0000"/>
          <w:sz w:val="24"/>
          <w:szCs w:val="24"/>
          <w:vertAlign w:val="superscript"/>
        </w:rPr>
        <w:t>32</w:t>
      </w:r>
      <w:r w:rsidRPr="00B46F5C">
        <w:rPr>
          <w:rFonts w:cs="Arial"/>
          <w:b/>
          <w:sz w:val="24"/>
        </w:rPr>
        <w:t>[</w:t>
      </w:r>
      <w:r w:rsidR="00E35670">
        <w:rPr>
          <w:b/>
          <w:i/>
        </w:rPr>
        <w:t xml:space="preserve">Salary </w:t>
      </w:r>
      <w:r w:rsidR="00857F77">
        <w:rPr>
          <w:b/>
          <w:i/>
        </w:rPr>
        <w:t>C</w:t>
      </w:r>
      <w:r w:rsidR="00E35670">
        <w:rPr>
          <w:b/>
          <w:i/>
        </w:rPr>
        <w:t xml:space="preserve">ontinuation or </w:t>
      </w:r>
      <w:r w:rsidR="00857F77">
        <w:rPr>
          <w:b/>
          <w:i/>
        </w:rPr>
        <w:t>A</w:t>
      </w:r>
      <w:r w:rsidR="00E35670">
        <w:rPr>
          <w:b/>
          <w:i/>
        </w:rPr>
        <w:t xml:space="preserve">ccumulated </w:t>
      </w:r>
      <w:r w:rsidR="00857F77">
        <w:rPr>
          <w:b/>
          <w:i/>
        </w:rPr>
        <w:t>S</w:t>
      </w:r>
      <w:r w:rsidR="00E35670">
        <w:rPr>
          <w:b/>
          <w:i/>
        </w:rPr>
        <w:t xml:space="preserve">ick </w:t>
      </w:r>
      <w:r w:rsidR="00857F77">
        <w:rPr>
          <w:b/>
          <w:i/>
        </w:rPr>
        <w:t>L</w:t>
      </w:r>
      <w:r w:rsidR="00E35670">
        <w:rPr>
          <w:b/>
          <w:i/>
        </w:rPr>
        <w:t>eave</w:t>
      </w:r>
      <w:r w:rsidR="00E35670">
        <w:rPr>
          <w:b/>
          <w:caps/>
        </w:rPr>
        <w:t xml:space="preserve"> (LTD) </w:t>
      </w:r>
      <w:r w:rsidR="00E35670">
        <w:t xml:space="preserve">means continued </w:t>
      </w:r>
      <w:r w:rsidR="008D5390">
        <w:t>benefit</w:t>
      </w:r>
      <w:r w:rsidR="00E51A69" w:rsidRPr="00E51A69">
        <w:t xml:space="preserve"> </w:t>
      </w:r>
      <w:r w:rsidR="00E51A69">
        <w:t>payment</w:t>
      </w:r>
      <w:r w:rsidR="00E35670">
        <w:t xml:space="preserve">s to </w:t>
      </w:r>
      <w:r w:rsidR="00831858">
        <w:t>You</w:t>
      </w:r>
      <w:r w:rsidR="00E35670">
        <w:t xml:space="preserve"> by </w:t>
      </w:r>
      <w:r w:rsidR="00950245" w:rsidRPr="002E41CC">
        <w:rPr>
          <w:b/>
          <w:bCs/>
          <w:color w:val="FF0000"/>
          <w:sz w:val="24"/>
          <w:szCs w:val="24"/>
          <w:vertAlign w:val="superscript"/>
        </w:rPr>
        <w:t>CV2</w:t>
      </w:r>
      <w:r w:rsidR="00571C41" w:rsidRPr="1DAB77A5">
        <w:rPr>
          <w:b/>
          <w:sz w:val="24"/>
          <w:szCs w:val="24"/>
        </w:rPr>
        <w:t>[</w:t>
      </w:r>
      <w:r w:rsidR="00D60341">
        <w:t>Your</w:t>
      </w:r>
      <w:r w:rsidR="00E35670">
        <w:t xml:space="preserve"> Employer</w:t>
      </w:r>
      <w:r w:rsidR="00571C41" w:rsidRPr="1DAB77A5">
        <w:rPr>
          <w:b/>
          <w:sz w:val="24"/>
          <w:szCs w:val="24"/>
        </w:rPr>
        <w:t>]</w:t>
      </w:r>
      <w:r w:rsidR="00E35670">
        <w:t xml:space="preserve"> of all or part of </w:t>
      </w:r>
      <w:r w:rsidR="00D60341">
        <w:t>Your</w:t>
      </w:r>
      <w:r w:rsidR="00E35670">
        <w:t xml:space="preserve"> </w:t>
      </w:r>
      <w:r w:rsidR="00042AE2">
        <w:t>Monthly Earnings</w:t>
      </w:r>
      <w:r w:rsidR="00E35670">
        <w:t xml:space="preserve">, after </w:t>
      </w:r>
      <w:r w:rsidR="00831858">
        <w:t>You</w:t>
      </w:r>
      <w:r w:rsidR="00E35670">
        <w:t xml:space="preserve"> become </w:t>
      </w:r>
      <w:r w:rsidR="00167306" w:rsidRPr="00987A39">
        <w:t>Disabled</w:t>
      </w:r>
      <w:r w:rsidR="00167306" w:rsidRPr="00DF6A0B">
        <w:t xml:space="preserve"> </w:t>
      </w:r>
      <w:r w:rsidR="00E35670">
        <w:t xml:space="preserve">as defined by the Group Contract. This continued </w:t>
      </w:r>
      <w:r w:rsidR="008D5390">
        <w:t>benefit</w:t>
      </w:r>
      <w:r w:rsidR="00E51A69" w:rsidRPr="00E51A69">
        <w:t xml:space="preserve"> </w:t>
      </w:r>
      <w:r w:rsidR="00E51A69">
        <w:t>payment</w:t>
      </w:r>
      <w:r w:rsidR="00E35670">
        <w:t xml:space="preserve"> must be part of an established</w:t>
      </w:r>
      <w:r w:rsidR="00B26632">
        <w:t xml:space="preserve"> Plan </w:t>
      </w:r>
      <w:r w:rsidR="00E35670">
        <w:t xml:space="preserve">maintained by </w:t>
      </w:r>
      <w:r w:rsidR="00E15544" w:rsidRPr="002E41CC">
        <w:rPr>
          <w:b/>
          <w:bCs/>
          <w:color w:val="FF0000"/>
          <w:sz w:val="24"/>
          <w:szCs w:val="24"/>
          <w:vertAlign w:val="superscript"/>
        </w:rPr>
        <w:t>CV2</w:t>
      </w:r>
      <w:r w:rsidR="00571C41" w:rsidRPr="1DAB77A5">
        <w:rPr>
          <w:b/>
          <w:sz w:val="24"/>
          <w:szCs w:val="24"/>
        </w:rPr>
        <w:t>[</w:t>
      </w:r>
      <w:r w:rsidR="00D60341">
        <w:t>Your</w:t>
      </w:r>
      <w:r w:rsidR="00E35670">
        <w:t xml:space="preserve"> Employer</w:t>
      </w:r>
      <w:r w:rsidR="00571C41" w:rsidRPr="1DAB77A5">
        <w:rPr>
          <w:b/>
          <w:sz w:val="24"/>
          <w:szCs w:val="24"/>
        </w:rPr>
        <w:t>]</w:t>
      </w:r>
      <w:r w:rsidR="00E35670">
        <w:t xml:space="preserve"> for the benefit of </w:t>
      </w:r>
      <w:r w:rsidR="009B6667" w:rsidRPr="00B37216">
        <w:rPr>
          <w:b/>
          <w:color w:val="FF0000"/>
          <w:sz w:val="24"/>
          <w:szCs w:val="24"/>
          <w:vertAlign w:val="superscript"/>
        </w:rPr>
        <w:t>CV6</w:t>
      </w:r>
      <w:r w:rsidR="00571C41" w:rsidRPr="001935DA">
        <w:rPr>
          <w:b/>
          <w:sz w:val="24"/>
        </w:rPr>
        <w:t>[</w:t>
      </w:r>
      <w:r w:rsidR="00E35670">
        <w:t xml:space="preserve">an </w:t>
      </w:r>
      <w:r w:rsidR="00A76A62">
        <w:t>E</w:t>
      </w:r>
      <w:r w:rsidR="00E35670">
        <w:t>mployee</w:t>
      </w:r>
      <w:r w:rsidR="00571C41" w:rsidRPr="1DAB77A5">
        <w:rPr>
          <w:b/>
          <w:sz w:val="24"/>
          <w:szCs w:val="24"/>
        </w:rPr>
        <w:t>]</w:t>
      </w:r>
      <w:r w:rsidR="00E35670">
        <w:t xml:space="preserve"> covered under the Group Contract</w:t>
      </w:r>
      <w:r w:rsidR="00EA0164">
        <w:t xml:space="preserve">. </w:t>
      </w:r>
      <w:r w:rsidR="00DA3B58">
        <w:t>Salary Continuation or Accumulated Sick Leave</w:t>
      </w:r>
      <w:r w:rsidR="00E35670">
        <w:t xml:space="preserve"> does not include compensation paid to </w:t>
      </w:r>
      <w:r w:rsidR="00831858">
        <w:t>You</w:t>
      </w:r>
      <w:r w:rsidR="00E35670">
        <w:t xml:space="preserve"> by </w:t>
      </w:r>
      <w:r w:rsidR="00E15544" w:rsidRPr="002E41CC">
        <w:rPr>
          <w:b/>
          <w:bCs/>
          <w:color w:val="FF0000"/>
          <w:sz w:val="24"/>
          <w:szCs w:val="24"/>
          <w:vertAlign w:val="superscript"/>
        </w:rPr>
        <w:t>CV2</w:t>
      </w:r>
      <w:r w:rsidR="00571C41" w:rsidRPr="001935DA">
        <w:rPr>
          <w:b/>
          <w:sz w:val="24"/>
        </w:rPr>
        <w:t>[</w:t>
      </w:r>
      <w:r w:rsidR="00D60341">
        <w:t>Your</w:t>
      </w:r>
      <w:r w:rsidR="00E35670">
        <w:t xml:space="preserve"> Employer</w:t>
      </w:r>
      <w:r w:rsidR="00571C41" w:rsidRPr="1DAB77A5">
        <w:rPr>
          <w:b/>
          <w:sz w:val="24"/>
          <w:szCs w:val="24"/>
        </w:rPr>
        <w:t>]</w:t>
      </w:r>
      <w:r w:rsidR="00E35670">
        <w:t xml:space="preserve"> for work </w:t>
      </w:r>
      <w:r w:rsidR="00831858">
        <w:t>You</w:t>
      </w:r>
      <w:r w:rsidR="00E35670">
        <w:t xml:space="preserve"> actually perform after </w:t>
      </w:r>
      <w:r w:rsidR="00D60341">
        <w:t>Your</w:t>
      </w:r>
      <w:r w:rsidR="00E35670">
        <w:t xml:space="preserve"> </w:t>
      </w:r>
      <w:r w:rsidR="00167306" w:rsidRPr="00987A39">
        <w:t>Disability</w:t>
      </w:r>
      <w:r w:rsidR="00E35670">
        <w:t xml:space="preserve"> begins. Such compensation is considered </w:t>
      </w:r>
      <w:r w:rsidR="00FB161A">
        <w:t>Disability Earnings</w:t>
      </w:r>
      <w:r w:rsidR="00E35670">
        <w:t xml:space="preserve">, and would be taken into account as such, in calculating </w:t>
      </w:r>
      <w:r w:rsidR="00D60341">
        <w:t>Your</w:t>
      </w:r>
      <w:r w:rsidR="00E35670">
        <w:t xml:space="preserve"> </w:t>
      </w:r>
      <w:r w:rsidR="005D3088">
        <w:t>M</w:t>
      </w:r>
      <w:r w:rsidR="00E35670">
        <w:t xml:space="preserve">onthly </w:t>
      </w:r>
      <w:r w:rsidR="005D3088">
        <w:t>B</w:t>
      </w:r>
      <w:r w:rsidR="008D5390">
        <w:t>enefit</w:t>
      </w:r>
      <w:r w:rsidR="00E51A69" w:rsidRPr="00E51A69">
        <w:t xml:space="preserve"> </w:t>
      </w:r>
      <w:r w:rsidR="005D3088">
        <w:t>P</w:t>
      </w:r>
      <w:r w:rsidR="00E51A69">
        <w:t>ayment</w:t>
      </w:r>
      <w:r w:rsidR="00E35670">
        <w:t>.</w:t>
      </w:r>
      <w:r w:rsidRPr="1DAB77A5">
        <w:rPr>
          <w:b/>
          <w:sz w:val="24"/>
          <w:szCs w:val="24"/>
        </w:rPr>
        <w:t>]</w:t>
      </w:r>
    </w:p>
    <w:p w14:paraId="70279D3D" w14:textId="35B9F278" w:rsidR="006F2DFD" w:rsidRDefault="009471CB" w:rsidP="31A3BE62">
      <w:pPr>
        <w:pStyle w:val="Text1"/>
      </w:pPr>
      <w:r>
        <w:rPr>
          <w:b/>
          <w:bCs/>
          <w:color w:val="FF0000"/>
          <w:sz w:val="24"/>
          <w:szCs w:val="24"/>
          <w:vertAlign w:val="superscript"/>
        </w:rPr>
        <w:t>6</w:t>
      </w:r>
      <w:r w:rsidRPr="00B46F5C">
        <w:rPr>
          <w:rFonts w:cs="Arial"/>
          <w:b/>
          <w:sz w:val="24"/>
        </w:rPr>
        <w:t>[</w:t>
      </w:r>
      <w:r w:rsidR="006F2DFD" w:rsidRPr="006F2DFD">
        <w:rPr>
          <w:b/>
          <w:i/>
        </w:rPr>
        <w:t>Self-</w:t>
      </w:r>
      <w:r>
        <w:rPr>
          <w:b/>
          <w:i/>
        </w:rPr>
        <w:t>R</w:t>
      </w:r>
      <w:r w:rsidR="006F2DFD" w:rsidRPr="006F2DFD">
        <w:rPr>
          <w:b/>
          <w:i/>
        </w:rPr>
        <w:t xml:space="preserve">eported </w:t>
      </w:r>
      <w:r w:rsidR="00352493">
        <w:rPr>
          <w:b/>
          <w:i/>
        </w:rPr>
        <w:t>S</w:t>
      </w:r>
      <w:r w:rsidR="006F2DFD" w:rsidRPr="006F2DFD">
        <w:rPr>
          <w:b/>
          <w:i/>
        </w:rPr>
        <w:t xml:space="preserve">ymptoms </w:t>
      </w:r>
      <w:r w:rsidR="006F2DFD" w:rsidRPr="006F2DFD">
        <w:t xml:space="preserve">means the manifestations of </w:t>
      </w:r>
      <w:r w:rsidR="00D60341">
        <w:t>Your</w:t>
      </w:r>
      <w:r w:rsidR="006F2DFD" w:rsidRPr="006F2DFD">
        <w:t xml:space="preserve"> condition, which </w:t>
      </w:r>
      <w:r w:rsidR="00831858">
        <w:t>You</w:t>
      </w:r>
      <w:r w:rsidR="006F2DFD" w:rsidRPr="006F2DFD">
        <w:t xml:space="preserve"> tell </w:t>
      </w:r>
      <w:r w:rsidR="00D60341">
        <w:t>Your</w:t>
      </w:r>
      <w:r w:rsidR="006F2DFD" w:rsidRPr="006F2DFD">
        <w:t xml:space="preserve"> Doctor, that are not verifiable using tests, procedures and clinical examinations standardly accepted in the practice of medicine. Examples of </w:t>
      </w:r>
      <w:r w:rsidR="00FC480F">
        <w:t>Self-</w:t>
      </w:r>
      <w:r>
        <w:t>R</w:t>
      </w:r>
      <w:r w:rsidR="00FC480F">
        <w:t xml:space="preserve">eported Symptoms </w:t>
      </w:r>
      <w:r w:rsidR="006F2DFD" w:rsidRPr="006F2DFD">
        <w:t>include, but are not limited to headache, pain, fatigue, stiffness, soreness, ringing in ears, dizziness, numbness and loss of energy.</w:t>
      </w:r>
      <w:r w:rsidRPr="1DAB77A5">
        <w:rPr>
          <w:b/>
          <w:sz w:val="24"/>
          <w:szCs w:val="24"/>
        </w:rPr>
        <w:t>]</w:t>
      </w:r>
    </w:p>
    <w:p w14:paraId="0FF74E38" w14:textId="162713EB" w:rsidR="005B5F45" w:rsidRPr="005B5F45" w:rsidRDefault="009471CB" w:rsidP="005B5F45">
      <w:pPr>
        <w:pStyle w:val="Text1"/>
        <w:numPr>
          <w:ilvl w:val="12"/>
          <w:numId w:val="0"/>
        </w:numPr>
        <w:rPr>
          <w:b/>
          <w:i/>
        </w:rPr>
      </w:pPr>
      <w:r>
        <w:rPr>
          <w:b/>
          <w:bCs/>
          <w:color w:val="FF0000"/>
          <w:sz w:val="24"/>
          <w:szCs w:val="24"/>
          <w:vertAlign w:val="superscript"/>
        </w:rPr>
        <w:t>6</w:t>
      </w:r>
      <w:r w:rsidRPr="00A3246F">
        <w:rPr>
          <w:rFonts w:cs="Arial"/>
          <w:b/>
          <w:sz w:val="24"/>
        </w:rPr>
        <w:t>[</w:t>
      </w:r>
      <w:r w:rsidR="005B5F45" w:rsidRPr="005B5F45">
        <w:rPr>
          <w:b/>
          <w:i/>
        </w:rPr>
        <w:t xml:space="preserve">Seropositive </w:t>
      </w:r>
      <w:r w:rsidR="00352493">
        <w:rPr>
          <w:b/>
          <w:i/>
        </w:rPr>
        <w:t>A</w:t>
      </w:r>
      <w:r w:rsidR="005B5F45" w:rsidRPr="005B5F45">
        <w:rPr>
          <w:b/>
          <w:i/>
        </w:rPr>
        <w:t xml:space="preserve">rthritis </w:t>
      </w:r>
      <w:r w:rsidR="005B5F45" w:rsidRPr="005B5F45">
        <w:t xml:space="preserve">means an inflammatory disease of </w:t>
      </w:r>
      <w:r w:rsidR="00D60341">
        <w:t>Your</w:t>
      </w:r>
      <w:r w:rsidR="005B5F45" w:rsidRPr="005B5F45">
        <w:t xml:space="preserve"> joints supported by medical findings of arthritis plus positive serological tests for connective tissue disease.</w:t>
      </w:r>
      <w:r w:rsidRPr="1DAB77A5">
        <w:rPr>
          <w:b/>
          <w:sz w:val="24"/>
          <w:szCs w:val="24"/>
        </w:rPr>
        <w:t>]</w:t>
      </w:r>
    </w:p>
    <w:p w14:paraId="3A80031C" w14:textId="28440A82" w:rsidR="000871F4" w:rsidRDefault="009471CB" w:rsidP="000871F4">
      <w:pPr>
        <w:pStyle w:val="2Text"/>
        <w:numPr>
          <w:ilvl w:val="12"/>
          <w:numId w:val="0"/>
        </w:numPr>
        <w:tabs>
          <w:tab w:val="clear" w:pos="432"/>
          <w:tab w:val="left" w:pos="270"/>
        </w:tabs>
      </w:pPr>
      <w:r>
        <w:rPr>
          <w:b/>
          <w:bCs/>
          <w:color w:val="FF0000"/>
          <w:sz w:val="24"/>
          <w:szCs w:val="24"/>
          <w:vertAlign w:val="superscript"/>
        </w:rPr>
        <w:t>6</w:t>
      </w:r>
      <w:r w:rsidRPr="00A3246F">
        <w:rPr>
          <w:rFonts w:cs="Arial"/>
          <w:b/>
          <w:sz w:val="24"/>
        </w:rPr>
        <w:t>[</w:t>
      </w:r>
      <w:r w:rsidR="000871F4" w:rsidDel="0039481D">
        <w:rPr>
          <w:b/>
          <w:i/>
        </w:rPr>
        <w:t xml:space="preserve">Severe </w:t>
      </w:r>
      <w:r w:rsidR="00352493">
        <w:rPr>
          <w:b/>
          <w:i/>
        </w:rPr>
        <w:t>S</w:t>
      </w:r>
      <w:r w:rsidR="000871F4">
        <w:rPr>
          <w:b/>
          <w:i/>
        </w:rPr>
        <w:t xml:space="preserve">troke </w:t>
      </w:r>
      <w:r w:rsidR="000871F4">
        <w:t>means a cerebrovascular accident resulting in permanent neurological impairment from infarction (death) of brain tissue as a result of cerebral hemorrhage, embolism or thrombosis that results in:</w:t>
      </w:r>
    </w:p>
    <w:p w14:paraId="0D0A1059" w14:textId="77777777" w:rsidR="000871F4" w:rsidRDefault="000871F4" w:rsidP="00FA744C">
      <w:pPr>
        <w:pStyle w:val="BulletD"/>
        <w:ind w:left="432"/>
      </w:pPr>
      <w:r>
        <w:t>significant impairment in cognition or mobility;</w:t>
      </w:r>
    </w:p>
    <w:p w14:paraId="7416CE7B" w14:textId="77777777" w:rsidR="000871F4" w:rsidRDefault="000871F4" w:rsidP="00FA744C">
      <w:pPr>
        <w:pStyle w:val="BulletD"/>
        <w:ind w:left="432"/>
      </w:pPr>
      <w:r>
        <w:t>complete or partial loss of function involving motion or sensation of part of the body; and</w:t>
      </w:r>
    </w:p>
    <w:p w14:paraId="42263F5E" w14:textId="77777777" w:rsidR="000871F4" w:rsidRDefault="000871F4" w:rsidP="00FA744C">
      <w:pPr>
        <w:pStyle w:val="BulletD"/>
        <w:ind w:left="432"/>
      </w:pPr>
      <w:r>
        <w:t>measurable and documented permanent neurological deficits.</w:t>
      </w:r>
    </w:p>
    <w:p w14:paraId="2D7D6204" w14:textId="7A162A42" w:rsidR="00282B8F" w:rsidRDefault="00282B8F" w:rsidP="00CE1479">
      <w:pPr>
        <w:pStyle w:val="BulletD"/>
        <w:numPr>
          <w:ilvl w:val="0"/>
          <w:numId w:val="0"/>
        </w:numPr>
        <w:tabs>
          <w:tab w:val="clear" w:pos="432"/>
          <w:tab w:val="left" w:pos="0"/>
        </w:tabs>
      </w:pPr>
      <w:r w:rsidRPr="00B37216">
        <w:t xml:space="preserve">The diagnosis of </w:t>
      </w:r>
      <w:r w:rsidR="00EA7DA2">
        <w:t>Seve</w:t>
      </w:r>
      <w:r w:rsidR="00777CC7">
        <w:t xml:space="preserve">re </w:t>
      </w:r>
      <w:r w:rsidRPr="00B37216">
        <w:t xml:space="preserve">Stroke must be confirmed by neuroimaging studies such as CAT scan or MRI. </w:t>
      </w:r>
      <w:r w:rsidR="00777CC7">
        <w:t xml:space="preserve">Severe </w:t>
      </w:r>
      <w:r w:rsidRPr="00B37216">
        <w:t>Stroke does not include head Injury, transient ischemic attack (TIA) or other cerebrovascular insufficiency</w:t>
      </w:r>
      <w:r w:rsidRPr="0039481D">
        <w:t>.</w:t>
      </w:r>
      <w:r w:rsidR="009471CB" w:rsidRPr="1DAB77A5">
        <w:rPr>
          <w:b/>
          <w:sz w:val="24"/>
          <w:szCs w:val="24"/>
        </w:rPr>
        <w:t>]</w:t>
      </w:r>
    </w:p>
    <w:p w14:paraId="0A00D249" w14:textId="6C01B629" w:rsidR="00E35670" w:rsidRDefault="009471CB" w:rsidP="00E35670">
      <w:pPr>
        <w:pStyle w:val="Text1"/>
        <w:numPr>
          <w:ilvl w:val="12"/>
          <w:numId w:val="0"/>
        </w:numPr>
      </w:pPr>
      <w:r>
        <w:rPr>
          <w:b/>
          <w:bCs/>
          <w:color w:val="FF0000"/>
          <w:sz w:val="24"/>
          <w:szCs w:val="24"/>
          <w:vertAlign w:val="superscript"/>
        </w:rPr>
        <w:t>6</w:t>
      </w:r>
      <w:r w:rsidRPr="00A3246F">
        <w:rPr>
          <w:rFonts w:cs="Arial"/>
          <w:b/>
          <w:sz w:val="24"/>
        </w:rPr>
        <w:t>[</w:t>
      </w:r>
      <w:r w:rsidR="00E35670" w:rsidRPr="00003B48">
        <w:rPr>
          <w:b/>
          <w:i/>
        </w:rPr>
        <w:t>Sickness</w:t>
      </w:r>
      <w:r w:rsidR="00E35670" w:rsidRPr="00003B48">
        <w:rPr>
          <w:b/>
        </w:rPr>
        <w:t xml:space="preserve"> </w:t>
      </w:r>
      <w:r w:rsidR="00E35670" w:rsidRPr="00003B48">
        <w:t>means</w:t>
      </w:r>
      <w:r w:rsidR="00E35670">
        <w:t xml:space="preserve"> any disorder of </w:t>
      </w:r>
      <w:r w:rsidR="00D60341">
        <w:t>Your</w:t>
      </w:r>
      <w:r w:rsidR="00E35670">
        <w:t xml:space="preserve"> body or mind, but not an </w:t>
      </w:r>
      <w:r w:rsidR="0037085D">
        <w:t>I</w:t>
      </w:r>
      <w:r w:rsidR="00E35670">
        <w:t>njury</w:t>
      </w:r>
      <w:r w:rsidR="002D70E6">
        <w:t xml:space="preserve">. Sickness also means </w:t>
      </w:r>
      <w:r w:rsidR="00E35670">
        <w:t>pregnancy</w:t>
      </w:r>
      <w:r w:rsidR="002D70E6">
        <w:t>,</w:t>
      </w:r>
      <w:r w:rsidR="00E35670">
        <w:t xml:space="preserve"> including abortion, miscarriage or childbirth. </w:t>
      </w:r>
      <w:r w:rsidR="00061564" w:rsidRPr="006655F7">
        <w:rPr>
          <w:rFonts w:cs="Arial"/>
          <w:b/>
          <w:color w:val="FF0000"/>
          <w:sz w:val="24"/>
          <w:szCs w:val="24"/>
          <w:vertAlign w:val="superscript"/>
        </w:rPr>
        <w:t>6</w:t>
      </w:r>
      <w:r w:rsidR="00D707D9" w:rsidRPr="00D707D9">
        <w:rPr>
          <w:rFonts w:cs="Arial"/>
          <w:b/>
          <w:sz w:val="24"/>
        </w:rPr>
        <w:t>[</w:t>
      </w:r>
      <w:r w:rsidR="008D56C1" w:rsidRPr="002A488C">
        <w:t xml:space="preserve">An </w:t>
      </w:r>
      <w:r w:rsidR="00105224" w:rsidRPr="002A488C">
        <w:t>O</w:t>
      </w:r>
      <w:r w:rsidR="008D56C1" w:rsidRPr="002A488C">
        <w:t xml:space="preserve">rgan </w:t>
      </w:r>
      <w:r w:rsidR="00105224" w:rsidRPr="002A488C">
        <w:t>Donor T</w:t>
      </w:r>
      <w:r w:rsidR="008D56C1" w:rsidRPr="002A488C">
        <w:t xml:space="preserve">ransplant </w:t>
      </w:r>
      <w:r w:rsidR="00105224" w:rsidRPr="002A488C">
        <w:t>P</w:t>
      </w:r>
      <w:r w:rsidR="008D56C1" w:rsidRPr="002A488C">
        <w:t>rocedure</w:t>
      </w:r>
      <w:r w:rsidR="008D56C1">
        <w:t xml:space="preserve"> will be deemed a </w:t>
      </w:r>
      <w:r w:rsidR="006C4D2C">
        <w:t>Sickness</w:t>
      </w:r>
      <w:r w:rsidR="008D56C1">
        <w:t>.</w:t>
      </w:r>
      <w:r w:rsidR="00571C41" w:rsidRPr="00571C41">
        <w:rPr>
          <w:b/>
          <w:bCs/>
          <w:sz w:val="24"/>
        </w:rPr>
        <w:t>]</w:t>
      </w:r>
      <w:r w:rsidR="008D56C1">
        <w:t xml:space="preserve"> </w:t>
      </w:r>
      <w:r w:rsidR="00167306" w:rsidRPr="00987A39">
        <w:t>Disability</w:t>
      </w:r>
      <w:r w:rsidR="00E35670">
        <w:t xml:space="preserve"> must begin while </w:t>
      </w:r>
      <w:r w:rsidR="00831858">
        <w:t>You</w:t>
      </w:r>
      <w:r w:rsidR="00E35670">
        <w:t xml:space="preserve"> are covered under the </w:t>
      </w:r>
      <w:r w:rsidR="003B499E">
        <w:t>Plan</w:t>
      </w:r>
      <w:r w:rsidR="00E35670">
        <w:t>.</w:t>
      </w:r>
      <w:r w:rsidRPr="1DAB77A5">
        <w:rPr>
          <w:b/>
          <w:sz w:val="24"/>
          <w:szCs w:val="24"/>
        </w:rPr>
        <w:t>]</w:t>
      </w:r>
    </w:p>
    <w:p w14:paraId="5950E224" w14:textId="6E2DD5A3" w:rsidR="00CE3965" w:rsidRDefault="003536C4" w:rsidP="00CE3965">
      <w:pPr>
        <w:pStyle w:val="Text1"/>
        <w:numPr>
          <w:ilvl w:val="12"/>
          <w:numId w:val="0"/>
        </w:numPr>
      </w:pPr>
      <w:r>
        <w:rPr>
          <w:b/>
          <w:bCs/>
          <w:color w:val="FF0000"/>
          <w:sz w:val="24"/>
          <w:szCs w:val="24"/>
          <w:vertAlign w:val="superscript"/>
        </w:rPr>
        <w:t>6</w:t>
      </w:r>
      <w:r w:rsidRPr="00A3246F">
        <w:rPr>
          <w:rFonts w:cs="Arial"/>
          <w:b/>
          <w:sz w:val="24"/>
        </w:rPr>
        <w:t>[</w:t>
      </w:r>
      <w:r w:rsidR="00CE3965" w:rsidRPr="00CE3965">
        <w:rPr>
          <w:b/>
          <w:i/>
        </w:rPr>
        <w:t xml:space="preserve">Spinal </w:t>
      </w:r>
      <w:r w:rsidR="00CE3965" w:rsidRPr="00CE3965">
        <w:t xml:space="preserve">means components of </w:t>
      </w:r>
      <w:r w:rsidR="00D60341">
        <w:t>Your</w:t>
      </w:r>
      <w:r w:rsidR="00CE3965" w:rsidRPr="00CE3965">
        <w:t xml:space="preserve"> bony spine or </w:t>
      </w:r>
      <w:r w:rsidR="00883C06">
        <w:t>Spinal</w:t>
      </w:r>
      <w:r w:rsidR="00CE3965" w:rsidRPr="00CE3965">
        <w:t xml:space="preserve"> cord.</w:t>
      </w:r>
      <w:r w:rsidRPr="00571C41">
        <w:rPr>
          <w:b/>
          <w:bCs/>
          <w:sz w:val="24"/>
        </w:rPr>
        <w:t>]</w:t>
      </w:r>
    </w:p>
    <w:p w14:paraId="3B79F13C" w14:textId="18B63038" w:rsidR="0053342D" w:rsidRDefault="00523964" w:rsidP="002A3E41">
      <w:pPr>
        <w:pStyle w:val="1Text"/>
        <w:rPr>
          <w:b/>
          <w:i/>
        </w:rPr>
      </w:pPr>
      <w:r>
        <w:rPr>
          <w:rFonts w:cs="Arial"/>
          <w:b/>
          <w:color w:val="FF0000"/>
          <w:sz w:val="24"/>
          <w:szCs w:val="24"/>
          <w:vertAlign w:val="superscript"/>
        </w:rPr>
        <w:t>2</w:t>
      </w:r>
      <w:r w:rsidRPr="006655F7">
        <w:rPr>
          <w:rFonts w:cs="Arial"/>
          <w:b/>
          <w:color w:val="FF0000"/>
          <w:sz w:val="24"/>
          <w:szCs w:val="24"/>
          <w:vertAlign w:val="superscript"/>
        </w:rPr>
        <w:t>6</w:t>
      </w:r>
      <w:r w:rsidR="00D707D9" w:rsidRPr="00D707D9">
        <w:rPr>
          <w:rFonts w:cs="Arial"/>
          <w:b/>
          <w:sz w:val="24"/>
        </w:rPr>
        <w:t>[</w:t>
      </w:r>
      <w:r w:rsidR="0053342D" w:rsidRPr="00524E56">
        <w:rPr>
          <w:b/>
          <w:bCs/>
          <w:i/>
          <w:iCs/>
        </w:rPr>
        <w:t>Spouse</w:t>
      </w:r>
      <w:r w:rsidR="0053342D">
        <w:t xml:space="preserve"> means </w:t>
      </w:r>
      <w:r w:rsidR="00D60341">
        <w:t>Your</w:t>
      </w:r>
      <w:r w:rsidR="0053342D">
        <w:t xml:space="preserve"> lawful Spouse.</w:t>
      </w:r>
      <w:r w:rsidRPr="00571C41">
        <w:rPr>
          <w:b/>
          <w:bCs/>
          <w:sz w:val="24"/>
        </w:rPr>
        <w:t>]</w:t>
      </w:r>
    </w:p>
    <w:p w14:paraId="4DCA241A" w14:textId="2064886C" w:rsidR="002A3E41" w:rsidRDefault="00771909" w:rsidP="002A3E41">
      <w:pPr>
        <w:pStyle w:val="1Text"/>
      </w:pPr>
      <w:r>
        <w:rPr>
          <w:rFonts w:cs="Arial"/>
          <w:b/>
          <w:color w:val="FF0000"/>
          <w:sz w:val="24"/>
          <w:szCs w:val="24"/>
          <w:vertAlign w:val="superscript"/>
        </w:rPr>
        <w:t>27</w:t>
      </w:r>
      <w:r w:rsidR="00D707D9" w:rsidRPr="00D707D9">
        <w:rPr>
          <w:rFonts w:cs="Arial"/>
          <w:b/>
          <w:sz w:val="24"/>
        </w:rPr>
        <w:t>[</w:t>
      </w:r>
      <w:r w:rsidR="002A3E41">
        <w:rPr>
          <w:b/>
          <w:i/>
        </w:rPr>
        <w:t>Student Loan</w:t>
      </w:r>
      <w:r w:rsidR="002A3E41">
        <w:t xml:space="preserve"> means any loan incurred by </w:t>
      </w:r>
      <w:r w:rsidR="00831858">
        <w:t>You</w:t>
      </w:r>
      <w:r w:rsidR="002A3E41">
        <w:t xml:space="preserve"> for </w:t>
      </w:r>
      <w:r w:rsidR="00D60341">
        <w:t>Your</w:t>
      </w:r>
      <w:r w:rsidR="002A3E41">
        <w:t xml:space="preserve"> own personal benefit that: </w:t>
      </w:r>
    </w:p>
    <w:p w14:paraId="5ED7E75D" w14:textId="2151FFB4" w:rsidR="002A3E41" w:rsidRDefault="002A3E41" w:rsidP="00250B5E">
      <w:pPr>
        <w:pStyle w:val="1Text"/>
        <w:numPr>
          <w:ilvl w:val="0"/>
          <w:numId w:val="11"/>
        </w:numPr>
        <w:spacing w:line="240" w:lineRule="atLeast"/>
        <w:ind w:left="432" w:hanging="432"/>
      </w:pPr>
      <w:r>
        <w:t xml:space="preserve">was made to cover expenses for </w:t>
      </w:r>
      <w:r w:rsidR="00BC6A96">
        <w:rPr>
          <w:b/>
          <w:color w:val="FF0000"/>
          <w:sz w:val="24"/>
          <w:vertAlign w:val="superscript"/>
        </w:rPr>
        <w:t>27b</w:t>
      </w:r>
      <w:r w:rsidR="00BC6A96" w:rsidRPr="00571C41">
        <w:rPr>
          <w:b/>
          <w:bCs/>
          <w:sz w:val="24"/>
        </w:rPr>
        <w:t>[</w:t>
      </w:r>
      <w:r>
        <w:t>school tuition, living expenses, fees, and textbooks and</w:t>
      </w:r>
      <w:r w:rsidR="00571C41" w:rsidRPr="00571C41">
        <w:rPr>
          <w:b/>
          <w:bCs/>
          <w:sz w:val="24"/>
        </w:rPr>
        <w:t>]</w:t>
      </w:r>
      <w:r w:rsidRPr="00033D17">
        <w:rPr>
          <w:b/>
          <w:szCs w:val="16"/>
        </w:rPr>
        <w:t xml:space="preserve"> </w:t>
      </w:r>
      <w:r>
        <w:t xml:space="preserve">school education </w:t>
      </w:r>
      <w:r w:rsidR="003E03C0">
        <w:rPr>
          <w:b/>
          <w:color w:val="FF0000"/>
          <w:sz w:val="24"/>
          <w:vertAlign w:val="superscript"/>
        </w:rPr>
        <w:t>27a</w:t>
      </w:r>
      <w:r w:rsidR="00124A0F" w:rsidRPr="00571C41">
        <w:rPr>
          <w:b/>
          <w:bCs/>
          <w:sz w:val="24"/>
        </w:rPr>
        <w:t>[</w:t>
      </w:r>
      <w:r>
        <w:t>including both undergraduate and graduate education</w:t>
      </w:r>
      <w:r w:rsidR="00124A0F" w:rsidRPr="00571C41">
        <w:rPr>
          <w:b/>
          <w:bCs/>
          <w:sz w:val="24"/>
        </w:rPr>
        <w:t>]</w:t>
      </w:r>
      <w:r>
        <w:t>;</w:t>
      </w:r>
    </w:p>
    <w:p w14:paraId="1BD3C689" w14:textId="20E5B1C4" w:rsidR="002A3E41" w:rsidRDefault="002A3E41" w:rsidP="00250B5E">
      <w:pPr>
        <w:pStyle w:val="1Text"/>
        <w:numPr>
          <w:ilvl w:val="0"/>
          <w:numId w:val="11"/>
        </w:numPr>
        <w:spacing w:line="240" w:lineRule="atLeast"/>
        <w:ind w:left="432" w:hanging="432"/>
      </w:pPr>
      <w:r>
        <w:lastRenderedPageBreak/>
        <w:t xml:space="preserve">was made to </w:t>
      </w:r>
      <w:r w:rsidR="00831858">
        <w:t>You</w:t>
      </w:r>
      <w:r>
        <w:t xml:space="preserve"> through a </w:t>
      </w:r>
      <w:r w:rsidR="00BC6A96">
        <w:rPr>
          <w:b/>
          <w:color w:val="FF0000"/>
          <w:sz w:val="24"/>
          <w:vertAlign w:val="superscript"/>
        </w:rPr>
        <w:t>27c</w:t>
      </w:r>
      <w:r w:rsidR="00BC6A96" w:rsidRPr="00571C41">
        <w:rPr>
          <w:b/>
          <w:bCs/>
          <w:sz w:val="24"/>
        </w:rPr>
        <w:t>[</w:t>
      </w:r>
      <w:r>
        <w:t xml:space="preserve">lending </w:t>
      </w:r>
      <w:r w:rsidR="00636656">
        <w:t>i</w:t>
      </w:r>
      <w:r w:rsidR="00381D0B">
        <w:t>nstitution</w:t>
      </w:r>
      <w:r w:rsidR="00BC6A96" w:rsidRPr="00571C41">
        <w:rPr>
          <w:b/>
          <w:bCs/>
          <w:sz w:val="24"/>
        </w:rPr>
        <w:t>]</w:t>
      </w:r>
      <w:r>
        <w:t>;</w:t>
      </w:r>
    </w:p>
    <w:p w14:paraId="267430E4" w14:textId="214DED66" w:rsidR="002A3E41" w:rsidRDefault="002A3E41" w:rsidP="00250B5E">
      <w:pPr>
        <w:pStyle w:val="1Text"/>
        <w:numPr>
          <w:ilvl w:val="0"/>
          <w:numId w:val="11"/>
        </w:numPr>
        <w:spacing w:line="240" w:lineRule="atLeast"/>
        <w:ind w:left="432" w:hanging="432"/>
      </w:pPr>
      <w:r>
        <w:t xml:space="preserve">was made prior to the date on which </w:t>
      </w:r>
      <w:r w:rsidR="00831858">
        <w:t>You</w:t>
      </w:r>
      <w:r>
        <w:t xml:space="preserve"> became </w:t>
      </w:r>
      <w:r w:rsidR="00FF5545">
        <w:t>Disabled</w:t>
      </w:r>
      <w:r>
        <w:t xml:space="preserve">; </w:t>
      </w:r>
    </w:p>
    <w:p w14:paraId="52845A5E" w14:textId="299A68D7" w:rsidR="002A3E41" w:rsidRDefault="002A3E41" w:rsidP="00250B5E">
      <w:pPr>
        <w:pStyle w:val="1Text"/>
        <w:numPr>
          <w:ilvl w:val="0"/>
          <w:numId w:val="11"/>
        </w:numPr>
        <w:spacing w:line="240" w:lineRule="atLeast"/>
        <w:ind w:left="432" w:hanging="432"/>
      </w:pPr>
      <w:r>
        <w:t xml:space="preserve">was made prior to the date on which </w:t>
      </w:r>
      <w:r w:rsidR="00831858">
        <w:t>You</w:t>
      </w:r>
      <w:r>
        <w:t xml:space="preserve"> graduated from </w:t>
      </w:r>
      <w:r w:rsidR="00FD3DB8">
        <w:rPr>
          <w:b/>
          <w:color w:val="FF0000"/>
          <w:sz w:val="24"/>
          <w:vertAlign w:val="superscript"/>
        </w:rPr>
        <w:t>27</w:t>
      </w:r>
      <w:r w:rsidR="008742A0">
        <w:rPr>
          <w:b/>
          <w:color w:val="FF0000"/>
          <w:sz w:val="24"/>
          <w:vertAlign w:val="superscript"/>
        </w:rPr>
        <w:t>d</w:t>
      </w:r>
      <w:r w:rsidR="00FD3DB8" w:rsidRPr="00571C41">
        <w:rPr>
          <w:b/>
          <w:bCs/>
          <w:sz w:val="24"/>
        </w:rPr>
        <w:t>[</w:t>
      </w:r>
      <w:r>
        <w:t>an advanced professional degree</w:t>
      </w:r>
      <w:r w:rsidR="00FD3DB8" w:rsidRPr="00571C41">
        <w:rPr>
          <w:b/>
          <w:bCs/>
          <w:sz w:val="24"/>
        </w:rPr>
        <w:t>]</w:t>
      </w:r>
      <w:r>
        <w:t xml:space="preserve"> </w:t>
      </w:r>
      <w:r w:rsidR="008742A0">
        <w:rPr>
          <w:b/>
          <w:color w:val="FF0000"/>
          <w:sz w:val="24"/>
          <w:vertAlign w:val="superscript"/>
        </w:rPr>
        <w:t>27e</w:t>
      </w:r>
      <w:r w:rsidR="008742A0" w:rsidRPr="00571C41">
        <w:rPr>
          <w:b/>
          <w:bCs/>
          <w:sz w:val="24"/>
        </w:rPr>
        <w:t>[</w:t>
      </w:r>
      <w:r>
        <w:t>approved by the State Bar of STATE</w:t>
      </w:r>
      <w:r w:rsidR="00D63B5E" w:rsidRPr="00571C41">
        <w:rPr>
          <w:b/>
          <w:bCs/>
          <w:sz w:val="24"/>
        </w:rPr>
        <w:t>]</w:t>
      </w:r>
      <w:r>
        <w:t>; and</w:t>
      </w:r>
    </w:p>
    <w:p w14:paraId="7896D72F" w14:textId="0F6449F7" w:rsidR="002A3E41" w:rsidRPr="00987A39" w:rsidRDefault="00831858" w:rsidP="00250B5E">
      <w:pPr>
        <w:pStyle w:val="1Text"/>
        <w:numPr>
          <w:ilvl w:val="0"/>
          <w:numId w:val="11"/>
        </w:numPr>
        <w:spacing w:line="240" w:lineRule="atLeast"/>
        <w:ind w:left="432" w:hanging="432"/>
      </w:pPr>
      <w:r>
        <w:t>You</w:t>
      </w:r>
      <w:r w:rsidR="002A3E41">
        <w:t xml:space="preserve"> are legally required to repay.</w:t>
      </w:r>
      <w:r w:rsidR="00771909" w:rsidRPr="00571C41">
        <w:rPr>
          <w:b/>
          <w:bCs/>
          <w:sz w:val="24"/>
        </w:rPr>
        <w:t>]</w:t>
      </w:r>
    </w:p>
    <w:p w14:paraId="7D30ACA0" w14:textId="645D1B94" w:rsidR="00A27CA4" w:rsidRDefault="00F7289D" w:rsidP="00987A39">
      <w:pPr>
        <w:pStyle w:val="1Text"/>
        <w:rPr>
          <w:b/>
          <w:i/>
        </w:rPr>
      </w:pPr>
      <w:r>
        <w:rPr>
          <w:rFonts w:cs="Arial"/>
          <w:b/>
          <w:color w:val="FF0000"/>
          <w:sz w:val="24"/>
          <w:szCs w:val="24"/>
          <w:vertAlign w:val="superscript"/>
        </w:rPr>
        <w:t>28</w:t>
      </w:r>
      <w:r w:rsidRPr="00A3246F">
        <w:rPr>
          <w:rFonts w:cs="Arial"/>
          <w:b/>
          <w:sz w:val="24"/>
        </w:rPr>
        <w:t>[</w:t>
      </w:r>
      <w:r w:rsidR="00A27CA4">
        <w:rPr>
          <w:b/>
          <w:i/>
        </w:rPr>
        <w:t xml:space="preserve">Student </w:t>
      </w:r>
      <w:r w:rsidR="00352493">
        <w:rPr>
          <w:b/>
          <w:i/>
        </w:rPr>
        <w:t>L</w:t>
      </w:r>
      <w:r w:rsidR="00A27CA4">
        <w:rPr>
          <w:b/>
          <w:i/>
        </w:rPr>
        <w:t xml:space="preserve">oan </w:t>
      </w:r>
      <w:r w:rsidR="00352493">
        <w:rPr>
          <w:b/>
          <w:i/>
        </w:rPr>
        <w:t>E</w:t>
      </w:r>
      <w:r w:rsidR="00A27CA4" w:rsidRPr="00202DB8">
        <w:rPr>
          <w:b/>
          <w:i/>
        </w:rPr>
        <w:t xml:space="preserve">ligible </w:t>
      </w:r>
      <w:r w:rsidR="00352493">
        <w:rPr>
          <w:b/>
          <w:i/>
        </w:rPr>
        <w:t>S</w:t>
      </w:r>
      <w:r w:rsidR="00A27CA4" w:rsidRPr="00202DB8">
        <w:rPr>
          <w:b/>
          <w:i/>
        </w:rPr>
        <w:t>urvivor</w:t>
      </w:r>
      <w:r w:rsidR="00A27CA4">
        <w:rPr>
          <w:b/>
          <w:i/>
        </w:rPr>
        <w:t>(s)</w:t>
      </w:r>
      <w:r w:rsidR="00A27CA4" w:rsidRPr="00202DB8">
        <w:t xml:space="preserve"> means </w:t>
      </w:r>
      <w:r w:rsidR="00D60341">
        <w:t>Your</w:t>
      </w:r>
      <w:r w:rsidR="00A27CA4" w:rsidRPr="00202DB8">
        <w:t xml:space="preserve"> </w:t>
      </w:r>
      <w:r w:rsidR="00A27CA4" w:rsidRPr="00B37216">
        <w:rPr>
          <w:b/>
          <w:bCs/>
          <w:color w:val="FF0000"/>
          <w:sz w:val="24"/>
          <w:vertAlign w:val="superscript"/>
        </w:rPr>
        <w:t>CV7</w:t>
      </w:r>
      <w:r w:rsidR="00571C41" w:rsidRPr="00571C41">
        <w:rPr>
          <w:b/>
          <w:bCs/>
          <w:sz w:val="24"/>
        </w:rPr>
        <w:t>[</w:t>
      </w:r>
      <w:r w:rsidR="006340F3">
        <w:t>Spouse</w:t>
      </w:r>
      <w:r w:rsidR="00571C41" w:rsidRPr="00571C41">
        <w:rPr>
          <w:b/>
          <w:bCs/>
          <w:sz w:val="24"/>
        </w:rPr>
        <w:t>]</w:t>
      </w:r>
      <w:r w:rsidR="00A27CA4" w:rsidRPr="00202DB8">
        <w:t xml:space="preserve">, if living; otherwise, </w:t>
      </w:r>
      <w:r w:rsidR="00D60341">
        <w:t>Your</w:t>
      </w:r>
      <w:r w:rsidR="00A27CA4" w:rsidRPr="00202DB8">
        <w:t xml:space="preserve"> children under age </w:t>
      </w:r>
      <w:r w:rsidR="0028168C" w:rsidRPr="00B37216">
        <w:rPr>
          <w:rFonts w:cs="Arial"/>
          <w:b/>
          <w:color w:val="FF0000"/>
          <w:sz w:val="24"/>
          <w:szCs w:val="24"/>
          <w:vertAlign w:val="superscript"/>
        </w:rPr>
        <w:t>5</w:t>
      </w:r>
      <w:r w:rsidR="00090F61" w:rsidRPr="00571C41">
        <w:rPr>
          <w:b/>
          <w:bCs/>
          <w:sz w:val="24"/>
        </w:rPr>
        <w:t>[</w:t>
      </w:r>
      <w:r w:rsidR="00A27CA4" w:rsidRPr="00202DB8">
        <w:t>25</w:t>
      </w:r>
      <w:r w:rsidR="0028168C">
        <w:t xml:space="preserve"> </w:t>
      </w:r>
      <w:r w:rsidR="00A27CA4">
        <w:t>-</w:t>
      </w:r>
      <w:r w:rsidR="0028168C">
        <w:t xml:space="preserve"> </w:t>
      </w:r>
      <w:r w:rsidR="00A27CA4">
        <w:t>29</w:t>
      </w:r>
      <w:r w:rsidR="0028168C" w:rsidRPr="00571C41">
        <w:rPr>
          <w:b/>
          <w:bCs/>
          <w:sz w:val="24"/>
        </w:rPr>
        <w:t>]</w:t>
      </w:r>
      <w:r w:rsidR="005E79BA">
        <w:t>.</w:t>
      </w:r>
      <w:r w:rsidRPr="00571C41">
        <w:rPr>
          <w:b/>
          <w:bCs/>
          <w:sz w:val="24"/>
        </w:rPr>
        <w:t>]</w:t>
      </w:r>
    </w:p>
    <w:p w14:paraId="00385E34" w14:textId="21A6E1E5" w:rsidR="00D03293" w:rsidRDefault="002A0C7F" w:rsidP="00E35670">
      <w:pPr>
        <w:pStyle w:val="Text1"/>
        <w:numPr>
          <w:ilvl w:val="12"/>
          <w:numId w:val="0"/>
        </w:numPr>
        <w:rPr>
          <w:b/>
          <w:bCs/>
          <w:sz w:val="24"/>
        </w:rPr>
      </w:pPr>
      <w:r>
        <w:rPr>
          <w:b/>
          <w:bCs/>
          <w:color w:val="FF0000"/>
          <w:sz w:val="24"/>
          <w:szCs w:val="24"/>
          <w:vertAlign w:val="superscript"/>
        </w:rPr>
        <w:t>6</w:t>
      </w:r>
      <w:r w:rsidRPr="00A3246F">
        <w:rPr>
          <w:rFonts w:cs="Arial"/>
          <w:b/>
          <w:sz w:val="24"/>
        </w:rPr>
        <w:t>[</w:t>
      </w:r>
      <w:r w:rsidR="00D03293">
        <w:rPr>
          <w:b/>
          <w:i/>
        </w:rPr>
        <w:t xml:space="preserve">Student </w:t>
      </w:r>
      <w:r w:rsidR="00352493">
        <w:rPr>
          <w:b/>
          <w:i/>
        </w:rPr>
        <w:t>L</w:t>
      </w:r>
      <w:r w:rsidR="00D03293">
        <w:rPr>
          <w:b/>
          <w:i/>
        </w:rPr>
        <w:t xml:space="preserve">oan </w:t>
      </w:r>
      <w:r w:rsidR="00352493">
        <w:rPr>
          <w:b/>
          <w:i/>
        </w:rPr>
        <w:t>P</w:t>
      </w:r>
      <w:r w:rsidR="00D03293" w:rsidRPr="00202DB8">
        <w:rPr>
          <w:b/>
          <w:i/>
        </w:rPr>
        <w:t xml:space="preserve">ayable </w:t>
      </w:r>
      <w:r w:rsidR="00352493">
        <w:rPr>
          <w:b/>
          <w:i/>
        </w:rPr>
        <w:t>C</w:t>
      </w:r>
      <w:r w:rsidR="00D03293" w:rsidRPr="00202DB8">
        <w:rPr>
          <w:b/>
          <w:i/>
        </w:rPr>
        <w:t>laim</w:t>
      </w:r>
      <w:r w:rsidR="00D03293" w:rsidRPr="00202DB8">
        <w:rPr>
          <w:b/>
          <w:caps/>
        </w:rPr>
        <w:t xml:space="preserve"> </w:t>
      </w:r>
      <w:r w:rsidR="00D03293" w:rsidRPr="00202DB8">
        <w:t>means a claim for which</w:t>
      </w:r>
      <w:r w:rsidR="00D03293">
        <w:t xml:space="preserve"> Prudential determines</w:t>
      </w:r>
      <w:r w:rsidR="00D03293" w:rsidRPr="00202DB8">
        <w:t xml:space="preserve"> </w:t>
      </w:r>
      <w:r w:rsidR="00831858">
        <w:t>You</w:t>
      </w:r>
      <w:r w:rsidR="00D03293">
        <w:t xml:space="preserve"> are entitled </w:t>
      </w:r>
      <w:r w:rsidR="00265C31">
        <w:t>to</w:t>
      </w:r>
      <w:r w:rsidR="00D03293">
        <w:t xml:space="preserve"> receive </w:t>
      </w:r>
      <w:r w:rsidR="007B23FC">
        <w:t>Student Loan B</w:t>
      </w:r>
      <w:r w:rsidR="00D03293">
        <w:t xml:space="preserve">enefit </w:t>
      </w:r>
      <w:r w:rsidR="007B23FC">
        <w:t>P</w:t>
      </w:r>
      <w:r w:rsidR="00D03293">
        <w:t xml:space="preserve">ayments </w:t>
      </w:r>
      <w:r w:rsidR="00D03293" w:rsidRPr="00202DB8">
        <w:t xml:space="preserve">under the terms of the Group </w:t>
      </w:r>
      <w:r w:rsidR="00D03293">
        <w:t>Insurance Certificate.</w:t>
      </w:r>
      <w:r w:rsidR="008A5E43" w:rsidRPr="00571C41">
        <w:rPr>
          <w:b/>
          <w:bCs/>
          <w:sz w:val="24"/>
        </w:rPr>
        <w:t>]</w:t>
      </w:r>
    </w:p>
    <w:p w14:paraId="7348F6BA" w14:textId="2602F3B5" w:rsidR="00580E9B" w:rsidRDefault="00580E9B" w:rsidP="00580E9B">
      <w:pPr>
        <w:pStyle w:val="Text1"/>
        <w:numPr>
          <w:ilvl w:val="12"/>
          <w:numId w:val="0"/>
        </w:numPr>
        <w:rPr>
          <w:ins w:id="862" w:author="Laura Hoogland" w:date="2026-01-22T14:57:00Z" w16du:dateUtc="2026-01-22T20:57:00Z"/>
        </w:rPr>
      </w:pPr>
      <w:ins w:id="863" w:author="Laura Hoogland" w:date="2026-01-22T14:57:00Z" w16du:dateUtc="2026-01-22T20:57:00Z">
        <w:r>
          <w:rPr>
            <w:b/>
            <w:bCs/>
            <w:color w:val="FF0000"/>
            <w:sz w:val="24"/>
            <w:szCs w:val="24"/>
            <w:vertAlign w:val="superscript"/>
          </w:rPr>
          <w:t>6</w:t>
        </w:r>
        <w:r w:rsidRPr="00A3246F">
          <w:rPr>
            <w:rFonts w:cs="Arial"/>
            <w:b/>
            <w:sz w:val="24"/>
          </w:rPr>
          <w:t>[</w:t>
        </w:r>
        <w:r w:rsidRPr="00B3771A">
          <w:rPr>
            <w:b/>
            <w:bCs/>
            <w:i/>
            <w:iCs/>
          </w:rPr>
          <w:t xml:space="preserve">Substance Related </w:t>
        </w:r>
        <w:commentRangeStart w:id="864"/>
        <w:r w:rsidRPr="00B3771A">
          <w:rPr>
            <w:b/>
            <w:bCs/>
            <w:i/>
            <w:iCs/>
          </w:rPr>
          <w:t>Disorders</w:t>
        </w:r>
        <w:commentRangeEnd w:id="864"/>
        <w:r>
          <w:rPr>
            <w:rStyle w:val="CommentReference"/>
            <w:sz w:val="20"/>
            <w:szCs w:val="20"/>
          </w:rPr>
          <w:commentReference w:id="864"/>
        </w:r>
        <w:r>
          <w:t xml:space="preserve"> means alcoholism or drug addiction.</w:t>
        </w:r>
        <w:r w:rsidRPr="00580E9B">
          <w:rPr>
            <w:b/>
            <w:bCs/>
            <w:sz w:val="24"/>
          </w:rPr>
          <w:t xml:space="preserve"> </w:t>
        </w:r>
        <w:r w:rsidRPr="00571C41">
          <w:rPr>
            <w:b/>
            <w:bCs/>
            <w:sz w:val="24"/>
          </w:rPr>
          <w:t>]</w:t>
        </w:r>
      </w:ins>
    </w:p>
    <w:p w14:paraId="31DB0621" w14:textId="1F5981C2" w:rsidR="00E35670" w:rsidRDefault="008A5E43" w:rsidP="00E35670">
      <w:pPr>
        <w:pStyle w:val="Text1"/>
        <w:numPr>
          <w:ilvl w:val="12"/>
          <w:numId w:val="0"/>
        </w:numPr>
      </w:pPr>
      <w:r>
        <w:rPr>
          <w:b/>
          <w:bCs/>
          <w:color w:val="FF0000"/>
          <w:sz w:val="24"/>
          <w:szCs w:val="24"/>
          <w:vertAlign w:val="superscript"/>
        </w:rPr>
        <w:t>6</w:t>
      </w:r>
      <w:r w:rsidRPr="00A3246F">
        <w:rPr>
          <w:rFonts w:cs="Arial"/>
          <w:b/>
          <w:sz w:val="24"/>
        </w:rPr>
        <w:t>[</w:t>
      </w:r>
      <w:r w:rsidR="00E35670">
        <w:rPr>
          <w:b/>
          <w:i/>
        </w:rPr>
        <w:t xml:space="preserve">Substantial </w:t>
      </w:r>
      <w:r w:rsidR="00352493">
        <w:rPr>
          <w:b/>
          <w:i/>
        </w:rPr>
        <w:t>A</w:t>
      </w:r>
      <w:r w:rsidR="00E35670">
        <w:rPr>
          <w:b/>
          <w:i/>
        </w:rPr>
        <w:t>ssistance</w:t>
      </w:r>
      <w:r w:rsidR="00E35670">
        <w:t xml:space="preserve"> means:</w:t>
      </w:r>
    </w:p>
    <w:p w14:paraId="707A9F16" w14:textId="77777777" w:rsidR="00E35670" w:rsidRDefault="00E35670" w:rsidP="00FA744C">
      <w:pPr>
        <w:pStyle w:val="BulletD"/>
        <w:ind w:left="432"/>
      </w:pPr>
      <w:r>
        <w:t>the physical assistance of another person without which one would not be able to perform an activity of daily living; or</w:t>
      </w:r>
    </w:p>
    <w:p w14:paraId="581BA04E" w14:textId="3C0372D1" w:rsidR="00E35670" w:rsidRDefault="00E35670" w:rsidP="00FA744C">
      <w:pPr>
        <w:pStyle w:val="BulletD"/>
        <w:ind w:left="432"/>
      </w:pPr>
      <w:r>
        <w:t xml:space="preserve">the constant presence of another person within arm’s reach which is necessary to prevent, by physical intervention, </w:t>
      </w:r>
      <w:r w:rsidR="00E71A9B">
        <w:t>Injury</w:t>
      </w:r>
      <w:r>
        <w:t xml:space="preserve"> to oneself while one is performing an activity of daily living.</w:t>
      </w:r>
      <w:r w:rsidR="008A5E43" w:rsidRPr="00571C41">
        <w:rPr>
          <w:b/>
          <w:bCs/>
          <w:sz w:val="24"/>
        </w:rPr>
        <w:t>]</w:t>
      </w:r>
    </w:p>
    <w:p w14:paraId="699E0C3C" w14:textId="7D4DDB97" w:rsidR="00AA0AEE" w:rsidRDefault="008A5E43" w:rsidP="00E35670">
      <w:pPr>
        <w:pStyle w:val="Text1"/>
      </w:pPr>
      <w:r>
        <w:rPr>
          <w:b/>
          <w:bCs/>
          <w:color w:val="FF0000"/>
          <w:sz w:val="24"/>
          <w:szCs w:val="24"/>
          <w:vertAlign w:val="superscript"/>
        </w:rPr>
        <w:t>6</w:t>
      </w:r>
      <w:r w:rsidRPr="00A3246F">
        <w:rPr>
          <w:rFonts w:cs="Arial"/>
          <w:b/>
          <w:sz w:val="24"/>
        </w:rPr>
        <w:t>[</w:t>
      </w:r>
      <w:r w:rsidR="00E35670">
        <w:rPr>
          <w:b/>
          <w:i/>
        </w:rPr>
        <w:t xml:space="preserve">Substantial </w:t>
      </w:r>
      <w:r w:rsidR="00352493">
        <w:rPr>
          <w:b/>
          <w:i/>
        </w:rPr>
        <w:t>S</w:t>
      </w:r>
      <w:r w:rsidR="00E35670">
        <w:rPr>
          <w:b/>
          <w:i/>
        </w:rPr>
        <w:t xml:space="preserve">upervision </w:t>
      </w:r>
      <w:r w:rsidR="00E35670">
        <w:t>means continual oversight that may include cueing by verbal prompting, gestures, or other demonstrations by another person, and which is necessary to protect one from threats to one’s health or safety.</w:t>
      </w:r>
      <w:r w:rsidRPr="00571C41">
        <w:rPr>
          <w:b/>
          <w:bCs/>
          <w:sz w:val="24"/>
        </w:rPr>
        <w:t>]</w:t>
      </w:r>
      <w:commentRangeStart w:id="865"/>
      <w:commentRangeStart w:id="866"/>
      <w:commentRangeEnd w:id="865"/>
      <w:r w:rsidR="00E3137A">
        <w:rPr>
          <w:rStyle w:val="CommentReference"/>
          <w:sz w:val="20"/>
          <w:szCs w:val="20"/>
        </w:rPr>
        <w:commentReference w:id="865"/>
      </w:r>
      <w:commentRangeEnd w:id="866"/>
      <w:r w:rsidR="0044126C">
        <w:rPr>
          <w:rStyle w:val="CommentReference"/>
          <w:sz w:val="20"/>
          <w:szCs w:val="20"/>
        </w:rPr>
        <w:commentReference w:id="866"/>
      </w:r>
    </w:p>
    <w:p w14:paraId="1A904FAF" w14:textId="5192C815" w:rsidR="00E35670" w:rsidRDefault="009D39BC" w:rsidP="00E35670">
      <w:pPr>
        <w:pStyle w:val="Text1"/>
      </w:pPr>
      <w:r w:rsidRPr="006655F7">
        <w:rPr>
          <w:rFonts w:cs="Arial"/>
          <w:b/>
          <w:color w:val="FF0000"/>
          <w:sz w:val="24"/>
          <w:szCs w:val="24"/>
          <w:vertAlign w:val="superscript"/>
        </w:rPr>
        <w:t>6</w:t>
      </w:r>
      <w:r w:rsidRPr="006655F7">
        <w:rPr>
          <w:rFonts w:cs="Arial"/>
          <w:b/>
          <w:sz w:val="24"/>
        </w:rPr>
        <w:t>[</w:t>
      </w:r>
      <w:r w:rsidR="00E35670">
        <w:rPr>
          <w:b/>
          <w:i/>
        </w:rPr>
        <w:t xml:space="preserve">Temporary </w:t>
      </w:r>
      <w:r w:rsidR="00352493">
        <w:rPr>
          <w:b/>
          <w:i/>
        </w:rPr>
        <w:t>L</w:t>
      </w:r>
      <w:r w:rsidR="00E35670">
        <w:rPr>
          <w:b/>
          <w:i/>
        </w:rPr>
        <w:t xml:space="preserve">ayoff </w:t>
      </w:r>
      <w:r w:rsidR="00D52E04">
        <w:t xml:space="preserve">means </w:t>
      </w:r>
      <w:r w:rsidR="00831858">
        <w:t>You</w:t>
      </w:r>
      <w:r w:rsidR="00D52E04">
        <w:t xml:space="preserve"> are temporarily absent from being </w:t>
      </w:r>
      <w:r w:rsidR="00414CB6" w:rsidRPr="00987A39">
        <w:t xml:space="preserve">Actively </w:t>
      </w:r>
      <w:r w:rsidR="005522AB">
        <w:t>at</w:t>
      </w:r>
      <w:r w:rsidR="00414CB6" w:rsidRPr="00987A39">
        <w:t xml:space="preserve"> Work</w:t>
      </w:r>
      <w:r w:rsidR="00D52E04">
        <w:t xml:space="preserve"> for a period of time that has been agreed to in advance in writing by </w:t>
      </w:r>
      <w:r w:rsidR="00D52E04" w:rsidRPr="002E41CC">
        <w:rPr>
          <w:b/>
          <w:bCs/>
          <w:color w:val="FF0000"/>
          <w:sz w:val="24"/>
          <w:szCs w:val="24"/>
          <w:vertAlign w:val="superscript"/>
        </w:rPr>
        <w:t>CV2</w:t>
      </w:r>
      <w:r w:rsidR="00571C41" w:rsidRPr="00571C41">
        <w:rPr>
          <w:b/>
          <w:bCs/>
          <w:sz w:val="24"/>
        </w:rPr>
        <w:t>[</w:t>
      </w:r>
      <w:r w:rsidR="00D60341">
        <w:t>Your</w:t>
      </w:r>
      <w:r w:rsidR="00D52E04">
        <w:t xml:space="preserve"> Employer</w:t>
      </w:r>
      <w:r w:rsidR="00571C41" w:rsidRPr="00571C41">
        <w:rPr>
          <w:b/>
          <w:bCs/>
          <w:sz w:val="24"/>
        </w:rPr>
        <w:t>]</w:t>
      </w:r>
      <w:r w:rsidR="00D52E04">
        <w:t xml:space="preserve">, other than for reasons in connection with any severance or termination agreement. </w:t>
      </w:r>
      <w:r w:rsidR="00D60341">
        <w:t>Your</w:t>
      </w:r>
      <w:r w:rsidR="00D52E04">
        <w:t xml:space="preserve"> normal vacation time, any period of </w:t>
      </w:r>
      <w:r w:rsidR="00167306" w:rsidRPr="00987A39">
        <w:t>Disability</w:t>
      </w:r>
      <w:r w:rsidR="00D52E04">
        <w:t xml:space="preserve"> or FMLA leave is not considered a </w:t>
      </w:r>
      <w:r w:rsidR="00DA3B58">
        <w:t>Temporary Layoff</w:t>
      </w:r>
      <w:r w:rsidR="00E35670">
        <w:t>.</w:t>
      </w:r>
      <w:r w:rsidRPr="00571C41">
        <w:rPr>
          <w:b/>
          <w:bCs/>
          <w:sz w:val="24"/>
        </w:rPr>
        <w:t>]</w:t>
      </w:r>
    </w:p>
    <w:p w14:paraId="415CF05D" w14:textId="4BD253ED" w:rsidR="00E35670" w:rsidRDefault="008A5E43" w:rsidP="00E35670">
      <w:pPr>
        <w:pStyle w:val="Text1"/>
        <w:rPr>
          <w:b/>
          <w:bCs/>
          <w:sz w:val="24"/>
        </w:rPr>
      </w:pPr>
      <w:r w:rsidRPr="006655F7">
        <w:rPr>
          <w:rFonts w:cs="Arial"/>
          <w:b/>
          <w:color w:val="FF0000"/>
          <w:sz w:val="24"/>
          <w:szCs w:val="24"/>
          <w:vertAlign w:val="superscript"/>
        </w:rPr>
        <w:t>6</w:t>
      </w:r>
      <w:r w:rsidRPr="006655F7">
        <w:rPr>
          <w:rFonts w:cs="Arial"/>
          <w:b/>
          <w:sz w:val="24"/>
        </w:rPr>
        <w:t>[</w:t>
      </w:r>
      <w:r w:rsidR="00E35670" w:rsidRPr="00CF2554">
        <w:rPr>
          <w:b/>
          <w:i/>
        </w:rPr>
        <w:t xml:space="preserve">Terminally </w:t>
      </w:r>
      <w:r w:rsidR="00334498">
        <w:rPr>
          <w:b/>
          <w:i/>
        </w:rPr>
        <w:t>I</w:t>
      </w:r>
      <w:r w:rsidR="00E35670" w:rsidRPr="00CF2554">
        <w:rPr>
          <w:b/>
          <w:i/>
        </w:rPr>
        <w:t>ll</w:t>
      </w:r>
      <w:r w:rsidR="00E35670">
        <w:rPr>
          <w:b/>
          <w:i/>
        </w:rPr>
        <w:t xml:space="preserve"> </w:t>
      </w:r>
      <w:r w:rsidR="009B6667" w:rsidRPr="00B37216">
        <w:rPr>
          <w:b/>
          <w:color w:val="FF0000"/>
          <w:sz w:val="24"/>
          <w:vertAlign w:val="superscript"/>
        </w:rPr>
        <w:t>CV6</w:t>
      </w:r>
      <w:r w:rsidR="00D707D9" w:rsidRPr="00D707D9">
        <w:rPr>
          <w:b/>
          <w:i/>
          <w:sz w:val="24"/>
        </w:rPr>
        <w:t>[</w:t>
      </w:r>
      <w:r w:rsidR="00A76A62">
        <w:rPr>
          <w:b/>
          <w:i/>
        </w:rPr>
        <w:t>E</w:t>
      </w:r>
      <w:r w:rsidR="009B6667">
        <w:rPr>
          <w:b/>
          <w:i/>
        </w:rPr>
        <w:t>mployee</w:t>
      </w:r>
      <w:r w:rsidR="00571C41" w:rsidRPr="00571C41">
        <w:rPr>
          <w:b/>
          <w:bCs/>
          <w:i/>
          <w:sz w:val="24"/>
        </w:rPr>
        <w:t>]</w:t>
      </w:r>
      <w:r w:rsidR="00E35670">
        <w:t xml:space="preserve"> means </w:t>
      </w:r>
      <w:r w:rsidR="009B6667" w:rsidRPr="00B37216">
        <w:rPr>
          <w:b/>
          <w:color w:val="FF0000"/>
          <w:sz w:val="24"/>
          <w:vertAlign w:val="superscript"/>
        </w:rPr>
        <w:t>CV6</w:t>
      </w:r>
      <w:r w:rsidR="00571C41" w:rsidRPr="00571C41">
        <w:rPr>
          <w:b/>
          <w:bCs/>
          <w:sz w:val="24"/>
        </w:rPr>
        <w:t>[</w:t>
      </w:r>
      <w:r w:rsidR="00E35670">
        <w:t xml:space="preserve">an </w:t>
      </w:r>
      <w:r w:rsidR="00A76A62">
        <w:t>E</w:t>
      </w:r>
      <w:r w:rsidR="00E35670">
        <w:t>mployee</w:t>
      </w:r>
      <w:r w:rsidR="00571C41" w:rsidRPr="00571C41">
        <w:rPr>
          <w:b/>
          <w:bCs/>
          <w:sz w:val="24"/>
        </w:rPr>
        <w:t>]</w:t>
      </w:r>
      <w:r w:rsidR="00E35670">
        <w:t xml:space="preserve"> whose life expectancy is </w:t>
      </w:r>
      <w:r w:rsidR="003178D2">
        <w:rPr>
          <w:b/>
          <w:bCs/>
          <w:color w:val="FF0000"/>
          <w:sz w:val="24"/>
          <w:szCs w:val="24"/>
          <w:vertAlign w:val="superscript"/>
        </w:rPr>
        <w:t>5</w:t>
      </w:r>
      <w:r w:rsidR="00585D10" w:rsidRPr="00571C41">
        <w:rPr>
          <w:b/>
          <w:bCs/>
          <w:sz w:val="24"/>
        </w:rPr>
        <w:t>[</w:t>
      </w:r>
      <w:r w:rsidR="00585D10">
        <w:t>6 – 24 months</w:t>
      </w:r>
      <w:r w:rsidR="00585D10" w:rsidRPr="00571C41">
        <w:rPr>
          <w:b/>
          <w:bCs/>
          <w:sz w:val="24"/>
        </w:rPr>
        <w:t>]</w:t>
      </w:r>
      <w:r w:rsidR="00E35670">
        <w:t>.</w:t>
      </w:r>
      <w:r w:rsidRPr="00571C41">
        <w:rPr>
          <w:b/>
          <w:bCs/>
          <w:sz w:val="24"/>
        </w:rPr>
        <w:t>]</w:t>
      </w:r>
    </w:p>
    <w:p w14:paraId="16FD823A" w14:textId="77777777" w:rsidR="007631B6" w:rsidRDefault="007631B6" w:rsidP="007631B6">
      <w:pPr>
        <w:pStyle w:val="Text1"/>
        <w:rPr>
          <w:del w:id="867" w:author="Laura Hoogland" w:date="2026-01-22T14:57:00Z" w16du:dateUtc="2026-01-22T20:57:00Z"/>
        </w:rPr>
      </w:pPr>
      <w:del w:id="868" w:author="Laura Hoogland" w:date="2026-01-22T14:57:00Z" w16du:dateUtc="2026-01-22T20:57:00Z">
        <w:r>
          <w:rPr>
            <w:b/>
            <w:bCs/>
            <w:color w:val="FF0000"/>
            <w:sz w:val="24"/>
            <w:szCs w:val="24"/>
            <w:vertAlign w:val="superscript"/>
          </w:rPr>
          <w:delText>6</w:delText>
        </w:r>
        <w:r w:rsidRPr="00A3246F">
          <w:rPr>
            <w:rFonts w:cs="Arial"/>
            <w:b/>
            <w:sz w:val="24"/>
          </w:rPr>
          <w:delText>[</w:delText>
        </w:r>
        <w:r w:rsidRPr="00377F5B">
          <w:rPr>
            <w:b/>
            <w:bCs/>
            <w:i/>
            <w:iCs/>
          </w:rPr>
          <w:delText>Terrorism</w:delText>
        </w:r>
        <w:r w:rsidRPr="008F54BA">
          <w:delText xml:space="preserve"> means the deliberate use of violence or the threat of violence against civilians to create an emotional response through the suffering of victims or to achieve military, political, religious or social objectives</w:delText>
        </w:r>
        <w:r>
          <w:delText>.</w:delText>
        </w:r>
        <w:r w:rsidRPr="00571C41">
          <w:rPr>
            <w:b/>
            <w:bCs/>
            <w:sz w:val="24"/>
          </w:rPr>
          <w:delText>]</w:delText>
        </w:r>
      </w:del>
    </w:p>
    <w:p w14:paraId="1126AEE2" w14:textId="344353D7" w:rsidR="00AA14A8" w:rsidRDefault="00AA14A8" w:rsidP="00E35670">
      <w:pPr>
        <w:pStyle w:val="Text1"/>
      </w:pPr>
      <w:r>
        <w:rPr>
          <w:rFonts w:cs="Arial"/>
          <w:b/>
          <w:color w:val="FF0000"/>
          <w:sz w:val="24"/>
          <w:szCs w:val="24"/>
          <w:vertAlign w:val="superscript"/>
        </w:rPr>
        <w:t>30</w:t>
      </w:r>
      <w:r w:rsidRPr="30B0CC6D">
        <w:rPr>
          <w:rFonts w:cs="Arial"/>
          <w:b/>
          <w:sz w:val="24"/>
          <w:szCs w:val="24"/>
        </w:rPr>
        <w:t>[</w:t>
      </w:r>
      <w:r w:rsidRPr="00987A39">
        <w:rPr>
          <w:b/>
          <w:bCs/>
          <w:i/>
        </w:rPr>
        <w:t>Third Party</w:t>
      </w:r>
      <w:r>
        <w:rPr>
          <w:b/>
          <w:bCs/>
        </w:rPr>
        <w:t xml:space="preserve"> </w:t>
      </w:r>
      <w:r w:rsidRPr="00FE4839">
        <w:t>means any person or legal entity whose act or omission, in full or in part, causes</w:t>
      </w:r>
      <w:r>
        <w:t xml:space="preserve"> You</w:t>
      </w:r>
      <w:r w:rsidRPr="00FE4839">
        <w:t xml:space="preserve"> to suffer a </w:t>
      </w:r>
      <w:r w:rsidRPr="00987A39">
        <w:t>Disability</w:t>
      </w:r>
      <w:r w:rsidRPr="00FE4839">
        <w:t xml:space="preserve"> for which benefits are paid or payable</w:t>
      </w:r>
      <w:r>
        <w:t xml:space="preserve"> for d</w:t>
      </w:r>
      <w:r w:rsidRPr="00987A39">
        <w:t>isability</w:t>
      </w:r>
      <w:r>
        <w:t xml:space="preserve"> coverage</w:t>
      </w:r>
      <w:r w:rsidRPr="00FE4839">
        <w:t xml:space="preserve"> under </w:t>
      </w:r>
      <w:r>
        <w:t>t</w:t>
      </w:r>
      <w:r w:rsidRPr="00FE4839">
        <w:t>he</w:t>
      </w:r>
      <w:r>
        <w:t xml:space="preserve"> Plan.</w:t>
      </w:r>
      <w:r w:rsidRPr="30B0CC6D">
        <w:rPr>
          <w:b/>
          <w:sz w:val="24"/>
          <w:szCs w:val="24"/>
        </w:rPr>
        <w:t>]</w:t>
      </w:r>
    </w:p>
    <w:p w14:paraId="2F8C3A3E" w14:textId="11138EFA" w:rsidR="00F05E67" w:rsidRDefault="00A56EBD" w:rsidP="00E35670">
      <w:pPr>
        <w:pStyle w:val="Text1"/>
      </w:pPr>
      <w:r w:rsidRPr="006655F7">
        <w:rPr>
          <w:rFonts w:cs="Arial"/>
          <w:b/>
          <w:color w:val="FF0000"/>
          <w:sz w:val="24"/>
          <w:szCs w:val="24"/>
          <w:vertAlign w:val="superscript"/>
        </w:rPr>
        <w:t>6</w:t>
      </w:r>
      <w:r w:rsidRPr="006655F7">
        <w:rPr>
          <w:rFonts w:cs="Arial"/>
          <w:b/>
          <w:sz w:val="24"/>
        </w:rPr>
        <w:t>[</w:t>
      </w:r>
      <w:r w:rsidR="00F05E67">
        <w:rPr>
          <w:b/>
          <w:i/>
        </w:rPr>
        <w:t xml:space="preserve">Traumatic Spinal </w:t>
      </w:r>
      <w:r w:rsidR="007D6180">
        <w:rPr>
          <w:b/>
          <w:i/>
        </w:rPr>
        <w:t>C</w:t>
      </w:r>
      <w:r w:rsidR="00F05E67">
        <w:rPr>
          <w:b/>
          <w:i/>
        </w:rPr>
        <w:t xml:space="preserve">ord </w:t>
      </w:r>
      <w:r w:rsidR="007D6180">
        <w:rPr>
          <w:b/>
          <w:i/>
        </w:rPr>
        <w:t>I</w:t>
      </w:r>
      <w:r w:rsidR="00F05E67">
        <w:rPr>
          <w:b/>
          <w:i/>
        </w:rPr>
        <w:t xml:space="preserve">njuries </w:t>
      </w:r>
      <w:r w:rsidR="00F05E67" w:rsidRPr="009C6EAD">
        <w:t xml:space="preserve">means </w:t>
      </w:r>
      <w:r w:rsidR="00F05E67">
        <w:t>Injury</w:t>
      </w:r>
      <w:r w:rsidR="00F05E67" w:rsidRPr="009C6EAD">
        <w:t xml:space="preserve"> or disease of </w:t>
      </w:r>
      <w:r w:rsidR="00F05E67">
        <w:t>Your</w:t>
      </w:r>
      <w:r w:rsidR="00F05E67" w:rsidRPr="009C6EAD">
        <w:t xml:space="preserve"> </w:t>
      </w:r>
      <w:r w:rsidR="00F05E67">
        <w:t>Spinal</w:t>
      </w:r>
      <w:r w:rsidR="00F05E67" w:rsidRPr="009C6EAD">
        <w:t xml:space="preserve"> cord that resulted from a traumatic </w:t>
      </w:r>
      <w:r w:rsidR="00F05E67">
        <w:t>I</w:t>
      </w:r>
      <w:r w:rsidR="00F05E67" w:rsidRPr="009C6EAD">
        <w:t xml:space="preserve">njury resulting in </w:t>
      </w:r>
      <w:r w:rsidR="00F05E67">
        <w:t>Your</w:t>
      </w:r>
      <w:r w:rsidR="00F05E67" w:rsidRPr="009C6EAD">
        <w:t xml:space="preserve"> </w:t>
      </w:r>
      <w:r w:rsidR="00F05E67" w:rsidRPr="00B174D8">
        <w:rPr>
          <w:bCs/>
          <w:iCs/>
        </w:rPr>
        <w:t>Paralysis</w:t>
      </w:r>
      <w:r w:rsidR="00F05E67" w:rsidRPr="009C6EAD">
        <w:t>.</w:t>
      </w:r>
      <w:r w:rsidRPr="00571C41">
        <w:rPr>
          <w:b/>
          <w:bCs/>
          <w:sz w:val="24"/>
        </w:rPr>
        <w:t>]</w:t>
      </w:r>
    </w:p>
    <w:p w14:paraId="68CD65C6" w14:textId="351AC746" w:rsidR="005C69E6" w:rsidRPr="005C69E6" w:rsidRDefault="00A56EBD" w:rsidP="005C69E6">
      <w:pPr>
        <w:pStyle w:val="Text1"/>
        <w:rPr>
          <w:b/>
          <w:i/>
        </w:rPr>
      </w:pPr>
      <w:r w:rsidRPr="006655F7">
        <w:rPr>
          <w:rFonts w:cs="Arial"/>
          <w:b/>
          <w:color w:val="FF0000"/>
          <w:sz w:val="24"/>
          <w:szCs w:val="24"/>
          <w:vertAlign w:val="superscript"/>
        </w:rPr>
        <w:t>6</w:t>
      </w:r>
      <w:r w:rsidRPr="006655F7">
        <w:rPr>
          <w:rFonts w:cs="Arial"/>
          <w:b/>
          <w:sz w:val="24"/>
        </w:rPr>
        <w:t>[</w:t>
      </w:r>
      <w:r w:rsidR="006D716C">
        <w:rPr>
          <w:b/>
          <w:i/>
        </w:rPr>
        <w:t>Tumor</w:t>
      </w:r>
      <w:r w:rsidR="005C69E6" w:rsidRPr="005C69E6">
        <w:rPr>
          <w:b/>
          <w:i/>
        </w:rPr>
        <w:t xml:space="preserve">(s) </w:t>
      </w:r>
      <w:r w:rsidR="005C69E6" w:rsidRPr="005C69E6">
        <w:t>means a swelling of a body part, caused by an abnormal growth of tissue, which may be malignant or benign.</w:t>
      </w:r>
      <w:r w:rsidRPr="00571C41">
        <w:rPr>
          <w:b/>
          <w:bCs/>
          <w:sz w:val="24"/>
        </w:rPr>
        <w:t>]</w:t>
      </w:r>
    </w:p>
    <w:p w14:paraId="1054CAFF" w14:textId="74757852" w:rsidR="00D454FD" w:rsidRDefault="00DF0E32" w:rsidP="00D454FD">
      <w:pPr>
        <w:pStyle w:val="Text1"/>
      </w:pPr>
      <w:r w:rsidRPr="006655F7">
        <w:rPr>
          <w:rFonts w:cs="Arial"/>
          <w:b/>
          <w:color w:val="FF0000"/>
          <w:sz w:val="24"/>
          <w:szCs w:val="24"/>
          <w:vertAlign w:val="superscript"/>
        </w:rPr>
        <w:t>6</w:t>
      </w:r>
      <w:r w:rsidRPr="00A3246F">
        <w:rPr>
          <w:rFonts w:cs="Arial"/>
          <w:b/>
          <w:sz w:val="24"/>
        </w:rPr>
        <w:t>[</w:t>
      </w:r>
      <w:r w:rsidR="00D454FD" w:rsidRPr="00D454FD">
        <w:rPr>
          <w:b/>
          <w:bCs/>
          <w:i/>
          <w:iCs/>
        </w:rPr>
        <w:t>Uniformed Services Employment and Reemployment Rights Act (USERRA)</w:t>
      </w:r>
      <w:r w:rsidR="00D454FD" w:rsidRPr="00D454FD">
        <w:t xml:space="preserve"> </w:t>
      </w:r>
      <w:r w:rsidR="00D454FD" w:rsidRPr="00D454FD">
        <w:rPr>
          <w:b/>
          <w:bCs/>
          <w:i/>
          <w:iCs/>
        </w:rPr>
        <w:t>leave</w:t>
      </w:r>
      <w:r w:rsidR="00D454FD" w:rsidRPr="00D454FD">
        <w:t xml:space="preserve"> means </w:t>
      </w:r>
      <w:r w:rsidR="00831858">
        <w:t>You</w:t>
      </w:r>
      <w:r w:rsidR="00D454FD" w:rsidRPr="00D454FD">
        <w:t xml:space="preserve"> are temporarily absent from being </w:t>
      </w:r>
      <w:r w:rsidR="00414CB6" w:rsidRPr="00987A39">
        <w:t xml:space="preserve">Actively </w:t>
      </w:r>
      <w:r w:rsidR="005522AB">
        <w:t>at</w:t>
      </w:r>
      <w:r w:rsidR="00414CB6" w:rsidRPr="00987A39">
        <w:t xml:space="preserve"> Work</w:t>
      </w:r>
      <w:r w:rsidR="00D454FD" w:rsidRPr="00D454FD">
        <w:t xml:space="preserve"> for military duty, and </w:t>
      </w:r>
      <w:r w:rsidR="00D60341">
        <w:t>Your</w:t>
      </w:r>
      <w:r w:rsidR="00D454FD" w:rsidRPr="00D454FD">
        <w:t xml:space="preserve"> absence is subject to USERRA. </w:t>
      </w:r>
      <w:r w:rsidR="00D60341">
        <w:t>Your</w:t>
      </w:r>
      <w:r w:rsidR="00D454FD" w:rsidRPr="00D454FD">
        <w:t xml:space="preserve"> normal vacation time, any period of </w:t>
      </w:r>
      <w:r w:rsidR="00167306" w:rsidRPr="00987A39">
        <w:t>Disability</w:t>
      </w:r>
      <w:r w:rsidR="00D454FD" w:rsidRPr="00D454FD">
        <w:t xml:space="preserve"> or FMLA leave is not considered a USERRA leave.</w:t>
      </w:r>
      <w:r w:rsidR="00824C85" w:rsidRPr="00571C41">
        <w:rPr>
          <w:b/>
          <w:bCs/>
          <w:sz w:val="24"/>
        </w:rPr>
        <w:t>]</w:t>
      </w:r>
    </w:p>
    <w:p w14:paraId="4B18617E" w14:textId="5D97A203" w:rsidR="00F00F11" w:rsidRPr="00F00F11" w:rsidRDefault="008A5E43" w:rsidP="00F00F11">
      <w:pPr>
        <w:pStyle w:val="Text1"/>
        <w:rPr>
          <w:b/>
          <w:i/>
        </w:rPr>
      </w:pPr>
      <w:r>
        <w:rPr>
          <w:b/>
          <w:bCs/>
          <w:color w:val="FF0000"/>
          <w:sz w:val="24"/>
          <w:szCs w:val="24"/>
          <w:vertAlign w:val="superscript"/>
        </w:rPr>
        <w:lastRenderedPageBreak/>
        <w:t>6</w:t>
      </w:r>
      <w:r w:rsidRPr="00A3246F">
        <w:rPr>
          <w:rFonts w:cs="Arial"/>
          <w:b/>
          <w:sz w:val="24"/>
        </w:rPr>
        <w:t>[</w:t>
      </w:r>
      <w:r w:rsidR="00F00F11" w:rsidRPr="00F00F11">
        <w:rPr>
          <w:b/>
          <w:i/>
        </w:rPr>
        <w:t xml:space="preserve">Vascular </w:t>
      </w:r>
      <w:r w:rsidR="00352493">
        <w:rPr>
          <w:b/>
          <w:i/>
        </w:rPr>
        <w:t>M</w:t>
      </w:r>
      <w:r w:rsidR="00F00F11" w:rsidRPr="00F00F11">
        <w:rPr>
          <w:b/>
          <w:i/>
        </w:rPr>
        <w:t xml:space="preserve">alformations </w:t>
      </w:r>
      <w:r w:rsidR="00F00F11" w:rsidRPr="00F00F11">
        <w:t xml:space="preserve">means abnormal development of </w:t>
      </w:r>
      <w:r w:rsidR="00D60341">
        <w:t>Your</w:t>
      </w:r>
      <w:r w:rsidR="00F00F11" w:rsidRPr="00F00F11">
        <w:t xml:space="preserve"> blood vessels.</w:t>
      </w:r>
      <w:r w:rsidRPr="00571C41">
        <w:rPr>
          <w:b/>
          <w:bCs/>
          <w:sz w:val="24"/>
        </w:rPr>
        <w:t>]</w:t>
      </w:r>
    </w:p>
    <w:p w14:paraId="07F085CD" w14:textId="0D75CCC0" w:rsidR="00E35670" w:rsidRDefault="008A5E43" w:rsidP="00E35670">
      <w:pPr>
        <w:pStyle w:val="Text1"/>
      </w:pPr>
      <w:r>
        <w:rPr>
          <w:b/>
          <w:bCs/>
          <w:color w:val="FF0000"/>
          <w:sz w:val="24"/>
          <w:szCs w:val="24"/>
          <w:vertAlign w:val="superscript"/>
        </w:rPr>
        <w:t>6</w:t>
      </w:r>
      <w:r w:rsidRPr="00A3246F">
        <w:rPr>
          <w:rFonts w:cs="Arial"/>
          <w:b/>
          <w:sz w:val="24"/>
        </w:rPr>
        <w:t>[</w:t>
      </w:r>
      <w:r w:rsidR="00E35670">
        <w:rPr>
          <w:b/>
          <w:i/>
        </w:rPr>
        <w:t xml:space="preserve">We, </w:t>
      </w:r>
      <w:r w:rsidR="00352493">
        <w:rPr>
          <w:b/>
          <w:i/>
        </w:rPr>
        <w:t>U</w:t>
      </w:r>
      <w:r w:rsidR="00E35670">
        <w:rPr>
          <w:b/>
          <w:i/>
        </w:rPr>
        <w:t xml:space="preserve">s, and </w:t>
      </w:r>
      <w:r w:rsidR="00352493">
        <w:rPr>
          <w:b/>
          <w:i/>
        </w:rPr>
        <w:t>O</w:t>
      </w:r>
      <w:r w:rsidR="00E35670">
        <w:rPr>
          <w:b/>
          <w:i/>
        </w:rPr>
        <w:t>ur</w:t>
      </w:r>
      <w:r w:rsidR="00E35670">
        <w:rPr>
          <w:b/>
        </w:rPr>
        <w:t xml:space="preserve"> </w:t>
      </w:r>
      <w:r w:rsidR="00E35670">
        <w:t>means The Prudential Insurance Company of America.</w:t>
      </w:r>
      <w:r w:rsidRPr="00571C41">
        <w:rPr>
          <w:b/>
          <w:bCs/>
          <w:sz w:val="24"/>
        </w:rPr>
        <w:t>]</w:t>
      </w:r>
    </w:p>
    <w:p w14:paraId="511E7698" w14:textId="1679A691" w:rsidR="00980554" w:rsidRDefault="00980554" w:rsidP="00B37216">
      <w:pPr>
        <w:pStyle w:val="1Text"/>
      </w:pPr>
      <w:r w:rsidRPr="00957641">
        <w:rPr>
          <w:b/>
          <w:bCs/>
          <w:color w:val="FF0000"/>
          <w:sz w:val="24"/>
          <w:szCs w:val="24"/>
          <w:vertAlign w:val="superscript"/>
        </w:rPr>
        <w:t>31</w:t>
      </w:r>
      <w:commentRangeStart w:id="869"/>
      <w:commentRangeStart w:id="870"/>
      <w:r w:rsidRPr="00957641">
        <w:rPr>
          <w:b/>
          <w:bCs/>
          <w:sz w:val="24"/>
        </w:rPr>
        <w:t>[</w:t>
      </w:r>
      <w:r w:rsidRPr="00957641">
        <w:rPr>
          <w:b/>
          <w:i/>
        </w:rPr>
        <w:t>Weekly Earnings</w:t>
      </w:r>
      <w:r w:rsidRPr="00957641">
        <w:t xml:space="preserve"> </w:t>
      </w:r>
      <w:commentRangeEnd w:id="869"/>
      <w:r w:rsidR="00E767FF" w:rsidRPr="00957641">
        <w:rPr>
          <w:rStyle w:val="CommentReference"/>
          <w:sz w:val="20"/>
          <w:szCs w:val="20"/>
        </w:rPr>
        <w:commentReference w:id="869"/>
      </w:r>
      <w:commentRangeEnd w:id="870"/>
      <w:r w:rsidR="00634609" w:rsidRPr="00957641">
        <w:rPr>
          <w:rStyle w:val="CommentReference"/>
          <w:sz w:val="20"/>
          <w:szCs w:val="20"/>
        </w:rPr>
        <w:commentReference w:id="870"/>
      </w:r>
      <w:r w:rsidRPr="00957641">
        <w:t xml:space="preserve">means </w:t>
      </w:r>
      <w:r w:rsidR="00D60341" w:rsidRPr="00957641">
        <w:t>Your</w:t>
      </w:r>
      <w:r w:rsidRPr="00957641">
        <w:t xml:space="preserve"> gross weekly income from </w:t>
      </w:r>
      <w:r w:rsidRPr="00957641">
        <w:rPr>
          <w:b/>
          <w:bCs/>
          <w:color w:val="FF0000"/>
          <w:sz w:val="24"/>
          <w:szCs w:val="24"/>
          <w:vertAlign w:val="superscript"/>
        </w:rPr>
        <w:t>CV2</w:t>
      </w:r>
      <w:r w:rsidRPr="00957641">
        <w:rPr>
          <w:b/>
          <w:bCs/>
          <w:sz w:val="24"/>
        </w:rPr>
        <w:t>[</w:t>
      </w:r>
      <w:r w:rsidR="00D60341" w:rsidRPr="00957641">
        <w:t>Your</w:t>
      </w:r>
      <w:r w:rsidRPr="00957641">
        <w:t xml:space="preserve"> Employer</w:t>
      </w:r>
      <w:r w:rsidRPr="00957641">
        <w:rPr>
          <w:b/>
          <w:bCs/>
          <w:sz w:val="24"/>
        </w:rPr>
        <w:t>]</w:t>
      </w:r>
      <w:r w:rsidRPr="00957641">
        <w:t xml:space="preserve"> in effect just prior to </w:t>
      </w:r>
      <w:r w:rsidR="00D60341" w:rsidRPr="00957641">
        <w:t>Your</w:t>
      </w:r>
      <w:r w:rsidRPr="00957641">
        <w:t xml:space="preserve"> date of Disability. </w:t>
      </w:r>
      <w:ins w:id="871" w:author="Laura Hoogland" w:date="2026-01-22T14:57:00Z" w16du:dateUtc="2026-01-22T20:57:00Z">
        <w:r w:rsidR="00621A31" w:rsidRPr="00FE5FB2">
          <w:rPr>
            <w:b/>
            <w:bCs/>
            <w:color w:val="FF0000"/>
            <w:sz w:val="24"/>
            <w:szCs w:val="24"/>
            <w:vertAlign w:val="superscript"/>
          </w:rPr>
          <w:t>6</w:t>
        </w:r>
        <w:r w:rsidR="00621A31" w:rsidRPr="00FE5FB2">
          <w:rPr>
            <w:b/>
            <w:bCs/>
            <w:sz w:val="24"/>
            <w:szCs w:val="24"/>
          </w:rPr>
          <w:t>[</w:t>
        </w:r>
      </w:ins>
      <w:r w:rsidRPr="00957641">
        <w:t xml:space="preserve">It includes </w:t>
      </w:r>
      <w:r w:rsidR="00D60341" w:rsidRPr="00957641">
        <w:t>Your</w:t>
      </w:r>
      <w:r w:rsidRPr="00957641">
        <w:t xml:space="preserve"> total income before taxes but does not include deductions made for pre-tax contributions to a qualified deferred compensation plan, Section 125 Plan or flexible spending account</w:t>
      </w:r>
      <w:del w:id="872" w:author="Laura Hoogland" w:date="2026-01-22T14:57:00Z" w16du:dateUtc="2026-01-22T20:57:00Z">
        <w:r>
          <w:delText>.</w:delText>
        </w:r>
      </w:del>
      <w:ins w:id="873" w:author="Laura Hoogland" w:date="2026-01-22T14:57:00Z" w16du:dateUtc="2026-01-22T20:57:00Z">
        <w:r w:rsidRPr="00957641">
          <w:t>.</w:t>
        </w:r>
        <w:r w:rsidR="00621A31" w:rsidRPr="00FE5FB2">
          <w:rPr>
            <w:b/>
            <w:bCs/>
            <w:sz w:val="24"/>
            <w:szCs w:val="24"/>
          </w:rPr>
          <w:t>]</w:t>
        </w:r>
      </w:ins>
      <w:r w:rsidRPr="00957641">
        <w:t xml:space="preserve"> It does not include income received from commissions, bonuses, overtime pay, any other extra compensation, or income received from sources other than </w:t>
      </w:r>
      <w:r w:rsidRPr="00957641">
        <w:rPr>
          <w:b/>
          <w:bCs/>
          <w:color w:val="FF0000"/>
          <w:sz w:val="24"/>
          <w:szCs w:val="24"/>
          <w:vertAlign w:val="superscript"/>
        </w:rPr>
        <w:t>CV2</w:t>
      </w:r>
      <w:r w:rsidRPr="00957641">
        <w:rPr>
          <w:b/>
          <w:bCs/>
          <w:sz w:val="24"/>
        </w:rPr>
        <w:t>[</w:t>
      </w:r>
      <w:r w:rsidR="00D60341" w:rsidRPr="00957641">
        <w:t>Your</w:t>
      </w:r>
      <w:r w:rsidRPr="00957641">
        <w:t xml:space="preserve"> Employer</w:t>
      </w:r>
      <w:r w:rsidRPr="00957641">
        <w:rPr>
          <w:b/>
          <w:bCs/>
          <w:sz w:val="24"/>
        </w:rPr>
        <w:t>]</w:t>
      </w:r>
      <w:r w:rsidRPr="00957641">
        <w:t xml:space="preserve">. If </w:t>
      </w:r>
      <w:r w:rsidRPr="00957641">
        <w:rPr>
          <w:b/>
          <w:bCs/>
          <w:color w:val="FF0000"/>
          <w:sz w:val="24"/>
          <w:szCs w:val="24"/>
          <w:vertAlign w:val="superscript"/>
        </w:rPr>
        <w:t>CV2</w:t>
      </w:r>
      <w:r w:rsidRPr="00957641">
        <w:rPr>
          <w:b/>
          <w:bCs/>
          <w:sz w:val="24"/>
        </w:rPr>
        <w:t>[</w:t>
      </w:r>
      <w:r w:rsidR="00D60341" w:rsidRPr="00957641">
        <w:t>Your</w:t>
      </w:r>
      <w:r w:rsidRPr="00957641">
        <w:t xml:space="preserve"> Employer</w:t>
      </w:r>
      <w:r w:rsidRPr="00957641">
        <w:rPr>
          <w:b/>
          <w:bCs/>
          <w:sz w:val="24"/>
        </w:rPr>
        <w:t>]</w:t>
      </w:r>
      <w:r w:rsidRPr="00957641">
        <w:t xml:space="preserve"> does not report </w:t>
      </w:r>
      <w:r w:rsidR="00D60341" w:rsidRPr="00957641">
        <w:t>Your</w:t>
      </w:r>
      <w:r w:rsidRPr="00957641">
        <w:t xml:space="preserve"> Weekly Earnings as a weekly amount, We will convert the amount reported by </w:t>
      </w:r>
      <w:r w:rsidRPr="00957641">
        <w:rPr>
          <w:b/>
          <w:bCs/>
          <w:color w:val="FF0000"/>
          <w:sz w:val="24"/>
          <w:szCs w:val="24"/>
          <w:vertAlign w:val="superscript"/>
        </w:rPr>
        <w:t>CV2</w:t>
      </w:r>
      <w:r w:rsidRPr="00957641">
        <w:rPr>
          <w:b/>
          <w:bCs/>
          <w:sz w:val="24"/>
        </w:rPr>
        <w:t>[</w:t>
      </w:r>
      <w:r w:rsidR="00D60341" w:rsidRPr="00957641">
        <w:t>Your</w:t>
      </w:r>
      <w:r w:rsidRPr="00957641">
        <w:t xml:space="preserve"> Employer</w:t>
      </w:r>
      <w:r w:rsidRPr="00957641">
        <w:rPr>
          <w:b/>
          <w:bCs/>
          <w:sz w:val="24"/>
        </w:rPr>
        <w:t>]</w:t>
      </w:r>
      <w:r w:rsidRPr="00957641">
        <w:t xml:space="preserve"> into a weekly amount based on Our procedures.</w:t>
      </w:r>
      <w:r w:rsidRPr="00957641">
        <w:rPr>
          <w:b/>
          <w:bCs/>
          <w:sz w:val="24"/>
        </w:rPr>
        <w:t>]</w:t>
      </w:r>
    </w:p>
    <w:p w14:paraId="3C5BC67D" w14:textId="53F7C4B1" w:rsidR="00E35670" w:rsidRDefault="00A11882" w:rsidP="00E35670">
      <w:pPr>
        <w:pStyle w:val="Text1"/>
      </w:pPr>
      <w:del w:id="874" w:author="Laura Hoogland" w:date="2026-01-22T14:57:00Z" w16du:dateUtc="2026-01-22T20:57:00Z">
        <w:r w:rsidRPr="006655F7">
          <w:rPr>
            <w:rFonts w:cs="Arial"/>
            <w:b/>
            <w:color w:val="FF0000"/>
            <w:sz w:val="24"/>
            <w:szCs w:val="24"/>
            <w:vertAlign w:val="superscript"/>
          </w:rPr>
          <w:delText>6</w:delText>
        </w:r>
      </w:del>
      <w:ins w:id="875" w:author="Laura Hoogland" w:date="2026-01-22T14:57:00Z" w16du:dateUtc="2026-01-22T20:57:00Z">
        <w:r w:rsidR="00474136" w:rsidRPr="003851D9">
          <w:rPr>
            <w:rFonts w:cs="Arial"/>
            <w:b/>
            <w:color w:val="FF0000"/>
            <w:sz w:val="24"/>
            <w:szCs w:val="24"/>
            <w:vertAlign w:val="superscript"/>
          </w:rPr>
          <w:t>2</w:t>
        </w:r>
      </w:ins>
      <w:r w:rsidRPr="003851D9">
        <w:rPr>
          <w:rFonts w:cs="Arial"/>
          <w:b/>
          <w:sz w:val="24"/>
        </w:rPr>
        <w:t>[</w:t>
      </w:r>
      <w:r w:rsidR="00E35670" w:rsidRPr="003851D9">
        <w:rPr>
          <w:b/>
          <w:i/>
        </w:rPr>
        <w:t xml:space="preserve">Weekly </w:t>
      </w:r>
      <w:r w:rsidR="00352493" w:rsidRPr="003851D9">
        <w:rPr>
          <w:b/>
          <w:i/>
        </w:rPr>
        <w:t>B</w:t>
      </w:r>
      <w:r w:rsidR="008D5390" w:rsidRPr="003851D9">
        <w:rPr>
          <w:b/>
          <w:i/>
        </w:rPr>
        <w:t>enefit</w:t>
      </w:r>
      <w:r w:rsidR="00E51A69" w:rsidRPr="003851D9">
        <w:rPr>
          <w:b/>
          <w:i/>
        </w:rPr>
        <w:t xml:space="preserve"> </w:t>
      </w:r>
      <w:r w:rsidR="00352493" w:rsidRPr="003851D9">
        <w:rPr>
          <w:b/>
          <w:i/>
        </w:rPr>
        <w:t>P</w:t>
      </w:r>
      <w:r w:rsidR="00E51A69" w:rsidRPr="003851D9">
        <w:rPr>
          <w:b/>
          <w:i/>
        </w:rPr>
        <w:t>ayment</w:t>
      </w:r>
      <w:r w:rsidR="00E35670" w:rsidRPr="003851D9">
        <w:rPr>
          <w:b/>
        </w:rPr>
        <w:t xml:space="preserve"> </w:t>
      </w:r>
      <w:r w:rsidR="00E35670" w:rsidRPr="003851D9">
        <w:t xml:space="preserve">means </w:t>
      </w:r>
      <w:r w:rsidR="00D60341" w:rsidRPr="003851D9">
        <w:t>Your</w:t>
      </w:r>
      <w:r w:rsidR="00E35670" w:rsidRPr="003851D9">
        <w:t xml:space="preserve"> </w:t>
      </w:r>
      <w:r w:rsidR="008D5390" w:rsidRPr="003851D9">
        <w:t>benefit</w:t>
      </w:r>
      <w:r w:rsidR="00E35670" w:rsidRPr="003851D9">
        <w:t xml:space="preserve"> </w:t>
      </w:r>
      <w:r w:rsidR="00E51A69" w:rsidRPr="003851D9">
        <w:t xml:space="preserve">payment </w:t>
      </w:r>
      <w:r w:rsidR="00E35670" w:rsidRPr="003851D9">
        <w:t xml:space="preserve">after any </w:t>
      </w:r>
      <w:ins w:id="876" w:author="Laura Hoogland" w:date="2026-01-22T14:57:00Z" w16du:dateUtc="2026-01-22T20:57:00Z">
        <w:r w:rsidR="0081299C" w:rsidRPr="00FE5FB2">
          <w:rPr>
            <w:b/>
            <w:bCs/>
            <w:color w:val="FF0000"/>
            <w:sz w:val="24"/>
            <w:szCs w:val="24"/>
            <w:vertAlign w:val="superscript"/>
          </w:rPr>
          <w:t>6</w:t>
        </w:r>
        <w:r w:rsidR="00317263" w:rsidRPr="00FE5FB2">
          <w:rPr>
            <w:b/>
            <w:bCs/>
            <w:sz w:val="24"/>
            <w:szCs w:val="24"/>
          </w:rPr>
          <w:t>[</w:t>
        </w:r>
      </w:ins>
      <w:r w:rsidR="00167306" w:rsidRPr="003851D9">
        <w:t xml:space="preserve">Deductible Sources </w:t>
      </w:r>
      <w:r w:rsidR="005A0FB7" w:rsidRPr="003851D9">
        <w:t>of</w:t>
      </w:r>
      <w:r w:rsidR="00167306" w:rsidRPr="003851D9">
        <w:t xml:space="preserve"> Income</w:t>
      </w:r>
      <w:ins w:id="877" w:author="Laura Hoogland" w:date="2026-01-22T14:57:00Z" w16du:dateUtc="2026-01-22T20:57:00Z">
        <w:r w:rsidR="00167306" w:rsidRPr="003851D9">
          <w:rPr>
            <w:b/>
            <w:i/>
          </w:rPr>
          <w:t xml:space="preserve"> </w:t>
        </w:r>
        <w:r w:rsidR="00EC0ACE" w:rsidRPr="003851D9">
          <w:t>and Disability Earnings</w:t>
        </w:r>
        <w:r w:rsidR="00EB553F" w:rsidRPr="00FE5FB2">
          <w:rPr>
            <w:b/>
            <w:bCs/>
            <w:sz w:val="24"/>
            <w:szCs w:val="24"/>
          </w:rPr>
          <w:t>]</w:t>
        </w:r>
      </w:ins>
      <w:r w:rsidR="00EC0ACE" w:rsidRPr="003851D9">
        <w:t xml:space="preserve"> </w:t>
      </w:r>
      <w:r w:rsidR="00E35670" w:rsidRPr="003851D9">
        <w:t xml:space="preserve">have been subtracted from </w:t>
      </w:r>
      <w:r w:rsidR="00D60341" w:rsidRPr="003851D9">
        <w:t>Your</w:t>
      </w:r>
      <w:r w:rsidR="00E35670" w:rsidRPr="003851D9">
        <w:t xml:space="preserve"> </w:t>
      </w:r>
      <w:r w:rsidR="009459C5" w:rsidRPr="003851D9">
        <w:t>G</w:t>
      </w:r>
      <w:r w:rsidR="00E35670" w:rsidRPr="003851D9">
        <w:t xml:space="preserve">ross </w:t>
      </w:r>
      <w:r w:rsidR="009459C5" w:rsidRPr="003851D9">
        <w:t>D</w:t>
      </w:r>
      <w:r w:rsidR="00E35670" w:rsidRPr="003851D9">
        <w:t xml:space="preserve">isability </w:t>
      </w:r>
      <w:r w:rsidR="009459C5" w:rsidRPr="003851D9">
        <w:t>B</w:t>
      </w:r>
      <w:r w:rsidR="008D5390" w:rsidRPr="003851D9">
        <w:t>enefit</w:t>
      </w:r>
      <w:r w:rsidR="00E51A69" w:rsidRPr="003851D9">
        <w:t xml:space="preserve"> </w:t>
      </w:r>
      <w:r w:rsidR="009459C5" w:rsidRPr="003851D9">
        <w:t>P</w:t>
      </w:r>
      <w:r w:rsidR="00E51A69" w:rsidRPr="003851D9">
        <w:t>ayment</w:t>
      </w:r>
      <w:r w:rsidR="00E35670" w:rsidRPr="003851D9">
        <w:t>.</w:t>
      </w:r>
      <w:r w:rsidRPr="003851D9">
        <w:rPr>
          <w:b/>
          <w:bCs/>
          <w:sz w:val="24"/>
        </w:rPr>
        <w:t>]</w:t>
      </w:r>
    </w:p>
    <w:p w14:paraId="4E7A8CDF" w14:textId="1045CA42" w:rsidR="00EF3B36" w:rsidRPr="00EF3B36" w:rsidRDefault="00635F8F" w:rsidP="00EF3B36">
      <w:pPr>
        <w:pStyle w:val="Text1"/>
      </w:pPr>
      <w:r w:rsidRPr="006655F7">
        <w:rPr>
          <w:rFonts w:cs="Arial"/>
          <w:b/>
          <w:color w:val="FF0000"/>
          <w:sz w:val="24"/>
          <w:szCs w:val="24"/>
          <w:vertAlign w:val="superscript"/>
        </w:rPr>
        <w:t>6</w:t>
      </w:r>
      <w:r w:rsidRPr="00A3246F">
        <w:rPr>
          <w:rFonts w:cs="Arial"/>
          <w:b/>
          <w:sz w:val="24"/>
        </w:rPr>
        <w:t>[</w:t>
      </w:r>
      <w:r w:rsidR="00EF3B36" w:rsidRPr="00EF3B36">
        <w:rPr>
          <w:b/>
          <w:bCs/>
          <w:i/>
          <w:iCs/>
        </w:rPr>
        <w:t xml:space="preserve">Worker </w:t>
      </w:r>
      <w:r w:rsidR="00352493">
        <w:rPr>
          <w:b/>
          <w:bCs/>
          <w:i/>
          <w:iCs/>
        </w:rPr>
        <w:t>A</w:t>
      </w:r>
      <w:r w:rsidR="00EF3B36" w:rsidRPr="00EF3B36">
        <w:rPr>
          <w:b/>
          <w:bCs/>
          <w:i/>
          <w:iCs/>
        </w:rPr>
        <w:t xml:space="preserve">djustment and </w:t>
      </w:r>
      <w:r w:rsidR="00352493">
        <w:rPr>
          <w:b/>
          <w:bCs/>
          <w:i/>
          <w:iCs/>
        </w:rPr>
        <w:t>R</w:t>
      </w:r>
      <w:r w:rsidR="00EF3B36" w:rsidRPr="00EF3B36">
        <w:rPr>
          <w:b/>
          <w:bCs/>
          <w:i/>
          <w:iCs/>
        </w:rPr>
        <w:t xml:space="preserve">etraining </w:t>
      </w:r>
      <w:r w:rsidR="00352493">
        <w:rPr>
          <w:b/>
          <w:bCs/>
          <w:i/>
          <w:iCs/>
        </w:rPr>
        <w:t>N</w:t>
      </w:r>
      <w:r w:rsidR="00EF3B36" w:rsidRPr="00EF3B36">
        <w:rPr>
          <w:b/>
          <w:bCs/>
          <w:i/>
          <w:iCs/>
        </w:rPr>
        <w:t xml:space="preserve">otification (WARN) </w:t>
      </w:r>
      <w:r w:rsidR="006D716C">
        <w:rPr>
          <w:b/>
          <w:bCs/>
          <w:i/>
          <w:iCs/>
        </w:rPr>
        <w:t>A</w:t>
      </w:r>
      <w:r w:rsidR="00EF3B36" w:rsidRPr="00EF3B36">
        <w:rPr>
          <w:b/>
          <w:bCs/>
          <w:i/>
          <w:iCs/>
        </w:rPr>
        <w:t xml:space="preserve">ct </w:t>
      </w:r>
      <w:r w:rsidR="006D716C">
        <w:rPr>
          <w:b/>
          <w:bCs/>
          <w:i/>
          <w:iCs/>
        </w:rPr>
        <w:t>L</w:t>
      </w:r>
      <w:r w:rsidR="00EF3B36" w:rsidRPr="00EF3B36">
        <w:rPr>
          <w:b/>
          <w:bCs/>
          <w:i/>
          <w:iCs/>
        </w:rPr>
        <w:t>eave</w:t>
      </w:r>
      <w:r w:rsidR="00EF3B36" w:rsidRPr="00EF3B36">
        <w:t xml:space="preserve"> means </w:t>
      </w:r>
      <w:r w:rsidR="00831858">
        <w:t>You</w:t>
      </w:r>
      <w:r w:rsidR="00EF3B36" w:rsidRPr="00EF3B36">
        <w:t xml:space="preserve"> have been provided a notice required under the WARN Act and </w:t>
      </w:r>
      <w:r w:rsidR="00831858">
        <w:t>You</w:t>
      </w:r>
      <w:r w:rsidR="00EF3B36" w:rsidRPr="00EF3B36">
        <w:t xml:space="preserve"> are required by</w:t>
      </w:r>
      <w:r w:rsidR="00EF3B36" w:rsidRPr="009B5735">
        <w:rPr>
          <w:vertAlign w:val="superscript"/>
        </w:rPr>
        <w:t xml:space="preserve"> </w:t>
      </w:r>
      <w:r w:rsidR="00EF3B36" w:rsidRPr="00050044">
        <w:rPr>
          <w:b/>
          <w:color w:val="FF0000"/>
          <w:sz w:val="24"/>
          <w:szCs w:val="24"/>
          <w:vertAlign w:val="superscript"/>
        </w:rPr>
        <w:t>CV2</w:t>
      </w:r>
      <w:r w:rsidR="00571C41" w:rsidRPr="00571C41">
        <w:rPr>
          <w:b/>
          <w:bCs/>
          <w:sz w:val="24"/>
        </w:rPr>
        <w:t>[</w:t>
      </w:r>
      <w:r w:rsidR="00D60341">
        <w:t>Your</w:t>
      </w:r>
      <w:r w:rsidR="00EF3B36" w:rsidRPr="00EF3B36">
        <w:t xml:space="preserve"> Employer</w:t>
      </w:r>
      <w:r w:rsidR="00571C41" w:rsidRPr="00571C41">
        <w:rPr>
          <w:b/>
          <w:bCs/>
          <w:sz w:val="24"/>
        </w:rPr>
        <w:t>]</w:t>
      </w:r>
      <w:r w:rsidR="00EF3B36" w:rsidRPr="00EF3B36">
        <w:t xml:space="preserve"> to be absent from being </w:t>
      </w:r>
      <w:r w:rsidR="00414CB6" w:rsidRPr="00987A39">
        <w:t xml:space="preserve">Actively </w:t>
      </w:r>
      <w:r w:rsidR="005522AB">
        <w:t>at</w:t>
      </w:r>
      <w:r w:rsidR="00414CB6" w:rsidRPr="00987A39">
        <w:t xml:space="preserve"> Work</w:t>
      </w:r>
      <w:r w:rsidR="00EF3B36" w:rsidRPr="00EF3B36">
        <w:t xml:space="preserve"> for a period of time prior to </w:t>
      </w:r>
      <w:r w:rsidR="00D60341">
        <w:t>Your</w:t>
      </w:r>
      <w:r w:rsidR="00EF3B36" w:rsidRPr="00EF3B36">
        <w:t xml:space="preserve"> termination date. </w:t>
      </w:r>
      <w:r w:rsidR="00D60341">
        <w:t>Your</w:t>
      </w:r>
      <w:r w:rsidR="00EF3B36" w:rsidRPr="00EF3B36">
        <w:t xml:space="preserve"> normal vacation time, any period of </w:t>
      </w:r>
      <w:r w:rsidR="00167306" w:rsidRPr="00987A39">
        <w:t>Disability</w:t>
      </w:r>
      <w:r w:rsidR="00EF3B36" w:rsidRPr="00EF3B36">
        <w:t xml:space="preserve"> or FMLA leave is not considered a WARN Act leave.</w:t>
      </w:r>
      <w:r w:rsidRPr="00571C41">
        <w:rPr>
          <w:b/>
          <w:bCs/>
          <w:sz w:val="24"/>
        </w:rPr>
        <w:t>]</w:t>
      </w:r>
    </w:p>
    <w:p w14:paraId="144037C3" w14:textId="0C05AAEF" w:rsidR="00E35670" w:rsidRDefault="009B6667" w:rsidP="00E35670">
      <w:pPr>
        <w:pStyle w:val="Text1"/>
      </w:pPr>
      <w:r w:rsidRPr="00B37216">
        <w:rPr>
          <w:b/>
          <w:bCs/>
          <w:color w:val="FF0000"/>
          <w:sz w:val="24"/>
          <w:vertAlign w:val="superscript"/>
        </w:rPr>
        <w:t>CV6</w:t>
      </w:r>
      <w:r w:rsidR="00571C41" w:rsidRPr="00571C41">
        <w:rPr>
          <w:b/>
          <w:bCs/>
          <w:sz w:val="24"/>
        </w:rPr>
        <w:t>[</w:t>
      </w:r>
      <w:r w:rsidR="00E35670">
        <w:rPr>
          <w:b/>
          <w:i/>
        </w:rPr>
        <w:t>You</w:t>
      </w:r>
      <w:r w:rsidR="00571C41" w:rsidRPr="00571C41">
        <w:rPr>
          <w:b/>
          <w:bCs/>
          <w:sz w:val="24"/>
        </w:rPr>
        <w:t>]</w:t>
      </w:r>
      <w:r w:rsidR="00C530C2" w:rsidRPr="00B37216">
        <w:rPr>
          <w:b/>
          <w:i/>
        </w:rPr>
        <w:t>/</w:t>
      </w:r>
      <w:r w:rsidR="00510881" w:rsidRPr="00510881">
        <w:rPr>
          <w:b/>
          <w:bCs/>
          <w:color w:val="FF0000"/>
          <w:sz w:val="24"/>
          <w:vertAlign w:val="superscript"/>
        </w:rPr>
        <w:t xml:space="preserve"> </w:t>
      </w:r>
      <w:r w:rsidR="00510881" w:rsidRPr="00B174D8">
        <w:rPr>
          <w:b/>
          <w:bCs/>
          <w:color w:val="FF0000"/>
          <w:sz w:val="24"/>
          <w:vertAlign w:val="superscript"/>
        </w:rPr>
        <w:t>CV6</w:t>
      </w:r>
      <w:r w:rsidR="00510881" w:rsidRPr="00571C41">
        <w:rPr>
          <w:b/>
          <w:bCs/>
          <w:sz w:val="24"/>
        </w:rPr>
        <w:t>[</w:t>
      </w:r>
      <w:r w:rsidR="00D60341">
        <w:rPr>
          <w:b/>
          <w:i/>
        </w:rPr>
        <w:t>Your</w:t>
      </w:r>
      <w:r w:rsidR="00510881" w:rsidRPr="00571C41">
        <w:rPr>
          <w:b/>
          <w:bCs/>
          <w:sz w:val="24"/>
        </w:rPr>
        <w:t>]</w:t>
      </w:r>
      <w:r>
        <w:t xml:space="preserve"> </w:t>
      </w:r>
      <w:r w:rsidR="00E35670">
        <w:t xml:space="preserve">means </w:t>
      </w:r>
      <w:r w:rsidRPr="00B37216">
        <w:rPr>
          <w:b/>
          <w:bCs/>
          <w:color w:val="FF0000"/>
          <w:sz w:val="24"/>
          <w:vertAlign w:val="superscript"/>
        </w:rPr>
        <w:t>CV6</w:t>
      </w:r>
      <w:r w:rsidR="00571C41" w:rsidRPr="006722F2">
        <w:rPr>
          <w:b/>
          <w:sz w:val="24"/>
          <w:szCs w:val="24"/>
        </w:rPr>
        <w:t>[</w:t>
      </w:r>
      <w:r w:rsidR="00E35670">
        <w:t>a person</w:t>
      </w:r>
      <w:r w:rsidR="00571C41" w:rsidRPr="00571C41">
        <w:rPr>
          <w:b/>
          <w:bCs/>
          <w:sz w:val="24"/>
        </w:rPr>
        <w:t>]</w:t>
      </w:r>
      <w:r w:rsidR="00E35670">
        <w:t xml:space="preserve"> who is eligible for Prudential coverage.</w:t>
      </w:r>
      <w:r w:rsidR="00571C41" w:rsidRPr="00571C41">
        <w:rPr>
          <w:b/>
          <w:bCs/>
          <w:sz w:val="24"/>
        </w:rPr>
        <w:t>]</w:t>
      </w:r>
    </w:p>
    <w:p w14:paraId="3791FAA0" w14:textId="77777777" w:rsidR="001A15C6" w:rsidRDefault="001A15C6" w:rsidP="00BB29E9">
      <w:pPr>
        <w:sectPr w:rsidR="001A15C6" w:rsidSect="00E90E19">
          <w:headerReference w:type="default" r:id="rId80"/>
          <w:footerReference w:type="default" r:id="rId81"/>
          <w:pgSz w:w="12240" w:h="15840" w:code="1"/>
          <w:pgMar w:top="1440" w:right="1627" w:bottom="1800" w:left="1627" w:header="720" w:footer="720" w:gutter="0"/>
          <w:cols w:space="720"/>
        </w:sectPr>
      </w:pPr>
    </w:p>
    <w:p w14:paraId="7F0C4C6A" w14:textId="77777777" w:rsidR="008E7937" w:rsidRDefault="008E7937" w:rsidP="008E7937">
      <w:pPr>
        <w:pStyle w:val="SubtitleD"/>
      </w:pPr>
      <w:r>
        <w:lastRenderedPageBreak/>
        <w:t>THE PRUDENTIAL INSURANCE COMPANY OF AMERICA</w:t>
      </w:r>
    </w:p>
    <w:p w14:paraId="15DC7559" w14:textId="77777777" w:rsidR="008E7937" w:rsidRDefault="008E7937" w:rsidP="008E7937">
      <w:pPr>
        <w:pStyle w:val="Subtitle2L"/>
      </w:pPr>
    </w:p>
    <w:p w14:paraId="458E8E1B" w14:textId="22731E99" w:rsidR="008E7937" w:rsidRDefault="003D2B45" w:rsidP="008E7937">
      <w:pPr>
        <w:pStyle w:val="TitleD"/>
      </w:pPr>
      <w:r w:rsidRPr="00DB37BD">
        <w:rPr>
          <w:rFonts w:ascii="Arial" w:hAnsi="Arial" w:cs="Arial"/>
          <w:color w:val="FF0000"/>
          <w:vertAlign w:val="superscript"/>
        </w:rPr>
        <w:t>1</w:t>
      </w:r>
      <w:r w:rsidR="00571C41" w:rsidRPr="00DB37BD">
        <w:rPr>
          <w:rFonts w:ascii="Arial" w:hAnsi="Arial" w:cs="Arial"/>
        </w:rPr>
        <w:t>[</w:t>
      </w:r>
      <w:commentRangeStart w:id="880"/>
      <w:commentRangeStart w:id="881"/>
      <w:r w:rsidR="008E7937">
        <w:t>Specifications Page</w:t>
      </w:r>
      <w:commentRangeEnd w:id="880"/>
      <w:r w:rsidR="009121FE">
        <w:rPr>
          <w:rStyle w:val="CommentReference"/>
          <w:sz w:val="36"/>
          <w:szCs w:val="20"/>
        </w:rPr>
        <w:commentReference w:id="880"/>
      </w:r>
      <w:commentRangeEnd w:id="881"/>
      <w:r w:rsidR="0036464B">
        <w:rPr>
          <w:rStyle w:val="CommentReference"/>
          <w:sz w:val="36"/>
          <w:szCs w:val="20"/>
        </w:rPr>
        <w:commentReference w:id="881"/>
      </w:r>
    </w:p>
    <w:p w14:paraId="08EE732F" w14:textId="2EAE0242" w:rsidR="008E7937" w:rsidRDefault="001C778B" w:rsidP="008E7937">
      <w:pPr>
        <w:pStyle w:val="SubtitleD"/>
        <w:rPr>
          <w:caps/>
        </w:rPr>
      </w:pPr>
      <w:r w:rsidRPr="00DB37BD">
        <w:rPr>
          <w:rFonts w:ascii="Arial" w:hAnsi="Arial" w:cs="Arial"/>
          <w:color w:val="FF0000"/>
          <w:vertAlign w:val="superscript"/>
        </w:rPr>
        <w:t>CV1</w:t>
      </w:r>
      <w:r w:rsidRPr="00DB37BD">
        <w:rPr>
          <w:rFonts w:ascii="Arial" w:hAnsi="Arial" w:cs="Arial"/>
        </w:rPr>
        <w:t>[</w:t>
      </w:r>
      <w:r w:rsidR="008E7937">
        <w:t>LONG TERM DISABILITY PLAN</w:t>
      </w:r>
      <w:r w:rsidRPr="00DB37BD">
        <w:rPr>
          <w:rFonts w:ascii="Arial" w:hAnsi="Arial" w:cs="Arial"/>
        </w:rPr>
        <w:t>]</w:t>
      </w:r>
    </w:p>
    <w:p w14:paraId="3EC58F97" w14:textId="77777777" w:rsidR="008E7937" w:rsidRDefault="008E7937" w:rsidP="008E7937">
      <w:pPr>
        <w:pStyle w:val="1Text"/>
      </w:pPr>
      <w:r>
        <w:rPr>
          <w:b/>
          <w:bCs/>
        </w:rPr>
        <w:t>Contract Holder:</w:t>
      </w:r>
      <w:r>
        <w:tab/>
      </w:r>
      <w:r>
        <w:tab/>
      </w:r>
      <w:r>
        <w:tab/>
      </w:r>
      <w:r>
        <w:tab/>
        <w:t>ABC Association Trust</w:t>
      </w:r>
    </w:p>
    <w:p w14:paraId="3C227291" w14:textId="77777777" w:rsidR="008E7937" w:rsidRDefault="008E7937" w:rsidP="008E7937">
      <w:pPr>
        <w:pStyle w:val="1Text"/>
      </w:pPr>
      <w:r>
        <w:rPr>
          <w:b/>
          <w:bCs/>
        </w:rPr>
        <w:t>Group Contract No.:</w:t>
      </w:r>
      <w:r>
        <w:tab/>
      </w:r>
      <w:r>
        <w:tab/>
      </w:r>
      <w:r>
        <w:tab/>
      </w:r>
      <w:r w:rsidR="00571C41" w:rsidRPr="00571C41">
        <w:rPr>
          <w:b/>
          <w:bCs/>
          <w:sz w:val="24"/>
        </w:rPr>
        <w:t>[</w:t>
      </w:r>
      <w:r>
        <w:t>G-00001-ST</w:t>
      </w:r>
      <w:r w:rsidR="00571C41" w:rsidRPr="00571C41">
        <w:rPr>
          <w:b/>
          <w:bCs/>
          <w:sz w:val="24"/>
        </w:rPr>
        <w:t>]</w:t>
      </w:r>
    </w:p>
    <w:p w14:paraId="1091EEEF" w14:textId="77777777" w:rsidR="008E7937" w:rsidRDefault="008E7937" w:rsidP="008E7937">
      <w:pPr>
        <w:pStyle w:val="1Text"/>
      </w:pPr>
      <w:r>
        <w:rPr>
          <w:b/>
          <w:bCs/>
        </w:rPr>
        <w:t>Participating Association:</w:t>
      </w:r>
      <w:r>
        <w:tab/>
      </w:r>
      <w:r>
        <w:tab/>
        <w:t>XYZ Association</w:t>
      </w:r>
    </w:p>
    <w:p w14:paraId="4987FA86" w14:textId="0A3F3C1B" w:rsidR="008E7937" w:rsidRDefault="008E7937" w:rsidP="008E7937">
      <w:pPr>
        <w:pStyle w:val="1Text"/>
      </w:pPr>
      <w:r>
        <w:rPr>
          <w:b/>
          <w:bCs/>
        </w:rPr>
        <w:t>Effective Date of Coverage:</w:t>
      </w:r>
      <w:r>
        <w:tab/>
      </w:r>
      <w:r>
        <w:tab/>
      </w:r>
      <w:r w:rsidR="00571C41" w:rsidRPr="00571C41">
        <w:rPr>
          <w:b/>
          <w:bCs/>
          <w:sz w:val="24"/>
        </w:rPr>
        <w:t>[</w:t>
      </w:r>
      <w:r>
        <w:t>MONTH DAY, YEAR</w:t>
      </w:r>
      <w:r w:rsidR="00571C41" w:rsidRPr="00571C41">
        <w:rPr>
          <w:b/>
          <w:bCs/>
          <w:sz w:val="24"/>
        </w:rPr>
        <w:t>]</w:t>
      </w:r>
    </w:p>
    <w:p w14:paraId="00A2CD43" w14:textId="77777777" w:rsidR="008E7937" w:rsidRDefault="008E7937" w:rsidP="008E7937">
      <w:pPr>
        <w:pStyle w:val="1Text"/>
      </w:pPr>
      <w:r>
        <w:rPr>
          <w:b/>
          <w:bCs/>
        </w:rPr>
        <w:t>Member:</w:t>
      </w:r>
      <w:r>
        <w:tab/>
      </w:r>
      <w:r>
        <w:tab/>
      </w:r>
      <w:r>
        <w:tab/>
      </w:r>
      <w:r>
        <w:tab/>
      </w:r>
      <w:r>
        <w:tab/>
      </w:r>
      <w:r>
        <w:tab/>
        <w:t>John A. Doe</w:t>
      </w:r>
    </w:p>
    <w:p w14:paraId="00A92A02" w14:textId="77777777" w:rsidR="008E7937" w:rsidRDefault="008E7937" w:rsidP="008E7937">
      <w:pPr>
        <w:pStyle w:val="2Text"/>
      </w:pPr>
      <w:r>
        <w:t>Member's Address:</w:t>
      </w:r>
      <w:r>
        <w:tab/>
      </w:r>
      <w:r>
        <w:tab/>
      </w:r>
      <w:r>
        <w:tab/>
        <w:t>123 Main Street, Any City, ST  12345</w:t>
      </w:r>
    </w:p>
    <w:p w14:paraId="74BD37B6" w14:textId="77777777" w:rsidR="008E7937" w:rsidRDefault="008E7937" w:rsidP="008E7937">
      <w:pPr>
        <w:pStyle w:val="2Text"/>
      </w:pPr>
      <w:r>
        <w:t>Certificate No.:</w:t>
      </w:r>
      <w:r>
        <w:tab/>
      </w:r>
      <w:r>
        <w:tab/>
      </w:r>
      <w:r>
        <w:tab/>
        <w:t>98765</w:t>
      </w:r>
    </w:p>
    <w:p w14:paraId="1A0F342B" w14:textId="69C734B8" w:rsidR="008E7937" w:rsidRDefault="008E7937" w:rsidP="008E7937">
      <w:pPr>
        <w:pStyle w:val="2Text"/>
      </w:pPr>
      <w:r>
        <w:t>Member’s Date of Birth:</w:t>
      </w:r>
      <w:r>
        <w:tab/>
      </w:r>
      <w:r>
        <w:tab/>
      </w:r>
      <w:r w:rsidR="00571C41" w:rsidRPr="00571C41">
        <w:rPr>
          <w:b/>
          <w:bCs/>
          <w:sz w:val="24"/>
        </w:rPr>
        <w:t>[</w:t>
      </w:r>
      <w:r>
        <w:t>MONTH DAY, YEAR</w:t>
      </w:r>
      <w:r w:rsidR="00571C41" w:rsidRPr="00571C41">
        <w:rPr>
          <w:b/>
          <w:bCs/>
          <w:sz w:val="24"/>
        </w:rPr>
        <w:t>]</w:t>
      </w:r>
    </w:p>
    <w:p w14:paraId="54512844" w14:textId="64DDAD68" w:rsidR="008E7937" w:rsidRDefault="008E7937" w:rsidP="008E7937">
      <w:pPr>
        <w:pStyle w:val="2Text"/>
      </w:pPr>
      <w:r>
        <w:t>Member No.:</w:t>
      </w:r>
      <w:r>
        <w:tab/>
      </w:r>
      <w:r>
        <w:tab/>
      </w:r>
      <w:r>
        <w:tab/>
      </w:r>
      <w:r>
        <w:tab/>
      </w:r>
      <w:r w:rsidR="00571C41" w:rsidRPr="00571C41">
        <w:rPr>
          <w:b/>
          <w:bCs/>
          <w:sz w:val="24"/>
        </w:rPr>
        <w:t>[</w:t>
      </w:r>
      <w:r>
        <w:t>XXXXXX</w:t>
      </w:r>
      <w:r w:rsidR="00571C41" w:rsidRPr="00571C41">
        <w:rPr>
          <w:b/>
          <w:bCs/>
          <w:sz w:val="24"/>
        </w:rPr>
        <w:t>]</w:t>
      </w:r>
    </w:p>
    <w:p w14:paraId="48829FF4" w14:textId="77777777" w:rsidR="008E7937" w:rsidRDefault="008E7937" w:rsidP="008E7937">
      <w:pPr>
        <w:pStyle w:val="1Text"/>
        <w:rPr>
          <w:i/>
          <w:iCs/>
        </w:rPr>
      </w:pPr>
      <w:r>
        <w:rPr>
          <w:b/>
          <w:bCs/>
          <w:i/>
          <w:iCs/>
        </w:rPr>
        <w:t>Member Long Term Disability Coverage:</w:t>
      </w:r>
      <w:r>
        <w:rPr>
          <w:i/>
          <w:iCs/>
        </w:rPr>
        <w:t xml:space="preserve">  Applies</w:t>
      </w:r>
    </w:p>
    <w:p w14:paraId="563F3904" w14:textId="45EDA4D4" w:rsidR="008E7937" w:rsidRDefault="00DB3F54" w:rsidP="008E7937">
      <w:pPr>
        <w:pStyle w:val="2Text"/>
      </w:pPr>
      <w:r w:rsidRPr="00DB3F54">
        <w:rPr>
          <w:b/>
          <w:i/>
        </w:rPr>
        <w:t>Elimination Period</w:t>
      </w:r>
      <w:r w:rsidR="008E7937">
        <w:t>:</w:t>
      </w:r>
      <w:r w:rsidR="008E7937">
        <w:tab/>
      </w:r>
      <w:r w:rsidR="008E7937">
        <w:tab/>
        <w:t>&lt;0 - 36 months&gt;</w:t>
      </w:r>
    </w:p>
    <w:p w14:paraId="527B4570" w14:textId="48D9352D" w:rsidR="008E7937" w:rsidRDefault="002D2EA8" w:rsidP="008E7937">
      <w:pPr>
        <w:pStyle w:val="2Text"/>
        <w:ind w:left="2880"/>
      </w:pPr>
      <w:r>
        <w:rPr>
          <w:b/>
          <w:bCs/>
        </w:rPr>
        <w:t>Disability b</w:t>
      </w:r>
      <w:r w:rsidR="008E7937">
        <w:rPr>
          <w:b/>
          <w:bCs/>
        </w:rPr>
        <w:t>enefit</w:t>
      </w:r>
      <w:r>
        <w:rPr>
          <w:b/>
          <w:bCs/>
        </w:rPr>
        <w:t xml:space="preserve"> payment</w:t>
      </w:r>
      <w:r w:rsidR="008E7937">
        <w:rPr>
          <w:b/>
          <w:bCs/>
        </w:rPr>
        <w:t xml:space="preserve">s begin the day after the </w:t>
      </w:r>
      <w:r w:rsidR="00DB3F54" w:rsidRPr="00987A39">
        <w:rPr>
          <w:b/>
          <w:bCs/>
        </w:rPr>
        <w:t>Elimination Period</w:t>
      </w:r>
      <w:r w:rsidR="008E7937" w:rsidRPr="00CA1A54">
        <w:rPr>
          <w:b/>
        </w:rPr>
        <w:t xml:space="preserve"> </w:t>
      </w:r>
      <w:r w:rsidR="008E7937">
        <w:rPr>
          <w:b/>
          <w:bCs/>
        </w:rPr>
        <w:t>is completed.</w:t>
      </w:r>
    </w:p>
    <w:p w14:paraId="5E23C49C" w14:textId="27525B94" w:rsidR="008E7937" w:rsidRDefault="008E7937" w:rsidP="008E7937">
      <w:pPr>
        <w:pStyle w:val="2Text"/>
        <w:ind w:left="2880" w:hanging="2448"/>
      </w:pPr>
      <w:r w:rsidRPr="00987A39">
        <w:rPr>
          <w:b/>
          <w:bCs/>
          <w:i/>
          <w:iCs/>
        </w:rPr>
        <w:t>Monthly Benefit</w:t>
      </w:r>
      <w:r>
        <w:t>:</w:t>
      </w:r>
      <w:r>
        <w:tab/>
      </w:r>
      <w:r>
        <w:tab/>
        <w:t xml:space="preserve">&lt;$100 - unlimited&gt;, until it is reduced due to </w:t>
      </w:r>
      <w:r w:rsidR="00D60341">
        <w:t>Your</w:t>
      </w:r>
      <w:r>
        <w:t xml:space="preserve"> age.</w:t>
      </w:r>
    </w:p>
    <w:p w14:paraId="1D3A763B" w14:textId="52E3A3B2" w:rsidR="008E7937" w:rsidRDefault="008E7937" w:rsidP="008E7937">
      <w:pPr>
        <w:pStyle w:val="2Text"/>
        <w:ind w:left="2880" w:hanging="2448"/>
      </w:pPr>
      <w:r>
        <w:tab/>
      </w:r>
      <w:r>
        <w:tab/>
      </w:r>
      <w:r>
        <w:tab/>
      </w:r>
      <w:r>
        <w:tab/>
      </w:r>
      <w:r>
        <w:tab/>
      </w:r>
      <w:r w:rsidR="00D60341">
        <w:t>Your</w:t>
      </w:r>
      <w:r>
        <w:t xml:space="preserve"> benefit may be reduced by </w:t>
      </w:r>
      <w:r w:rsidR="006141FD">
        <w:t>D</w:t>
      </w:r>
      <w:r>
        <w:t xml:space="preserve">isability </w:t>
      </w:r>
      <w:r w:rsidR="006141FD">
        <w:t>E</w:t>
      </w:r>
      <w:r>
        <w:t>arnings. Some disabilities may not be covered or may be limited under this coverage.</w:t>
      </w:r>
    </w:p>
    <w:p w14:paraId="66D67BF0" w14:textId="54ED2E8C" w:rsidR="008E7937" w:rsidRDefault="008E7937" w:rsidP="008E7937">
      <w:pPr>
        <w:pStyle w:val="2Text"/>
        <w:ind w:left="2880" w:hanging="2448"/>
      </w:pPr>
      <w:r w:rsidRPr="00987A39">
        <w:rPr>
          <w:b/>
          <w:bCs/>
          <w:i/>
          <w:iCs/>
        </w:rPr>
        <w:t>Monthly Benefit Reduction Due to Age</w:t>
      </w:r>
      <w:r>
        <w:t>:</w:t>
      </w:r>
      <w:r>
        <w:br/>
        <w:t xml:space="preserve">On the Premium Payment Date on or next following the date </w:t>
      </w:r>
      <w:r w:rsidR="00831858">
        <w:t>You</w:t>
      </w:r>
      <w:r>
        <w:t xml:space="preserve"> attain age &lt;65 – 85&gt;, </w:t>
      </w:r>
      <w:r w:rsidR="00D60341">
        <w:t>Your</w:t>
      </w:r>
      <w:r>
        <w:t xml:space="preserve"> </w:t>
      </w:r>
      <w:r w:rsidR="005977E8">
        <w:t>Monthly Benefit</w:t>
      </w:r>
      <w:r>
        <w:t xml:space="preserve"> is reduced to &lt;$100 - unlimited&gt;. </w:t>
      </w:r>
      <w:r w:rsidR="00D60341">
        <w:t>Your</w:t>
      </w:r>
      <w:r>
        <w:t xml:space="preserve"> premium will be adjusted accordingly. This reduction does not apply to a </w:t>
      </w:r>
      <w:r w:rsidR="00215E95">
        <w:t>P</w:t>
      </w:r>
      <w:r>
        <w:t xml:space="preserve">ayable </w:t>
      </w:r>
      <w:r w:rsidR="00215E95">
        <w:t>C</w:t>
      </w:r>
      <w:r>
        <w:t>laim that occurs prior to the reduction.</w:t>
      </w:r>
    </w:p>
    <w:p w14:paraId="4D5DA378" w14:textId="77777777" w:rsidR="008E7937" w:rsidRDefault="008E7937" w:rsidP="008E7937">
      <w:pPr>
        <w:pStyle w:val="2Text"/>
        <w:ind w:left="2880" w:hanging="2448"/>
      </w:pPr>
      <w:r w:rsidRPr="00987A39">
        <w:rPr>
          <w:b/>
          <w:bCs/>
          <w:i/>
          <w:iCs/>
        </w:rPr>
        <w:t>Maximum Period of Payment</w:t>
      </w:r>
      <w:r>
        <w:t>:</w:t>
      </w:r>
      <w:r>
        <w:tab/>
        <w:t>&lt;12 months – lifetime&gt;</w:t>
      </w:r>
    </w:p>
    <w:p w14:paraId="1C55010C" w14:textId="77777777" w:rsidR="008E7937" w:rsidRDefault="008E7937" w:rsidP="008E7937">
      <w:pPr>
        <w:pStyle w:val="2Text"/>
      </w:pPr>
      <w:r w:rsidRPr="00987A39">
        <w:rPr>
          <w:b/>
          <w:bCs/>
          <w:i/>
          <w:iCs/>
        </w:rPr>
        <w:t>Age at Effective Date of Coverage</w:t>
      </w:r>
      <w:r>
        <w:t>:</w:t>
      </w:r>
      <w:r>
        <w:tab/>
      </w:r>
      <w:r w:rsidR="00571C41" w:rsidRPr="00571C41">
        <w:rPr>
          <w:b/>
          <w:bCs/>
          <w:sz w:val="24"/>
        </w:rPr>
        <w:t>[</w:t>
      </w:r>
      <w:r>
        <w:t>&lt;AGE&gt;</w:t>
      </w:r>
      <w:r w:rsidR="00571C41" w:rsidRPr="00571C41">
        <w:rPr>
          <w:b/>
          <w:bCs/>
          <w:sz w:val="24"/>
        </w:rPr>
        <w:t>]</w:t>
      </w:r>
    </w:p>
    <w:p w14:paraId="0415E3A8" w14:textId="77777777" w:rsidR="008E7937" w:rsidRDefault="008E7937" w:rsidP="008E7937">
      <w:pPr>
        <w:pStyle w:val="2Text"/>
        <w:tabs>
          <w:tab w:val="left" w:pos="3600"/>
        </w:tabs>
        <w:ind w:left="2880" w:hanging="2448"/>
      </w:pPr>
      <w:r w:rsidRPr="00987A39">
        <w:rPr>
          <w:b/>
          <w:bCs/>
          <w:i/>
          <w:iCs/>
        </w:rPr>
        <w:t>Initial Premium Amount</w:t>
      </w:r>
      <w:r>
        <w:t>:</w:t>
      </w:r>
      <w:r>
        <w:tab/>
      </w:r>
      <w:r>
        <w:tab/>
        <w:t>&lt;$xx.xx&gt;</w:t>
      </w:r>
    </w:p>
    <w:p w14:paraId="56CB63A5" w14:textId="77777777" w:rsidR="008E7937" w:rsidRDefault="008E7937" w:rsidP="008E7937">
      <w:pPr>
        <w:pStyle w:val="2Text"/>
        <w:tabs>
          <w:tab w:val="left" w:pos="3600"/>
        </w:tabs>
        <w:ind w:left="2880" w:hanging="2448"/>
      </w:pPr>
      <w:r w:rsidRPr="00987A39">
        <w:rPr>
          <w:b/>
          <w:bCs/>
          <w:i/>
          <w:iCs/>
        </w:rPr>
        <w:lastRenderedPageBreak/>
        <w:t>Premium Mode</w:t>
      </w:r>
      <w:r>
        <w:t>:</w:t>
      </w:r>
      <w:r>
        <w:tab/>
      </w:r>
      <w:r>
        <w:tab/>
      </w:r>
      <w:r>
        <w:tab/>
        <w:t>Semi-Annually</w:t>
      </w:r>
    </w:p>
    <w:p w14:paraId="53BA92F2" w14:textId="77777777" w:rsidR="008E7937" w:rsidRDefault="008E7937" w:rsidP="008E7937">
      <w:pPr>
        <w:pStyle w:val="2Text"/>
      </w:pPr>
      <w:r w:rsidRPr="00987A39">
        <w:rPr>
          <w:b/>
          <w:bCs/>
          <w:i/>
          <w:iCs/>
        </w:rPr>
        <w:t>Premium Payment Dates</w:t>
      </w:r>
      <w:r>
        <w:t xml:space="preserve">: </w:t>
      </w:r>
      <w:r>
        <w:tab/>
      </w:r>
      <w:r>
        <w:tab/>
        <w:t>&lt;MONTH DAY1; MONTH DAY&gt;</w:t>
      </w:r>
    </w:p>
    <w:p w14:paraId="37A43E3B" w14:textId="2E0E69DD" w:rsidR="008E7937" w:rsidRDefault="008E7937" w:rsidP="008E7937">
      <w:pPr>
        <w:pStyle w:val="2Text"/>
        <w:tabs>
          <w:tab w:val="clear" w:pos="432"/>
          <w:tab w:val="left" w:pos="900"/>
        </w:tabs>
        <w:ind w:left="2880" w:hanging="2448"/>
      </w:pPr>
      <w:r w:rsidRPr="00987A39">
        <w:rPr>
          <w:b/>
          <w:bCs/>
          <w:i/>
          <w:iCs/>
        </w:rPr>
        <w:t>Excluded Conditions</w:t>
      </w:r>
      <w:r>
        <w:t>:</w:t>
      </w:r>
      <w:r>
        <w:tab/>
      </w:r>
      <w:r w:rsidR="00D60341">
        <w:t>Your</w:t>
      </w:r>
      <w:r w:rsidR="00B26632">
        <w:t xml:space="preserve"> Plan </w:t>
      </w:r>
      <w:r>
        <w:t xml:space="preserve">does not cover a </w:t>
      </w:r>
      <w:r w:rsidR="00FF5545">
        <w:t>Disability</w:t>
      </w:r>
      <w:r>
        <w:t xml:space="preserve"> caused by, contributed to by, or resulting from: </w:t>
      </w:r>
      <w:r>
        <w:rPr>
          <w:szCs w:val="18"/>
        </w:rPr>
        <w:t>angioneurotic edema and complications thereof; Raynaud's disease; varicose veins, varicose or stasis ulcer, or phlebitis; any disease or disorder of the colon.</w:t>
      </w:r>
    </w:p>
    <w:p w14:paraId="32F441FD" w14:textId="0488E209"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 xml:space="preserve">Business Overhead Expense </w:t>
      </w:r>
      <w:r w:rsidR="00FF4E80">
        <w:rPr>
          <w:rFonts w:cs="Arial"/>
          <w:b/>
          <w:bCs/>
          <w:i/>
          <w:iCs/>
        </w:rPr>
        <w:t>Benefit</w:t>
      </w:r>
      <w:r>
        <w:rPr>
          <w:b/>
          <w:bCs/>
          <w:i/>
          <w:iCs/>
        </w:rPr>
        <w:t>:</w:t>
      </w:r>
      <w:r>
        <w:rPr>
          <w:i/>
          <w:iCs/>
        </w:rPr>
        <w:t xml:space="preserve">  Applies</w:t>
      </w:r>
    </w:p>
    <w:p w14:paraId="5F94579B"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Catastrophic Disability Benefit</w:t>
      </w:r>
      <w:r>
        <w:rPr>
          <w:b/>
          <w:bCs/>
          <w:i/>
          <w:iCs/>
        </w:rPr>
        <w:t>:</w:t>
      </w:r>
      <w:r>
        <w:rPr>
          <w:i/>
          <w:iCs/>
        </w:rPr>
        <w:t xml:space="preserve">  Applies</w:t>
      </w:r>
    </w:p>
    <w:p w14:paraId="58F1C733"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Critical Illness Benefit</w:t>
      </w:r>
      <w:r>
        <w:rPr>
          <w:b/>
          <w:bCs/>
          <w:i/>
          <w:iCs/>
        </w:rPr>
        <w:t>:</w:t>
      </w:r>
      <w:r>
        <w:rPr>
          <w:i/>
          <w:iCs/>
        </w:rPr>
        <w:t xml:space="preserve">  Applies</w:t>
      </w:r>
    </w:p>
    <w:p w14:paraId="4E73CCF6"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Other Benefit Features</w:t>
      </w:r>
      <w:r>
        <w:rPr>
          <w:b/>
          <w:bCs/>
          <w:i/>
          <w:iCs/>
        </w:rPr>
        <w:t>:</w:t>
      </w:r>
      <w:r>
        <w:rPr>
          <w:i/>
          <w:iCs/>
        </w:rPr>
        <w:t xml:space="preserve">  Applies</w:t>
      </w:r>
    </w:p>
    <w:p w14:paraId="4B8AE69D"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Other Services</w:t>
      </w:r>
      <w:r>
        <w:rPr>
          <w:b/>
          <w:bCs/>
          <w:i/>
          <w:iCs/>
        </w:rPr>
        <w:t>:</w:t>
      </w:r>
      <w:r>
        <w:rPr>
          <w:i/>
          <w:iCs/>
        </w:rPr>
        <w:t xml:space="preserve">  Applies</w:t>
      </w:r>
    </w:p>
    <w:p w14:paraId="2ABDE86F"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Rehabilitation Services</w:t>
      </w:r>
      <w:r>
        <w:rPr>
          <w:b/>
          <w:bCs/>
          <w:i/>
          <w:iCs/>
        </w:rPr>
        <w:t>:</w:t>
      </w:r>
      <w:r>
        <w:rPr>
          <w:i/>
          <w:iCs/>
        </w:rPr>
        <w:t xml:space="preserve">  Applies</w:t>
      </w:r>
    </w:p>
    <w:p w14:paraId="528AA42B" w14:textId="774BEBCD"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 xml:space="preserve">Progressive Illness </w:t>
      </w:r>
      <w:r w:rsidR="00FF4E80">
        <w:rPr>
          <w:rFonts w:cs="Arial"/>
          <w:b/>
          <w:bCs/>
          <w:i/>
          <w:iCs/>
        </w:rPr>
        <w:t>Rider</w:t>
      </w:r>
      <w:r>
        <w:rPr>
          <w:b/>
          <w:bCs/>
          <w:i/>
          <w:iCs/>
        </w:rPr>
        <w:t>:</w:t>
      </w:r>
      <w:r>
        <w:rPr>
          <w:i/>
          <w:iCs/>
        </w:rPr>
        <w:t xml:space="preserve">  Applies</w:t>
      </w:r>
    </w:p>
    <w:p w14:paraId="2BC8E827"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Infectious and Contagious Disease</w:t>
      </w:r>
      <w:r>
        <w:rPr>
          <w:b/>
          <w:bCs/>
          <w:i/>
          <w:iCs/>
        </w:rPr>
        <w:t>:</w:t>
      </w:r>
      <w:r>
        <w:rPr>
          <w:i/>
          <w:iCs/>
        </w:rPr>
        <w:t xml:space="preserve">  Applies</w:t>
      </w:r>
    </w:p>
    <w:p w14:paraId="557EF489"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b/>
          <w:bCs/>
          <w:i/>
          <w:iCs/>
        </w:rPr>
        <w:t>Specific Indemnity Benefit</w:t>
      </w:r>
      <w:r>
        <w:rPr>
          <w:b/>
          <w:bCs/>
          <w:i/>
          <w:iCs/>
        </w:rPr>
        <w:t>:</w:t>
      </w:r>
      <w:r>
        <w:rPr>
          <w:i/>
          <w:iCs/>
        </w:rPr>
        <w:t xml:space="preserve">  Applies</w:t>
      </w:r>
    </w:p>
    <w:p w14:paraId="027819D8"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b/>
          <w:bCs/>
          <w:i/>
          <w:iCs/>
        </w:rPr>
        <w:t>Student Loan Benefit</w:t>
      </w:r>
      <w:r>
        <w:rPr>
          <w:b/>
          <w:bCs/>
          <w:i/>
          <w:iCs/>
        </w:rPr>
        <w:t>:</w:t>
      </w:r>
      <w:r>
        <w:rPr>
          <w:i/>
          <w:iCs/>
        </w:rPr>
        <w:t xml:space="preserve">  Applies</w:t>
      </w:r>
    </w:p>
    <w:p w14:paraId="5484206D" w14:textId="4343DF49"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b/>
          <w:bCs/>
          <w:i/>
          <w:iCs/>
        </w:rPr>
        <w:t xml:space="preserve">Business Protection </w:t>
      </w:r>
      <w:r w:rsidR="00483239">
        <w:rPr>
          <w:b/>
          <w:bCs/>
          <w:i/>
          <w:iCs/>
        </w:rPr>
        <w:t>Benefit</w:t>
      </w:r>
      <w:r>
        <w:rPr>
          <w:b/>
          <w:bCs/>
          <w:i/>
          <w:iCs/>
        </w:rPr>
        <w:t>:</w:t>
      </w:r>
      <w:r>
        <w:rPr>
          <w:i/>
          <w:iCs/>
        </w:rPr>
        <w:t xml:space="preserve">  Applies</w:t>
      </w:r>
    </w:p>
    <w:p w14:paraId="6BDCCED6" w14:textId="77777777"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Retro Disability Benefit</w:t>
      </w:r>
      <w:r>
        <w:rPr>
          <w:b/>
          <w:bCs/>
          <w:i/>
          <w:iCs/>
        </w:rPr>
        <w:t>:</w:t>
      </w:r>
      <w:r>
        <w:rPr>
          <w:i/>
          <w:iCs/>
        </w:rPr>
        <w:t xml:space="preserve">  Applies</w:t>
      </w:r>
    </w:p>
    <w:p w14:paraId="10F7E566" w14:textId="7A001388" w:rsidR="008E7937" w:rsidRPr="0078679F" w:rsidRDefault="008E7937" w:rsidP="008E7937">
      <w:pPr>
        <w:keepNext/>
        <w:keepLines/>
        <w:tabs>
          <w:tab w:val="left" w:pos="432"/>
          <w:tab w:val="left" w:pos="864"/>
          <w:tab w:val="left" w:pos="1152"/>
          <w:tab w:val="left" w:pos="1512"/>
          <w:tab w:val="left" w:pos="1872"/>
          <w:tab w:val="right" w:leader="dot" w:pos="8460"/>
        </w:tabs>
        <w:spacing w:before="151" w:after="199" w:line="288" w:lineRule="atLeast"/>
        <w:ind w:left="432" w:hanging="432"/>
        <w:rPr>
          <w:rFonts w:cs="Arial"/>
          <w:b/>
          <w:bCs/>
          <w:i/>
          <w:iCs/>
        </w:rPr>
      </w:pPr>
      <w:r w:rsidRPr="0078679F">
        <w:rPr>
          <w:rFonts w:cs="Arial"/>
          <w:b/>
          <w:bCs/>
          <w:i/>
          <w:iCs/>
        </w:rPr>
        <w:t xml:space="preserve">Stay </w:t>
      </w:r>
      <w:r w:rsidR="005522AB">
        <w:rPr>
          <w:rFonts w:cs="Arial"/>
          <w:b/>
          <w:bCs/>
          <w:i/>
          <w:iCs/>
        </w:rPr>
        <w:t>at</w:t>
      </w:r>
      <w:r w:rsidRPr="0078679F">
        <w:rPr>
          <w:rFonts w:cs="Arial"/>
          <w:b/>
          <w:bCs/>
          <w:i/>
          <w:iCs/>
        </w:rPr>
        <w:t xml:space="preserve"> Work Benefit</w:t>
      </w:r>
      <w:r>
        <w:rPr>
          <w:b/>
          <w:bCs/>
          <w:i/>
          <w:iCs/>
        </w:rPr>
        <w:t>:</w:t>
      </w:r>
      <w:r>
        <w:rPr>
          <w:i/>
          <w:iCs/>
        </w:rPr>
        <w:t xml:space="preserve">  Applies</w:t>
      </w:r>
    </w:p>
    <w:p w14:paraId="11284510" w14:textId="77777777" w:rsidR="008E7937" w:rsidRDefault="008E7937" w:rsidP="008E7937">
      <w:pPr>
        <w:pStyle w:val="1Text"/>
        <w:rPr>
          <w:i/>
          <w:iCs/>
        </w:rPr>
      </w:pPr>
      <w:r>
        <w:rPr>
          <w:b/>
          <w:bCs/>
          <w:i/>
          <w:iCs/>
        </w:rPr>
        <w:t>Cost of Living Adjustment Benefit Option:</w:t>
      </w:r>
      <w:r>
        <w:rPr>
          <w:i/>
          <w:iCs/>
        </w:rPr>
        <w:t xml:space="preserve">  Applies</w:t>
      </w:r>
    </w:p>
    <w:p w14:paraId="50EE2378" w14:textId="423A2E7E" w:rsidR="008E7937" w:rsidRDefault="008E7937" w:rsidP="008E7937">
      <w:pPr>
        <w:pStyle w:val="1Text"/>
        <w:rPr>
          <w:i/>
          <w:iCs/>
        </w:rPr>
      </w:pPr>
      <w:r>
        <w:rPr>
          <w:b/>
          <w:bCs/>
          <w:i/>
          <w:iCs/>
        </w:rPr>
        <w:t>Exten</w:t>
      </w:r>
      <w:r w:rsidR="00483239">
        <w:rPr>
          <w:b/>
          <w:bCs/>
          <w:i/>
          <w:iCs/>
        </w:rPr>
        <w:t>sion of</w:t>
      </w:r>
      <w:r>
        <w:rPr>
          <w:b/>
          <w:bCs/>
          <w:i/>
          <w:iCs/>
        </w:rPr>
        <w:t xml:space="preserve"> Benefits Option:</w:t>
      </w:r>
      <w:r>
        <w:rPr>
          <w:i/>
          <w:iCs/>
        </w:rPr>
        <w:t xml:space="preserve">  Applies</w:t>
      </w:r>
    </w:p>
    <w:p w14:paraId="5AD39652" w14:textId="77777777" w:rsidR="008E7937" w:rsidRDefault="008E7937" w:rsidP="008E7937">
      <w:pPr>
        <w:pStyle w:val="1Text"/>
        <w:rPr>
          <w:i/>
          <w:iCs/>
        </w:rPr>
      </w:pPr>
      <w:r>
        <w:rPr>
          <w:b/>
          <w:bCs/>
          <w:i/>
          <w:iCs/>
        </w:rPr>
        <w:t>Future Purchase Option:</w:t>
      </w:r>
      <w:r>
        <w:rPr>
          <w:i/>
          <w:iCs/>
        </w:rPr>
        <w:t xml:space="preserve">  Applies</w:t>
      </w:r>
    </w:p>
    <w:p w14:paraId="023ABEEE" w14:textId="77777777" w:rsidR="008E7937" w:rsidRDefault="008E7937" w:rsidP="008E7937">
      <w:pPr>
        <w:pStyle w:val="1Text"/>
        <w:rPr>
          <w:i/>
          <w:iCs/>
        </w:rPr>
      </w:pPr>
      <w:r>
        <w:rPr>
          <w:b/>
          <w:bCs/>
          <w:i/>
          <w:iCs/>
        </w:rPr>
        <w:t>Recovery Benefit Option:</w:t>
      </w:r>
      <w:r>
        <w:rPr>
          <w:i/>
          <w:iCs/>
        </w:rPr>
        <w:t xml:space="preserve">  Applies</w:t>
      </w:r>
    </w:p>
    <w:p w14:paraId="22BB5C99" w14:textId="77777777" w:rsidR="008E7937" w:rsidRDefault="008E7937" w:rsidP="008E7937">
      <w:pPr>
        <w:pStyle w:val="1Text"/>
        <w:rPr>
          <w:i/>
          <w:iCs/>
        </w:rPr>
      </w:pPr>
      <w:r>
        <w:rPr>
          <w:b/>
          <w:bCs/>
          <w:i/>
          <w:iCs/>
        </w:rPr>
        <w:t>Catastrophic Disability Benefit Option:</w:t>
      </w:r>
      <w:r>
        <w:rPr>
          <w:i/>
          <w:iCs/>
        </w:rPr>
        <w:t xml:space="preserve">  Applies</w:t>
      </w:r>
    </w:p>
    <w:p w14:paraId="08DC0C8A" w14:textId="77777777" w:rsidR="008E7937" w:rsidRDefault="008E7937" w:rsidP="008E7937">
      <w:pPr>
        <w:pStyle w:val="2Text"/>
      </w:pPr>
      <w:r>
        <w:t>Catastrophic Disability</w:t>
      </w:r>
      <w:r>
        <w:br/>
        <w:t>Monthly Benefit Amount:</w:t>
      </w:r>
      <w:r>
        <w:tab/>
      </w:r>
      <w:r>
        <w:tab/>
        <w:t>&lt;$1,000 - $5,000&gt;</w:t>
      </w:r>
    </w:p>
    <w:p w14:paraId="7CD9C207" w14:textId="77777777" w:rsidR="008E7937" w:rsidRDefault="008E7937" w:rsidP="008E7937">
      <w:pPr>
        <w:pStyle w:val="2Text"/>
      </w:pPr>
      <w:r>
        <w:t xml:space="preserve">Maximum Period of </w:t>
      </w:r>
      <w:r>
        <w:br/>
        <w:t>Catastrophic Disability Payments:</w:t>
      </w:r>
      <w:r>
        <w:tab/>
        <w:t>&lt;6 months - lifetime&gt;</w:t>
      </w:r>
    </w:p>
    <w:p w14:paraId="48F573B7" w14:textId="77777777" w:rsidR="008E7937" w:rsidRDefault="008E7937" w:rsidP="008E7937">
      <w:pPr>
        <w:pStyle w:val="1Text"/>
        <w:rPr>
          <w:i/>
          <w:iCs/>
        </w:rPr>
      </w:pPr>
      <w:r>
        <w:rPr>
          <w:b/>
          <w:bCs/>
          <w:i/>
          <w:iCs/>
        </w:rPr>
        <w:t>Critical Illness Benefit Option:</w:t>
      </w:r>
      <w:r>
        <w:rPr>
          <w:i/>
          <w:iCs/>
        </w:rPr>
        <w:t xml:space="preserve">  Applies</w:t>
      </w:r>
    </w:p>
    <w:p w14:paraId="0B64FFFC" w14:textId="77777777" w:rsidR="008E7937" w:rsidRDefault="008E7937" w:rsidP="008E7937">
      <w:pPr>
        <w:pStyle w:val="2Text"/>
      </w:pPr>
      <w:r>
        <w:lastRenderedPageBreak/>
        <w:t>Critical Illness</w:t>
      </w:r>
      <w:r>
        <w:br/>
        <w:t>Lump Sum Benefit Amount:</w:t>
      </w:r>
      <w:r>
        <w:tab/>
      </w:r>
      <w:r>
        <w:tab/>
        <w:t>&lt;$1,000 - $250,000&gt;</w:t>
      </w:r>
    </w:p>
    <w:p w14:paraId="3CBD2B7B" w14:textId="156927FC" w:rsidR="008E7937" w:rsidRDefault="008E7937" w:rsidP="008E7937">
      <w:pPr>
        <w:pStyle w:val="1Text"/>
      </w:pPr>
      <w:r>
        <w:t xml:space="preserve">IMPORTANT: THIS IS A PART OF </w:t>
      </w:r>
      <w:r w:rsidR="00D60341">
        <w:t>YOUR</w:t>
      </w:r>
      <w:r>
        <w:t xml:space="preserve"> </w:t>
      </w:r>
      <w:r w:rsidR="00095277">
        <w:t xml:space="preserve">GROUP INSURANCE </w:t>
      </w:r>
      <w:r>
        <w:t xml:space="preserve">CERTIFICATE. IT IS EVIDENCE OF </w:t>
      </w:r>
      <w:r w:rsidR="00D60341">
        <w:t>YOUR</w:t>
      </w:r>
      <w:r>
        <w:t xml:space="preserve"> COVERAGE AND SHOULD BE ATTACHED TO </w:t>
      </w:r>
      <w:r w:rsidR="00D60341">
        <w:t>YOUR</w:t>
      </w:r>
      <w:r>
        <w:t xml:space="preserve"> </w:t>
      </w:r>
      <w:r w:rsidR="009679A4">
        <w:t xml:space="preserve">GROUP INSURANCE </w:t>
      </w:r>
      <w:r>
        <w:t xml:space="preserve">CERTIFICATE. THIS SPECIFICATIONS PAGE REPLACES, AS OF &lt;MONTH DAY, YEAR&gt;, ANY PRIOR SPECIFICATIONS PAGE ISSUED TO YOU WITH RESPECT TO THE COVERAGES DESCRIBED IN THE </w:t>
      </w:r>
      <w:r w:rsidR="009679A4">
        <w:t xml:space="preserve">GROUP INSURANCE </w:t>
      </w:r>
      <w:r>
        <w:t>CERTIFICATE.</w:t>
      </w:r>
    </w:p>
    <w:p w14:paraId="4039EBB8" w14:textId="13F4C0FF" w:rsidR="008E7937" w:rsidRDefault="008E7937" w:rsidP="008E7937">
      <w:pPr>
        <w:pStyle w:val="1Text"/>
        <w:rPr>
          <w:i/>
          <w:iCs/>
        </w:rPr>
      </w:pPr>
      <w:r>
        <w:rPr>
          <w:i/>
          <w:iCs/>
        </w:rPr>
        <w:t xml:space="preserve">If </w:t>
      </w:r>
      <w:r w:rsidR="00831858">
        <w:rPr>
          <w:i/>
          <w:iCs/>
        </w:rPr>
        <w:t>You</w:t>
      </w:r>
      <w:r>
        <w:rPr>
          <w:i/>
          <w:iCs/>
        </w:rPr>
        <w:t xml:space="preserve"> have any questions regarding the coverage in this </w:t>
      </w:r>
      <w:r w:rsidR="00095277">
        <w:rPr>
          <w:i/>
          <w:iCs/>
        </w:rPr>
        <w:t>Group Insurance C</w:t>
      </w:r>
      <w:r>
        <w:rPr>
          <w:i/>
          <w:iCs/>
        </w:rPr>
        <w:t>ertificate, please contact the</w:t>
      </w:r>
      <w:r w:rsidR="00B26632">
        <w:rPr>
          <w:i/>
          <w:iCs/>
        </w:rPr>
        <w:t xml:space="preserve"> Plan </w:t>
      </w:r>
      <w:r w:rsidR="00C51719">
        <w:rPr>
          <w:i/>
          <w:iCs/>
        </w:rPr>
        <w:t>a</w:t>
      </w:r>
      <w:r>
        <w:rPr>
          <w:i/>
          <w:iCs/>
        </w:rPr>
        <w:t>dministrator:</w:t>
      </w:r>
    </w:p>
    <w:p w14:paraId="0562CB0E" w14:textId="57D08200" w:rsidR="00E1349A" w:rsidRPr="00E1349A" w:rsidRDefault="008E7937" w:rsidP="00BB29E9">
      <w:r>
        <w:t>ABC Trust Administrators, 987 Main Street, Any City, ST 12456</w:t>
      </w:r>
      <w:r>
        <w:br/>
        <w:t xml:space="preserve">1-800-XXX-XXXX </w:t>
      </w:r>
      <w:r w:rsidR="00571C41" w:rsidRPr="00571C41">
        <w:rPr>
          <w:b/>
          <w:bCs/>
        </w:rPr>
        <w:t>]</w:t>
      </w:r>
    </w:p>
    <w:sectPr w:rsidR="00E1349A" w:rsidRPr="00E1349A" w:rsidSect="00E90E19">
      <w:headerReference w:type="default" r:id="rId82"/>
      <w:footerReference w:type="default" r:id="rId83"/>
      <w:pgSz w:w="12240" w:h="15840" w:code="1"/>
      <w:pgMar w:top="1440" w:right="1627" w:bottom="1800" w:left="162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aura Hoogland" w:date="2025-10-07T13:22:00Z" w:initials="LH">
    <w:p w14:paraId="09394AB5" w14:textId="77777777" w:rsidR="009510A9" w:rsidRDefault="00020073" w:rsidP="009510A9">
      <w:pPr>
        <w:pStyle w:val="CommentText"/>
      </w:pPr>
      <w:r>
        <w:rPr>
          <w:rStyle w:val="CommentReference"/>
        </w:rPr>
        <w:annotationRef/>
      </w:r>
      <w:r w:rsidR="009510A9">
        <w:t>Obj 2 Form does not include signature of officer. Revise this form to comply with COMAR</w:t>
      </w:r>
    </w:p>
    <w:p w14:paraId="75B2443B" w14:textId="77777777" w:rsidR="009510A9" w:rsidRDefault="009510A9" w:rsidP="009510A9">
      <w:pPr>
        <w:pStyle w:val="CommentText"/>
      </w:pPr>
      <w:r>
        <w:t>31.04.17.03M.</w:t>
      </w:r>
    </w:p>
  </w:comment>
  <w:comment w:id="3" w:author="Karen Oudine" w:date="2025-10-10T09:13:00Z" w:initials="KO">
    <w:p w14:paraId="184B200B" w14:textId="5936F914" w:rsidR="00DE5F5E" w:rsidRDefault="00DE5F5E" w:rsidP="00DE5F5E">
      <w:pPr>
        <w:pStyle w:val="CommentText"/>
      </w:pPr>
      <w:r>
        <w:rPr>
          <w:rStyle w:val="CommentReference"/>
        </w:rPr>
        <w:annotationRef/>
      </w:r>
      <w:r>
        <w:fldChar w:fldCharType="begin"/>
      </w:r>
      <w:r>
        <w:instrText>HYPERLINK "mailto:laura.hoogland@prudential.com"</w:instrText>
      </w:r>
      <w:bookmarkStart w:id="5" w:name="_@_C22CBBED25CD45B49D26026367D9524CZ"/>
      <w:r>
        <w:fldChar w:fldCharType="separate"/>
      </w:r>
      <w:bookmarkEnd w:id="5"/>
      <w:r w:rsidRPr="00DE5F5E">
        <w:rPr>
          <w:rStyle w:val="Mention"/>
          <w:noProof/>
        </w:rPr>
        <w:t>@Laura Hoogland</w:t>
      </w:r>
      <w:r>
        <w:fldChar w:fldCharType="end"/>
      </w:r>
      <w:r>
        <w:t xml:space="preserve"> I don’t see a change in the form, will a signature line be added here?</w:t>
      </w:r>
    </w:p>
  </w:comment>
  <w:comment w:id="4" w:author="Laura Hoogland" w:date="2025-10-23T07:54:00Z" w:initials="LH">
    <w:p w14:paraId="7F395A33" w14:textId="77777777" w:rsidR="0056761D" w:rsidRDefault="0056761D" w:rsidP="0056761D">
      <w:pPr>
        <w:pStyle w:val="CommentText"/>
      </w:pPr>
      <w:r>
        <w:rPr>
          <w:rStyle w:val="CommentReference"/>
        </w:rPr>
        <w:annotationRef/>
      </w:r>
      <w:r>
        <w:t>Sorry...I meant to add this. Likely I will add this to the EVL as well.</w:t>
      </w:r>
    </w:p>
  </w:comment>
  <w:comment w:id="14" w:author="Laura Hoogland" w:date="2025-10-09T12:02:00Z" w:initials="LH">
    <w:p w14:paraId="72035111" w14:textId="7943A8C3" w:rsidR="00A42B98" w:rsidRDefault="00A42B98" w:rsidP="00A42B98">
      <w:pPr>
        <w:pStyle w:val="CommentText"/>
      </w:pPr>
      <w:r>
        <w:rPr>
          <w:rStyle w:val="CommentReference"/>
        </w:rPr>
        <w:annotationRef/>
      </w:r>
      <w:r>
        <w:t>Removed to coincide with change to the EVL as was done in the AK EVL version.</w:t>
      </w:r>
    </w:p>
  </w:comment>
  <w:comment w:id="15" w:author="Karen Oudine" w:date="2025-10-10T13:51:00Z" w:initials="KO">
    <w:p w14:paraId="4216D0EE" w14:textId="77777777" w:rsidR="005E2D71" w:rsidRDefault="005E2D71" w:rsidP="005E2D71">
      <w:pPr>
        <w:pStyle w:val="CommentText"/>
      </w:pPr>
      <w:r>
        <w:rPr>
          <w:rStyle w:val="CommentReference"/>
        </w:rPr>
        <w:annotationRef/>
      </w:r>
      <w:r>
        <w:t>The bracket after “Benefit” is the closing bracket for EVL 9 and should remain.</w:t>
      </w:r>
    </w:p>
  </w:comment>
  <w:comment w:id="16" w:author="Karen Oudine" w:date="2025-10-10T13:50:00Z" w:initials="KO">
    <w:p w14:paraId="28EB57F5" w14:textId="77777777" w:rsidR="00AA3238" w:rsidRDefault="00AA3238" w:rsidP="00AA3238">
      <w:pPr>
        <w:pStyle w:val="CommentText"/>
      </w:pPr>
      <w:r>
        <w:rPr>
          <w:rStyle w:val="CommentReference"/>
        </w:rPr>
        <w:annotationRef/>
      </w:r>
      <w:r>
        <w:t>There are 2 closing brackets after “Plan” and one of them is the closing bracket to EVL 11 which needs to be removed.</w:t>
      </w:r>
    </w:p>
  </w:comment>
  <w:comment w:id="32" w:author="Laura Hoogland" w:date="2025-10-07T13:35:00Z" w:initials="LH">
    <w:p w14:paraId="7331EF4E" w14:textId="55979059" w:rsidR="007B106B" w:rsidRDefault="00595497" w:rsidP="007B106B">
      <w:pPr>
        <w:pStyle w:val="CommentText"/>
      </w:pPr>
      <w:r>
        <w:rPr>
          <w:rStyle w:val="CommentReference"/>
        </w:rPr>
        <w:annotationRef/>
      </w:r>
      <w:r w:rsidR="007B106B">
        <w:t xml:space="preserve">Obj 3 Refer to page 8, </w:t>
      </w:r>
      <w:r w:rsidR="007B106B">
        <w:rPr>
          <w:b/>
          <w:bCs/>
        </w:rPr>
        <w:t xml:space="preserve">Table of Contents </w:t>
      </w:r>
      <w:r w:rsidR="007B106B">
        <w:t>does not include page numbers. Please clarify if this</w:t>
      </w:r>
    </w:p>
    <w:p w14:paraId="5DB684A0" w14:textId="77777777" w:rsidR="007B106B" w:rsidRDefault="007B106B" w:rsidP="007B106B">
      <w:pPr>
        <w:pStyle w:val="CommentText"/>
      </w:pPr>
      <w:r>
        <w:t>was intentional or revise the form to remove “x” placeholders.</w:t>
      </w:r>
    </w:p>
    <w:p w14:paraId="3E0AC4F8" w14:textId="77777777" w:rsidR="007B106B" w:rsidRDefault="007B106B" w:rsidP="007B106B">
      <w:pPr>
        <w:pStyle w:val="CommentText"/>
      </w:pPr>
    </w:p>
    <w:p w14:paraId="2B495948" w14:textId="77777777" w:rsidR="007B106B" w:rsidRDefault="007B106B" w:rsidP="007B106B">
      <w:pPr>
        <w:pStyle w:val="CommentText"/>
      </w:pPr>
      <w:r>
        <w:t>Recommend advising that this was intentional and that page numbers will be added as applicable depending on what portions of the contract are being issued to a Contract Holder.</w:t>
      </w:r>
    </w:p>
  </w:comment>
  <w:comment w:id="33" w:author="Karen Oudine" w:date="2025-10-10T10:14:00Z" w:initials="KO">
    <w:p w14:paraId="5F49D4FE" w14:textId="77777777" w:rsidR="00670D7E" w:rsidRDefault="00670D7E" w:rsidP="00670D7E">
      <w:pPr>
        <w:pStyle w:val="CommentText"/>
      </w:pPr>
      <w:r>
        <w:rPr>
          <w:rStyle w:val="CommentReference"/>
        </w:rPr>
        <w:annotationRef/>
      </w:r>
      <w:r>
        <w:t>Agree</w:t>
      </w:r>
    </w:p>
  </w:comment>
  <w:comment w:id="35" w:author="Laura Hoogland" w:date="2025-10-08T14:02:00Z" w:initials="LH">
    <w:p w14:paraId="0A3EE0AA" w14:textId="77777777" w:rsidR="001E12A1" w:rsidRDefault="00D30241" w:rsidP="001E12A1">
      <w:pPr>
        <w:pStyle w:val="CommentText"/>
      </w:pPr>
      <w:r>
        <w:rPr>
          <w:rStyle w:val="CommentReference"/>
        </w:rPr>
        <w:annotationRef/>
      </w:r>
      <w:r w:rsidR="001E12A1">
        <w:t xml:space="preserve">Obj 4 Refer to page 48, the form includes “General Information”, the table of contents states “Benefit Information.” Was this intentional to not include a separate page in the form? Page 49 includes “[Long Term] Disability Coverage </w:t>
      </w:r>
      <w:r w:rsidR="001E12A1">
        <w:rPr>
          <w:b/>
          <w:bCs/>
        </w:rPr>
        <w:t>BENEFIT INFORMATION”</w:t>
      </w:r>
      <w:r w:rsidR="001E12A1">
        <w:t>.</w:t>
      </w:r>
    </w:p>
    <w:p w14:paraId="293D7E1A" w14:textId="77777777" w:rsidR="001E12A1" w:rsidRDefault="001E12A1" w:rsidP="001E12A1">
      <w:pPr>
        <w:pStyle w:val="CommentText"/>
      </w:pPr>
    </w:p>
    <w:p w14:paraId="26AC8D8F" w14:textId="77777777" w:rsidR="001E12A1" w:rsidRDefault="001E12A1" w:rsidP="001E12A1">
      <w:pPr>
        <w:pStyle w:val="CommentText"/>
      </w:pPr>
      <w:r>
        <w:t xml:space="preserve">Upon review, this is a stand alone section and should appear in the TOC between the </w:t>
      </w:r>
      <w:r>
        <w:rPr>
          <w:b/>
          <w:bCs/>
        </w:rPr>
        <w:t>STD Stay at Work Benefit</w:t>
      </w:r>
      <w:r>
        <w:t xml:space="preserve"> and the</w:t>
      </w:r>
      <w:r>
        <w:rPr>
          <w:b/>
          <w:bCs/>
        </w:rPr>
        <w:t xml:space="preserve"> LTD Benefit Information</w:t>
      </w:r>
      <w:r>
        <w:t>.  Was this General Information left off the TOC intentionally?  Please advise.</w:t>
      </w:r>
    </w:p>
  </w:comment>
  <w:comment w:id="36" w:author="Melanie Coddington" w:date="2025-10-10T10:15:00Z" w:initials="MC">
    <w:p w14:paraId="511E3503" w14:textId="0E3F17BE" w:rsidR="00125AC6" w:rsidRDefault="00125AC6" w:rsidP="00125AC6">
      <w:pPr>
        <w:pStyle w:val="CommentText"/>
      </w:pPr>
      <w:r>
        <w:rPr>
          <w:rStyle w:val="CommentReference"/>
        </w:rPr>
        <w:annotationRef/>
      </w:r>
      <w:r>
        <w:t>Agree to add section but it should reference Long Term Disability.  Please change to Long Term</w:t>
      </w:r>
    </w:p>
  </w:comment>
  <w:comment w:id="39" w:author="Laura Hoogland" w:date="2025-10-08T13:59:00Z" w:initials="LH">
    <w:p w14:paraId="2BCDEB21" w14:textId="177B0A82" w:rsidR="00623CF5" w:rsidRDefault="00B6749A" w:rsidP="00623CF5">
      <w:pPr>
        <w:pStyle w:val="CommentText"/>
      </w:pPr>
      <w:r>
        <w:rPr>
          <w:rStyle w:val="CommentReference"/>
        </w:rPr>
        <w:annotationRef/>
      </w:r>
      <w:r w:rsidR="00623CF5">
        <w:t xml:space="preserve">Obj. 7 and Obj. 10 </w:t>
      </w:r>
      <w:r w:rsidR="00623CF5">
        <w:rPr>
          <w:b/>
          <w:bCs/>
        </w:rPr>
        <w:t>“[Long Term] Disability Coverage- Cost of Living Adjustment Benefit Option</w:t>
      </w:r>
      <w:r w:rsidR="00623CF5">
        <w:t>” is not included in the form after the “Stay at work benefit” page in the same order as in the table of contents. Was this intentional?</w:t>
      </w:r>
    </w:p>
    <w:p w14:paraId="15C225A9" w14:textId="77777777" w:rsidR="00623CF5" w:rsidRDefault="00623CF5" w:rsidP="00623CF5">
      <w:pPr>
        <w:pStyle w:val="CommentText"/>
      </w:pPr>
    </w:p>
    <w:p w14:paraId="77301745" w14:textId="77777777" w:rsidR="00623CF5" w:rsidRDefault="00623CF5" w:rsidP="00623CF5">
      <w:pPr>
        <w:pStyle w:val="CommentText"/>
      </w:pPr>
      <w:r>
        <w:t xml:space="preserve">Upon review, what should appear and is missing from the TOC is the </w:t>
      </w:r>
      <w:r>
        <w:rPr>
          <w:b/>
          <w:bCs/>
        </w:rPr>
        <w:t xml:space="preserve">[Long Term] Disability Coverage-Extended Earnings Protection Benefit </w:t>
      </w:r>
      <w:r>
        <w:t>which should be in the TOC between Stay at Work Benefit and the COLA Benefit Option.  Is there a reason the missing item was omitted from the TOC?</w:t>
      </w:r>
    </w:p>
  </w:comment>
  <w:comment w:id="40" w:author="Karen Oudine" w:date="2025-10-10T09:43:00Z" w:initials="KO">
    <w:p w14:paraId="27AEE8F8" w14:textId="77777777" w:rsidR="00280760" w:rsidRDefault="00280760" w:rsidP="00280760">
      <w:pPr>
        <w:pStyle w:val="CommentText"/>
      </w:pPr>
      <w:r>
        <w:rPr>
          <w:rStyle w:val="CommentReference"/>
        </w:rPr>
        <w:annotationRef/>
      </w:r>
      <w:r>
        <w:t>No reason to exclude.  Product is ok with including.</w:t>
      </w:r>
    </w:p>
  </w:comment>
  <w:comment w:id="48" w:author="Laura Hoogland" w:date="2025-07-17T07:15:00Z" w:initials="LH">
    <w:p w14:paraId="4A454962" w14:textId="6AFDFD43" w:rsidR="00AD5674" w:rsidRDefault="00AD5674" w:rsidP="00AD5674">
      <w:pPr>
        <w:pStyle w:val="CommentText"/>
      </w:pPr>
      <w:r>
        <w:rPr>
          <w:rStyle w:val="CommentReference"/>
        </w:rPr>
        <w:annotationRef/>
      </w:r>
      <w:r>
        <w:t xml:space="preserve">Per </w:t>
      </w:r>
      <w:hyperlink r:id="rId1" w:history="1">
        <w:r w:rsidRPr="00734B92">
          <w:rPr>
            <w:rStyle w:val="Hyperlink"/>
          </w:rPr>
          <w:t>31.10.01.03</w:t>
        </w:r>
      </w:hyperlink>
      <w:r>
        <w:t xml:space="preserve"> C. and previous objections reference to a standard of time shall specify time at the place the insured resides, or at the place the accident or illness occurs, or at the place the policy delivered.  </w:t>
      </w:r>
    </w:p>
    <w:p w14:paraId="7187423A" w14:textId="41C96EA1" w:rsidR="00AD5674" w:rsidRDefault="00AD5674" w:rsidP="00AD5674">
      <w:pPr>
        <w:pStyle w:val="CommentText"/>
      </w:pPr>
      <w:r>
        <w:rPr>
          <w:noProof/>
        </w:rPr>
        <w:drawing>
          <wp:inline distT="0" distB="0" distL="0" distR="0" wp14:anchorId="67A5E10A" wp14:editId="4ED3B000">
            <wp:extent cx="5706110" cy="894715"/>
            <wp:effectExtent l="0" t="0" r="8890" b="635"/>
            <wp:docPr id="78542323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3231" name="Picture 785423231" descr="Image"/>
                    <pic:cNvPicPr/>
                  </pic:nvPicPr>
                  <pic:blipFill>
                    <a:blip r:embed="rId2">
                      <a:extLst>
                        <a:ext uri="{28A0092B-C50C-407E-A947-70E740481C1C}">
                          <a14:useLocalDpi xmlns:a14="http://schemas.microsoft.com/office/drawing/2010/main" val="0"/>
                        </a:ext>
                      </a:extLst>
                    </a:blip>
                    <a:stretch>
                      <a:fillRect/>
                    </a:stretch>
                  </pic:blipFill>
                  <pic:spPr>
                    <a:xfrm>
                      <a:off x="0" y="0"/>
                      <a:ext cx="5706110" cy="894715"/>
                    </a:xfrm>
                    <a:prstGeom prst="rect">
                      <a:avLst/>
                    </a:prstGeom>
                  </pic:spPr>
                </pic:pic>
              </a:graphicData>
            </a:graphic>
          </wp:inline>
        </w:drawing>
      </w:r>
    </w:p>
  </w:comment>
  <w:comment w:id="49" w:author="Karen Oudine" w:date="2025-08-04T17:40:00Z" w:initials="KO">
    <w:p w14:paraId="72A1288A" w14:textId="77777777" w:rsidR="000B65B8" w:rsidRDefault="000B65B8" w:rsidP="000B65B8">
      <w:pPr>
        <w:pStyle w:val="CommentText"/>
      </w:pPr>
      <w:r>
        <w:rPr>
          <w:rStyle w:val="CommentReference"/>
        </w:rPr>
        <w:annotationRef/>
      </w:r>
      <w:r>
        <w:t>ok</w:t>
      </w:r>
    </w:p>
  </w:comment>
  <w:comment w:id="51" w:author="Laura Hoogland" w:date="2025-07-17T07:18:00Z" w:initials="LH">
    <w:p w14:paraId="26929B30" w14:textId="0CC9BE70" w:rsidR="00F755FD" w:rsidRDefault="00F755FD" w:rsidP="00F755FD">
      <w:pPr>
        <w:pStyle w:val="CommentText"/>
      </w:pPr>
      <w:r>
        <w:rPr>
          <w:rStyle w:val="CommentReference"/>
        </w:rPr>
        <w:annotationRef/>
      </w:r>
      <w:r>
        <w:t xml:space="preserve">Per </w:t>
      </w:r>
      <w:hyperlink r:id="rId3" w:history="1">
        <w:r w:rsidRPr="007E5026">
          <w:rPr>
            <w:rStyle w:val="Hyperlink"/>
          </w:rPr>
          <w:t>31.10.01.03</w:t>
        </w:r>
      </w:hyperlink>
      <w:r>
        <w:t xml:space="preserve"> C. and previous objections reference to a standard of time shall specify time at the place the insured resides, or at the place the accident or illness occurs, or at the place the policy delivered.  </w:t>
      </w:r>
    </w:p>
    <w:p w14:paraId="278E1E88" w14:textId="350326BE" w:rsidR="00F755FD" w:rsidRDefault="00F755FD" w:rsidP="00F755FD">
      <w:pPr>
        <w:pStyle w:val="CommentText"/>
      </w:pPr>
      <w:r>
        <w:rPr>
          <w:noProof/>
        </w:rPr>
        <w:drawing>
          <wp:inline distT="0" distB="0" distL="0" distR="0" wp14:anchorId="54F22488" wp14:editId="6C234734">
            <wp:extent cx="5706110" cy="894715"/>
            <wp:effectExtent l="0" t="0" r="8890" b="635"/>
            <wp:docPr id="347497918"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7918" name="Picture 347497918" descr="Image"/>
                    <pic:cNvPicPr/>
                  </pic:nvPicPr>
                  <pic:blipFill>
                    <a:blip r:embed="rId2">
                      <a:extLst>
                        <a:ext uri="{28A0092B-C50C-407E-A947-70E740481C1C}">
                          <a14:useLocalDpi xmlns:a14="http://schemas.microsoft.com/office/drawing/2010/main" val="0"/>
                        </a:ext>
                      </a:extLst>
                    </a:blip>
                    <a:stretch>
                      <a:fillRect/>
                    </a:stretch>
                  </pic:blipFill>
                  <pic:spPr>
                    <a:xfrm>
                      <a:off x="0" y="0"/>
                      <a:ext cx="5706110" cy="894715"/>
                    </a:xfrm>
                    <a:prstGeom prst="rect">
                      <a:avLst/>
                    </a:prstGeom>
                  </pic:spPr>
                </pic:pic>
              </a:graphicData>
            </a:graphic>
          </wp:inline>
        </w:drawing>
      </w:r>
    </w:p>
  </w:comment>
  <w:comment w:id="52" w:author="Karen Oudine" w:date="2025-08-04T17:40:00Z" w:initials="KO">
    <w:p w14:paraId="3880F7FC" w14:textId="77777777" w:rsidR="00A26753" w:rsidRDefault="00A26753" w:rsidP="00A26753">
      <w:pPr>
        <w:pStyle w:val="CommentText"/>
      </w:pPr>
      <w:r>
        <w:rPr>
          <w:rStyle w:val="CommentReference"/>
        </w:rPr>
        <w:annotationRef/>
      </w:r>
      <w:r>
        <w:t>ok</w:t>
      </w:r>
    </w:p>
  </w:comment>
  <w:comment w:id="56" w:author="Laura Hoogland" w:date="2025-07-17T07:16:00Z" w:initials="LH">
    <w:p w14:paraId="72E60892" w14:textId="25950E3F" w:rsidR="00B07AC3" w:rsidRDefault="00B07AC3" w:rsidP="00B07AC3">
      <w:pPr>
        <w:pStyle w:val="CommentText"/>
      </w:pPr>
      <w:r>
        <w:rPr>
          <w:rStyle w:val="CommentReference"/>
        </w:rPr>
        <w:annotationRef/>
      </w:r>
      <w:r>
        <w:t xml:space="preserve">Per </w:t>
      </w:r>
      <w:hyperlink r:id="rId4" w:history="1">
        <w:r w:rsidRPr="00B74B2E">
          <w:rPr>
            <w:rStyle w:val="Hyperlink"/>
          </w:rPr>
          <w:t>31.10.01.03</w:t>
        </w:r>
      </w:hyperlink>
      <w:r>
        <w:t xml:space="preserve"> C. and previous objections reference to a standard of time shall specify time at the place the insured resides, or at the place the accident or illness occurs, or at the place the policy delivered.  </w:t>
      </w:r>
    </w:p>
    <w:p w14:paraId="18877E7B" w14:textId="2C7D5BBB" w:rsidR="00B07AC3" w:rsidRDefault="00B07AC3" w:rsidP="00B07AC3">
      <w:pPr>
        <w:pStyle w:val="CommentText"/>
      </w:pPr>
      <w:r>
        <w:rPr>
          <w:noProof/>
        </w:rPr>
        <w:drawing>
          <wp:inline distT="0" distB="0" distL="0" distR="0" wp14:anchorId="6034D60B" wp14:editId="38074894">
            <wp:extent cx="5706110" cy="894715"/>
            <wp:effectExtent l="0" t="0" r="8890" b="635"/>
            <wp:docPr id="67590898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8986" name="Picture 675908986" descr="Image"/>
                    <pic:cNvPicPr/>
                  </pic:nvPicPr>
                  <pic:blipFill>
                    <a:blip r:embed="rId2">
                      <a:extLst>
                        <a:ext uri="{28A0092B-C50C-407E-A947-70E740481C1C}">
                          <a14:useLocalDpi xmlns:a14="http://schemas.microsoft.com/office/drawing/2010/main" val="0"/>
                        </a:ext>
                      </a:extLst>
                    </a:blip>
                    <a:stretch>
                      <a:fillRect/>
                    </a:stretch>
                  </pic:blipFill>
                  <pic:spPr>
                    <a:xfrm>
                      <a:off x="0" y="0"/>
                      <a:ext cx="5706110" cy="894715"/>
                    </a:xfrm>
                    <a:prstGeom prst="rect">
                      <a:avLst/>
                    </a:prstGeom>
                  </pic:spPr>
                </pic:pic>
              </a:graphicData>
            </a:graphic>
          </wp:inline>
        </w:drawing>
      </w:r>
    </w:p>
  </w:comment>
  <w:comment w:id="57" w:author="Karen Oudine" w:date="2025-08-04T17:40:00Z" w:initials="KO">
    <w:p w14:paraId="038A1081" w14:textId="77777777" w:rsidR="00A26753" w:rsidRDefault="00A26753" w:rsidP="00A26753">
      <w:pPr>
        <w:pStyle w:val="CommentText"/>
      </w:pPr>
      <w:r>
        <w:rPr>
          <w:rStyle w:val="CommentReference"/>
        </w:rPr>
        <w:annotationRef/>
      </w:r>
      <w:r>
        <w:t>ok</w:t>
      </w:r>
    </w:p>
  </w:comment>
  <w:comment w:id="59" w:author="Laura Hoogland" w:date="2025-07-17T07:51:00Z" w:initials="LH">
    <w:p w14:paraId="5D530AD9" w14:textId="64698FBF" w:rsidR="00F44865" w:rsidRDefault="00093CB3" w:rsidP="00F44865">
      <w:pPr>
        <w:pStyle w:val="CommentText"/>
      </w:pPr>
      <w:r>
        <w:rPr>
          <w:rStyle w:val="CommentReference"/>
        </w:rPr>
        <w:annotationRef/>
      </w:r>
      <w:r w:rsidR="00F44865">
        <w:t xml:space="preserve">Per </w:t>
      </w:r>
      <w:hyperlink r:id="rId5" w:history="1">
        <w:r w:rsidR="00F44865" w:rsidRPr="005F71C6">
          <w:rPr>
            <w:rStyle w:val="Hyperlink"/>
          </w:rPr>
          <w:t>COMAR 31.11.10.04</w:t>
        </w:r>
      </w:hyperlink>
      <w:r w:rsidR="00F44865">
        <w:t xml:space="preserve"> B(1)(b) and previous objections (DAP3 and DAP4), these are the recommended changes and what has been approved by MD in the past.</w:t>
      </w:r>
    </w:p>
  </w:comment>
  <w:comment w:id="60" w:author="Karen Oudine" w:date="2025-08-04T17:46:00Z" w:initials="KO">
    <w:p w14:paraId="4359D025" w14:textId="77777777" w:rsidR="00E13140" w:rsidRDefault="00E13140" w:rsidP="00E13140">
      <w:pPr>
        <w:pStyle w:val="CommentText"/>
      </w:pPr>
      <w:r>
        <w:rPr>
          <w:rStyle w:val="CommentReference"/>
        </w:rPr>
        <w:annotationRef/>
      </w:r>
      <w:r>
        <w:t>Review with law</w:t>
      </w:r>
    </w:p>
  </w:comment>
  <w:comment w:id="61" w:author="Karen Oudine" w:date="2025-08-05T15:49:00Z" w:initials="KO">
    <w:p w14:paraId="57440D29" w14:textId="77777777" w:rsidR="00EF573B" w:rsidRDefault="005646CE" w:rsidP="00EF573B">
      <w:pPr>
        <w:pStyle w:val="CommentText"/>
      </w:pPr>
      <w:r>
        <w:rPr>
          <w:rStyle w:val="CommentReference"/>
        </w:rPr>
        <w:annotationRef/>
      </w:r>
      <w:r w:rsidR="00EF573B">
        <w:t xml:space="preserve">Original language of first stence is in alignment with </w:t>
      </w:r>
      <w:r w:rsidR="00EF573B">
        <w:rPr>
          <w:color w:val="333333"/>
        </w:rPr>
        <w:t>(c) Absent fraud, each statement made by an applicant, group policyholder, or insured is considered to be a representation and not a warranty; and</w:t>
      </w:r>
    </w:p>
  </w:comment>
  <w:comment w:id="62" w:author="Karen Oudine" w:date="2025-08-05T15:54:00Z" w:initials="KO">
    <w:p w14:paraId="5A156139" w14:textId="77777777" w:rsidR="0062218B" w:rsidRDefault="0062218B" w:rsidP="0062218B">
      <w:pPr>
        <w:pStyle w:val="CommentText"/>
      </w:pPr>
      <w:r>
        <w:rPr>
          <w:rStyle w:val="CommentReference"/>
        </w:rPr>
        <w:annotationRef/>
      </w:r>
      <w:r>
        <w:t>Second sentence should be “...make are materially incomplete, fraudulent or are material statements”</w:t>
      </w:r>
    </w:p>
  </w:comment>
  <w:comment w:id="74" w:author="Laura Hoogland" w:date="2025-07-17T09:26:00Z" w:initials="LH">
    <w:p w14:paraId="0D8EF606" w14:textId="0AA03841" w:rsidR="007549F0" w:rsidRDefault="007549F0" w:rsidP="007549F0">
      <w:pPr>
        <w:pStyle w:val="CommentText"/>
      </w:pPr>
      <w:r>
        <w:rPr>
          <w:rStyle w:val="CommentReference"/>
        </w:rPr>
        <w:annotationRef/>
      </w:r>
      <w:r>
        <w:t xml:space="preserve">Per </w:t>
      </w:r>
      <w:hyperlink r:id="rId6" w:history="1">
        <w:r w:rsidRPr="00DD56E0">
          <w:rPr>
            <w:rStyle w:val="Hyperlink"/>
          </w:rPr>
          <w:t>COMAR 31.11.10.07</w:t>
        </w:r>
      </w:hyperlink>
      <w:r>
        <w:t xml:space="preserve"> A(1) and the State checklist as well as previous objections (DAP3 and DAP4) we recommend this change.</w:t>
      </w:r>
    </w:p>
  </w:comment>
  <w:comment w:id="75" w:author="Karen Oudine" w:date="2025-08-04T17:51:00Z" w:initials="KO">
    <w:p w14:paraId="6800CD1E" w14:textId="77777777" w:rsidR="001F14C1" w:rsidRDefault="001F14C1" w:rsidP="001F14C1">
      <w:pPr>
        <w:pStyle w:val="CommentText"/>
      </w:pPr>
      <w:r>
        <w:rPr>
          <w:rStyle w:val="CommentReference"/>
        </w:rPr>
        <w:annotationRef/>
      </w:r>
      <w:r>
        <w:t>Review with law</w:t>
      </w:r>
    </w:p>
  </w:comment>
  <w:comment w:id="76" w:author="Karen Oudine" w:date="2025-08-05T16:00:00Z" w:initials="KO">
    <w:p w14:paraId="75156756" w14:textId="77777777" w:rsidR="00C5316C" w:rsidRDefault="00AA76C4" w:rsidP="00C5316C">
      <w:pPr>
        <w:pStyle w:val="CommentText"/>
      </w:pPr>
      <w:r>
        <w:rPr>
          <w:rStyle w:val="CommentReference"/>
        </w:rPr>
        <w:annotationRef/>
      </w:r>
      <w:r w:rsidR="00C5316C">
        <w:t>Replace “during the pendency of a claim” as that is not quite a natural fit in DAP4 or how we speak about claims.  Replace with “while a claim is pending approval and/or is approved.”</w:t>
      </w:r>
    </w:p>
  </w:comment>
  <w:comment w:id="81" w:author="Laura Hoogland" w:date="2025-07-17T10:43:00Z" w:initials="LH">
    <w:p w14:paraId="77508F3E" w14:textId="14A4883A" w:rsidR="0048662F" w:rsidRDefault="0048662F" w:rsidP="0048662F">
      <w:pPr>
        <w:pStyle w:val="CommentText"/>
      </w:pPr>
      <w:r>
        <w:rPr>
          <w:rStyle w:val="CommentReference"/>
        </w:rPr>
        <w:annotationRef/>
      </w:r>
      <w:r>
        <w:t xml:space="preserve">Per </w:t>
      </w:r>
      <w:hyperlink r:id="rId7" w:history="1">
        <w:r w:rsidRPr="00FE5859">
          <w:rPr>
            <w:rStyle w:val="Hyperlink"/>
          </w:rPr>
          <w:t>Ins s 15-104</w:t>
        </w:r>
      </w:hyperlink>
      <w:r>
        <w:t xml:space="preserve">, MD generally does not allow health/disability policies to offset </w:t>
      </w:r>
      <w:r>
        <w:rPr>
          <w:color w:val="333333"/>
          <w:highlight w:val="white"/>
        </w:rPr>
        <w:t xml:space="preserve">personal injury protection </w:t>
      </w:r>
      <w:r>
        <w:t xml:space="preserve">benefits </w:t>
      </w:r>
      <w:r>
        <w:rPr>
          <w:color w:val="333333"/>
          <w:highlight w:val="white"/>
        </w:rPr>
        <w:t xml:space="preserve">under a motor vehicle liability insurance policy.  </w:t>
      </w:r>
    </w:p>
  </w:comment>
  <w:comment w:id="82" w:author="Karen Oudine" w:date="2025-08-04T17:53:00Z" w:initials="KO">
    <w:p w14:paraId="257BC8F0" w14:textId="77777777" w:rsidR="007814F7" w:rsidRDefault="00A60AC4" w:rsidP="007814F7">
      <w:pPr>
        <w:pStyle w:val="CommentText"/>
      </w:pPr>
      <w:r>
        <w:rPr>
          <w:rStyle w:val="CommentReference"/>
        </w:rPr>
        <w:annotationRef/>
      </w:r>
      <w:r w:rsidR="007814F7">
        <w:t>Ok - current claim memo documents no auto liability offset permitted in MD. Will review competitor contracts.</w:t>
      </w:r>
    </w:p>
  </w:comment>
  <w:comment w:id="87" w:author="Laura Hoogland" w:date="2025-07-17T11:22:00Z" w:initials="LH">
    <w:p w14:paraId="69BC6B8E" w14:textId="4102AC97" w:rsidR="009517EE" w:rsidRDefault="002A797B" w:rsidP="009517EE">
      <w:pPr>
        <w:pStyle w:val="CommentText"/>
      </w:pPr>
      <w:r>
        <w:rPr>
          <w:rStyle w:val="CommentReference"/>
        </w:rPr>
        <w:annotationRef/>
      </w:r>
      <w:r w:rsidR="009517EE">
        <w:t xml:space="preserve">Per </w:t>
      </w:r>
      <w:hyperlink r:id="rId8" w:history="1">
        <w:r w:rsidR="009517EE" w:rsidRPr="00771625">
          <w:rPr>
            <w:rStyle w:val="Hyperlink"/>
          </w:rPr>
          <w:t>11-112</w:t>
        </w:r>
      </w:hyperlink>
      <w:r w:rsidR="009517EE">
        <w:t>, MD has required the addition of referencing “court costs.” This change is consistent in DAP3 and DAP4.  Please  advise how we should proceed.</w:t>
      </w:r>
    </w:p>
  </w:comment>
  <w:comment w:id="88" w:author="Karen Oudine" w:date="2025-08-04T17:56:00Z" w:initials="KO">
    <w:p w14:paraId="1E77CE62" w14:textId="77777777" w:rsidR="009A54CB" w:rsidRDefault="009A54CB" w:rsidP="009A54CB">
      <w:pPr>
        <w:pStyle w:val="CommentText"/>
      </w:pPr>
      <w:r>
        <w:rPr>
          <w:rStyle w:val="CommentReference"/>
        </w:rPr>
        <w:annotationRef/>
      </w:r>
      <w:r>
        <w:t>Will review with law - this seems like it should be addressed in the subrogation provision.</w:t>
      </w:r>
    </w:p>
  </w:comment>
  <w:comment w:id="89" w:author="Karen Oudine" w:date="2025-08-05T16:07:00Z" w:initials="KO">
    <w:p w14:paraId="052B6C0B" w14:textId="7891D950" w:rsidR="00E96F85" w:rsidRDefault="001B79EE" w:rsidP="00E96F85">
      <w:pPr>
        <w:pStyle w:val="CommentText"/>
      </w:pPr>
      <w:r>
        <w:rPr>
          <w:rStyle w:val="CommentReference"/>
        </w:rPr>
        <w:annotationRef/>
      </w:r>
      <w:r w:rsidR="00E96F85">
        <w:fldChar w:fldCharType="begin"/>
      </w:r>
      <w:r w:rsidR="00E96F85">
        <w:instrText>HYPERLINK "mailto:laura.hoogland@prudential.com"</w:instrText>
      </w:r>
      <w:bookmarkStart w:id="93" w:name="_@_81AE67C1C8E347288CC1858F9D9F6CB8Z"/>
      <w:r w:rsidR="00E96F85">
        <w:fldChar w:fldCharType="separate"/>
      </w:r>
      <w:bookmarkEnd w:id="93"/>
      <w:r w:rsidR="00E96F85" w:rsidRPr="00E96F85">
        <w:rPr>
          <w:rStyle w:val="Mention"/>
          <w:noProof/>
        </w:rPr>
        <w:t>@Laura Hoogland</w:t>
      </w:r>
      <w:r w:rsidR="00E96F85">
        <w:fldChar w:fldCharType="end"/>
      </w:r>
      <w:r w:rsidR="00E96F85">
        <w:t xml:space="preserve">  - did this show up as an objection where the state is referring to 11-112?  We are unable to locate in 11-112 the requirement to include “and court costs” within the cert.  </w:t>
      </w:r>
    </w:p>
  </w:comment>
  <w:comment w:id="90" w:author="Karen Oudine" w:date="2025-08-05T16:13:00Z" w:initials="KO">
    <w:p w14:paraId="0A95E1BC" w14:textId="77777777" w:rsidR="00146E8A" w:rsidRDefault="003D24CF" w:rsidP="00146E8A">
      <w:pPr>
        <w:pStyle w:val="CommentText"/>
      </w:pPr>
      <w:r>
        <w:rPr>
          <w:rStyle w:val="CommentReference"/>
        </w:rPr>
        <w:annotationRef/>
      </w:r>
      <w:r w:rsidR="00146E8A">
        <w:t>Ok to keep in:  Unum and Hartford include, Met does not</w:t>
      </w:r>
    </w:p>
  </w:comment>
  <w:comment w:id="95" w:author="Laura Hoogland" w:date="2025-07-16T08:57:00Z" w:initials="LH">
    <w:p w14:paraId="1334A5A3" w14:textId="02853FEB" w:rsidR="00E37B68" w:rsidRDefault="00E37B68" w:rsidP="00E37B68">
      <w:pPr>
        <w:pStyle w:val="CommentText"/>
      </w:pPr>
      <w:r>
        <w:rPr>
          <w:rStyle w:val="CommentReference"/>
        </w:rPr>
        <w:annotationRef/>
      </w:r>
      <w:r>
        <w:t xml:space="preserve">Per </w:t>
      </w:r>
      <w:hyperlink r:id="rId9" w:history="1">
        <w:r w:rsidRPr="00317B43">
          <w:rPr>
            <w:rStyle w:val="Hyperlink"/>
          </w:rPr>
          <w:t>Ins s 12-211</w:t>
        </w:r>
      </w:hyperlink>
      <w:r>
        <w:t xml:space="preserve">, </w:t>
      </w:r>
      <w:r>
        <w:rPr>
          <w:color w:val="333333"/>
          <w:highlight w:val="white"/>
        </w:rPr>
        <w:t>a disability insurance policy may not be sold, delivered, or issued for delivery in the State by a carrier if the policy contains a clause that purports to reserve sole discretion to the carrier to interpret the terms of the policy or to provide standards of interpretation or review that are inconsistent with the laws of the State.</w:t>
      </w:r>
      <w:r>
        <w:t xml:space="preserve"> </w:t>
      </w:r>
    </w:p>
  </w:comment>
  <w:comment w:id="96" w:author="Karen Oudine" w:date="2025-08-04T17:30:00Z" w:initials="KO">
    <w:p w14:paraId="5BB5F722" w14:textId="77777777" w:rsidR="004B200D" w:rsidRDefault="004B200D" w:rsidP="004B200D">
      <w:pPr>
        <w:pStyle w:val="CommentText"/>
      </w:pPr>
      <w:r>
        <w:rPr>
          <w:rStyle w:val="CommentReference"/>
        </w:rPr>
        <w:annotationRef/>
      </w:r>
      <w:r>
        <w:t>ok</w:t>
      </w:r>
    </w:p>
  </w:comment>
  <w:comment w:id="101" w:author="Laura Hoogland" w:date="2025-07-17T11:24:00Z" w:initials="LH">
    <w:p w14:paraId="15904B86" w14:textId="55786883" w:rsidR="00A2639B" w:rsidRDefault="00A2639B" w:rsidP="00A2639B">
      <w:pPr>
        <w:pStyle w:val="CommentText"/>
      </w:pPr>
      <w:r>
        <w:rPr>
          <w:rStyle w:val="CommentReference"/>
        </w:rPr>
        <w:annotationRef/>
      </w:r>
      <w:r>
        <w:t xml:space="preserve">Per </w:t>
      </w:r>
      <w:hyperlink r:id="rId10" w:history="1">
        <w:r w:rsidRPr="00971C3D">
          <w:rPr>
            <w:rStyle w:val="Hyperlink"/>
          </w:rPr>
          <w:t>11-112</w:t>
        </w:r>
      </w:hyperlink>
      <w:r>
        <w:t>, MD has required the addition of referencing “court costs.” This change is consistent in DAP3 and DAP4.  Please  advise how we should proceed.</w:t>
      </w:r>
    </w:p>
  </w:comment>
  <w:comment w:id="102" w:author="Karen Oudine" w:date="2025-08-07T16:49:00Z" w:initials="KO">
    <w:p w14:paraId="12AB8F95" w14:textId="77777777" w:rsidR="001D1E89" w:rsidRDefault="001D1E89" w:rsidP="001D1E89">
      <w:pPr>
        <w:pStyle w:val="CommentText"/>
      </w:pPr>
      <w:r>
        <w:rPr>
          <w:rStyle w:val="CommentReference"/>
        </w:rPr>
        <w:annotationRef/>
      </w:r>
      <w:r>
        <w:t>Ok to keep in, Unum and Hartford include, Met does not</w:t>
      </w:r>
    </w:p>
  </w:comment>
  <w:comment w:id="107" w:author="Laura Hoogland" w:date="2025-10-08T14:26:00Z" w:initials="LH">
    <w:p w14:paraId="0EFC700C" w14:textId="77777777" w:rsidR="009A1F22" w:rsidRDefault="009A1F22" w:rsidP="009A1F22">
      <w:pPr>
        <w:pStyle w:val="CommentText"/>
      </w:pPr>
      <w:r>
        <w:rPr>
          <w:rStyle w:val="CommentReference"/>
        </w:rPr>
        <w:annotationRef/>
      </w:r>
      <w:r>
        <w:t xml:space="preserve">Obj 9 - State objected to assault as being more restrictive than the permitted felony exclusion - conflict with </w:t>
      </w:r>
      <w:hyperlink r:id="rId11" w:history="1">
        <w:r w:rsidRPr="00E04CC5">
          <w:rPr>
            <w:rStyle w:val="Hyperlink"/>
          </w:rPr>
          <w:t>COMAR 31.11.10.06A</w:t>
        </w:r>
      </w:hyperlink>
      <w:r>
        <w:t>, and must be revised</w:t>
      </w:r>
    </w:p>
  </w:comment>
  <w:comment w:id="108" w:author="Karen Oudine" w:date="2025-10-10T09:51:00Z" w:initials="KO">
    <w:p w14:paraId="0FF2B8E8" w14:textId="77777777" w:rsidR="002A6849" w:rsidRDefault="002A6849" w:rsidP="002A6849">
      <w:pPr>
        <w:pStyle w:val="CommentText"/>
      </w:pPr>
      <w:r>
        <w:rPr>
          <w:rStyle w:val="CommentReference"/>
        </w:rPr>
        <w:annotationRef/>
      </w:r>
      <w:r>
        <w:t>Ok with removal of text</w:t>
      </w:r>
    </w:p>
  </w:comment>
  <w:comment w:id="104" w:author="Laura Hoogland" w:date="2025-07-17T11:37:00Z" w:initials="LH">
    <w:p w14:paraId="78827212" w14:textId="50253ADA" w:rsidR="00677C56" w:rsidRDefault="00677C56" w:rsidP="00677C56">
      <w:pPr>
        <w:pStyle w:val="CommentText"/>
      </w:pPr>
      <w:r>
        <w:rPr>
          <w:rStyle w:val="CommentReference"/>
        </w:rPr>
        <w:annotationRef/>
      </w:r>
      <w:r>
        <w:t xml:space="preserve">Per </w:t>
      </w:r>
      <w:hyperlink r:id="rId12" w:history="1">
        <w:r w:rsidRPr="001A60E7">
          <w:rPr>
            <w:rStyle w:val="Hyperlink"/>
          </w:rPr>
          <w:t>COMAR 31.11.10.06</w:t>
        </w:r>
      </w:hyperlink>
      <w:r>
        <w:t xml:space="preserve"> A. (3) - allows for conviction/commission of a felony - anything more restrictive is prohibited.</w:t>
      </w:r>
    </w:p>
  </w:comment>
  <w:comment w:id="105" w:author="Karen Oudine" w:date="2025-08-05T16:19:00Z" w:initials="KO">
    <w:p w14:paraId="14ADA818" w14:textId="77777777" w:rsidR="00580BDA" w:rsidRDefault="00130C58" w:rsidP="00580BDA">
      <w:pPr>
        <w:pStyle w:val="CommentText"/>
      </w:pPr>
      <w:r>
        <w:rPr>
          <w:rStyle w:val="CommentReference"/>
        </w:rPr>
        <w:annotationRef/>
      </w:r>
      <w:r w:rsidR="00580BDA">
        <w:t>Maintain standard language/no change - this exclusion is not as a result of a loss due to a felony.</w:t>
      </w:r>
    </w:p>
  </w:comment>
  <w:comment w:id="109" w:author="Laura Hoogland" w:date="2025-07-17T11:39:00Z" w:initials="LH">
    <w:p w14:paraId="0DCE6B1A" w14:textId="030A8FAE" w:rsidR="008A405A" w:rsidRDefault="008A405A" w:rsidP="008A405A">
      <w:pPr>
        <w:pStyle w:val="CommentText"/>
      </w:pPr>
      <w:r>
        <w:rPr>
          <w:rStyle w:val="CommentReference"/>
        </w:rPr>
        <w:annotationRef/>
      </w:r>
      <w:r>
        <w:t xml:space="preserve">Per </w:t>
      </w:r>
      <w:hyperlink r:id="rId13" w:history="1">
        <w:r w:rsidRPr="00CE6244">
          <w:rPr>
            <w:rStyle w:val="Hyperlink"/>
          </w:rPr>
          <w:t>COMAR 31.11.10.06</w:t>
        </w:r>
      </w:hyperlink>
      <w:r>
        <w:t xml:space="preserve"> A. (3) - allows for conviction/commission of a felony - anything more restrictive is prohibited.</w:t>
      </w:r>
    </w:p>
  </w:comment>
  <w:comment w:id="110" w:author="Karen Oudine" w:date="2025-08-05T16:19:00Z" w:initials="KO">
    <w:p w14:paraId="32046821" w14:textId="77777777" w:rsidR="00130C58" w:rsidRDefault="00130C58" w:rsidP="00130C58">
      <w:pPr>
        <w:pStyle w:val="CommentText"/>
      </w:pPr>
      <w:r>
        <w:rPr>
          <w:rStyle w:val="CommentReference"/>
        </w:rPr>
        <w:annotationRef/>
      </w:r>
      <w:r>
        <w:t>ok</w:t>
      </w:r>
    </w:p>
  </w:comment>
  <w:comment w:id="111" w:author="Karen Oudine" w:date="2025-08-06T18:26:00Z" w:initials="KO">
    <w:p w14:paraId="576A3964" w14:textId="77777777" w:rsidR="00580BDA" w:rsidRDefault="0094640E" w:rsidP="00580BDA">
      <w:pPr>
        <w:pStyle w:val="CommentText"/>
      </w:pPr>
      <w:r>
        <w:rPr>
          <w:rStyle w:val="CommentReference"/>
        </w:rPr>
        <w:annotationRef/>
      </w:r>
      <w:r w:rsidR="00580BDA">
        <w:t>Maintain standard language/no change - this exclusion is not as a result of a loss due to a felony.</w:t>
      </w:r>
    </w:p>
  </w:comment>
  <w:comment w:id="112" w:author="Laura Hoogland" w:date="2025-10-08T14:27:00Z" w:initials="LH">
    <w:p w14:paraId="0C325EDF" w14:textId="77777777" w:rsidR="009A1F22" w:rsidRDefault="009A1F22" w:rsidP="009A1F22">
      <w:pPr>
        <w:pStyle w:val="CommentText"/>
      </w:pPr>
      <w:r>
        <w:rPr>
          <w:rStyle w:val="CommentReference"/>
        </w:rPr>
        <w:annotationRef/>
      </w:r>
      <w:r>
        <w:t xml:space="preserve">Obj 9 - State objected to assault as being more restrictive than the permitted felony exclusion - conflict with </w:t>
      </w:r>
      <w:hyperlink r:id="rId14" w:history="1">
        <w:r w:rsidRPr="00FC5BC5">
          <w:rPr>
            <w:rStyle w:val="Hyperlink"/>
          </w:rPr>
          <w:t>COMAR 31.11.10.06A</w:t>
        </w:r>
      </w:hyperlink>
      <w:r>
        <w:t>, and must be revised</w:t>
      </w:r>
    </w:p>
  </w:comment>
  <w:comment w:id="113" w:author="Karen Oudine" w:date="2025-10-10T09:55:00Z" w:initials="KO">
    <w:p w14:paraId="22EE1E42" w14:textId="77777777" w:rsidR="00825A36" w:rsidRDefault="00825A36" w:rsidP="00825A36">
      <w:pPr>
        <w:pStyle w:val="CommentText"/>
      </w:pPr>
      <w:r>
        <w:rPr>
          <w:rStyle w:val="CommentReference"/>
        </w:rPr>
        <w:annotationRef/>
      </w:r>
      <w:r>
        <w:t>After rereading the reg, we are not permitted to exclude or limit benefits so ok with removal of text.</w:t>
      </w:r>
    </w:p>
  </w:comment>
  <w:comment w:id="119" w:author="Laura Hoogland" w:date="2025-07-21T09:55:00Z" w:initials="LH">
    <w:p w14:paraId="56C74E3B" w14:textId="4597CF21" w:rsidR="002B5101" w:rsidRDefault="002B5101" w:rsidP="002B5101">
      <w:pPr>
        <w:pStyle w:val="CommentText"/>
      </w:pPr>
      <w:r>
        <w:rPr>
          <w:rStyle w:val="CommentReference"/>
        </w:rPr>
        <w:annotationRef/>
      </w:r>
      <w:r>
        <w:t>It appears that we have removed this exclusion in past filings, however I cannot find a citation.  I did check some competitor filings and I do not find it in Met, Hartford or UNUM.  I did notice that this exclusion is in our CI 2023 product as well.  So just let me know if you want to “wait and see”.</w:t>
      </w:r>
    </w:p>
  </w:comment>
  <w:comment w:id="120" w:author="Karen Oudine" w:date="2025-08-04T19:47:00Z" w:initials="KO">
    <w:p w14:paraId="6EA88C7D" w14:textId="77777777" w:rsidR="00FD3288" w:rsidRDefault="00FD3288" w:rsidP="00FD3288">
      <w:pPr>
        <w:pStyle w:val="CommentText"/>
      </w:pPr>
      <w:r>
        <w:rPr>
          <w:rStyle w:val="CommentReference"/>
        </w:rPr>
        <w:annotationRef/>
      </w:r>
      <w:r>
        <w:t>I’ve made notes below about looking at competitor contracts, will add looking for this exclusion as well.  Without a citation, I’m inclined to keep.</w:t>
      </w:r>
    </w:p>
  </w:comment>
  <w:comment w:id="121" w:author="Karen Oudine" w:date="2025-08-05T08:41:00Z" w:initials="KO">
    <w:p w14:paraId="529E5EC6" w14:textId="77777777" w:rsidR="006D6F74" w:rsidRDefault="009D3C97" w:rsidP="006D6F74">
      <w:pPr>
        <w:pStyle w:val="CommentText"/>
      </w:pPr>
      <w:r>
        <w:rPr>
          <w:rStyle w:val="CommentReference"/>
        </w:rPr>
        <w:annotationRef/>
      </w:r>
      <w:r w:rsidR="006D6F74">
        <w:t>Hartford doesn’t include riot generally</w:t>
      </w:r>
    </w:p>
    <w:p w14:paraId="20A6C014" w14:textId="77777777" w:rsidR="006D6F74" w:rsidRDefault="006D6F74" w:rsidP="006D6F74">
      <w:pPr>
        <w:pStyle w:val="CommentText"/>
      </w:pPr>
      <w:r>
        <w:t xml:space="preserve">Met-We will not pay for any Disability caused or contributed to by: 1. [[active participation in] war, whether declared or undeclared, or act of war, insurrection, rebellion;] 2. [active participation in] a Terrorist Act;] 3. [the Covered Person’s active participation in] a riot; </w:t>
      </w:r>
    </w:p>
    <w:p w14:paraId="38237331" w14:textId="77777777" w:rsidR="006D6F74" w:rsidRDefault="006D6F74" w:rsidP="006D6F74">
      <w:pPr>
        <w:pStyle w:val="CommentText"/>
      </w:pPr>
    </w:p>
    <w:p w14:paraId="0762447D" w14:textId="77777777" w:rsidR="006D6F74" w:rsidRDefault="006D6F74" w:rsidP="006D6F74">
      <w:pPr>
        <w:pStyle w:val="CommentText"/>
      </w:pPr>
      <w:r>
        <w:t>Another MET cert has riot removed</w:t>
      </w:r>
    </w:p>
  </w:comment>
  <w:comment w:id="122" w:author="Karen Oudine" w:date="2025-08-05T16:20:00Z" w:initials="KO">
    <w:p w14:paraId="7DE2B89B" w14:textId="77777777" w:rsidR="00B30BAB" w:rsidRDefault="00130C58" w:rsidP="00B30BAB">
      <w:pPr>
        <w:pStyle w:val="CommentText"/>
      </w:pPr>
      <w:r>
        <w:rPr>
          <w:rStyle w:val="CommentReference"/>
        </w:rPr>
        <w:annotationRef/>
      </w:r>
      <w:r w:rsidR="00B30BAB">
        <w:t xml:space="preserve">Let’s keep in and see if MD objects.  </w:t>
      </w:r>
    </w:p>
  </w:comment>
  <w:comment w:id="123" w:author="Laura Hoogland" w:date="2025-10-08T14:24:00Z" w:initials="LH">
    <w:p w14:paraId="21208B00" w14:textId="77777777" w:rsidR="00C534FA" w:rsidRDefault="00C534FA" w:rsidP="00C534FA">
      <w:pPr>
        <w:pStyle w:val="CommentText"/>
      </w:pPr>
      <w:r>
        <w:rPr>
          <w:rStyle w:val="CommentReference"/>
        </w:rPr>
        <w:annotationRef/>
      </w:r>
      <w:r>
        <w:t xml:space="preserve">Obj 9 - State objected to riot as being more restrictive than the permitted felony exclusion - conflict with </w:t>
      </w:r>
      <w:hyperlink r:id="rId15" w:history="1">
        <w:r w:rsidRPr="001F39F7">
          <w:rPr>
            <w:rStyle w:val="Hyperlink"/>
          </w:rPr>
          <w:t>COMAR 31.11.10.06A</w:t>
        </w:r>
      </w:hyperlink>
      <w:r>
        <w:t>, and must be revised</w:t>
      </w:r>
    </w:p>
  </w:comment>
  <w:comment w:id="124" w:author="Karen Oudine" w:date="2025-10-08T15:39:00Z" w:initials="KO">
    <w:p w14:paraId="774FB092" w14:textId="51FD17F5" w:rsidR="00211556" w:rsidRDefault="00211556">
      <w:pPr>
        <w:pStyle w:val="CommentText"/>
      </w:pPr>
      <w:r>
        <w:rPr>
          <w:rStyle w:val="CommentReference"/>
        </w:rPr>
        <w:annotationRef/>
      </w:r>
      <w:r w:rsidRPr="5E64D12C">
        <w:t>Ok to remove based on the citation you've provided.  Thank you.</w:t>
      </w:r>
    </w:p>
  </w:comment>
  <w:comment w:id="125" w:author="Laura Hoogland" w:date="2025-07-17T12:00:00Z" w:initials="LH">
    <w:p w14:paraId="088D452B" w14:textId="14DCF87E" w:rsidR="009A3D5B" w:rsidRDefault="009A3D5B" w:rsidP="009A3D5B">
      <w:pPr>
        <w:pStyle w:val="CommentText"/>
      </w:pPr>
      <w:r>
        <w:rPr>
          <w:rStyle w:val="CommentReference"/>
        </w:rPr>
        <w:annotationRef/>
      </w:r>
      <w:r>
        <w:t xml:space="preserve">Per </w:t>
      </w:r>
      <w:hyperlink r:id="rId16" w:history="1">
        <w:r w:rsidRPr="00255A8B">
          <w:rPr>
            <w:rStyle w:val="Hyperlink"/>
          </w:rPr>
          <w:t>COMAR 31.11.10.06</w:t>
        </w:r>
      </w:hyperlink>
      <w:r>
        <w:t xml:space="preserve"> A. (3) - allows for conviction/commission of a felony - anything more restrictive is prohibited.</w:t>
      </w:r>
    </w:p>
  </w:comment>
  <w:comment w:id="126" w:author="Karen Oudine" w:date="2025-08-05T16:20:00Z" w:initials="KO">
    <w:p w14:paraId="351734FF" w14:textId="77777777" w:rsidR="006A219C" w:rsidRDefault="00EC1BF3" w:rsidP="006A219C">
      <w:pPr>
        <w:pStyle w:val="CommentText"/>
      </w:pPr>
      <w:r>
        <w:rPr>
          <w:rStyle w:val="CommentReference"/>
        </w:rPr>
        <w:annotationRef/>
      </w:r>
      <w:r w:rsidR="006A219C">
        <w:t>This aligns with the regulation - a loss as a result of a felony.  This updated language should be kept.</w:t>
      </w:r>
    </w:p>
  </w:comment>
  <w:comment w:id="132" w:author="Laura Hoogland" w:date="2025-07-18T14:25:00Z" w:initials="LH">
    <w:p w14:paraId="203E10A1" w14:textId="0AEA626C" w:rsidR="007C56DD" w:rsidRDefault="007C56DD" w:rsidP="007C56DD">
      <w:pPr>
        <w:pStyle w:val="CommentText"/>
      </w:pPr>
      <w:r>
        <w:rPr>
          <w:rStyle w:val="CommentReference"/>
        </w:rPr>
        <w:annotationRef/>
      </w:r>
      <w:r>
        <w:t xml:space="preserve">Per </w:t>
      </w:r>
      <w:hyperlink r:id="rId17" w:history="1">
        <w:r w:rsidRPr="00E141F0">
          <w:rPr>
            <w:rStyle w:val="Hyperlink"/>
          </w:rPr>
          <w:t>Ins s 15-813</w:t>
        </w:r>
      </w:hyperlink>
      <w:r>
        <w:t xml:space="preserve">, </w:t>
      </w:r>
      <w:r>
        <w:rPr>
          <w:color w:val="333333"/>
          <w:highlight w:val="white"/>
        </w:rPr>
        <w:t>(b) Each insurer that proposes to issue a policy subject to this section that provides benefits for temporary disability shall offer the policyholder the option of providing benefits for temporary disability caused or contributed to by pregnancy or childbirth.</w:t>
      </w:r>
    </w:p>
    <w:p w14:paraId="3C0A0D23" w14:textId="77777777" w:rsidR="007C56DD" w:rsidRDefault="007C56DD" w:rsidP="007C56DD">
      <w:pPr>
        <w:pStyle w:val="CommentText"/>
      </w:pPr>
      <w:r>
        <w:rPr>
          <w:color w:val="333333"/>
          <w:highlight w:val="white"/>
        </w:rPr>
        <w:t>(c) The benefits under this section shall be provided to the same extent and on the same terms as the benefits provided for any other covered disability.</w:t>
      </w:r>
    </w:p>
  </w:comment>
  <w:comment w:id="133" w:author="Karen Oudine" w:date="2025-08-04T17:59:00Z" w:initials="KO">
    <w:p w14:paraId="33AE7AFD" w14:textId="77777777" w:rsidR="00E34FCA" w:rsidRDefault="00E34FCA" w:rsidP="00E34FCA">
      <w:pPr>
        <w:pStyle w:val="CommentText"/>
      </w:pPr>
      <w:r>
        <w:rPr>
          <w:rStyle w:val="CommentReference"/>
        </w:rPr>
        <w:annotationRef/>
      </w:r>
      <w:r>
        <w:t>ok</w:t>
      </w:r>
    </w:p>
  </w:comment>
  <w:comment w:id="142" w:author="Laura Hoogland" w:date="2025-07-18T08:47:00Z" w:initials="LH">
    <w:p w14:paraId="40862156" w14:textId="5B8AFC9B" w:rsidR="004828A7" w:rsidRDefault="004828A7" w:rsidP="004828A7">
      <w:pPr>
        <w:pStyle w:val="CommentText"/>
      </w:pPr>
      <w:r>
        <w:rPr>
          <w:rStyle w:val="CommentReference"/>
        </w:rPr>
        <w:annotationRef/>
      </w:r>
      <w:r>
        <w:t xml:space="preserve">Per </w:t>
      </w:r>
      <w:hyperlink r:id="rId18" w:history="1">
        <w:r w:rsidRPr="008621B2">
          <w:rPr>
            <w:rStyle w:val="Hyperlink"/>
          </w:rPr>
          <w:t>COMAR 31.11.10.06</w:t>
        </w:r>
      </w:hyperlink>
      <w:r>
        <w:t xml:space="preserve"> C. (2) this limitation cannot be more restrictive than what this law allows.</w:t>
      </w:r>
    </w:p>
  </w:comment>
  <w:comment w:id="143" w:author="Karen Oudine" w:date="2025-08-04T18:08:00Z" w:initials="KO">
    <w:p w14:paraId="29700299" w14:textId="77777777" w:rsidR="00E1557A" w:rsidRDefault="00E1557A" w:rsidP="00E1557A">
      <w:pPr>
        <w:pStyle w:val="CommentText"/>
      </w:pPr>
      <w:r>
        <w:rPr>
          <w:rStyle w:val="CommentReference"/>
        </w:rPr>
        <w:annotationRef/>
      </w:r>
      <w:r>
        <w:t>Not sure that the original text is more restrictive than proposed - will review with law.</w:t>
      </w:r>
    </w:p>
  </w:comment>
  <w:comment w:id="144" w:author="Karen Oudine" w:date="2025-08-06T18:08:00Z" w:initials="KO">
    <w:p w14:paraId="0DB3F4FF" w14:textId="5D79517E" w:rsidR="000660B2" w:rsidRDefault="000660B2" w:rsidP="000660B2">
      <w:pPr>
        <w:pStyle w:val="CommentText"/>
      </w:pPr>
      <w:r>
        <w:rPr>
          <w:rStyle w:val="CommentReference"/>
        </w:rPr>
        <w:annotationRef/>
      </w:r>
      <w:r>
        <w:fldChar w:fldCharType="begin"/>
      </w:r>
      <w:r>
        <w:instrText>HYPERLINK "mailto:laura.hoogland@prudential.com"</w:instrText>
      </w:r>
      <w:bookmarkStart w:id="148" w:name="_@_E246DD36654945E897457DCDD0E5B923Z"/>
      <w:r>
        <w:fldChar w:fldCharType="separate"/>
      </w:r>
      <w:bookmarkEnd w:id="148"/>
      <w:r w:rsidRPr="000660B2">
        <w:rPr>
          <w:rStyle w:val="Mention"/>
          <w:noProof/>
        </w:rPr>
        <w:t>@Laura Hoogland</w:t>
      </w:r>
      <w:r>
        <w:fldChar w:fldCharType="end"/>
      </w:r>
      <w:r>
        <w:t xml:space="preserve"> can you share the prior objection on this exclusion please?</w:t>
      </w:r>
    </w:p>
  </w:comment>
  <w:comment w:id="145" w:author="Laura Hoogland" w:date="2025-08-07T07:49:00Z" w:initials="LH">
    <w:p w14:paraId="7733E8E6" w14:textId="77777777" w:rsidR="00853921" w:rsidRDefault="00853921" w:rsidP="00853921">
      <w:pPr>
        <w:pStyle w:val="CommentText"/>
      </w:pPr>
      <w:r>
        <w:rPr>
          <w:rStyle w:val="CommentReference"/>
        </w:rPr>
        <w:annotationRef/>
      </w:r>
      <w:r>
        <w:t xml:space="preserve">Objection letter of 11/9/2020 - </w:t>
      </w:r>
      <w:r>
        <w:rPr>
          <w:color w:val="000000"/>
          <w:highlight w:val="white"/>
        </w:rPr>
        <w:t>13. Refer to the section titled “What Disabilities Are Not Covered Under Your Plan” on page 39 and 40. First, the last two bulleted exclusions in this section need to be revised to comply with COMAR 31.11.10.06C(2).</w:t>
      </w:r>
      <w:r>
        <w:t xml:space="preserve"> </w:t>
      </w:r>
    </w:p>
    <w:p w14:paraId="02C7FDC9" w14:textId="3C626F9B" w:rsidR="00853921" w:rsidRDefault="00853921" w:rsidP="00853921">
      <w:pPr>
        <w:pStyle w:val="CommentText"/>
      </w:pPr>
      <w:r>
        <w:rPr>
          <w:noProof/>
          <w14:ligatures w14:val="none"/>
        </w:rPr>
        <w:drawing>
          <wp:inline distT="0" distB="0" distL="0" distR="0" wp14:anchorId="27606739" wp14:editId="1DE9A618">
            <wp:extent cx="5706110" cy="1990725"/>
            <wp:effectExtent l="0" t="0" r="8890" b="9525"/>
            <wp:docPr id="16131774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7744" name="Picture 161317744" descr="Image"/>
                    <pic:cNvPicPr/>
                  </pic:nvPicPr>
                  <pic:blipFill>
                    <a:blip r:embed="rId19">
                      <a:extLst>
                        <a:ext uri="{28A0092B-C50C-407E-A947-70E740481C1C}">
                          <a14:useLocalDpi xmlns:a14="http://schemas.microsoft.com/office/drawing/2010/main" val="0"/>
                        </a:ext>
                      </a:extLst>
                    </a:blip>
                    <a:stretch>
                      <a:fillRect/>
                    </a:stretch>
                  </pic:blipFill>
                  <pic:spPr>
                    <a:xfrm>
                      <a:off x="0" y="0"/>
                      <a:ext cx="5706110" cy="1990725"/>
                    </a:xfrm>
                    <a:prstGeom prst="rect">
                      <a:avLst/>
                    </a:prstGeom>
                  </pic:spPr>
                </pic:pic>
              </a:graphicData>
            </a:graphic>
          </wp:inline>
        </w:drawing>
      </w:r>
    </w:p>
  </w:comment>
  <w:comment w:id="149" w:author="Laura Hoogland" w:date="2025-07-18T14:14:00Z" w:initials="LH">
    <w:p w14:paraId="771E54D5" w14:textId="06E74609" w:rsidR="006776EA" w:rsidRDefault="009A03C8" w:rsidP="006776EA">
      <w:pPr>
        <w:pStyle w:val="CommentText"/>
      </w:pPr>
      <w:r>
        <w:rPr>
          <w:rStyle w:val="CommentReference"/>
        </w:rPr>
        <w:annotationRef/>
      </w:r>
      <w:r w:rsidR="006776EA">
        <w:t xml:space="preserve">Per </w:t>
      </w:r>
      <w:hyperlink r:id="rId20" w:history="1">
        <w:r w:rsidR="006776EA" w:rsidRPr="009B629D">
          <w:rPr>
            <w:rStyle w:val="Hyperlink"/>
          </w:rPr>
          <w:t>Ins s 15-813</w:t>
        </w:r>
      </w:hyperlink>
      <w:r w:rsidR="006776EA">
        <w:t xml:space="preserve">, </w:t>
      </w:r>
      <w:r w:rsidR="006776EA">
        <w:rPr>
          <w:color w:val="333333"/>
          <w:highlight w:val="white"/>
        </w:rPr>
        <w:t>(b) Each insurer that proposes to issue a policy subject to this section that provides benefits for temporary disability shall offer the policyholder the option of providing benefits for temporary disability caused or contributed to by pregnancy or childbirth.</w:t>
      </w:r>
    </w:p>
    <w:p w14:paraId="3D528EAB" w14:textId="77777777" w:rsidR="006776EA" w:rsidRDefault="006776EA" w:rsidP="006776EA">
      <w:pPr>
        <w:pStyle w:val="CommentText"/>
      </w:pPr>
      <w:r>
        <w:rPr>
          <w:color w:val="333333"/>
          <w:highlight w:val="white"/>
        </w:rPr>
        <w:t>(c) The benefits under this section shall be provided to the same extent and on the same terms as the benefits provided for any other covered disability.</w:t>
      </w:r>
    </w:p>
  </w:comment>
  <w:comment w:id="150" w:author="Karen Oudine" w:date="2025-08-04T18:08:00Z" w:initials="KO">
    <w:p w14:paraId="3C5B0FDD" w14:textId="77777777" w:rsidR="000738A1" w:rsidRDefault="000738A1" w:rsidP="000738A1">
      <w:pPr>
        <w:pStyle w:val="CommentText"/>
      </w:pPr>
      <w:r>
        <w:rPr>
          <w:rStyle w:val="CommentReference"/>
        </w:rPr>
        <w:annotationRef/>
      </w:r>
      <w:r>
        <w:t>ok</w:t>
      </w:r>
    </w:p>
  </w:comment>
  <w:comment w:id="156" w:author="Laura Hoogland" w:date="2025-07-21T10:18:00Z" w:initials="LH">
    <w:p w14:paraId="627DDC19" w14:textId="5721D127" w:rsidR="00E3137A" w:rsidRDefault="00E3137A" w:rsidP="00E3137A">
      <w:pPr>
        <w:pStyle w:val="CommentText"/>
      </w:pPr>
      <w:r>
        <w:rPr>
          <w:rStyle w:val="CommentReference"/>
        </w:rPr>
        <w:annotationRef/>
      </w:r>
      <w:r>
        <w:t>Maryland does not allow crime when it was committed by an individual other then the insured - (</w:t>
      </w:r>
      <w:hyperlink r:id="rId21" w:history="1">
        <w:r w:rsidRPr="0051794A">
          <w:rPr>
            <w:rStyle w:val="Hyperlink"/>
          </w:rPr>
          <w:t>COMAR 31.11.10.06</w:t>
        </w:r>
      </w:hyperlink>
      <w:r>
        <w:t xml:space="preserve"> A (2)(a-b) it does appear that the State has required us to remove this from our previous filings.</w:t>
      </w:r>
    </w:p>
  </w:comment>
  <w:comment w:id="157" w:author="Karen Oudine" w:date="2025-08-04T18:10:00Z" w:initials="KO">
    <w:p w14:paraId="7BE85015" w14:textId="77777777" w:rsidR="009F3275" w:rsidRDefault="00FF6AD2" w:rsidP="009F3275">
      <w:pPr>
        <w:pStyle w:val="CommentText"/>
      </w:pPr>
      <w:r>
        <w:rPr>
          <w:rStyle w:val="CommentReference"/>
        </w:rPr>
        <w:annotationRef/>
      </w:r>
      <w:r w:rsidR="009F3275">
        <w:t>ok</w:t>
      </w:r>
    </w:p>
  </w:comment>
  <w:comment w:id="158" w:author="Laura Hoogland" w:date="2025-07-18T11:04:00Z" w:initials="LH">
    <w:p w14:paraId="4E5D2098" w14:textId="262C4532" w:rsidR="008E2264" w:rsidRDefault="008E2264" w:rsidP="008E2264">
      <w:pPr>
        <w:pStyle w:val="CommentText"/>
      </w:pPr>
      <w:r>
        <w:rPr>
          <w:rStyle w:val="CommentReference"/>
        </w:rPr>
        <w:annotationRef/>
      </w:r>
      <w:r>
        <w:t xml:space="preserve">Per </w:t>
      </w:r>
      <w:hyperlink r:id="rId22" w:history="1">
        <w:r w:rsidRPr="00081F5E">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159" w:author="Karen Oudine" w:date="2025-08-07T16:39:00Z" w:initials="KO">
    <w:p w14:paraId="66E7B1F4" w14:textId="77777777" w:rsidR="00C947B0" w:rsidRDefault="00C947B0" w:rsidP="00C947B0">
      <w:pPr>
        <w:pStyle w:val="CommentText"/>
      </w:pPr>
      <w:r>
        <w:rPr>
          <w:rStyle w:val="CommentReference"/>
        </w:rPr>
        <w:annotationRef/>
      </w:r>
      <w:r>
        <w:t>Agree to additional verbiage - Unum, Met and Hartford all include reference to a waiver.</w:t>
      </w:r>
    </w:p>
  </w:comment>
  <w:comment w:id="177" w:author="Laura Hoogland" w:date="2025-07-18T11:05:00Z" w:initials="LH">
    <w:p w14:paraId="2477DACD" w14:textId="7DD5B020" w:rsidR="00083878" w:rsidRDefault="00083878" w:rsidP="00083878">
      <w:pPr>
        <w:pStyle w:val="CommentText"/>
      </w:pPr>
      <w:r>
        <w:rPr>
          <w:rStyle w:val="CommentReference"/>
        </w:rPr>
        <w:annotationRef/>
      </w:r>
      <w:r>
        <w:t xml:space="preserve">Per </w:t>
      </w:r>
      <w:hyperlink r:id="rId23" w:history="1">
        <w:r w:rsidRPr="001E0161">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178" w:author="Karen Oudine" w:date="2025-08-06T18:09:00Z" w:initials="KO">
    <w:p w14:paraId="7FC41D14" w14:textId="77777777" w:rsidR="00622D1A" w:rsidRDefault="00622D1A" w:rsidP="00622D1A">
      <w:pPr>
        <w:pStyle w:val="CommentText"/>
      </w:pPr>
      <w:r>
        <w:rPr>
          <w:rStyle w:val="CommentReference"/>
        </w:rPr>
        <w:annotationRef/>
      </w:r>
      <w:r>
        <w:t>ok</w:t>
      </w:r>
    </w:p>
  </w:comment>
  <w:comment w:id="181" w:author="Laura Hoogland" w:date="2025-07-18T11:05:00Z" w:initials="LH">
    <w:p w14:paraId="0622B7E0" w14:textId="589F67B9" w:rsidR="00083878" w:rsidRDefault="00083878" w:rsidP="00083878">
      <w:pPr>
        <w:pStyle w:val="CommentText"/>
      </w:pPr>
      <w:r>
        <w:rPr>
          <w:rStyle w:val="CommentReference"/>
        </w:rPr>
        <w:annotationRef/>
      </w:r>
      <w:r>
        <w:t xml:space="preserve">Per </w:t>
      </w:r>
      <w:hyperlink r:id="rId24" w:history="1">
        <w:r w:rsidRPr="000251DB">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182" w:author="Karen Oudine" w:date="2025-08-06T18:09:00Z" w:initials="KO">
    <w:p w14:paraId="5AFBE45B" w14:textId="77777777" w:rsidR="00E32AB4" w:rsidRDefault="00622D1A" w:rsidP="00E32AB4">
      <w:pPr>
        <w:pStyle w:val="CommentText"/>
      </w:pPr>
      <w:r>
        <w:rPr>
          <w:rStyle w:val="CommentReference"/>
        </w:rPr>
        <w:annotationRef/>
      </w:r>
      <w:r w:rsidR="00E32AB4">
        <w:t>ok</w:t>
      </w:r>
    </w:p>
  </w:comment>
  <w:comment w:id="185" w:author="Laura Hoogland" w:date="2025-07-18T11:05:00Z" w:initials="LH">
    <w:p w14:paraId="1E08C062" w14:textId="084A6496" w:rsidR="00D626AA" w:rsidRDefault="00D626AA" w:rsidP="00D626AA">
      <w:pPr>
        <w:pStyle w:val="CommentText"/>
      </w:pPr>
      <w:r>
        <w:rPr>
          <w:rStyle w:val="CommentReference"/>
        </w:rPr>
        <w:annotationRef/>
      </w:r>
      <w:r>
        <w:t xml:space="preserve">Per </w:t>
      </w:r>
      <w:hyperlink r:id="rId25" w:history="1">
        <w:r w:rsidRPr="00E64747">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186" w:author="Karen Oudine" w:date="2025-08-06T18:09:00Z" w:initials="KO">
    <w:p w14:paraId="1FEF4252" w14:textId="77777777" w:rsidR="00DC3CC2" w:rsidRDefault="00DC3CC2" w:rsidP="00DC3CC2">
      <w:pPr>
        <w:pStyle w:val="CommentText"/>
      </w:pPr>
      <w:r>
        <w:rPr>
          <w:rStyle w:val="CommentReference"/>
        </w:rPr>
        <w:annotationRef/>
      </w:r>
      <w:r>
        <w:t>ok</w:t>
      </w:r>
    </w:p>
  </w:comment>
  <w:comment w:id="189" w:author="Laura Hoogland" w:date="2025-07-18T11:06:00Z" w:initials="LH">
    <w:p w14:paraId="1593D31E" w14:textId="27485990" w:rsidR="00D626AA" w:rsidRDefault="00D626AA" w:rsidP="00D626AA">
      <w:pPr>
        <w:pStyle w:val="CommentText"/>
      </w:pPr>
      <w:r>
        <w:rPr>
          <w:rStyle w:val="CommentReference"/>
        </w:rPr>
        <w:annotationRef/>
      </w:r>
      <w:r>
        <w:t xml:space="preserve">Per </w:t>
      </w:r>
      <w:hyperlink r:id="rId26" w:history="1">
        <w:r w:rsidRPr="002B4CDF">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190" w:author="Karen Oudine" w:date="2025-08-06T18:09:00Z" w:initials="KO">
    <w:p w14:paraId="52982D23" w14:textId="77777777" w:rsidR="00DC3CC2" w:rsidRDefault="00DC3CC2" w:rsidP="00DC3CC2">
      <w:pPr>
        <w:pStyle w:val="CommentText"/>
      </w:pPr>
      <w:r>
        <w:rPr>
          <w:rStyle w:val="CommentReference"/>
        </w:rPr>
        <w:annotationRef/>
      </w:r>
      <w:r>
        <w:t>ok</w:t>
      </w:r>
    </w:p>
  </w:comment>
  <w:comment w:id="198" w:author="Laura Hoogland" w:date="2025-07-18T11:53:00Z" w:initials="LH">
    <w:p w14:paraId="29F9C7C9" w14:textId="17F6814F" w:rsidR="00110627" w:rsidRDefault="00110627" w:rsidP="00110627">
      <w:pPr>
        <w:pStyle w:val="CommentText"/>
      </w:pPr>
      <w:r>
        <w:rPr>
          <w:rStyle w:val="CommentReference"/>
        </w:rPr>
        <w:annotationRef/>
      </w:r>
      <w:r>
        <w:t xml:space="preserve">Per </w:t>
      </w:r>
      <w:hyperlink r:id="rId27" w:history="1">
        <w:r w:rsidRPr="00121C73">
          <w:rPr>
            <w:rStyle w:val="Hyperlink"/>
          </w:rPr>
          <w:t>COMAR 31.11.10.04G</w:t>
        </w:r>
      </w:hyperlink>
      <w:r>
        <w:t xml:space="preserve"> (4) </w:t>
      </w:r>
      <w:r>
        <w:rPr>
          <w:color w:val="333333"/>
          <w:highlight w:val="white"/>
        </w:rPr>
        <w:t>At the option of the carrier, the contract may provide that if any benefit of the contract is payable to the estate of an individual, or to an individual who is a minor or otherwise not competent to give a valid release, the carrier may pay the benefit, up to an amount not exceeding $5,000, to any relative by blood or connection by marriage of the individual who is considered by the carrier to be equitably entitled to the benefit.</w:t>
      </w:r>
      <w:r>
        <w:t xml:space="preserve"> </w:t>
      </w:r>
    </w:p>
  </w:comment>
  <w:comment w:id="199" w:author="Karen Oudine" w:date="2025-08-04T18:21:00Z" w:initials="KO">
    <w:p w14:paraId="4CF40E66" w14:textId="77777777" w:rsidR="00DC3CC2" w:rsidRDefault="00FD0D57" w:rsidP="00DC3CC2">
      <w:pPr>
        <w:pStyle w:val="CommentText"/>
      </w:pPr>
      <w:r>
        <w:rPr>
          <w:rStyle w:val="CommentReference"/>
        </w:rPr>
        <w:annotationRef/>
      </w:r>
      <w:r w:rsidR="00DC3CC2">
        <w:t xml:space="preserve">This is at the option of the carrier, no change required.  Consulted with law. </w:t>
      </w:r>
    </w:p>
  </w:comment>
  <w:comment w:id="203" w:author="Laura Hoogland" w:date="2025-07-16T09:07:00Z" w:initials="LH">
    <w:p w14:paraId="306C8D23" w14:textId="0940B4A9" w:rsidR="008146D2" w:rsidRDefault="008146D2" w:rsidP="008146D2">
      <w:pPr>
        <w:pStyle w:val="CommentText"/>
      </w:pPr>
      <w:r>
        <w:rPr>
          <w:rStyle w:val="CommentReference"/>
        </w:rPr>
        <w:annotationRef/>
      </w:r>
      <w:r>
        <w:t xml:space="preserve">Per </w:t>
      </w:r>
      <w:hyperlink r:id="rId28" w:history="1">
        <w:r w:rsidRPr="00175B98">
          <w:rPr>
            <w:rStyle w:val="Hyperlink"/>
          </w:rPr>
          <w:t>Ins s 12-211</w:t>
        </w:r>
      </w:hyperlink>
      <w:r>
        <w:t xml:space="preserve">, </w:t>
      </w:r>
      <w:r>
        <w:rPr>
          <w:color w:val="333333"/>
          <w:highlight w:val="white"/>
        </w:rPr>
        <w:t>a disability insurance policy may not be sold, delivered, or issued for delivery in the State by a carrier if the policy contains a clause that purports to reserve sole discretion to the carrier to interpret the terms of the policy or to provide standards of interpretation or review that are inconsistent with the laws of the State.</w:t>
      </w:r>
      <w:r>
        <w:t xml:space="preserve"> </w:t>
      </w:r>
    </w:p>
  </w:comment>
  <w:comment w:id="204" w:author="Karen Oudine" w:date="2025-08-04T17:28:00Z" w:initials="KO">
    <w:p w14:paraId="09EDE3DF" w14:textId="77777777" w:rsidR="0099297A" w:rsidRDefault="0099297A" w:rsidP="0099297A">
      <w:pPr>
        <w:pStyle w:val="CommentText"/>
      </w:pPr>
      <w:r>
        <w:rPr>
          <w:rStyle w:val="CommentReference"/>
        </w:rPr>
        <w:annotationRef/>
      </w:r>
      <w:r>
        <w:t>ok</w:t>
      </w:r>
    </w:p>
  </w:comment>
  <w:comment w:id="218" w:author="Laura Hoogland" w:date="2025-10-07T13:46:00Z" w:initials="LH">
    <w:p w14:paraId="35517A92" w14:textId="77777777" w:rsidR="00D30241" w:rsidRDefault="00BE461C" w:rsidP="00D30241">
      <w:pPr>
        <w:pStyle w:val="CommentText"/>
      </w:pPr>
      <w:r>
        <w:rPr>
          <w:rStyle w:val="CommentReference"/>
        </w:rPr>
        <w:annotationRef/>
      </w:r>
      <w:r w:rsidR="00D30241">
        <w:t xml:space="preserve">Obj 5 Refer to page 48, the form includes “General Information”, the table of contents states “Benefit Information.” Was this intentional to not include a separate page in the form? Page 49 includes “[Long Term] Disability Coverage </w:t>
      </w:r>
      <w:r w:rsidR="00D30241">
        <w:rPr>
          <w:b/>
          <w:bCs/>
        </w:rPr>
        <w:t>BENEFIT INFORMATION”</w:t>
      </w:r>
      <w:r w:rsidR="00D30241">
        <w:t>.</w:t>
      </w:r>
    </w:p>
    <w:p w14:paraId="11D7F3DB" w14:textId="77777777" w:rsidR="00D30241" w:rsidRDefault="00D30241" w:rsidP="00D30241">
      <w:pPr>
        <w:pStyle w:val="CommentText"/>
      </w:pPr>
    </w:p>
    <w:p w14:paraId="6E392861" w14:textId="77777777" w:rsidR="00D30241" w:rsidRDefault="00D30241" w:rsidP="00D30241">
      <w:pPr>
        <w:pStyle w:val="CommentText"/>
      </w:pPr>
      <w:r>
        <w:t xml:space="preserve">Upon review, this is a stand alone section and should appear in the TOC between the </w:t>
      </w:r>
      <w:r>
        <w:rPr>
          <w:b/>
          <w:bCs/>
        </w:rPr>
        <w:t>STD Stay at Work Benefit</w:t>
      </w:r>
      <w:r>
        <w:t xml:space="preserve"> and the</w:t>
      </w:r>
      <w:r>
        <w:rPr>
          <w:b/>
          <w:bCs/>
        </w:rPr>
        <w:t xml:space="preserve"> LTD Benefit Information</w:t>
      </w:r>
      <w:r>
        <w:t xml:space="preserve"> </w:t>
      </w:r>
    </w:p>
  </w:comment>
  <w:comment w:id="219" w:author="Karen Oudine" w:date="2025-10-10T10:15:00Z" w:initials="KO">
    <w:p w14:paraId="46098D95" w14:textId="77777777" w:rsidR="00CE11B7" w:rsidRDefault="00CE11B7" w:rsidP="00CE11B7">
      <w:pPr>
        <w:pStyle w:val="CommentText"/>
      </w:pPr>
      <w:r>
        <w:rPr>
          <w:rStyle w:val="CommentReference"/>
        </w:rPr>
        <w:annotationRef/>
      </w:r>
      <w:r>
        <w:t>ok</w:t>
      </w:r>
    </w:p>
  </w:comment>
  <w:comment w:id="225" w:author="Laura Hoogland" w:date="2025-07-17T09:32:00Z" w:initials="LH">
    <w:p w14:paraId="1873C9BC" w14:textId="4B39FE4B" w:rsidR="00E47B65" w:rsidRDefault="00E47B65" w:rsidP="00E47B65">
      <w:pPr>
        <w:pStyle w:val="CommentText"/>
      </w:pPr>
      <w:r>
        <w:rPr>
          <w:rStyle w:val="CommentReference"/>
        </w:rPr>
        <w:annotationRef/>
      </w:r>
      <w:r>
        <w:t xml:space="preserve">Per </w:t>
      </w:r>
      <w:hyperlink r:id="rId29" w:history="1">
        <w:r w:rsidRPr="0003175B">
          <w:rPr>
            <w:rStyle w:val="Hyperlink"/>
          </w:rPr>
          <w:t>COMAR 31.11.10.07</w:t>
        </w:r>
      </w:hyperlink>
      <w:r>
        <w:t xml:space="preserve"> A(1) and the State checklist as well as previous objections (DAP3 and DAP4) we recommend this change.</w:t>
      </w:r>
    </w:p>
  </w:comment>
  <w:comment w:id="226" w:author="Karen Oudine" w:date="2025-08-06T18:12:00Z" w:initials="KO">
    <w:p w14:paraId="2F414FFC" w14:textId="77777777" w:rsidR="006F5B15" w:rsidRDefault="006F5B15" w:rsidP="006F5B15">
      <w:pPr>
        <w:pStyle w:val="CommentText"/>
      </w:pPr>
      <w:r>
        <w:rPr>
          <w:rStyle w:val="CommentReference"/>
        </w:rPr>
        <w:annotationRef/>
      </w:r>
      <w:r>
        <w:t>Replace “during the pendency of a claim” as that is not quite a natural fit in DAP4 or how we speak about claims.  Replace with “while a claim is pending approval and/or is approved.”</w:t>
      </w:r>
    </w:p>
  </w:comment>
  <w:comment w:id="229" w:author="Laura Hoogland" w:date="2025-11-03T08:34:00Z" w:initials="LH">
    <w:p w14:paraId="719E1815" w14:textId="77777777" w:rsidR="00695173" w:rsidRDefault="00695173" w:rsidP="00695173">
      <w:pPr>
        <w:pStyle w:val="CommentText"/>
      </w:pPr>
      <w:r>
        <w:rPr>
          <w:rStyle w:val="CommentReference"/>
        </w:rPr>
        <w:annotationRef/>
      </w:r>
      <w:r>
        <w:t>Added the term Pension Plan to the Glossary per MC comment in the EVL (see items 16-16h).</w:t>
      </w:r>
    </w:p>
  </w:comment>
  <w:comment w:id="230" w:author="Karen Oudine" w:date="2025-11-04T07:23:00Z" w:initials="KO">
    <w:p w14:paraId="43FF7E2D" w14:textId="77777777" w:rsidR="00AB4EA0" w:rsidRDefault="00AB4EA0" w:rsidP="00AB4EA0">
      <w:pPr>
        <w:pStyle w:val="CommentText"/>
      </w:pPr>
      <w:r>
        <w:rPr>
          <w:rStyle w:val="CommentReference"/>
        </w:rPr>
        <w:annotationRef/>
      </w:r>
      <w:r>
        <w:t>ok</w:t>
      </w:r>
    </w:p>
  </w:comment>
  <w:comment w:id="232" w:author="Karen Oudine" w:date="2025-10-27T18:26:00Z" w:initials="KO">
    <w:p w14:paraId="4F7F32BD" w14:textId="288DB3B0" w:rsidR="00384530" w:rsidRDefault="00EB71FE" w:rsidP="00384530">
      <w:pPr>
        <w:pStyle w:val="CommentText"/>
      </w:pPr>
      <w:r>
        <w:rPr>
          <w:rStyle w:val="CommentReference"/>
        </w:rPr>
        <w:annotationRef/>
      </w:r>
      <w:r w:rsidR="00384530">
        <w:t xml:space="preserve">17b and the opening bracket should appear before Cost of Living Example.  The main template will allow us to make this change because of EVL 17.  </w:t>
      </w:r>
    </w:p>
  </w:comment>
  <w:comment w:id="236" w:author="Laura Hoogland" w:date="2025-07-17T10:44:00Z" w:initials="LH">
    <w:p w14:paraId="28E32F20" w14:textId="4C8B1DEA" w:rsidR="009E3561" w:rsidRDefault="009E3561" w:rsidP="009E3561">
      <w:pPr>
        <w:pStyle w:val="CommentText"/>
      </w:pPr>
      <w:r>
        <w:rPr>
          <w:rStyle w:val="CommentReference"/>
        </w:rPr>
        <w:annotationRef/>
      </w:r>
      <w:r>
        <w:t xml:space="preserve">Per </w:t>
      </w:r>
      <w:hyperlink r:id="rId30" w:history="1">
        <w:r w:rsidRPr="005F7120">
          <w:rPr>
            <w:rStyle w:val="Hyperlink"/>
          </w:rPr>
          <w:t>Ins s 15-104</w:t>
        </w:r>
      </w:hyperlink>
      <w:r>
        <w:t xml:space="preserve">, MD generally does not allow health/disability policies to offset </w:t>
      </w:r>
      <w:r>
        <w:rPr>
          <w:color w:val="333333"/>
          <w:highlight w:val="white"/>
        </w:rPr>
        <w:t xml:space="preserve">personal injury protection </w:t>
      </w:r>
      <w:r>
        <w:t xml:space="preserve">benefits </w:t>
      </w:r>
      <w:r>
        <w:rPr>
          <w:color w:val="333333"/>
          <w:highlight w:val="white"/>
        </w:rPr>
        <w:t xml:space="preserve">under a motor vehicle liability insurance policy.  </w:t>
      </w:r>
    </w:p>
  </w:comment>
  <w:comment w:id="237" w:author="Karen Oudine" w:date="2025-08-04T18:23:00Z" w:initials="KO">
    <w:p w14:paraId="149B25DD" w14:textId="77777777" w:rsidR="003E06F2" w:rsidRDefault="003E06F2" w:rsidP="003E06F2">
      <w:pPr>
        <w:pStyle w:val="CommentText"/>
      </w:pPr>
      <w:r>
        <w:rPr>
          <w:rStyle w:val="CommentReference"/>
        </w:rPr>
        <w:annotationRef/>
      </w:r>
      <w:r>
        <w:t>ok</w:t>
      </w:r>
    </w:p>
  </w:comment>
  <w:comment w:id="238" w:author="Laura Hoogland" w:date="2025-07-17T11:26:00Z" w:initials="LH">
    <w:p w14:paraId="78E082A4" w14:textId="0FF50A45" w:rsidR="00FE7AD4" w:rsidRDefault="00FE7AD4" w:rsidP="00FE7AD4">
      <w:pPr>
        <w:pStyle w:val="CommentText"/>
      </w:pPr>
      <w:r>
        <w:rPr>
          <w:rStyle w:val="CommentReference"/>
        </w:rPr>
        <w:annotationRef/>
      </w:r>
      <w:r>
        <w:t xml:space="preserve">Per </w:t>
      </w:r>
      <w:hyperlink r:id="rId31" w:history="1">
        <w:r w:rsidRPr="008400F8">
          <w:rPr>
            <w:rStyle w:val="Hyperlink"/>
          </w:rPr>
          <w:t>11-112</w:t>
        </w:r>
      </w:hyperlink>
      <w:r>
        <w:t>, MD has required the addition of referencing “court costs.” This change is consistent in DAP3 and DAP4.  Please  advise how we should proceed.</w:t>
      </w:r>
    </w:p>
  </w:comment>
  <w:comment w:id="239" w:author="Karen Oudine" w:date="2025-08-07T16:40:00Z" w:initials="KO">
    <w:p w14:paraId="37C162DE" w14:textId="77777777" w:rsidR="00E32AB4" w:rsidRDefault="00E32AB4" w:rsidP="00E32AB4">
      <w:pPr>
        <w:pStyle w:val="CommentText"/>
      </w:pPr>
      <w:r>
        <w:rPr>
          <w:rStyle w:val="CommentReference"/>
        </w:rPr>
        <w:annotationRef/>
      </w:r>
      <w:r>
        <w:t>Agree Unum and Hartford includes.  Met does not.</w:t>
      </w:r>
    </w:p>
  </w:comment>
  <w:comment w:id="241" w:author="Laura Hoogland" w:date="2025-07-16T09:08:00Z" w:initials="LH">
    <w:p w14:paraId="37F9F5B6" w14:textId="4DA4127B" w:rsidR="008146D2" w:rsidRDefault="008146D2" w:rsidP="008146D2">
      <w:pPr>
        <w:pStyle w:val="CommentText"/>
      </w:pPr>
      <w:r>
        <w:rPr>
          <w:rStyle w:val="CommentReference"/>
        </w:rPr>
        <w:annotationRef/>
      </w:r>
      <w:r>
        <w:t xml:space="preserve">Per </w:t>
      </w:r>
      <w:hyperlink r:id="rId32" w:history="1">
        <w:r w:rsidRPr="00F77BB3">
          <w:rPr>
            <w:rStyle w:val="Hyperlink"/>
          </w:rPr>
          <w:t>Ins s 12-211</w:t>
        </w:r>
      </w:hyperlink>
      <w:r>
        <w:t xml:space="preserve">, </w:t>
      </w:r>
      <w:r>
        <w:rPr>
          <w:color w:val="333333"/>
          <w:highlight w:val="white"/>
        </w:rPr>
        <w:t>a disability insurance policy may not be sold, delivered, or issued for delivery in the State by a carrier if the policy contains a clause that purports to reserve sole discretion to the carrier to interpret the terms of the policy or to provide standards of interpretation or review that are inconsistent with the laws of the State.</w:t>
      </w:r>
      <w:r>
        <w:t xml:space="preserve"> </w:t>
      </w:r>
    </w:p>
  </w:comment>
  <w:comment w:id="242" w:author="Karen Oudine" w:date="2025-08-04T17:27:00Z" w:initials="KO">
    <w:p w14:paraId="0AA61D4D" w14:textId="77777777" w:rsidR="00E7733B" w:rsidRDefault="00E7733B" w:rsidP="00E7733B">
      <w:pPr>
        <w:pStyle w:val="CommentText"/>
      </w:pPr>
      <w:r>
        <w:rPr>
          <w:rStyle w:val="CommentReference"/>
        </w:rPr>
        <w:annotationRef/>
      </w:r>
      <w:r>
        <w:t>ok</w:t>
      </w:r>
    </w:p>
  </w:comment>
  <w:comment w:id="247" w:author="Laura Hoogland" w:date="2025-07-17T11:27:00Z" w:initials="LH">
    <w:p w14:paraId="64590695" w14:textId="10696192" w:rsidR="006C1CDD" w:rsidRDefault="006C1CDD" w:rsidP="006C1CDD">
      <w:pPr>
        <w:pStyle w:val="CommentText"/>
      </w:pPr>
      <w:r>
        <w:rPr>
          <w:rStyle w:val="CommentReference"/>
        </w:rPr>
        <w:annotationRef/>
      </w:r>
      <w:r>
        <w:t xml:space="preserve">Per </w:t>
      </w:r>
      <w:hyperlink r:id="rId33" w:history="1">
        <w:r w:rsidRPr="00E16EB5">
          <w:rPr>
            <w:rStyle w:val="Hyperlink"/>
          </w:rPr>
          <w:t>11-112</w:t>
        </w:r>
      </w:hyperlink>
      <w:r>
        <w:t>, MD has required the addition of referencing “court costs.” This change is consistent in DAP3 and DAP4.  Please  advise how we should proceed.</w:t>
      </w:r>
    </w:p>
  </w:comment>
  <w:comment w:id="248" w:author="Karen Oudine" w:date="2025-08-07T16:41:00Z" w:initials="KO">
    <w:p w14:paraId="5377EF47" w14:textId="77777777" w:rsidR="00E32AB4" w:rsidRDefault="00E32AB4" w:rsidP="00E32AB4">
      <w:pPr>
        <w:pStyle w:val="CommentText"/>
      </w:pPr>
      <w:r>
        <w:rPr>
          <w:rStyle w:val="CommentReference"/>
        </w:rPr>
        <w:annotationRef/>
      </w:r>
      <w:r>
        <w:t>Agree Unum and Hartford includes.  Met does not.</w:t>
      </w:r>
    </w:p>
  </w:comment>
  <w:comment w:id="250" w:author="Laura Hoogland" w:date="2025-07-17T11:40:00Z" w:initials="LH">
    <w:p w14:paraId="47818719" w14:textId="7962EFF0" w:rsidR="00CA2671" w:rsidRDefault="00CA2671" w:rsidP="00CA2671">
      <w:pPr>
        <w:pStyle w:val="CommentText"/>
      </w:pPr>
      <w:r>
        <w:rPr>
          <w:rStyle w:val="CommentReference"/>
        </w:rPr>
        <w:annotationRef/>
      </w:r>
      <w:r>
        <w:t xml:space="preserve">Per </w:t>
      </w:r>
      <w:hyperlink r:id="rId34" w:history="1">
        <w:r w:rsidRPr="00937849">
          <w:rPr>
            <w:rStyle w:val="Hyperlink"/>
          </w:rPr>
          <w:t>COMAR 31.11.10.06</w:t>
        </w:r>
      </w:hyperlink>
      <w:r>
        <w:t xml:space="preserve"> A. (3) - allows for conviction/commission of a felony - anything more restrictive is prohibited.</w:t>
      </w:r>
    </w:p>
  </w:comment>
  <w:comment w:id="251" w:author="Karen Oudine" w:date="2025-08-06T18:46:00Z" w:initials="KO">
    <w:p w14:paraId="639F270F" w14:textId="77777777" w:rsidR="00312B0F" w:rsidRDefault="00312B0F" w:rsidP="00312B0F">
      <w:pPr>
        <w:pStyle w:val="CommentText"/>
      </w:pPr>
      <w:r>
        <w:rPr>
          <w:rStyle w:val="CommentReference"/>
        </w:rPr>
        <w:annotationRef/>
      </w:r>
      <w:r>
        <w:t>Maintain standard language/no change - this exclusion is not as a result of a loss due to a felony.</w:t>
      </w:r>
    </w:p>
  </w:comment>
  <w:comment w:id="255" w:author="Laura Hoogland" w:date="2025-07-17T11:42:00Z" w:initials="LH">
    <w:p w14:paraId="22A78DDD" w14:textId="4ACE4D4B" w:rsidR="00FE5754" w:rsidRDefault="00FE5754" w:rsidP="00FE5754">
      <w:pPr>
        <w:pStyle w:val="CommentText"/>
      </w:pPr>
      <w:r>
        <w:rPr>
          <w:rStyle w:val="CommentReference"/>
        </w:rPr>
        <w:annotationRef/>
      </w:r>
      <w:r>
        <w:t xml:space="preserve">Per </w:t>
      </w:r>
      <w:hyperlink r:id="rId35" w:history="1">
        <w:r w:rsidRPr="00714346">
          <w:rPr>
            <w:rStyle w:val="Hyperlink"/>
          </w:rPr>
          <w:t>COMAR 31.11.10.06</w:t>
        </w:r>
      </w:hyperlink>
      <w:r>
        <w:t xml:space="preserve"> A. (3) - allows for conviction/commission of a felony - anything more restrictive is prohibited.</w:t>
      </w:r>
    </w:p>
  </w:comment>
  <w:comment w:id="256" w:author="Karen Oudine" w:date="2025-08-05T16:33:00Z" w:initials="KO">
    <w:p w14:paraId="452D5591" w14:textId="77777777" w:rsidR="00312B0F" w:rsidRDefault="00D37E9D" w:rsidP="00312B0F">
      <w:pPr>
        <w:pStyle w:val="CommentText"/>
      </w:pPr>
      <w:r>
        <w:rPr>
          <w:rStyle w:val="CommentReference"/>
        </w:rPr>
        <w:annotationRef/>
      </w:r>
      <w:r w:rsidR="00312B0F">
        <w:t>Maintain standard language/no change - this exclusion is not as a result of a loss due to a felony.</w:t>
      </w:r>
    </w:p>
  </w:comment>
  <w:comment w:id="257" w:author="Laura Hoogland" w:date="2025-10-08T14:28:00Z" w:initials="LH">
    <w:p w14:paraId="19B1E78D" w14:textId="77777777" w:rsidR="009A1F22" w:rsidRDefault="009A1F22" w:rsidP="009A1F22">
      <w:pPr>
        <w:pStyle w:val="CommentText"/>
      </w:pPr>
      <w:r>
        <w:rPr>
          <w:rStyle w:val="CommentReference"/>
        </w:rPr>
        <w:annotationRef/>
      </w:r>
      <w:r>
        <w:t xml:space="preserve">Obj 9 - State objected to assault as being more restrictive than the permitted felony exclusion - conflict with </w:t>
      </w:r>
      <w:hyperlink r:id="rId36" w:history="1">
        <w:r w:rsidRPr="0057683D">
          <w:rPr>
            <w:rStyle w:val="Hyperlink"/>
          </w:rPr>
          <w:t>COMAR 31.11.10.06A</w:t>
        </w:r>
      </w:hyperlink>
      <w:r>
        <w:t>, and must be revised</w:t>
      </w:r>
    </w:p>
  </w:comment>
  <w:comment w:id="258" w:author="Karen Oudine" w:date="2025-10-10T10:16:00Z" w:initials="KO">
    <w:p w14:paraId="55161F7C" w14:textId="77777777" w:rsidR="00FD5A52" w:rsidRDefault="00FD5A52" w:rsidP="00FD5A52">
      <w:pPr>
        <w:pStyle w:val="CommentText"/>
      </w:pPr>
      <w:r>
        <w:rPr>
          <w:rStyle w:val="CommentReference"/>
        </w:rPr>
        <w:annotationRef/>
      </w:r>
      <w:r>
        <w:t>Ok to remove</w:t>
      </w:r>
    </w:p>
  </w:comment>
  <w:comment w:id="267" w:author="Laura Hoogland" w:date="2025-10-08T14:25:00Z" w:initials="LH">
    <w:p w14:paraId="74B5F7EA" w14:textId="1241E80C" w:rsidR="00C534FA" w:rsidRDefault="00C534FA" w:rsidP="00C534FA">
      <w:pPr>
        <w:pStyle w:val="CommentText"/>
      </w:pPr>
      <w:r>
        <w:rPr>
          <w:rStyle w:val="CommentReference"/>
        </w:rPr>
        <w:annotationRef/>
      </w:r>
      <w:r>
        <w:t xml:space="preserve">Obj 9 - State objected to riot as being more restrictive than the permitted felony exclusion - conflict with </w:t>
      </w:r>
      <w:hyperlink r:id="rId37" w:history="1">
        <w:r w:rsidRPr="004721BD">
          <w:rPr>
            <w:rStyle w:val="Hyperlink"/>
          </w:rPr>
          <w:t>COMAR 31.11.10.06A</w:t>
        </w:r>
      </w:hyperlink>
      <w:r>
        <w:t>, and must be revised</w:t>
      </w:r>
    </w:p>
  </w:comment>
  <w:comment w:id="268" w:author="Karen Oudine" w:date="2025-10-10T09:56:00Z" w:initials="KO">
    <w:p w14:paraId="2D3FF5AF" w14:textId="77777777" w:rsidR="004C585A" w:rsidRDefault="004C585A" w:rsidP="004C585A">
      <w:pPr>
        <w:pStyle w:val="CommentText"/>
      </w:pPr>
      <w:r>
        <w:rPr>
          <w:rStyle w:val="CommentReference"/>
        </w:rPr>
        <w:annotationRef/>
      </w:r>
      <w:r>
        <w:t>Ok to remove</w:t>
      </w:r>
    </w:p>
  </w:comment>
  <w:comment w:id="269" w:author="Laura Hoogland" w:date="2025-07-17T12:04:00Z" w:initials="LH">
    <w:p w14:paraId="19941503" w14:textId="5EFEE65A" w:rsidR="00DB149C" w:rsidRDefault="00DB149C" w:rsidP="00DB149C">
      <w:pPr>
        <w:pStyle w:val="CommentText"/>
      </w:pPr>
      <w:r>
        <w:rPr>
          <w:rStyle w:val="CommentReference"/>
        </w:rPr>
        <w:annotationRef/>
      </w:r>
      <w:r>
        <w:t xml:space="preserve">Per </w:t>
      </w:r>
      <w:hyperlink r:id="rId38" w:history="1">
        <w:r w:rsidRPr="006565D2">
          <w:rPr>
            <w:rStyle w:val="Hyperlink"/>
          </w:rPr>
          <w:t>COMAR 31.11.10.06</w:t>
        </w:r>
      </w:hyperlink>
      <w:r>
        <w:t xml:space="preserve"> A. (3) - allows for conviction/commission of a felony - anything more restrictive is prohibited.</w:t>
      </w:r>
    </w:p>
  </w:comment>
  <w:comment w:id="270" w:author="Karen Oudine" w:date="2025-08-05T16:32:00Z" w:initials="KO">
    <w:p w14:paraId="428EF407" w14:textId="77777777" w:rsidR="006A219C" w:rsidRDefault="009A3D04" w:rsidP="006A219C">
      <w:pPr>
        <w:pStyle w:val="CommentText"/>
      </w:pPr>
      <w:r>
        <w:rPr>
          <w:rStyle w:val="CommentReference"/>
        </w:rPr>
        <w:annotationRef/>
      </w:r>
      <w:r w:rsidR="006A219C">
        <w:t>This aligns with the regulation - a loss as a result of a felony.  This updated language should be kept.</w:t>
      </w:r>
    </w:p>
  </w:comment>
  <w:comment w:id="278" w:author="Laura Hoogland" w:date="2025-07-18T14:26:00Z" w:initials="LH">
    <w:p w14:paraId="68BA5396" w14:textId="3F76E820" w:rsidR="003509DA" w:rsidRDefault="003509DA" w:rsidP="003509DA">
      <w:pPr>
        <w:pStyle w:val="CommentText"/>
      </w:pPr>
      <w:r>
        <w:rPr>
          <w:rStyle w:val="CommentReference"/>
        </w:rPr>
        <w:annotationRef/>
      </w:r>
      <w:r>
        <w:t xml:space="preserve">Per </w:t>
      </w:r>
      <w:hyperlink r:id="rId39" w:history="1">
        <w:r w:rsidRPr="00384344">
          <w:rPr>
            <w:rStyle w:val="Hyperlink"/>
          </w:rPr>
          <w:t>Ins s 15-813</w:t>
        </w:r>
      </w:hyperlink>
      <w:r>
        <w:t xml:space="preserve">, </w:t>
      </w:r>
      <w:r>
        <w:rPr>
          <w:color w:val="333333"/>
          <w:highlight w:val="white"/>
        </w:rPr>
        <w:t>(b) Each insurer that proposes to issue a policy subject to this section that provides benefits for temporary disability shall offer the policyholder the option of providing benefits for temporary disability caused or contributed to by pregnancy or childbirth.</w:t>
      </w:r>
    </w:p>
    <w:p w14:paraId="7DB48C9D" w14:textId="77777777" w:rsidR="003509DA" w:rsidRDefault="003509DA" w:rsidP="003509DA">
      <w:pPr>
        <w:pStyle w:val="CommentText"/>
      </w:pPr>
      <w:r>
        <w:rPr>
          <w:color w:val="333333"/>
          <w:highlight w:val="white"/>
        </w:rPr>
        <w:t>(c) The benefits under this section shall be provided to the same extent and on the same terms as the benefits provided for any other covered disability.</w:t>
      </w:r>
    </w:p>
  </w:comment>
  <w:comment w:id="279" w:author="Karen Oudine" w:date="2025-08-04T19:50:00Z" w:initials="KO">
    <w:p w14:paraId="6D0BD755" w14:textId="77777777" w:rsidR="003E4ED7" w:rsidRDefault="00091CA9" w:rsidP="003E4ED7">
      <w:pPr>
        <w:pStyle w:val="CommentText"/>
      </w:pPr>
      <w:r>
        <w:rPr>
          <w:rStyle w:val="CommentReference"/>
        </w:rPr>
        <w:annotationRef/>
      </w:r>
      <w:r w:rsidR="003E4ED7">
        <w:t>ok</w:t>
      </w:r>
    </w:p>
  </w:comment>
  <w:comment w:id="290" w:author="Laura Hoogland" w:date="2025-07-18T14:28:00Z" w:initials="LH">
    <w:p w14:paraId="40B26F8D" w14:textId="1CB5D42C" w:rsidR="005A7F95" w:rsidRDefault="005A7F95" w:rsidP="005A7F95">
      <w:pPr>
        <w:pStyle w:val="CommentText"/>
      </w:pPr>
      <w:r>
        <w:rPr>
          <w:rStyle w:val="CommentReference"/>
        </w:rPr>
        <w:annotationRef/>
      </w:r>
      <w:r>
        <w:t xml:space="preserve">Per </w:t>
      </w:r>
      <w:hyperlink r:id="rId40" w:history="1">
        <w:r w:rsidRPr="00240A70">
          <w:rPr>
            <w:rStyle w:val="Hyperlink"/>
          </w:rPr>
          <w:t>Ins s 15-813</w:t>
        </w:r>
      </w:hyperlink>
      <w:r>
        <w:t xml:space="preserve">, </w:t>
      </w:r>
      <w:r>
        <w:rPr>
          <w:color w:val="333333"/>
          <w:highlight w:val="white"/>
        </w:rPr>
        <w:t>(b) Each insurer that proposes to issue a policy subject to this section that provides benefits for temporary disability shall offer the policyholder the option of providing benefits for temporary disability caused or contributed to by pregnancy or childbirth.</w:t>
      </w:r>
    </w:p>
    <w:p w14:paraId="41F981AB" w14:textId="77777777" w:rsidR="005A7F95" w:rsidRDefault="005A7F95" w:rsidP="005A7F95">
      <w:pPr>
        <w:pStyle w:val="CommentText"/>
      </w:pPr>
      <w:r>
        <w:rPr>
          <w:color w:val="333333"/>
          <w:highlight w:val="white"/>
        </w:rPr>
        <w:t>(c) The benefits under this section shall be provided to the same extent and on the same terms as the benefits provided for any other covered disability.</w:t>
      </w:r>
    </w:p>
  </w:comment>
  <w:comment w:id="291" w:author="Karen Oudine" w:date="2025-08-04T18:26:00Z" w:initials="KO">
    <w:p w14:paraId="4F93EC0C" w14:textId="77777777" w:rsidR="00AC013C" w:rsidRDefault="00AC013C" w:rsidP="00AC013C">
      <w:pPr>
        <w:pStyle w:val="CommentText"/>
      </w:pPr>
      <w:r>
        <w:rPr>
          <w:rStyle w:val="CommentReference"/>
        </w:rPr>
        <w:annotationRef/>
      </w:r>
      <w:r>
        <w:t>ok</w:t>
      </w:r>
    </w:p>
  </w:comment>
  <w:comment w:id="296" w:author="Laura Hoogland" w:date="2025-07-21T10:19:00Z" w:initials="LH">
    <w:p w14:paraId="18E33D7B" w14:textId="43525BD4" w:rsidR="00E3137A" w:rsidRDefault="00E3137A" w:rsidP="00E3137A">
      <w:pPr>
        <w:pStyle w:val="CommentText"/>
      </w:pPr>
      <w:r>
        <w:rPr>
          <w:rStyle w:val="CommentReference"/>
        </w:rPr>
        <w:annotationRef/>
      </w:r>
      <w:r>
        <w:t>Maryland does not allow crime when it was committed by an individual other then the insured - (</w:t>
      </w:r>
      <w:hyperlink r:id="rId41" w:history="1">
        <w:r w:rsidRPr="006A2C27">
          <w:rPr>
            <w:rStyle w:val="Hyperlink"/>
          </w:rPr>
          <w:t>COMAR 31.11.10.06</w:t>
        </w:r>
      </w:hyperlink>
      <w:r>
        <w:t xml:space="preserve"> A (2)(a-b) it does appear that the State has required us to remove this from our previous filings.</w:t>
      </w:r>
    </w:p>
    <w:p w14:paraId="28F27651" w14:textId="77777777" w:rsidR="00E3137A" w:rsidRDefault="00E3137A" w:rsidP="00E3137A">
      <w:pPr>
        <w:pStyle w:val="CommentText"/>
      </w:pPr>
    </w:p>
  </w:comment>
  <w:comment w:id="297" w:author="Karen Oudine" w:date="2025-08-06T18:23:00Z" w:initials="KO">
    <w:p w14:paraId="447107F4" w14:textId="77777777" w:rsidR="00743401" w:rsidRDefault="00743401" w:rsidP="00743401">
      <w:pPr>
        <w:pStyle w:val="CommentText"/>
      </w:pPr>
      <w:r>
        <w:rPr>
          <w:rStyle w:val="CommentReference"/>
        </w:rPr>
        <w:annotationRef/>
      </w:r>
      <w:r>
        <w:t>ok</w:t>
      </w:r>
    </w:p>
  </w:comment>
  <w:comment w:id="300" w:author="Laura Hoogland" w:date="2025-07-18T11:06:00Z" w:initials="LH">
    <w:p w14:paraId="68F34AD0" w14:textId="0588BD97" w:rsidR="00AE38F8" w:rsidRDefault="00AE38F8" w:rsidP="00AE38F8">
      <w:pPr>
        <w:pStyle w:val="CommentText"/>
      </w:pPr>
      <w:r>
        <w:rPr>
          <w:rStyle w:val="CommentReference"/>
        </w:rPr>
        <w:annotationRef/>
      </w:r>
      <w:r>
        <w:t xml:space="preserve">Per </w:t>
      </w:r>
      <w:hyperlink r:id="rId42" w:history="1">
        <w:r w:rsidRPr="00DD437D">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301" w:author="Karen Oudine" w:date="2025-08-07T16:41:00Z" w:initials="KO">
    <w:p w14:paraId="491F7E3E" w14:textId="77777777" w:rsidR="00E32AB4" w:rsidRDefault="00E32AB4" w:rsidP="00E32AB4">
      <w:pPr>
        <w:pStyle w:val="CommentText"/>
      </w:pPr>
      <w:r>
        <w:rPr>
          <w:rStyle w:val="CommentReference"/>
        </w:rPr>
        <w:annotationRef/>
      </w:r>
      <w:r>
        <w:t>Agree to additional verbiage - Unum, Met and Hartford all include reference to a waiver.</w:t>
      </w:r>
    </w:p>
  </w:comment>
  <w:comment w:id="319" w:author="Laura Hoogland" w:date="2025-07-18T11:07:00Z" w:initials="LH">
    <w:p w14:paraId="03C1F480" w14:textId="5C8B056A" w:rsidR="00AE38F8" w:rsidRDefault="00AE38F8" w:rsidP="00AE38F8">
      <w:pPr>
        <w:pStyle w:val="CommentText"/>
      </w:pPr>
      <w:r>
        <w:rPr>
          <w:rStyle w:val="CommentReference"/>
        </w:rPr>
        <w:annotationRef/>
      </w:r>
      <w:r>
        <w:t xml:space="preserve">Per </w:t>
      </w:r>
      <w:hyperlink r:id="rId43" w:history="1">
        <w:r w:rsidRPr="00C639D5">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320" w:author="Karen Oudine" w:date="2025-08-06T18:23:00Z" w:initials="KO">
    <w:p w14:paraId="79828F84" w14:textId="77777777" w:rsidR="002E5C16" w:rsidRDefault="002E5C16" w:rsidP="002E5C16">
      <w:pPr>
        <w:pStyle w:val="CommentText"/>
      </w:pPr>
      <w:r>
        <w:rPr>
          <w:rStyle w:val="CommentReference"/>
        </w:rPr>
        <w:annotationRef/>
      </w:r>
      <w:r>
        <w:t>ok</w:t>
      </w:r>
    </w:p>
  </w:comment>
  <w:comment w:id="323" w:author="Laura Hoogland" w:date="2025-07-18T11:07:00Z" w:initials="LH">
    <w:p w14:paraId="595E5226" w14:textId="5231F048" w:rsidR="00AE38F8" w:rsidRDefault="00AE38F8" w:rsidP="00AE38F8">
      <w:pPr>
        <w:pStyle w:val="CommentText"/>
      </w:pPr>
      <w:r>
        <w:rPr>
          <w:rStyle w:val="CommentReference"/>
        </w:rPr>
        <w:annotationRef/>
      </w:r>
      <w:r>
        <w:t xml:space="preserve">Per </w:t>
      </w:r>
      <w:hyperlink r:id="rId44" w:history="1">
        <w:r w:rsidRPr="003C01E9">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324" w:author="Karen Oudine" w:date="2025-08-06T18:23:00Z" w:initials="KO">
    <w:p w14:paraId="77768E36" w14:textId="77777777" w:rsidR="002E5C16" w:rsidRDefault="002E5C16" w:rsidP="002E5C16">
      <w:pPr>
        <w:pStyle w:val="CommentText"/>
      </w:pPr>
      <w:r>
        <w:rPr>
          <w:rStyle w:val="CommentReference"/>
        </w:rPr>
        <w:annotationRef/>
      </w:r>
      <w:r>
        <w:t>ok</w:t>
      </w:r>
    </w:p>
  </w:comment>
  <w:comment w:id="327" w:author="Laura Hoogland" w:date="2025-07-18T11:08:00Z" w:initials="LH">
    <w:p w14:paraId="54534287" w14:textId="013238C5" w:rsidR="009F58A7" w:rsidRDefault="009F58A7" w:rsidP="009F58A7">
      <w:pPr>
        <w:pStyle w:val="CommentText"/>
      </w:pPr>
      <w:r>
        <w:rPr>
          <w:rStyle w:val="CommentReference"/>
        </w:rPr>
        <w:annotationRef/>
      </w:r>
      <w:r>
        <w:t xml:space="preserve">Per </w:t>
      </w:r>
      <w:hyperlink r:id="rId45" w:history="1">
        <w:r w:rsidRPr="00A521A0">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328" w:author="Karen Oudine" w:date="2025-08-06T18:23:00Z" w:initials="KO">
    <w:p w14:paraId="5777128B" w14:textId="77777777" w:rsidR="002E5C16" w:rsidRDefault="002E5C16" w:rsidP="002E5C16">
      <w:pPr>
        <w:pStyle w:val="CommentText"/>
      </w:pPr>
      <w:r>
        <w:rPr>
          <w:rStyle w:val="CommentReference"/>
        </w:rPr>
        <w:annotationRef/>
      </w:r>
      <w:r>
        <w:t>ok</w:t>
      </w:r>
    </w:p>
  </w:comment>
  <w:comment w:id="335" w:author="Laura Hoogland" w:date="2025-07-18T15:09:00Z" w:initials="LH">
    <w:p w14:paraId="2A498F08" w14:textId="12701C13" w:rsidR="006A195B" w:rsidRDefault="006A195B" w:rsidP="006A195B">
      <w:pPr>
        <w:pStyle w:val="CommentText"/>
      </w:pPr>
      <w:r>
        <w:rPr>
          <w:rStyle w:val="CommentReference"/>
        </w:rPr>
        <w:annotationRef/>
      </w:r>
      <w:r>
        <w:t xml:space="preserve">Per </w:t>
      </w:r>
      <w:hyperlink r:id="rId46" w:history="1">
        <w:r w:rsidRPr="00017ACD">
          <w:rPr>
            <w:rStyle w:val="Hyperlink"/>
          </w:rPr>
          <w:t>COMAR 31.11.10.04</w:t>
        </w:r>
      </w:hyperlink>
      <w:r>
        <w:t>E (1)(a) and (2) this language has been revised to provide 90 days following loss to provide proof and additional language changes to fully comply.</w:t>
      </w:r>
    </w:p>
  </w:comment>
  <w:comment w:id="336" w:author="Karen Oudine" w:date="2025-08-04T19:53:00Z" w:initials="KO">
    <w:p w14:paraId="73C285CD" w14:textId="77777777" w:rsidR="00FE0C20" w:rsidRDefault="00FE0C20" w:rsidP="00FE0C20">
      <w:pPr>
        <w:pStyle w:val="CommentText"/>
      </w:pPr>
      <w:r>
        <w:rPr>
          <w:rStyle w:val="CommentReference"/>
        </w:rPr>
        <w:annotationRef/>
      </w:r>
      <w:r>
        <w:t>Following the MN approach, please revert back to standard language and see section below for new language in the How Long Will Pru Continue to Send You...</w:t>
      </w:r>
    </w:p>
  </w:comment>
  <w:comment w:id="338" w:author="Laura Hoogland" w:date="2025-07-16T09:08:00Z" w:initials="LH">
    <w:p w14:paraId="1D00044B" w14:textId="5FF38234" w:rsidR="008146D2" w:rsidRDefault="008146D2" w:rsidP="008146D2">
      <w:pPr>
        <w:pStyle w:val="CommentText"/>
      </w:pPr>
      <w:r>
        <w:rPr>
          <w:rStyle w:val="CommentReference"/>
        </w:rPr>
        <w:annotationRef/>
      </w:r>
      <w:r>
        <w:t xml:space="preserve">Per </w:t>
      </w:r>
      <w:hyperlink r:id="rId47" w:history="1">
        <w:r w:rsidRPr="00902A40">
          <w:rPr>
            <w:rStyle w:val="Hyperlink"/>
          </w:rPr>
          <w:t>Ins s 12-211</w:t>
        </w:r>
      </w:hyperlink>
      <w:r>
        <w:t xml:space="preserve">, </w:t>
      </w:r>
      <w:r>
        <w:rPr>
          <w:color w:val="333333"/>
          <w:highlight w:val="white"/>
        </w:rPr>
        <w:t>a disability insurance policy may not be sold, delivered, or issued for delivery in the State by a carrier if the policy contains a clause that purports to reserve sole discretion to the carrier to interpret the terms of the policy or to provide standards of interpretation or review that are inconsistent with the laws of the State.</w:t>
      </w:r>
      <w:r>
        <w:t xml:space="preserve"> </w:t>
      </w:r>
    </w:p>
  </w:comment>
  <w:comment w:id="339" w:author="Karen Oudine" w:date="2025-08-04T17:25:00Z" w:initials="KO">
    <w:p w14:paraId="25CB3245" w14:textId="77777777" w:rsidR="00FC1B03" w:rsidRDefault="00FC1B03" w:rsidP="00FC1B03">
      <w:pPr>
        <w:pStyle w:val="CommentText"/>
      </w:pPr>
      <w:r>
        <w:rPr>
          <w:rStyle w:val="CommentReference"/>
        </w:rPr>
        <w:annotationRef/>
      </w:r>
      <w:r>
        <w:t>ok</w:t>
      </w:r>
    </w:p>
  </w:comment>
  <w:comment w:id="350" w:author="Laura Hoogland" w:date="2025-07-17T12:08:00Z" w:initials="LH">
    <w:p w14:paraId="371B6A27" w14:textId="44697D22" w:rsidR="00F7253B" w:rsidRDefault="00F7253B" w:rsidP="00F7253B">
      <w:pPr>
        <w:pStyle w:val="CommentText"/>
      </w:pPr>
      <w:r>
        <w:rPr>
          <w:rStyle w:val="CommentReference"/>
        </w:rPr>
        <w:annotationRef/>
      </w:r>
      <w:r>
        <w:t xml:space="preserve">Per </w:t>
      </w:r>
      <w:hyperlink r:id="rId48" w:history="1">
        <w:r w:rsidRPr="001B1F8B">
          <w:rPr>
            <w:rStyle w:val="Hyperlink"/>
          </w:rPr>
          <w:t>COMAR 31.11.10.06</w:t>
        </w:r>
      </w:hyperlink>
      <w:r>
        <w:t xml:space="preserve"> A. (3) - allows for conviction/commission of a felony - anything more restrictive is prohibited.</w:t>
      </w:r>
    </w:p>
  </w:comment>
  <w:comment w:id="351" w:author="Karen Oudine" w:date="2025-08-07T16:42:00Z" w:initials="KO">
    <w:p w14:paraId="402E257F" w14:textId="77777777" w:rsidR="00026978" w:rsidRDefault="004160EF" w:rsidP="00026978">
      <w:pPr>
        <w:pStyle w:val="CommentText"/>
      </w:pPr>
      <w:r>
        <w:rPr>
          <w:rStyle w:val="CommentReference"/>
        </w:rPr>
        <w:annotationRef/>
      </w:r>
      <w:r w:rsidR="00026978">
        <w:t>Maintain standard language/no change - this exclusion is not as a result of a loss due to a felony.</w:t>
      </w:r>
    </w:p>
  </w:comment>
  <w:comment w:id="352" w:author="Laura Hoogland" w:date="2025-10-08T14:29:00Z" w:initials="LH">
    <w:p w14:paraId="590C1195" w14:textId="77777777" w:rsidR="00680342" w:rsidRDefault="00680342" w:rsidP="00680342">
      <w:pPr>
        <w:pStyle w:val="CommentText"/>
      </w:pPr>
      <w:r>
        <w:rPr>
          <w:rStyle w:val="CommentReference"/>
        </w:rPr>
        <w:annotationRef/>
      </w:r>
      <w:r>
        <w:t xml:space="preserve">Obj 9 - State objected to assault as being more restrictive than the permitted felony exclusion - conflict with </w:t>
      </w:r>
      <w:hyperlink r:id="rId49" w:history="1">
        <w:r w:rsidRPr="00A76804">
          <w:rPr>
            <w:rStyle w:val="Hyperlink"/>
          </w:rPr>
          <w:t>COMAR 31.11.10.06A</w:t>
        </w:r>
      </w:hyperlink>
      <w:r>
        <w:t>, and must be revised</w:t>
      </w:r>
    </w:p>
  </w:comment>
  <w:comment w:id="353" w:author="Karen Oudine" w:date="2025-10-10T09:56:00Z" w:initials="KO">
    <w:p w14:paraId="5AE3C919" w14:textId="77777777" w:rsidR="004C585A" w:rsidRDefault="004C585A" w:rsidP="004C585A">
      <w:pPr>
        <w:pStyle w:val="CommentText"/>
      </w:pPr>
      <w:r>
        <w:rPr>
          <w:rStyle w:val="CommentReference"/>
        </w:rPr>
        <w:annotationRef/>
      </w:r>
      <w:r>
        <w:t>Ok to remove</w:t>
      </w:r>
    </w:p>
  </w:comment>
  <w:comment w:id="369" w:author="Laura Hoogland" w:date="2025-07-21T07:18:00Z" w:initials="LH">
    <w:p w14:paraId="28B54FAA" w14:textId="7B7BAE35" w:rsidR="009A6979" w:rsidRDefault="009A6979" w:rsidP="009A6979">
      <w:pPr>
        <w:pStyle w:val="CommentText"/>
      </w:pPr>
      <w:r>
        <w:rPr>
          <w:rStyle w:val="CommentReference"/>
        </w:rPr>
        <w:annotationRef/>
      </w:r>
      <w:r>
        <w:t xml:space="preserve">Per </w:t>
      </w:r>
      <w:hyperlink r:id="rId50" w:history="1">
        <w:r w:rsidRPr="004B2A7E">
          <w:rPr>
            <w:rStyle w:val="Hyperlink"/>
          </w:rPr>
          <w:t>COMAR 31.11.10.04</w:t>
        </w:r>
      </w:hyperlink>
      <w:r>
        <w:t>E (1)(a) and (2) and previous objections.</w:t>
      </w:r>
    </w:p>
  </w:comment>
  <w:comment w:id="370" w:author="Karen Oudine" w:date="2025-08-04T19:56:00Z" w:initials="KO">
    <w:p w14:paraId="0A4DD82C" w14:textId="77777777" w:rsidR="00D72B6C" w:rsidRDefault="00D72B6C" w:rsidP="00D72B6C">
      <w:pPr>
        <w:pStyle w:val="CommentText"/>
      </w:pPr>
      <w:r>
        <w:rPr>
          <w:rStyle w:val="CommentReference"/>
        </w:rPr>
        <w:annotationRef/>
      </w:r>
      <w:r>
        <w:t>Reviewing with law</w:t>
      </w:r>
    </w:p>
  </w:comment>
  <w:comment w:id="371" w:author="Karen Oudine" w:date="2025-08-05T16:52:00Z" w:initials="KO">
    <w:p w14:paraId="68FEFF8F" w14:textId="77777777" w:rsidR="00B3610F" w:rsidRDefault="00B3610F" w:rsidP="00B3610F">
      <w:pPr>
        <w:pStyle w:val="CommentText"/>
      </w:pPr>
      <w:r>
        <w:rPr>
          <w:rStyle w:val="CommentReference"/>
        </w:rPr>
        <w:annotationRef/>
      </w:r>
      <w:r>
        <w:t>Please remove and can you provide a copy of the previous objections so I can better understand the context the state may have with this language?</w:t>
      </w:r>
    </w:p>
  </w:comment>
  <w:comment w:id="372" w:author="Laura Hoogland" w:date="2025-08-08T10:01:00Z" w:initials="LH">
    <w:p w14:paraId="43644856" w14:textId="77777777" w:rsidR="000206DD" w:rsidRDefault="000206DD" w:rsidP="000206DD">
      <w:pPr>
        <w:pStyle w:val="CommentText"/>
      </w:pPr>
      <w:r>
        <w:rPr>
          <w:rStyle w:val="CommentReference"/>
        </w:rPr>
        <w:annotationRef/>
      </w:r>
      <w:r>
        <w:t>Per the law, we are only required to request proof as often as is reasonably required or within 90 days after the loss.</w:t>
      </w:r>
    </w:p>
    <w:p w14:paraId="7937F676" w14:textId="77777777" w:rsidR="000206DD" w:rsidRDefault="000206DD" w:rsidP="000206DD">
      <w:pPr>
        <w:pStyle w:val="CommentText"/>
      </w:pPr>
    </w:p>
    <w:p w14:paraId="72F70A4B" w14:textId="77777777" w:rsidR="000206DD" w:rsidRDefault="000206DD" w:rsidP="000206DD">
      <w:pPr>
        <w:pStyle w:val="CommentText"/>
      </w:pPr>
      <w:r>
        <w:rPr>
          <w:color w:val="333333"/>
          <w:highlight w:val="white"/>
        </w:rPr>
        <w:t>(1) Written proof of loss shall be furnished to the carrier:</w:t>
      </w:r>
    </w:p>
    <w:p w14:paraId="0A52E226" w14:textId="77777777" w:rsidR="000206DD" w:rsidRDefault="000206DD" w:rsidP="000206DD">
      <w:pPr>
        <w:pStyle w:val="CommentText"/>
      </w:pPr>
      <w:r>
        <w:rPr>
          <w:color w:val="333333"/>
          <w:highlight w:val="white"/>
        </w:rPr>
        <w:t xml:space="preserve">(a) In case of claim for loss of time because of disability, within 90 days after the commencement of the period for which the carrier is liable, and that subsequent written proofs that the disability continues </w:t>
      </w:r>
      <w:r>
        <w:rPr>
          <w:b/>
          <w:bCs/>
          <w:color w:val="333333"/>
          <w:highlight w:val="white"/>
        </w:rPr>
        <w:t>shall be furnished to the carrier at the intervals that the carrier reasonably requires;</w:t>
      </w:r>
      <w:r>
        <w:rPr>
          <w:color w:val="333333"/>
          <w:highlight w:val="white"/>
        </w:rPr>
        <w:t xml:space="preserve"> or</w:t>
      </w:r>
    </w:p>
    <w:p w14:paraId="28BA8BDF" w14:textId="77777777" w:rsidR="000206DD" w:rsidRDefault="000206DD" w:rsidP="000206DD">
      <w:pPr>
        <w:pStyle w:val="CommentText"/>
      </w:pPr>
      <w:r>
        <w:rPr>
          <w:color w:val="333333"/>
          <w:highlight w:val="white"/>
        </w:rPr>
        <w:t>(b) In case of claim for any loss other than loss of time because of disability, within 90 days after the date of the loss; </w:t>
      </w:r>
    </w:p>
    <w:p w14:paraId="1794A91B" w14:textId="77777777" w:rsidR="000206DD" w:rsidRDefault="000206DD" w:rsidP="000206DD">
      <w:pPr>
        <w:pStyle w:val="CommentText"/>
      </w:pPr>
    </w:p>
    <w:p w14:paraId="7F773AC4" w14:textId="77777777" w:rsidR="000206DD" w:rsidRDefault="000206DD" w:rsidP="000206DD">
      <w:pPr>
        <w:pStyle w:val="CommentText"/>
      </w:pPr>
      <w:r>
        <w:t>We went with “as often as is reasonably required” option and not the “within 90 days” here.</w:t>
      </w:r>
    </w:p>
  </w:comment>
  <w:comment w:id="373" w:author="Laura Hoogland" w:date="2025-07-17T09:32:00Z" w:initials="LH">
    <w:p w14:paraId="289B3647" w14:textId="47AE9A12" w:rsidR="00C165D9" w:rsidRDefault="00C165D9" w:rsidP="00C165D9">
      <w:pPr>
        <w:pStyle w:val="CommentText"/>
      </w:pPr>
      <w:r>
        <w:rPr>
          <w:rStyle w:val="CommentReference"/>
        </w:rPr>
        <w:annotationRef/>
      </w:r>
      <w:r>
        <w:t xml:space="preserve">Per </w:t>
      </w:r>
      <w:hyperlink r:id="rId51" w:history="1">
        <w:r w:rsidRPr="00542A91">
          <w:rPr>
            <w:rStyle w:val="Hyperlink"/>
          </w:rPr>
          <w:t>COMAR 31.11.10.07</w:t>
        </w:r>
      </w:hyperlink>
      <w:r>
        <w:t xml:space="preserve"> A(1) and the State checklist as well as previous objections (DAP3 and DAP4) we recommend this change.</w:t>
      </w:r>
    </w:p>
  </w:comment>
  <w:comment w:id="374" w:author="Karen Oudine" w:date="2025-08-06T18:12:00Z" w:initials="KO">
    <w:p w14:paraId="3BE4618E" w14:textId="77777777" w:rsidR="006F5B15" w:rsidRDefault="006F5B15" w:rsidP="006F5B15">
      <w:pPr>
        <w:pStyle w:val="CommentText"/>
      </w:pPr>
      <w:r>
        <w:rPr>
          <w:rStyle w:val="CommentReference"/>
        </w:rPr>
        <w:annotationRef/>
      </w:r>
      <w:r>
        <w:t>Replace “during the pendency of a claim” as that is not quite a natural fit in DAP4 or how we speak about claims.  Replace with “while a claim is pending approval and/or is approved.”</w:t>
      </w:r>
    </w:p>
  </w:comment>
  <w:comment w:id="379" w:author="Laura Hoogland" w:date="2025-07-17T12:09:00Z" w:initials="LH">
    <w:p w14:paraId="13ABB8D0" w14:textId="79AE97E9" w:rsidR="00705233" w:rsidRDefault="00705233" w:rsidP="00705233">
      <w:pPr>
        <w:pStyle w:val="CommentText"/>
      </w:pPr>
      <w:r>
        <w:rPr>
          <w:rStyle w:val="CommentReference"/>
        </w:rPr>
        <w:annotationRef/>
      </w:r>
      <w:r>
        <w:t xml:space="preserve">Per </w:t>
      </w:r>
      <w:hyperlink r:id="rId52" w:history="1">
        <w:r w:rsidRPr="00B10EE7">
          <w:rPr>
            <w:rStyle w:val="Hyperlink"/>
          </w:rPr>
          <w:t>COMAR 31.11.10.06</w:t>
        </w:r>
      </w:hyperlink>
      <w:r>
        <w:t xml:space="preserve"> A. (3) - allows for conviction/commission of a felony - anything more restrictive is prohibited.</w:t>
      </w:r>
    </w:p>
  </w:comment>
  <w:comment w:id="380" w:author="Karen Oudine" w:date="2025-08-06T18:31:00Z" w:initials="KO">
    <w:p w14:paraId="1892011D" w14:textId="77777777" w:rsidR="008A6746" w:rsidRDefault="00AC68F4" w:rsidP="008A6746">
      <w:pPr>
        <w:pStyle w:val="CommentText"/>
      </w:pPr>
      <w:r>
        <w:rPr>
          <w:rStyle w:val="CommentReference"/>
        </w:rPr>
        <w:annotationRef/>
      </w:r>
      <w:r w:rsidR="008A6746">
        <w:t>Maintain standard language/no change - this exclusion is not as a result of a loss due to a felony.</w:t>
      </w:r>
    </w:p>
  </w:comment>
  <w:comment w:id="381" w:author="Laura Hoogland" w:date="2025-10-08T14:29:00Z" w:initials="LH">
    <w:p w14:paraId="5A2F6DE9" w14:textId="77777777" w:rsidR="00F921BB" w:rsidRDefault="00F921BB" w:rsidP="00F921BB">
      <w:pPr>
        <w:pStyle w:val="CommentText"/>
      </w:pPr>
      <w:r>
        <w:rPr>
          <w:rStyle w:val="CommentReference"/>
        </w:rPr>
        <w:annotationRef/>
      </w:r>
      <w:r>
        <w:t xml:space="preserve">Obj 9 - State objected to assault as being more restrictive than the permitted felony exclusion - conflict with </w:t>
      </w:r>
      <w:hyperlink r:id="rId53" w:history="1">
        <w:r w:rsidRPr="009C69C3">
          <w:rPr>
            <w:rStyle w:val="Hyperlink"/>
          </w:rPr>
          <w:t>COMAR 31.11.10.06A</w:t>
        </w:r>
      </w:hyperlink>
      <w:r>
        <w:t>, and must be revised</w:t>
      </w:r>
    </w:p>
  </w:comment>
  <w:comment w:id="382" w:author="Laura Hoogland" w:date="2025-10-08T14:30:00Z" w:initials="LH">
    <w:p w14:paraId="6026B39F" w14:textId="77777777" w:rsidR="000851F4" w:rsidRDefault="000851F4" w:rsidP="000851F4">
      <w:pPr>
        <w:pStyle w:val="CommentText"/>
      </w:pPr>
      <w:r>
        <w:rPr>
          <w:rStyle w:val="CommentReference"/>
        </w:rPr>
        <w:annotationRef/>
      </w:r>
      <w:r>
        <w:t xml:space="preserve">Obj 9 - State objected to assault as being more restrictive than the permitted felony exclusion - conflict with </w:t>
      </w:r>
      <w:hyperlink r:id="rId54" w:history="1">
        <w:r w:rsidRPr="00921566">
          <w:rPr>
            <w:rStyle w:val="Hyperlink"/>
          </w:rPr>
          <w:t>COMAR 31.11.10.06A</w:t>
        </w:r>
      </w:hyperlink>
      <w:r>
        <w:t>, and must be revised</w:t>
      </w:r>
    </w:p>
  </w:comment>
  <w:comment w:id="383" w:author="Karen Oudine" w:date="2025-10-10T09:57:00Z" w:initials="KO">
    <w:p w14:paraId="4AF0D443" w14:textId="77777777" w:rsidR="004C585A" w:rsidRDefault="004C585A" w:rsidP="004C585A">
      <w:pPr>
        <w:pStyle w:val="CommentText"/>
      </w:pPr>
      <w:r>
        <w:rPr>
          <w:rStyle w:val="CommentReference"/>
        </w:rPr>
        <w:annotationRef/>
      </w:r>
      <w:r>
        <w:t>Ok to remove</w:t>
      </w:r>
    </w:p>
  </w:comment>
  <w:comment w:id="386" w:author="Laura Hoogland" w:date="2025-07-17T11:43:00Z" w:initials="LH">
    <w:p w14:paraId="56088C94" w14:textId="34FADF81" w:rsidR="00DA5277" w:rsidRDefault="00DA5277" w:rsidP="00DA5277">
      <w:pPr>
        <w:pStyle w:val="CommentText"/>
      </w:pPr>
      <w:r>
        <w:rPr>
          <w:rStyle w:val="CommentReference"/>
        </w:rPr>
        <w:annotationRef/>
      </w:r>
      <w:r>
        <w:t xml:space="preserve">Per </w:t>
      </w:r>
      <w:hyperlink r:id="rId55" w:history="1">
        <w:r w:rsidRPr="00A50B13">
          <w:rPr>
            <w:rStyle w:val="Hyperlink"/>
          </w:rPr>
          <w:t>COMAR 31.11.10.06</w:t>
        </w:r>
      </w:hyperlink>
      <w:r>
        <w:t xml:space="preserve"> A. (3) - allows for conviction/commission of a felony - anything more restrictive is prohibited.</w:t>
      </w:r>
    </w:p>
  </w:comment>
  <w:comment w:id="387" w:author="Karen Oudine" w:date="2025-08-07T16:47:00Z" w:initials="KO">
    <w:p w14:paraId="12F27817" w14:textId="77777777" w:rsidR="008A6746" w:rsidRDefault="00797F4C" w:rsidP="008A6746">
      <w:pPr>
        <w:pStyle w:val="CommentText"/>
      </w:pPr>
      <w:r>
        <w:rPr>
          <w:rStyle w:val="CommentReference"/>
        </w:rPr>
        <w:annotationRef/>
      </w:r>
      <w:r w:rsidR="008A6746">
        <w:t>Maintain standard language/no change - this exclusion is not as a result of a loss due to a felony.</w:t>
      </w:r>
    </w:p>
  </w:comment>
  <w:comment w:id="388" w:author="Laura Hoogland" w:date="2025-10-08T14:31:00Z" w:initials="LH">
    <w:p w14:paraId="2454C34F" w14:textId="77777777" w:rsidR="003E2CB9" w:rsidRDefault="003E2CB9" w:rsidP="003E2CB9">
      <w:pPr>
        <w:pStyle w:val="CommentText"/>
      </w:pPr>
      <w:r>
        <w:rPr>
          <w:rStyle w:val="CommentReference"/>
        </w:rPr>
        <w:annotationRef/>
      </w:r>
      <w:r>
        <w:t xml:space="preserve">Obj 9 - State objected to assault as being more restrictive than the permitted felony exclusion - conflict with </w:t>
      </w:r>
      <w:hyperlink r:id="rId56" w:history="1">
        <w:r w:rsidRPr="00587508">
          <w:rPr>
            <w:rStyle w:val="Hyperlink"/>
          </w:rPr>
          <w:t>COMAR 31.11.10.06A</w:t>
        </w:r>
      </w:hyperlink>
      <w:r>
        <w:t>, and must be revised</w:t>
      </w:r>
    </w:p>
  </w:comment>
  <w:comment w:id="389" w:author="Melanie Coddington" w:date="2025-10-16T09:42:00Z" w:initials="MC">
    <w:p w14:paraId="4A9CB68B" w14:textId="77777777" w:rsidR="006E70CC" w:rsidRDefault="006E70CC" w:rsidP="006E70CC">
      <w:pPr>
        <w:pStyle w:val="CommentText"/>
      </w:pPr>
      <w:r>
        <w:rPr>
          <w:rStyle w:val="CommentReference"/>
        </w:rPr>
        <w:annotationRef/>
      </w:r>
      <w:r>
        <w:t>OK to remove</w:t>
      </w:r>
    </w:p>
  </w:comment>
  <w:comment w:id="397" w:author="Laura Hoogland" w:date="2025-10-08T14:25:00Z" w:initials="LH">
    <w:p w14:paraId="6AFE0392" w14:textId="174E4DF1" w:rsidR="00C534FA" w:rsidRDefault="00C534FA" w:rsidP="00C534FA">
      <w:pPr>
        <w:pStyle w:val="CommentText"/>
      </w:pPr>
      <w:r>
        <w:rPr>
          <w:rStyle w:val="CommentReference"/>
        </w:rPr>
        <w:annotationRef/>
      </w:r>
      <w:r>
        <w:t xml:space="preserve">Obj 9 - State objected to riot as being more restrictive than the permitted felony exclusion - conflict with </w:t>
      </w:r>
      <w:hyperlink r:id="rId57" w:history="1">
        <w:r w:rsidRPr="005B1264">
          <w:rPr>
            <w:rStyle w:val="Hyperlink"/>
          </w:rPr>
          <w:t>COMAR 31.11.10.06A</w:t>
        </w:r>
      </w:hyperlink>
      <w:r>
        <w:t>, and must be revised</w:t>
      </w:r>
    </w:p>
  </w:comment>
  <w:comment w:id="398" w:author="Karen Oudine" w:date="2025-10-10T09:57:00Z" w:initials="KO">
    <w:p w14:paraId="3AB5DECE" w14:textId="77777777" w:rsidR="004C585A" w:rsidRDefault="004C585A" w:rsidP="004C585A">
      <w:pPr>
        <w:pStyle w:val="CommentText"/>
      </w:pPr>
      <w:r>
        <w:rPr>
          <w:rStyle w:val="CommentReference"/>
        </w:rPr>
        <w:annotationRef/>
      </w:r>
      <w:r>
        <w:t>Ok to remove</w:t>
      </w:r>
    </w:p>
  </w:comment>
  <w:comment w:id="399" w:author="Laura Hoogland" w:date="2025-07-17T12:01:00Z" w:initials="LH">
    <w:p w14:paraId="76CE9469" w14:textId="6CC95F72" w:rsidR="00661B49" w:rsidRDefault="00661B49" w:rsidP="00661B49">
      <w:pPr>
        <w:pStyle w:val="CommentText"/>
      </w:pPr>
      <w:r>
        <w:rPr>
          <w:rStyle w:val="CommentReference"/>
        </w:rPr>
        <w:annotationRef/>
      </w:r>
      <w:r>
        <w:t xml:space="preserve">Per </w:t>
      </w:r>
      <w:hyperlink r:id="rId58" w:history="1">
        <w:r w:rsidRPr="00D96318">
          <w:rPr>
            <w:rStyle w:val="Hyperlink"/>
          </w:rPr>
          <w:t>COMAR 31.11.10.06</w:t>
        </w:r>
      </w:hyperlink>
      <w:r>
        <w:t xml:space="preserve"> A. (3) - allows for conviction/commission of a felony - anything more restrictive is prohibited.</w:t>
      </w:r>
    </w:p>
  </w:comment>
  <w:comment w:id="400" w:author="Karen Oudine" w:date="2025-08-07T16:47:00Z" w:initials="KO">
    <w:p w14:paraId="2246D3FE" w14:textId="77777777" w:rsidR="008A6746" w:rsidRDefault="00797F4C" w:rsidP="008A6746">
      <w:pPr>
        <w:pStyle w:val="CommentText"/>
      </w:pPr>
      <w:r>
        <w:rPr>
          <w:rStyle w:val="CommentReference"/>
        </w:rPr>
        <w:annotationRef/>
      </w:r>
      <w:r w:rsidR="008A6746">
        <w:t>Maintain standard language/no change - this exclusion is not as a result of a loss due to a felony.</w:t>
      </w:r>
    </w:p>
  </w:comment>
  <w:comment w:id="401" w:author="Laura Hoogland" w:date="2025-10-08T14:31:00Z" w:initials="LH">
    <w:p w14:paraId="1F70EB3F" w14:textId="77777777" w:rsidR="00AC4C5B" w:rsidRDefault="00AC4C5B" w:rsidP="00AC4C5B">
      <w:pPr>
        <w:pStyle w:val="CommentText"/>
      </w:pPr>
      <w:r>
        <w:rPr>
          <w:rStyle w:val="CommentReference"/>
        </w:rPr>
        <w:annotationRef/>
      </w:r>
      <w:r>
        <w:t xml:space="preserve">Obj 9 - State objected to assault as being more restrictive than the permitted felony exclusion - conflict with </w:t>
      </w:r>
      <w:hyperlink r:id="rId59" w:history="1">
        <w:r w:rsidRPr="000E3C29">
          <w:rPr>
            <w:rStyle w:val="Hyperlink"/>
          </w:rPr>
          <w:t>COMAR 31.11.10.06A</w:t>
        </w:r>
      </w:hyperlink>
      <w:r>
        <w:t>, and must be revised</w:t>
      </w:r>
    </w:p>
  </w:comment>
  <w:comment w:id="402" w:author="Karen Oudine" w:date="2025-10-10T09:57:00Z" w:initials="KO">
    <w:p w14:paraId="7695A810" w14:textId="77777777" w:rsidR="004C585A" w:rsidRDefault="004C585A" w:rsidP="004C585A">
      <w:pPr>
        <w:pStyle w:val="CommentText"/>
      </w:pPr>
      <w:r>
        <w:rPr>
          <w:rStyle w:val="CommentReference"/>
        </w:rPr>
        <w:annotationRef/>
      </w:r>
      <w:r>
        <w:t>Ok to remove</w:t>
      </w:r>
    </w:p>
  </w:comment>
  <w:comment w:id="408" w:author="Laura Hoogland" w:date="2025-07-18T14:28:00Z" w:initials="LH">
    <w:p w14:paraId="25015168" w14:textId="4EF9BE39" w:rsidR="005A7F95" w:rsidRDefault="005A7F95" w:rsidP="005A7F95">
      <w:pPr>
        <w:pStyle w:val="CommentText"/>
      </w:pPr>
      <w:r>
        <w:rPr>
          <w:rStyle w:val="CommentReference"/>
        </w:rPr>
        <w:annotationRef/>
      </w:r>
      <w:r>
        <w:t xml:space="preserve">Per </w:t>
      </w:r>
      <w:hyperlink r:id="rId60" w:history="1">
        <w:r w:rsidRPr="00BD7C93">
          <w:rPr>
            <w:rStyle w:val="Hyperlink"/>
          </w:rPr>
          <w:t>Ins s 15-813</w:t>
        </w:r>
      </w:hyperlink>
      <w:r>
        <w:t xml:space="preserve">, </w:t>
      </w:r>
      <w:r>
        <w:rPr>
          <w:color w:val="333333"/>
          <w:highlight w:val="white"/>
        </w:rPr>
        <w:t>(b) Each insurer that proposes to issue a policy subject to this section that provides benefits for temporary disability shall offer the policyholder the option of providing benefits for temporary disability caused or contributed to by pregnancy or childbirth.</w:t>
      </w:r>
    </w:p>
    <w:p w14:paraId="61864F82" w14:textId="77777777" w:rsidR="005A7F95" w:rsidRDefault="005A7F95" w:rsidP="005A7F95">
      <w:pPr>
        <w:pStyle w:val="CommentText"/>
      </w:pPr>
      <w:r>
        <w:rPr>
          <w:color w:val="333333"/>
          <w:highlight w:val="white"/>
        </w:rPr>
        <w:t>(c) The benefits under this section shall be provided to the same extent and on the same terms as the benefits provided for any other covered disability.</w:t>
      </w:r>
    </w:p>
  </w:comment>
  <w:comment w:id="409" w:author="Karen Oudine" w:date="2025-08-04T18:44:00Z" w:initials="KO">
    <w:p w14:paraId="44FFE922" w14:textId="77777777" w:rsidR="000E7DDB" w:rsidRDefault="000E7DDB" w:rsidP="000E7DDB">
      <w:pPr>
        <w:pStyle w:val="CommentText"/>
      </w:pPr>
      <w:r>
        <w:rPr>
          <w:rStyle w:val="CommentReference"/>
        </w:rPr>
        <w:annotationRef/>
      </w:r>
      <w:r>
        <w:t>ok</w:t>
      </w:r>
    </w:p>
  </w:comment>
  <w:comment w:id="417" w:author="Laura Hoogland" w:date="2025-07-18T08:51:00Z" w:initials="LH">
    <w:p w14:paraId="1E3D6542" w14:textId="07C27E7E" w:rsidR="00FD5044" w:rsidRDefault="00FD5044" w:rsidP="00FD5044">
      <w:pPr>
        <w:pStyle w:val="CommentText"/>
      </w:pPr>
      <w:r>
        <w:rPr>
          <w:rStyle w:val="CommentReference"/>
        </w:rPr>
        <w:annotationRef/>
      </w:r>
      <w:r>
        <w:t xml:space="preserve">Per </w:t>
      </w:r>
      <w:hyperlink r:id="rId61" w:history="1">
        <w:r w:rsidRPr="00DE32B2">
          <w:rPr>
            <w:rStyle w:val="Hyperlink"/>
          </w:rPr>
          <w:t>COMAR 31.11.10.06</w:t>
        </w:r>
      </w:hyperlink>
      <w:r>
        <w:t xml:space="preserve"> C. (2) this limitation cannot be more restrictive than what this law allows.</w:t>
      </w:r>
    </w:p>
    <w:p w14:paraId="0F87B5DB" w14:textId="77777777" w:rsidR="002B695F" w:rsidRDefault="002B695F" w:rsidP="00FD5044">
      <w:pPr>
        <w:pStyle w:val="CommentText"/>
      </w:pPr>
    </w:p>
  </w:comment>
  <w:comment w:id="418" w:author="Karen Oudine" w:date="2025-08-07T16:58:00Z" w:initials="KO">
    <w:p w14:paraId="37429BA3" w14:textId="77777777" w:rsidR="008A6746" w:rsidRDefault="008A6746" w:rsidP="008A6746">
      <w:pPr>
        <w:pStyle w:val="CommentText"/>
      </w:pPr>
      <w:r>
        <w:rPr>
          <w:rStyle w:val="CommentReference"/>
        </w:rPr>
        <w:annotationRef/>
      </w:r>
      <w:r>
        <w:t>Agree</w:t>
      </w:r>
    </w:p>
  </w:comment>
  <w:comment w:id="420" w:author="Laura Hoogland" w:date="2025-07-21T10:20:00Z" w:initials="LH">
    <w:p w14:paraId="4F04BDFE" w14:textId="2E0D6AD0" w:rsidR="00E3137A" w:rsidRDefault="00E3137A" w:rsidP="00E3137A">
      <w:pPr>
        <w:pStyle w:val="CommentText"/>
      </w:pPr>
      <w:r>
        <w:rPr>
          <w:rStyle w:val="CommentReference"/>
        </w:rPr>
        <w:annotationRef/>
      </w:r>
      <w:r>
        <w:t>Maryland does not allow crime when it was committed by an individual other then the insured - (</w:t>
      </w:r>
      <w:hyperlink r:id="rId62" w:history="1">
        <w:r w:rsidRPr="00041660">
          <w:rPr>
            <w:rStyle w:val="Hyperlink"/>
          </w:rPr>
          <w:t>COMAR 31.11.10.06</w:t>
        </w:r>
      </w:hyperlink>
      <w:r>
        <w:t xml:space="preserve"> A (2)(a-b) it does appear that the State has required us to remove this from our previous filings.</w:t>
      </w:r>
    </w:p>
    <w:p w14:paraId="3CAE51D4" w14:textId="77777777" w:rsidR="00E3137A" w:rsidRDefault="00E3137A" w:rsidP="00E3137A">
      <w:pPr>
        <w:pStyle w:val="CommentText"/>
      </w:pPr>
    </w:p>
  </w:comment>
  <w:comment w:id="421" w:author="Karen Oudine" w:date="2025-08-06T18:22:00Z" w:initials="KO">
    <w:p w14:paraId="3CA6AFF6" w14:textId="77777777" w:rsidR="008F3B2F" w:rsidRDefault="008F3B2F" w:rsidP="008F3B2F">
      <w:pPr>
        <w:pStyle w:val="CommentText"/>
      </w:pPr>
      <w:r>
        <w:rPr>
          <w:rStyle w:val="CommentReference"/>
        </w:rPr>
        <w:annotationRef/>
      </w:r>
      <w:r>
        <w:t>ok</w:t>
      </w:r>
    </w:p>
  </w:comment>
  <w:comment w:id="424" w:author="Laura Hoogland" w:date="2025-07-18T11:08:00Z" w:initials="LH">
    <w:p w14:paraId="55F70F59" w14:textId="0B4D399D" w:rsidR="005A594E" w:rsidRDefault="005A594E" w:rsidP="005A594E">
      <w:pPr>
        <w:pStyle w:val="CommentText"/>
      </w:pPr>
      <w:r>
        <w:rPr>
          <w:rStyle w:val="CommentReference"/>
        </w:rPr>
        <w:annotationRef/>
      </w:r>
      <w:r>
        <w:t xml:space="preserve">Per </w:t>
      </w:r>
      <w:hyperlink r:id="rId63" w:history="1">
        <w:r w:rsidRPr="004F22E1">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425" w:author="Karen Oudine" w:date="2025-08-07T16:57:00Z" w:initials="KO">
    <w:p w14:paraId="69E4B5C0" w14:textId="77777777" w:rsidR="004B1694" w:rsidRDefault="004B1694" w:rsidP="004B1694">
      <w:pPr>
        <w:pStyle w:val="CommentText"/>
      </w:pPr>
      <w:r>
        <w:rPr>
          <w:rStyle w:val="CommentReference"/>
        </w:rPr>
        <w:annotationRef/>
      </w:r>
      <w:r>
        <w:t>Agree to new language and changing pre-ex max to 12.</w:t>
      </w:r>
    </w:p>
  </w:comment>
  <w:comment w:id="452" w:author="Laura Hoogland" w:date="2025-12-23T14:49:00Z" w:initials="LH">
    <w:p w14:paraId="08412F6C" w14:textId="7B1441A3" w:rsidR="001B6654" w:rsidRDefault="001B6654" w:rsidP="001B6654">
      <w:pPr>
        <w:pStyle w:val="CommentText"/>
      </w:pPr>
      <w:r>
        <w:rPr>
          <w:rStyle w:val="CommentReference"/>
        </w:rPr>
        <w:annotationRef/>
      </w:r>
      <w:r>
        <w:fldChar w:fldCharType="begin"/>
      </w:r>
      <w:r>
        <w:instrText>HYPERLINK "mailto:karen.oudine@prudential.com"</w:instrText>
      </w:r>
      <w:bookmarkStart w:id="454" w:name="_@_364ADF17DEFF43B58AA2DA5C5D3DDC83Z"/>
      <w:r>
        <w:fldChar w:fldCharType="separate"/>
      </w:r>
      <w:bookmarkEnd w:id="454"/>
      <w:r w:rsidRPr="001B6654">
        <w:rPr>
          <w:rStyle w:val="Mention"/>
          <w:noProof/>
        </w:rPr>
        <w:t>@Karen Oudine</w:t>
      </w:r>
      <w:r>
        <w:fldChar w:fldCharType="end"/>
      </w:r>
      <w:r>
        <w:t xml:space="preserve"> would this be removed as well?</w:t>
      </w:r>
    </w:p>
  </w:comment>
  <w:comment w:id="453" w:author="Karen Oudine" w:date="2025-12-23T17:12:00Z" w:initials="KO">
    <w:p w14:paraId="632E2B59" w14:textId="77777777" w:rsidR="003B4F2B" w:rsidRDefault="003B4F2B" w:rsidP="003B4F2B">
      <w:pPr>
        <w:pStyle w:val="CommentText"/>
      </w:pPr>
      <w:r>
        <w:rPr>
          <w:rStyle w:val="CommentReference"/>
        </w:rPr>
        <w:annotationRef/>
      </w:r>
      <w:r>
        <w:t>No this isn’t an EP.  This text should remain.</w:t>
      </w:r>
    </w:p>
  </w:comment>
  <w:comment w:id="455" w:author="Laura Hoogland" w:date="2025-07-17T12:01:00Z" w:initials="LH">
    <w:p w14:paraId="2B3CD611" w14:textId="57979777" w:rsidR="00AD4AB4" w:rsidRDefault="00AD4AB4" w:rsidP="00AD4AB4">
      <w:pPr>
        <w:pStyle w:val="CommentText"/>
      </w:pPr>
      <w:r>
        <w:rPr>
          <w:rStyle w:val="CommentReference"/>
        </w:rPr>
        <w:annotationRef/>
      </w:r>
      <w:r>
        <w:t xml:space="preserve">Per </w:t>
      </w:r>
      <w:hyperlink r:id="rId64" w:history="1">
        <w:r w:rsidRPr="006A5D30">
          <w:rPr>
            <w:rStyle w:val="Hyperlink"/>
          </w:rPr>
          <w:t>COMAR 31.11.10.06</w:t>
        </w:r>
      </w:hyperlink>
      <w:r>
        <w:t xml:space="preserve"> A. (3) - allows for conviction/commission of a felony - anything more restrictive is prohibited.</w:t>
      </w:r>
    </w:p>
  </w:comment>
  <w:comment w:id="456" w:author="Karen Oudine" w:date="2025-08-07T16:46:00Z" w:initials="KO">
    <w:p w14:paraId="66815E07" w14:textId="77777777" w:rsidR="00274439" w:rsidRDefault="00274439" w:rsidP="00274439">
      <w:pPr>
        <w:pStyle w:val="CommentText"/>
      </w:pPr>
      <w:r>
        <w:rPr>
          <w:rStyle w:val="CommentReference"/>
        </w:rPr>
        <w:annotationRef/>
      </w:r>
      <w:r>
        <w:t>Keep in, this exclusion is not as a result of a loss due to a felony</w:t>
      </w:r>
    </w:p>
  </w:comment>
  <w:comment w:id="457" w:author="Laura Hoogland" w:date="2025-10-08T14:32:00Z" w:initials="LH">
    <w:p w14:paraId="014AB0D0" w14:textId="77777777" w:rsidR="00AC4C5B" w:rsidRDefault="00AC4C5B" w:rsidP="00AC4C5B">
      <w:pPr>
        <w:pStyle w:val="CommentText"/>
      </w:pPr>
      <w:r>
        <w:rPr>
          <w:rStyle w:val="CommentReference"/>
        </w:rPr>
        <w:annotationRef/>
      </w:r>
      <w:r>
        <w:t xml:space="preserve">Obj 9 - State objected to assault as being more restrictive than the permitted felony exclusion - conflict with </w:t>
      </w:r>
      <w:hyperlink r:id="rId65" w:history="1">
        <w:r w:rsidRPr="002047DA">
          <w:rPr>
            <w:rStyle w:val="Hyperlink"/>
          </w:rPr>
          <w:t>COMAR 31.11.10.06A</w:t>
        </w:r>
      </w:hyperlink>
      <w:r>
        <w:t>, and must be revised</w:t>
      </w:r>
    </w:p>
  </w:comment>
  <w:comment w:id="458" w:author="Karen Oudine" w:date="2025-10-10T09:57:00Z" w:initials="KO">
    <w:p w14:paraId="0F6B11E3" w14:textId="77777777" w:rsidR="004C585A" w:rsidRDefault="004C585A" w:rsidP="004C585A">
      <w:pPr>
        <w:pStyle w:val="CommentText"/>
      </w:pPr>
      <w:r>
        <w:rPr>
          <w:rStyle w:val="CommentReference"/>
        </w:rPr>
        <w:annotationRef/>
      </w:r>
      <w:r>
        <w:t>Ok to remove</w:t>
      </w:r>
    </w:p>
  </w:comment>
  <w:comment w:id="463" w:author="Laura Hoogland" w:date="2025-07-17T11:44:00Z" w:initials="LH">
    <w:p w14:paraId="281BB88A" w14:textId="64DADFEC" w:rsidR="00DA5277" w:rsidRDefault="00DA5277" w:rsidP="00DA5277">
      <w:pPr>
        <w:pStyle w:val="CommentText"/>
      </w:pPr>
      <w:r>
        <w:rPr>
          <w:rStyle w:val="CommentReference"/>
        </w:rPr>
        <w:annotationRef/>
      </w:r>
      <w:r>
        <w:t xml:space="preserve">Per </w:t>
      </w:r>
      <w:hyperlink r:id="rId66" w:history="1">
        <w:r w:rsidRPr="00384910">
          <w:rPr>
            <w:rStyle w:val="Hyperlink"/>
          </w:rPr>
          <w:t>COMAR 31.11.10.06</w:t>
        </w:r>
      </w:hyperlink>
      <w:r>
        <w:t xml:space="preserve"> A. (3) - allows for conviction/commission of a felony - anything more restrictive is prohibited.</w:t>
      </w:r>
    </w:p>
  </w:comment>
  <w:comment w:id="464" w:author="Karen Oudine" w:date="2025-08-07T16:45:00Z" w:initials="KO">
    <w:p w14:paraId="061605C5" w14:textId="77777777" w:rsidR="00274439" w:rsidRDefault="00274439" w:rsidP="00274439">
      <w:pPr>
        <w:pStyle w:val="CommentText"/>
      </w:pPr>
      <w:r>
        <w:rPr>
          <w:rStyle w:val="CommentReference"/>
        </w:rPr>
        <w:annotationRef/>
      </w:r>
      <w:r>
        <w:t>Keep in, this exclusion is not as a result of a loss due to a felony</w:t>
      </w:r>
    </w:p>
  </w:comment>
  <w:comment w:id="467" w:author="Laura Hoogland" w:date="2025-07-18T11:09:00Z" w:initials="LH">
    <w:p w14:paraId="383C3592" w14:textId="16FC7F7B" w:rsidR="005A594E" w:rsidRDefault="005A594E" w:rsidP="005A594E">
      <w:pPr>
        <w:pStyle w:val="CommentText"/>
      </w:pPr>
      <w:r>
        <w:rPr>
          <w:rStyle w:val="CommentReference"/>
        </w:rPr>
        <w:annotationRef/>
      </w:r>
      <w:r>
        <w:t xml:space="preserve">Per </w:t>
      </w:r>
      <w:hyperlink r:id="rId67" w:history="1">
        <w:r w:rsidRPr="00717C47">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468" w:author="Karen Oudine" w:date="2025-08-07T16:57:00Z" w:initials="KO">
    <w:p w14:paraId="1B69C634" w14:textId="77777777" w:rsidR="004B1694" w:rsidRDefault="004B1694" w:rsidP="004B1694">
      <w:pPr>
        <w:pStyle w:val="CommentText"/>
      </w:pPr>
      <w:r>
        <w:rPr>
          <w:rStyle w:val="CommentReference"/>
        </w:rPr>
        <w:annotationRef/>
      </w:r>
      <w:r>
        <w:t>Ok to additional language and changing pre-ex max to 12</w:t>
      </w:r>
    </w:p>
  </w:comment>
  <w:comment w:id="478" w:author="Laura Hoogland" w:date="2025-07-18T11:09:00Z" w:initials="LH">
    <w:p w14:paraId="20073573" w14:textId="19747ECE" w:rsidR="005A594E" w:rsidRDefault="005A594E" w:rsidP="005A594E">
      <w:pPr>
        <w:pStyle w:val="CommentText"/>
      </w:pPr>
      <w:r>
        <w:rPr>
          <w:rStyle w:val="CommentReference"/>
        </w:rPr>
        <w:annotationRef/>
      </w:r>
      <w:r>
        <w:t xml:space="preserve">Per </w:t>
      </w:r>
      <w:hyperlink r:id="rId68" w:history="1">
        <w:r w:rsidRPr="00DE4A65">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479" w:author="Karen Oudine" w:date="2025-08-06T18:21:00Z" w:initials="KO">
    <w:p w14:paraId="5F0228C9" w14:textId="77777777" w:rsidR="00D619F9" w:rsidRDefault="00D619F9" w:rsidP="00D619F9">
      <w:pPr>
        <w:pStyle w:val="CommentText"/>
      </w:pPr>
      <w:r>
        <w:rPr>
          <w:rStyle w:val="CommentReference"/>
        </w:rPr>
        <w:annotationRef/>
      </w:r>
      <w:r>
        <w:t>ok</w:t>
      </w:r>
    </w:p>
  </w:comment>
  <w:comment w:id="492" w:author="Laura Hoogland" w:date="2025-12-23T14:54:00Z" w:initials="LH">
    <w:p w14:paraId="497A844D" w14:textId="1B71A349" w:rsidR="004E574F" w:rsidRDefault="004E574F" w:rsidP="004E574F">
      <w:pPr>
        <w:pStyle w:val="CommentText"/>
      </w:pPr>
      <w:r>
        <w:rPr>
          <w:rStyle w:val="CommentReference"/>
        </w:rPr>
        <w:annotationRef/>
      </w:r>
      <w:r>
        <w:fldChar w:fldCharType="begin"/>
      </w:r>
      <w:r>
        <w:instrText>HYPERLINK "mailto:karen.oudine@prudential.com"</w:instrText>
      </w:r>
      <w:bookmarkStart w:id="494" w:name="_@_ED2D37BA98174386A49A23CF70A1AAE1Z"/>
      <w:r>
        <w:fldChar w:fldCharType="separate"/>
      </w:r>
      <w:bookmarkEnd w:id="494"/>
      <w:r w:rsidRPr="004E574F">
        <w:rPr>
          <w:rStyle w:val="Mention"/>
          <w:noProof/>
        </w:rPr>
        <w:t>@Karen Oudine</w:t>
      </w:r>
      <w:r>
        <w:fldChar w:fldCharType="end"/>
      </w:r>
      <w:r>
        <w:t xml:space="preserve"> I think this will need removed as well?</w:t>
      </w:r>
    </w:p>
  </w:comment>
  <w:comment w:id="493" w:author="Karen Oudine" w:date="2025-12-23T16:01:00Z" w:initials="KO">
    <w:p w14:paraId="4CB8D1C3" w14:textId="764ADAFB" w:rsidR="0056001B" w:rsidRDefault="0056001B">
      <w:pPr>
        <w:pStyle w:val="CommentText"/>
      </w:pPr>
      <w:r>
        <w:rPr>
          <w:rStyle w:val="CommentReference"/>
        </w:rPr>
        <w:annotationRef/>
      </w:r>
      <w:r w:rsidRPr="4AFAB8EF">
        <w:t>Agree!</w:t>
      </w:r>
    </w:p>
  </w:comment>
  <w:comment w:id="503" w:author="Laura Hoogland" w:date="2025-12-23T14:43:00Z" w:initials="LH">
    <w:p w14:paraId="5FAF99F8" w14:textId="2BFD7679" w:rsidR="001E2B23" w:rsidRDefault="001E2B23" w:rsidP="001E2B23">
      <w:pPr>
        <w:pStyle w:val="CommentText"/>
      </w:pPr>
      <w:r>
        <w:rPr>
          <w:rStyle w:val="CommentReference"/>
        </w:rPr>
        <w:annotationRef/>
      </w:r>
      <w:r>
        <w:fldChar w:fldCharType="begin"/>
      </w:r>
      <w:r>
        <w:instrText>HYPERLINK "mailto:karen.oudine@prudential.com"</w:instrText>
      </w:r>
      <w:bookmarkStart w:id="506" w:name="_@_6AE5F8404BA641E39B27F31E91B2995FZ"/>
      <w:r>
        <w:fldChar w:fldCharType="separate"/>
      </w:r>
      <w:bookmarkEnd w:id="506"/>
      <w:r w:rsidRPr="001E2B23">
        <w:rPr>
          <w:rStyle w:val="Mention"/>
          <w:noProof/>
        </w:rPr>
        <w:t>@Karen Oudine</w:t>
      </w:r>
      <w:r>
        <w:fldChar w:fldCharType="end"/>
      </w:r>
      <w:r>
        <w:t xml:space="preserve"> would this bracketing remain?  If it does, should it be moved to just after…”You will receive Your Critical Illness Benefit when We approve Your claim </w:t>
      </w:r>
      <w:r>
        <w:rPr>
          <w:b/>
          <w:bCs/>
          <w:color w:val="FF0000"/>
          <w:vertAlign w:val="superscript"/>
        </w:rPr>
        <w:t>1</w:t>
      </w:r>
      <w:r>
        <w:rPr>
          <w:b/>
          <w:bCs/>
        </w:rPr>
        <w:t xml:space="preserve">[, </w:t>
      </w:r>
      <w:r>
        <w:t>provided:?  Or do you want me to remove this bracketing?</w:t>
      </w:r>
    </w:p>
  </w:comment>
  <w:comment w:id="504" w:author="Karen Oudine" w:date="2025-12-23T15:57:00Z" w:initials="KO">
    <w:p w14:paraId="7838DFEC" w14:textId="77777777" w:rsidR="00842617" w:rsidRDefault="00842617" w:rsidP="00842617">
      <w:pPr>
        <w:pStyle w:val="CommentText"/>
      </w:pPr>
      <w:r>
        <w:rPr>
          <w:rStyle w:val="CommentReference"/>
        </w:rPr>
        <w:annotationRef/>
      </w:r>
      <w:r>
        <w:t>Please keep the EVL and agree on your recommended placement.  With my cross outs, I was focused on the words, not necessarily the bracketing of any EVL, with the intent to make sure all references to the CI EP were removed.</w:t>
      </w:r>
    </w:p>
  </w:comment>
  <w:comment w:id="507" w:author="Laura Hoogland" w:date="2025-12-23T14:46:00Z" w:initials="LH">
    <w:p w14:paraId="679FA5E6" w14:textId="4C2A1D4F" w:rsidR="00E02B83" w:rsidRDefault="00E02B83" w:rsidP="00E02B83">
      <w:pPr>
        <w:pStyle w:val="CommentText"/>
      </w:pPr>
      <w:r>
        <w:rPr>
          <w:rStyle w:val="CommentReference"/>
        </w:rPr>
        <w:annotationRef/>
      </w:r>
      <w:r>
        <w:fldChar w:fldCharType="begin"/>
      </w:r>
      <w:r>
        <w:instrText>HYPERLINK "mailto:karen.oudine@prudential.com"</w:instrText>
      </w:r>
      <w:bookmarkStart w:id="509" w:name="_@_6D7886C02287476F9AF9EFD59492BCE3Z"/>
      <w:r>
        <w:fldChar w:fldCharType="separate"/>
      </w:r>
      <w:bookmarkEnd w:id="509"/>
      <w:r w:rsidRPr="00E02B83">
        <w:rPr>
          <w:rStyle w:val="Mention"/>
          <w:noProof/>
        </w:rPr>
        <w:t>@Karen Oudine</w:t>
      </w:r>
      <w:r>
        <w:fldChar w:fldCharType="end"/>
      </w:r>
      <w:r>
        <w:t xml:space="preserve"> would this also need to be removed?</w:t>
      </w:r>
    </w:p>
  </w:comment>
  <w:comment w:id="508" w:author="Karen Oudine" w:date="2025-12-23T17:12:00Z" w:initials="KO">
    <w:p w14:paraId="2C546468" w14:textId="77777777" w:rsidR="003B4F2B" w:rsidRDefault="003B4F2B" w:rsidP="003B4F2B">
      <w:pPr>
        <w:pStyle w:val="CommentText"/>
      </w:pPr>
      <w:r>
        <w:rPr>
          <w:rStyle w:val="CommentReference"/>
        </w:rPr>
        <w:annotationRef/>
      </w:r>
      <w:r>
        <w:t>No this isn’t an EP, this text should remain</w:t>
      </w:r>
    </w:p>
  </w:comment>
  <w:comment w:id="511" w:author="Laura Hoogland" w:date="2025-07-17T11:45:00Z" w:initials="LH">
    <w:p w14:paraId="28A38601" w14:textId="1F69F39C" w:rsidR="00C30ED5" w:rsidRDefault="00C30ED5" w:rsidP="00C30ED5">
      <w:pPr>
        <w:pStyle w:val="CommentText"/>
      </w:pPr>
      <w:r>
        <w:rPr>
          <w:rStyle w:val="CommentReference"/>
        </w:rPr>
        <w:annotationRef/>
      </w:r>
      <w:r>
        <w:t xml:space="preserve">Per </w:t>
      </w:r>
      <w:hyperlink r:id="rId69" w:history="1">
        <w:r w:rsidRPr="003A61B0">
          <w:rPr>
            <w:rStyle w:val="Hyperlink"/>
          </w:rPr>
          <w:t>COMAR 31.11.10.06</w:t>
        </w:r>
      </w:hyperlink>
      <w:r>
        <w:t xml:space="preserve"> A. (3) - allows for conviction/commission of a felony - anything more restrictive is prohibited.</w:t>
      </w:r>
    </w:p>
  </w:comment>
  <w:comment w:id="512" w:author="Karen Oudine" w:date="2025-08-07T16:45:00Z" w:initials="KO">
    <w:p w14:paraId="0B9A0362" w14:textId="77777777" w:rsidR="00A73C06" w:rsidRDefault="00A73C06" w:rsidP="00A73C06">
      <w:pPr>
        <w:pStyle w:val="CommentText"/>
      </w:pPr>
      <w:r>
        <w:rPr>
          <w:rStyle w:val="CommentReference"/>
        </w:rPr>
        <w:annotationRef/>
      </w:r>
      <w:r>
        <w:t>Keep in, this exclusion is not as a result of a loss due to a felony</w:t>
      </w:r>
    </w:p>
  </w:comment>
  <w:comment w:id="515" w:author="Laura Hoogland" w:date="2025-07-18T11:09:00Z" w:initials="LH">
    <w:p w14:paraId="0681CDF2" w14:textId="08B63A6C" w:rsidR="005A594E" w:rsidRDefault="005A594E" w:rsidP="005A594E">
      <w:pPr>
        <w:pStyle w:val="CommentText"/>
      </w:pPr>
      <w:r>
        <w:rPr>
          <w:rStyle w:val="CommentReference"/>
        </w:rPr>
        <w:annotationRef/>
      </w:r>
      <w:r>
        <w:t xml:space="preserve">Per </w:t>
      </w:r>
      <w:hyperlink r:id="rId70" w:history="1">
        <w:r w:rsidRPr="00E82A6B">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516" w:author="Karen Oudine" w:date="2025-08-07T16:45:00Z" w:initials="KO">
    <w:p w14:paraId="66300147" w14:textId="77777777" w:rsidR="00A73C06" w:rsidRDefault="00A73C06" w:rsidP="00A73C06">
      <w:pPr>
        <w:pStyle w:val="CommentText"/>
      </w:pPr>
      <w:r>
        <w:rPr>
          <w:rStyle w:val="CommentReference"/>
        </w:rPr>
        <w:annotationRef/>
      </w:r>
      <w:r>
        <w:t>ok</w:t>
      </w:r>
    </w:p>
  </w:comment>
  <w:comment w:id="526" w:author="Laura Hoogland" w:date="2025-07-18T11:10:00Z" w:initials="LH">
    <w:p w14:paraId="029D70A8" w14:textId="17B1324D" w:rsidR="005A594E" w:rsidRDefault="005A594E" w:rsidP="005A594E">
      <w:pPr>
        <w:pStyle w:val="CommentText"/>
      </w:pPr>
      <w:r>
        <w:rPr>
          <w:rStyle w:val="CommentReference"/>
        </w:rPr>
        <w:annotationRef/>
      </w:r>
      <w:r>
        <w:t xml:space="preserve">Per </w:t>
      </w:r>
      <w:hyperlink r:id="rId71" w:history="1">
        <w:r w:rsidRPr="0023736C">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527" w:author="Karen Oudine" w:date="2025-08-04T17:22:00Z" w:initials="KO">
    <w:p w14:paraId="662F9522" w14:textId="77777777" w:rsidR="007E34A6" w:rsidRDefault="007E34A6" w:rsidP="007E34A6">
      <w:pPr>
        <w:pStyle w:val="CommentText"/>
      </w:pPr>
      <w:r>
        <w:rPr>
          <w:rStyle w:val="CommentReference"/>
        </w:rPr>
        <w:annotationRef/>
      </w:r>
      <w:r>
        <w:t>“application for insurance” will only apply if the coverage is contrib/voluntary</w:t>
      </w:r>
    </w:p>
  </w:comment>
  <w:comment w:id="535" w:author="Laura Hoogland" w:date="2025-07-18T11:55:00Z" w:initials="LH">
    <w:p w14:paraId="7027737E" w14:textId="1CD3FD9D" w:rsidR="00224B2D" w:rsidRDefault="00224B2D" w:rsidP="00224B2D">
      <w:pPr>
        <w:pStyle w:val="CommentText"/>
      </w:pPr>
      <w:r>
        <w:rPr>
          <w:rStyle w:val="CommentReference"/>
        </w:rPr>
        <w:annotationRef/>
      </w:r>
      <w:r>
        <w:t xml:space="preserve">Per </w:t>
      </w:r>
      <w:hyperlink r:id="rId72" w:history="1">
        <w:r w:rsidRPr="00B23F0A">
          <w:rPr>
            <w:rStyle w:val="Hyperlink"/>
          </w:rPr>
          <w:t>COMAR 31.11.10.04G</w:t>
        </w:r>
      </w:hyperlink>
      <w:r>
        <w:t xml:space="preserve"> (4) </w:t>
      </w:r>
      <w:r>
        <w:rPr>
          <w:color w:val="333333"/>
          <w:highlight w:val="white"/>
        </w:rPr>
        <w:t>At the option of the carrier, the contract may provide that if any benefit of the contract is payable to the estate of an individual, or to an individual who is a minor or otherwise not competent to give a valid release, the carrier may pay the benefit, up to an amount not exceeding $5,000, to any relative by blood or connection by marriage of the individual who is considered by the carrier to be equitably entitled to the benefit.</w:t>
      </w:r>
      <w:r>
        <w:t xml:space="preserve"> </w:t>
      </w:r>
    </w:p>
  </w:comment>
  <w:comment w:id="536" w:author="Karen Oudine" w:date="2025-08-06T18:19:00Z" w:initials="KO">
    <w:p w14:paraId="2EE86A42" w14:textId="77777777" w:rsidR="00024864" w:rsidRDefault="00024864" w:rsidP="00024864">
      <w:pPr>
        <w:pStyle w:val="CommentText"/>
      </w:pPr>
      <w:r>
        <w:rPr>
          <w:rStyle w:val="CommentReference"/>
        </w:rPr>
        <w:annotationRef/>
      </w:r>
      <w:r>
        <w:t xml:space="preserve">This is at the option of the carrier, no change required.  Consulted with law. </w:t>
      </w:r>
    </w:p>
  </w:comment>
  <w:comment w:id="543" w:author="Laura Hoogland" w:date="2025-10-08T14:18:00Z" w:initials="LH">
    <w:p w14:paraId="41913ACB" w14:textId="77777777" w:rsidR="00CF39D1" w:rsidRDefault="00CF39D1" w:rsidP="00CF39D1">
      <w:pPr>
        <w:pStyle w:val="CommentText"/>
      </w:pPr>
      <w:r>
        <w:rPr>
          <w:rStyle w:val="CommentReference"/>
        </w:rPr>
        <w:annotationRef/>
      </w:r>
      <w:r>
        <w:t>Obj 8 Refer to page 92, the certificate includes text stating that benefits will end “the date You</w:t>
      </w:r>
    </w:p>
    <w:p w14:paraId="375655F2" w14:textId="77777777" w:rsidR="00CF39D1" w:rsidRDefault="00CF39D1" w:rsidP="00CF39D1">
      <w:pPr>
        <w:pStyle w:val="CommentText"/>
      </w:pPr>
      <w:r>
        <w:t>are enrolled in or are eligible for Medicare.” An insured might not want to enroll in Medicare as soon as he is eligible, due to having coverage elsewhere. Please revise this text to remove “or are eligible.” It would be inequitable to terminate benefits for an insured who did not enroll in Medicare when eligible. See §</w:t>
      </w:r>
      <w:hyperlink r:id="rId73" w:history="1">
        <w:r w:rsidRPr="00BB2F7F">
          <w:rPr>
            <w:rStyle w:val="Hyperlink"/>
          </w:rPr>
          <w:t xml:space="preserve"> 12-205</w:t>
        </w:r>
      </w:hyperlink>
      <w:r>
        <w:t>(b)(4).</w:t>
      </w:r>
    </w:p>
  </w:comment>
  <w:comment w:id="544" w:author="Karen Oudine" w:date="2025-10-10T09:46:00Z" w:initials="KO">
    <w:p w14:paraId="70126886" w14:textId="77777777" w:rsidR="00774247" w:rsidRDefault="00774247" w:rsidP="00774247">
      <w:pPr>
        <w:pStyle w:val="CommentText"/>
      </w:pPr>
      <w:r>
        <w:rPr>
          <w:rStyle w:val="CommentReference"/>
        </w:rPr>
        <w:annotationRef/>
      </w:r>
      <w:r>
        <w:t>Ok with removal of text.</w:t>
      </w:r>
    </w:p>
  </w:comment>
  <w:comment w:id="550" w:author="Laura Hoogland" w:date="2025-07-16T09:09:00Z" w:initials="LH">
    <w:p w14:paraId="6BDC326C" w14:textId="44C8B28A" w:rsidR="00E6341D" w:rsidRDefault="00E6341D" w:rsidP="00E6341D">
      <w:pPr>
        <w:pStyle w:val="CommentText"/>
      </w:pPr>
      <w:r>
        <w:rPr>
          <w:rStyle w:val="CommentReference"/>
        </w:rPr>
        <w:annotationRef/>
      </w:r>
      <w:r>
        <w:t xml:space="preserve">Per </w:t>
      </w:r>
      <w:hyperlink r:id="rId74" w:history="1">
        <w:r w:rsidRPr="006400E2">
          <w:rPr>
            <w:rStyle w:val="Hyperlink"/>
          </w:rPr>
          <w:t>Ins s 12-211</w:t>
        </w:r>
      </w:hyperlink>
      <w:r>
        <w:t xml:space="preserve">, </w:t>
      </w:r>
      <w:r>
        <w:rPr>
          <w:color w:val="333333"/>
          <w:highlight w:val="white"/>
        </w:rPr>
        <w:t>a disability insurance policy may not be sold, delivered, or issued for delivery in the State by a carrier if the policy contains a clause that purports to reserve sole discretion to the carrier to interpret the terms of the policy or to provide standards of interpretation or review that are inconsistent with the laws of the State.</w:t>
      </w:r>
      <w:r>
        <w:t xml:space="preserve"> </w:t>
      </w:r>
    </w:p>
  </w:comment>
  <w:comment w:id="551" w:author="Karen Oudine" w:date="2025-08-04T17:20:00Z" w:initials="KO">
    <w:p w14:paraId="540096EF" w14:textId="77777777" w:rsidR="00374651" w:rsidRDefault="00374651" w:rsidP="00374651">
      <w:pPr>
        <w:pStyle w:val="CommentText"/>
      </w:pPr>
      <w:r>
        <w:rPr>
          <w:rStyle w:val="CommentReference"/>
        </w:rPr>
        <w:annotationRef/>
      </w:r>
      <w:r>
        <w:t>ok</w:t>
      </w:r>
    </w:p>
  </w:comment>
  <w:comment w:id="560" w:author="Laura Hoogland" w:date="2025-07-18T12:06:00Z" w:initials="LH">
    <w:p w14:paraId="75859798" w14:textId="72264120" w:rsidR="006E0400" w:rsidRDefault="006E0400" w:rsidP="006E0400">
      <w:pPr>
        <w:pStyle w:val="CommentText"/>
      </w:pPr>
      <w:r>
        <w:rPr>
          <w:rStyle w:val="CommentReference"/>
        </w:rPr>
        <w:annotationRef/>
      </w:r>
      <w:r>
        <w:t xml:space="preserve">Per </w:t>
      </w:r>
      <w:hyperlink r:id="rId75" w:history="1">
        <w:r w:rsidRPr="005F1D06">
          <w:rPr>
            <w:rStyle w:val="Hyperlink"/>
          </w:rPr>
          <w:t>COMAR 31.11.10.07</w:t>
        </w:r>
      </w:hyperlink>
      <w:r>
        <w:t xml:space="preserve"> A(1) and the State checklist as well as previous objections (DAP3 and DAP4) we recommend this change.</w:t>
      </w:r>
    </w:p>
  </w:comment>
  <w:comment w:id="561" w:author="Karen Oudine" w:date="2025-08-04T17:19:00Z" w:initials="KO">
    <w:p w14:paraId="2B62A646" w14:textId="77777777" w:rsidR="0027764D" w:rsidRDefault="0095643B" w:rsidP="0027764D">
      <w:pPr>
        <w:pStyle w:val="CommentText"/>
      </w:pPr>
      <w:r>
        <w:rPr>
          <w:rStyle w:val="CommentReference"/>
        </w:rPr>
        <w:annotationRef/>
      </w:r>
      <w:r w:rsidR="0027764D">
        <w:t>Replace “during the pendency of a claim” as that is not quite a natural fit in DAP4 or how we speak about claims.  Replace with “while a claim is pending approval and/or is approved.”</w:t>
      </w:r>
    </w:p>
  </w:comment>
  <w:comment w:id="564" w:author="Laura Hoogland" w:date="2025-07-17T12:02:00Z" w:initials="LH">
    <w:p w14:paraId="5934DFAF" w14:textId="65412BA5" w:rsidR="002A2A6B" w:rsidRDefault="002A2A6B" w:rsidP="002A2A6B">
      <w:pPr>
        <w:pStyle w:val="CommentText"/>
      </w:pPr>
      <w:r>
        <w:rPr>
          <w:rStyle w:val="CommentReference"/>
        </w:rPr>
        <w:annotationRef/>
      </w:r>
      <w:r>
        <w:t xml:space="preserve">Per </w:t>
      </w:r>
      <w:hyperlink r:id="rId76" w:history="1">
        <w:r w:rsidRPr="003A1160">
          <w:rPr>
            <w:rStyle w:val="Hyperlink"/>
          </w:rPr>
          <w:t>COMAR 31.11.10.06</w:t>
        </w:r>
      </w:hyperlink>
      <w:r>
        <w:t xml:space="preserve"> A. (3) - allows for conviction/commission of a felony - anything more restrictive is prohibited.</w:t>
      </w:r>
    </w:p>
  </w:comment>
  <w:comment w:id="565" w:author="Karen Oudine" w:date="2025-08-07T16:44:00Z" w:initials="KO">
    <w:p w14:paraId="57841BBB" w14:textId="77777777" w:rsidR="0001397F" w:rsidRDefault="0001397F" w:rsidP="0001397F">
      <w:pPr>
        <w:pStyle w:val="CommentText"/>
      </w:pPr>
      <w:r>
        <w:rPr>
          <w:rStyle w:val="CommentReference"/>
        </w:rPr>
        <w:annotationRef/>
      </w:r>
      <w:r>
        <w:t>Keep in, this exclusion is not as a result of a loss due to a felony</w:t>
      </w:r>
    </w:p>
  </w:comment>
  <w:comment w:id="566" w:author="Laura Hoogland" w:date="2025-10-08T14:32:00Z" w:initials="LH">
    <w:p w14:paraId="5C9BB3D1" w14:textId="77777777" w:rsidR="006F6168" w:rsidRDefault="006F6168" w:rsidP="006F6168">
      <w:pPr>
        <w:pStyle w:val="CommentText"/>
      </w:pPr>
      <w:r>
        <w:rPr>
          <w:rStyle w:val="CommentReference"/>
        </w:rPr>
        <w:annotationRef/>
      </w:r>
      <w:r>
        <w:t xml:space="preserve">Obj 9 - State objected to assault as being more restrictive than the permitted felony exclusion - conflict with </w:t>
      </w:r>
      <w:hyperlink r:id="rId77" w:history="1">
        <w:r w:rsidRPr="00CF29B1">
          <w:rPr>
            <w:rStyle w:val="Hyperlink"/>
          </w:rPr>
          <w:t>COMAR 31.11.10.06A</w:t>
        </w:r>
      </w:hyperlink>
      <w:r>
        <w:t>, and must be revised</w:t>
      </w:r>
    </w:p>
  </w:comment>
  <w:comment w:id="567" w:author="Karen Oudine" w:date="2025-10-10T09:57:00Z" w:initials="KO">
    <w:p w14:paraId="760D1835" w14:textId="77777777" w:rsidR="004C585A" w:rsidRDefault="004C585A" w:rsidP="004C585A">
      <w:pPr>
        <w:pStyle w:val="CommentText"/>
      </w:pPr>
      <w:r>
        <w:rPr>
          <w:rStyle w:val="CommentReference"/>
        </w:rPr>
        <w:annotationRef/>
      </w:r>
      <w:r>
        <w:t>Ok to remove</w:t>
      </w:r>
    </w:p>
  </w:comment>
  <w:comment w:id="574" w:author="Laura Hoogland" w:date="2025-07-21T10:33:00Z" w:initials="LH">
    <w:p w14:paraId="463796E0" w14:textId="5F79ABB3" w:rsidR="00E3137A" w:rsidRDefault="00E3137A" w:rsidP="00E3137A">
      <w:pPr>
        <w:pStyle w:val="CommentText"/>
      </w:pPr>
      <w:r>
        <w:rPr>
          <w:rStyle w:val="CommentReference"/>
        </w:rPr>
        <w:annotationRef/>
      </w:r>
      <w:r>
        <w:t xml:space="preserve">Per </w:t>
      </w:r>
      <w:hyperlink r:id="rId78" w:history="1">
        <w:r w:rsidRPr="000C2FAE">
          <w:rPr>
            <w:rStyle w:val="Hyperlink"/>
          </w:rPr>
          <w:t>Ins s 12-205</w:t>
        </w:r>
      </w:hyperlink>
      <w:r>
        <w:t xml:space="preserve"> Maryland has objected to saying “first” tested as being “Grounds for disapproval” (b)(4) for containing an inequitable provision of insurance without substantial benefit to the policyholder.  Please let me know if you would like me to remove the term “first” or if you’d like to “wait and see”.  Thanks!</w:t>
      </w:r>
    </w:p>
  </w:comment>
  <w:comment w:id="575" w:author="Karen Oudine" w:date="2025-08-04T17:16:00Z" w:initials="KO">
    <w:p w14:paraId="3297D6FF" w14:textId="77777777" w:rsidR="00766C34" w:rsidRDefault="00766C34" w:rsidP="00766C34">
      <w:pPr>
        <w:pStyle w:val="CommentText"/>
      </w:pPr>
      <w:r>
        <w:rPr>
          <w:rStyle w:val="CommentReference"/>
        </w:rPr>
        <w:annotationRef/>
      </w:r>
      <w:r>
        <w:t>Let’s review competitor filings to see if they had to remove-Hartford, Unum, SunLife</w:t>
      </w:r>
    </w:p>
  </w:comment>
  <w:comment w:id="576" w:author="Karen Oudine" w:date="2025-08-05T08:37:00Z" w:initials="KO">
    <w:p w14:paraId="3A122306" w14:textId="77777777" w:rsidR="00C24279" w:rsidRDefault="0053384E" w:rsidP="00C24279">
      <w:pPr>
        <w:pStyle w:val="CommentText"/>
      </w:pPr>
      <w:r>
        <w:rPr>
          <w:rStyle w:val="CommentReference"/>
        </w:rPr>
        <w:annotationRef/>
      </w:r>
      <w:r w:rsidR="00C24279">
        <w:t>Hartford removed “first”, Met doesn’t have first</w:t>
      </w:r>
    </w:p>
  </w:comment>
  <w:comment w:id="577" w:author="Karen Oudine" w:date="2025-08-07T16:44:00Z" w:initials="KO">
    <w:p w14:paraId="7C703E00" w14:textId="77777777" w:rsidR="0001397F" w:rsidRDefault="0001397F" w:rsidP="0001397F">
      <w:pPr>
        <w:pStyle w:val="CommentText"/>
      </w:pPr>
      <w:r>
        <w:rPr>
          <w:rStyle w:val="CommentReference"/>
        </w:rPr>
        <w:annotationRef/>
      </w:r>
      <w:r>
        <w:t>Please file standard language, no changes.</w:t>
      </w:r>
    </w:p>
  </w:comment>
  <w:comment w:id="578" w:author="Laura Hoogland" w:date="2025-07-21T10:34:00Z" w:initials="LH">
    <w:p w14:paraId="469BC7A0" w14:textId="35507D9E" w:rsidR="00E3137A" w:rsidRDefault="00E3137A" w:rsidP="00E3137A">
      <w:pPr>
        <w:pStyle w:val="CommentText"/>
      </w:pPr>
      <w:r>
        <w:rPr>
          <w:rStyle w:val="CommentReference"/>
        </w:rPr>
        <w:annotationRef/>
      </w:r>
      <w:r>
        <w:t xml:space="preserve">Per </w:t>
      </w:r>
      <w:hyperlink r:id="rId79" w:history="1">
        <w:r w:rsidRPr="00EB4E7E">
          <w:rPr>
            <w:rStyle w:val="Hyperlink"/>
          </w:rPr>
          <w:t>Ins s 12-205</w:t>
        </w:r>
      </w:hyperlink>
      <w:r>
        <w:t xml:space="preserve"> Maryland has objected to saying this as being “Grounds for disapproval” (b)(4) for containing an inequitable provision of insurance without substantial benefit to the policyholder.  Please let me know if you would like me to remove it or if you’d like to “wait and see”.  Thanks!</w:t>
      </w:r>
    </w:p>
  </w:comment>
  <w:comment w:id="579" w:author="Karen Oudine" w:date="2025-08-04T17:15:00Z" w:initials="KO">
    <w:p w14:paraId="5674FA1F" w14:textId="77777777" w:rsidR="00D14E52" w:rsidRDefault="00D14E52" w:rsidP="00D14E52">
      <w:pPr>
        <w:pStyle w:val="CommentText"/>
      </w:pPr>
      <w:r>
        <w:rPr>
          <w:rStyle w:val="CommentReference"/>
        </w:rPr>
        <w:annotationRef/>
      </w:r>
      <w:r>
        <w:t>Let’s review competitor filings to see if they had to remove-Hartford, Unum, SunLife</w:t>
      </w:r>
    </w:p>
  </w:comment>
  <w:comment w:id="580" w:author="Karen Oudine" w:date="2025-08-05T08:37:00Z" w:initials="KO">
    <w:p w14:paraId="3D3D34AA" w14:textId="77777777" w:rsidR="009B0381" w:rsidRDefault="0053384E" w:rsidP="009B0381">
      <w:pPr>
        <w:pStyle w:val="CommentText"/>
      </w:pPr>
      <w:r>
        <w:rPr>
          <w:rStyle w:val="CommentReference"/>
        </w:rPr>
        <w:annotationRef/>
      </w:r>
      <w:r w:rsidR="009B0381">
        <w:t>Hartford removed, Met includes.  Please file standard language, no changes.</w:t>
      </w:r>
    </w:p>
  </w:comment>
  <w:comment w:id="581" w:author="Laura Hoogland" w:date="2025-07-17T12:03:00Z" w:initials="LH">
    <w:p w14:paraId="71DE82B9" w14:textId="02A5A7F0" w:rsidR="002A2A6B" w:rsidRDefault="002A2A6B" w:rsidP="002A2A6B">
      <w:pPr>
        <w:pStyle w:val="CommentText"/>
      </w:pPr>
      <w:r>
        <w:rPr>
          <w:rStyle w:val="CommentReference"/>
        </w:rPr>
        <w:annotationRef/>
      </w:r>
      <w:r>
        <w:t xml:space="preserve">Per </w:t>
      </w:r>
      <w:hyperlink r:id="rId80" w:history="1">
        <w:r w:rsidRPr="00546C2A">
          <w:rPr>
            <w:rStyle w:val="Hyperlink"/>
          </w:rPr>
          <w:t>COMAR 31.11.10.06</w:t>
        </w:r>
      </w:hyperlink>
      <w:r>
        <w:t xml:space="preserve"> A. (3) - allows for conviction/commission of a felony - anything more restrictive is prohibited.</w:t>
      </w:r>
    </w:p>
  </w:comment>
  <w:comment w:id="582" w:author="Karen Oudine" w:date="2025-08-07T16:43:00Z" w:initials="KO">
    <w:p w14:paraId="2A563D44" w14:textId="77777777" w:rsidR="00442A82" w:rsidRDefault="00442A82" w:rsidP="00442A82">
      <w:pPr>
        <w:pStyle w:val="CommentText"/>
      </w:pPr>
      <w:r>
        <w:rPr>
          <w:rStyle w:val="CommentReference"/>
        </w:rPr>
        <w:annotationRef/>
      </w:r>
      <w:r>
        <w:t>Keep in, this exclusion is not as a result of a loss due to a felony</w:t>
      </w:r>
    </w:p>
  </w:comment>
  <w:comment w:id="583" w:author="Laura Hoogland" w:date="2025-10-08T14:33:00Z" w:initials="LH">
    <w:p w14:paraId="3B2B4B8C" w14:textId="77777777" w:rsidR="006F6168" w:rsidRDefault="006F6168" w:rsidP="006F6168">
      <w:pPr>
        <w:pStyle w:val="CommentText"/>
      </w:pPr>
      <w:r>
        <w:rPr>
          <w:rStyle w:val="CommentReference"/>
        </w:rPr>
        <w:annotationRef/>
      </w:r>
      <w:r>
        <w:t xml:space="preserve">Obj 9 - State objected to assault as being more restrictive than the permitted felony exclusion - conflict with </w:t>
      </w:r>
      <w:hyperlink r:id="rId81" w:history="1">
        <w:r w:rsidRPr="00396FE8">
          <w:rPr>
            <w:rStyle w:val="Hyperlink"/>
          </w:rPr>
          <w:t>COMAR 31.11.10.06A</w:t>
        </w:r>
      </w:hyperlink>
      <w:r>
        <w:t>, and must be revised</w:t>
      </w:r>
    </w:p>
  </w:comment>
  <w:comment w:id="584" w:author="Karen Oudine" w:date="2025-10-10T09:58:00Z" w:initials="KO">
    <w:p w14:paraId="6CB76CDE" w14:textId="77777777" w:rsidR="004C585A" w:rsidRDefault="004C585A" w:rsidP="004C585A">
      <w:pPr>
        <w:pStyle w:val="CommentText"/>
      </w:pPr>
      <w:r>
        <w:rPr>
          <w:rStyle w:val="CommentReference"/>
        </w:rPr>
        <w:annotationRef/>
      </w:r>
      <w:r>
        <w:t>Ok to remove</w:t>
      </w:r>
    </w:p>
  </w:comment>
  <w:comment w:id="586" w:author="Laura Hoogland" w:date="2025-07-17T11:46:00Z" w:initials="LH">
    <w:p w14:paraId="49D14E79" w14:textId="3FFB073E" w:rsidR="00C30ED5" w:rsidRDefault="00C30ED5" w:rsidP="00C30ED5">
      <w:pPr>
        <w:pStyle w:val="CommentText"/>
      </w:pPr>
      <w:r>
        <w:rPr>
          <w:rStyle w:val="CommentReference"/>
        </w:rPr>
        <w:annotationRef/>
      </w:r>
      <w:r>
        <w:t xml:space="preserve">Per </w:t>
      </w:r>
      <w:hyperlink r:id="rId82" w:history="1">
        <w:r w:rsidRPr="00693AFF">
          <w:rPr>
            <w:rStyle w:val="Hyperlink"/>
          </w:rPr>
          <w:t>COMAR 31.11.10.06</w:t>
        </w:r>
      </w:hyperlink>
      <w:r>
        <w:t xml:space="preserve"> A. (3) - allows for conviction/commission of a felony - anything more restrictive is prohibited.</w:t>
      </w:r>
    </w:p>
  </w:comment>
  <w:comment w:id="587" w:author="Karen Oudine" w:date="2025-08-07T16:43:00Z" w:initials="KO">
    <w:p w14:paraId="7456A0E6" w14:textId="77777777" w:rsidR="00442A82" w:rsidRDefault="00442A82" w:rsidP="00442A82">
      <w:pPr>
        <w:pStyle w:val="CommentText"/>
      </w:pPr>
      <w:r>
        <w:rPr>
          <w:rStyle w:val="CommentReference"/>
        </w:rPr>
        <w:annotationRef/>
      </w:r>
      <w:r>
        <w:t>Keep in, this exclusion is not as a result of a loss due to a felony</w:t>
      </w:r>
    </w:p>
  </w:comment>
  <w:comment w:id="590" w:author="Laura Hoogland" w:date="2025-07-17T12:11:00Z" w:initials="LH">
    <w:p w14:paraId="6E82E2F4" w14:textId="6944BB41" w:rsidR="00D916C6" w:rsidRDefault="00D916C6" w:rsidP="00D916C6">
      <w:pPr>
        <w:pStyle w:val="CommentText"/>
      </w:pPr>
      <w:r>
        <w:rPr>
          <w:rStyle w:val="CommentReference"/>
        </w:rPr>
        <w:annotationRef/>
      </w:r>
      <w:r>
        <w:t xml:space="preserve">Per </w:t>
      </w:r>
      <w:hyperlink r:id="rId83" w:history="1">
        <w:r w:rsidRPr="006A5D19">
          <w:rPr>
            <w:rStyle w:val="Hyperlink"/>
          </w:rPr>
          <w:t>COMAR 31.11.10.06</w:t>
        </w:r>
      </w:hyperlink>
      <w:r>
        <w:t xml:space="preserve"> A. (3) - allows for conviction/commission of a felony - anything more restrictive is prohibited.</w:t>
      </w:r>
    </w:p>
  </w:comment>
  <w:comment w:id="591" w:author="Karen Oudine" w:date="2025-08-06T18:25:00Z" w:initials="KO">
    <w:p w14:paraId="222ED017" w14:textId="77777777" w:rsidR="006654E1" w:rsidRDefault="006654E1" w:rsidP="006654E1">
      <w:pPr>
        <w:pStyle w:val="CommentText"/>
      </w:pPr>
      <w:r>
        <w:rPr>
          <w:rStyle w:val="CommentReference"/>
        </w:rPr>
        <w:annotationRef/>
      </w:r>
      <w:r>
        <w:t>Keep in, this exclusion is not as a result of a loss due to a felony</w:t>
      </w:r>
    </w:p>
  </w:comment>
  <w:comment w:id="592" w:author="Laura Hoogland" w:date="2025-10-08T14:34:00Z" w:initials="LH">
    <w:p w14:paraId="2DCE2671" w14:textId="77777777" w:rsidR="00276502" w:rsidRDefault="00276502" w:rsidP="00276502">
      <w:pPr>
        <w:pStyle w:val="CommentText"/>
      </w:pPr>
      <w:r>
        <w:rPr>
          <w:rStyle w:val="CommentReference"/>
        </w:rPr>
        <w:annotationRef/>
      </w:r>
      <w:r>
        <w:t xml:space="preserve">Obj 9 - State objected to assault as being more restrictive than the permitted felony exclusion - conflict with </w:t>
      </w:r>
      <w:hyperlink r:id="rId84" w:history="1">
        <w:r w:rsidRPr="0078767F">
          <w:rPr>
            <w:rStyle w:val="Hyperlink"/>
          </w:rPr>
          <w:t>COMAR 31.11.10.06A</w:t>
        </w:r>
      </w:hyperlink>
      <w:r>
        <w:t>, and must be revised</w:t>
      </w:r>
    </w:p>
  </w:comment>
  <w:comment w:id="593" w:author="Karen Oudine" w:date="2025-10-10T09:58:00Z" w:initials="KO">
    <w:p w14:paraId="79C6FACD" w14:textId="77777777" w:rsidR="004C585A" w:rsidRDefault="004C585A" w:rsidP="004C585A">
      <w:pPr>
        <w:pStyle w:val="CommentText"/>
      </w:pPr>
      <w:r>
        <w:rPr>
          <w:rStyle w:val="CommentReference"/>
        </w:rPr>
        <w:annotationRef/>
      </w:r>
      <w:r>
        <w:t>Ok to remove</w:t>
      </w:r>
    </w:p>
  </w:comment>
  <w:comment w:id="606" w:author="Laura Hoogland" w:date="2025-07-18T12:00:00Z" w:initials="LH">
    <w:p w14:paraId="5A58C445" w14:textId="4ECEEA5D" w:rsidR="005122BF" w:rsidRDefault="005122BF" w:rsidP="005122BF">
      <w:pPr>
        <w:pStyle w:val="CommentText"/>
      </w:pPr>
      <w:r>
        <w:rPr>
          <w:rStyle w:val="CommentReference"/>
        </w:rPr>
        <w:annotationRef/>
      </w:r>
      <w:r>
        <w:t xml:space="preserve">Per </w:t>
      </w:r>
      <w:hyperlink r:id="rId85" w:history="1">
        <w:r w:rsidRPr="00963B01">
          <w:rPr>
            <w:rStyle w:val="Hyperlink"/>
          </w:rPr>
          <w:t>COMAR 31.11.10.04G</w:t>
        </w:r>
      </w:hyperlink>
      <w:r>
        <w:t xml:space="preserve"> (4) </w:t>
      </w:r>
      <w:r>
        <w:rPr>
          <w:color w:val="333333"/>
          <w:highlight w:val="white"/>
        </w:rPr>
        <w:t>At the option of the carrier, the contract may provide that if any benefit of the contract is payable to the estate of an individual, or to an individual who is a minor or otherwise not competent to give a valid release, the carrier may pay the benefit, up to an amount not exceeding $5,000, to any relative by blood or connection by marriage of the individual who is considered by the carrier to be equitably entitled to the benefit.</w:t>
      </w:r>
      <w:r>
        <w:t xml:space="preserve"> </w:t>
      </w:r>
    </w:p>
  </w:comment>
  <w:comment w:id="607" w:author="Karen Oudine" w:date="2025-08-06T18:20:00Z" w:initials="KO">
    <w:p w14:paraId="088B43BB" w14:textId="77777777" w:rsidR="00951988" w:rsidRDefault="00951988" w:rsidP="00951988">
      <w:pPr>
        <w:pStyle w:val="CommentText"/>
      </w:pPr>
      <w:r>
        <w:rPr>
          <w:rStyle w:val="CommentReference"/>
        </w:rPr>
        <w:annotationRef/>
      </w:r>
      <w:r>
        <w:t xml:space="preserve">This is at the option of the carrier, no change required.  Consulted with law. </w:t>
      </w:r>
    </w:p>
  </w:comment>
  <w:comment w:id="613" w:author="Laura Hoogland" w:date="2025-07-18T11:55:00Z" w:initials="LH">
    <w:p w14:paraId="156422B6" w14:textId="219B8478" w:rsidR="00E61515" w:rsidRDefault="00E61515" w:rsidP="00E61515">
      <w:pPr>
        <w:pStyle w:val="CommentText"/>
      </w:pPr>
      <w:r>
        <w:rPr>
          <w:rStyle w:val="CommentReference"/>
        </w:rPr>
        <w:annotationRef/>
      </w:r>
      <w:r>
        <w:t xml:space="preserve">Per </w:t>
      </w:r>
      <w:hyperlink r:id="rId86" w:history="1">
        <w:r w:rsidRPr="00B324D8">
          <w:rPr>
            <w:rStyle w:val="Hyperlink"/>
          </w:rPr>
          <w:t>COMAR 31.11.10.04G</w:t>
        </w:r>
      </w:hyperlink>
      <w:r>
        <w:t xml:space="preserve"> (4) </w:t>
      </w:r>
      <w:r>
        <w:rPr>
          <w:color w:val="333333"/>
          <w:highlight w:val="white"/>
        </w:rPr>
        <w:t>At the option of the carrier, the contract may provide that if any benefit of the contract is payable to the estate of an individual, or to an individual who is a minor or otherwise not competent to give a valid release, the carrier may pay the benefit, up to an amount not exceeding $5,000, to any relative by blood or connection by marriage of the individual who is considered by the carrier to be equitably entitled to the benefit.</w:t>
      </w:r>
      <w:r>
        <w:t xml:space="preserve"> </w:t>
      </w:r>
    </w:p>
  </w:comment>
  <w:comment w:id="614" w:author="Karen Oudine" w:date="2025-08-06T18:20:00Z" w:initials="KO">
    <w:p w14:paraId="0F8C54A4" w14:textId="77777777" w:rsidR="00951988" w:rsidRDefault="00951988" w:rsidP="00951988">
      <w:pPr>
        <w:pStyle w:val="CommentText"/>
      </w:pPr>
      <w:r>
        <w:rPr>
          <w:rStyle w:val="CommentReference"/>
        </w:rPr>
        <w:annotationRef/>
      </w:r>
      <w:r>
        <w:t xml:space="preserve">This is at the option of the carrier, no change required.  Consulted with law. </w:t>
      </w:r>
    </w:p>
  </w:comment>
  <w:comment w:id="625" w:author="Laura Hoogland" w:date="2025-10-28T09:46:00Z" w:initials="LH">
    <w:p w14:paraId="09D26758" w14:textId="6B57E234" w:rsidR="00F665D6" w:rsidRDefault="00F665D6" w:rsidP="00F665D6">
      <w:pPr>
        <w:pStyle w:val="CommentText"/>
      </w:pPr>
      <w:r>
        <w:rPr>
          <w:rStyle w:val="CommentReference"/>
        </w:rPr>
        <w:annotationRef/>
      </w:r>
      <w:r>
        <w:fldChar w:fldCharType="begin"/>
      </w:r>
      <w:r>
        <w:instrText>HYPERLINK "mailto:karen.oudine@prudential.com"</w:instrText>
      </w:r>
      <w:bookmarkStart w:id="627" w:name="_@_3EDA3A0FDE354A1DAA93E5AAE77D1D23Z"/>
      <w:r>
        <w:fldChar w:fldCharType="separate"/>
      </w:r>
      <w:bookmarkEnd w:id="627"/>
      <w:r w:rsidRPr="00F665D6">
        <w:rPr>
          <w:rStyle w:val="Mention"/>
          <w:noProof/>
        </w:rPr>
        <w:t>@Karen Oudine</w:t>
      </w:r>
      <w:r>
        <w:fldChar w:fldCharType="end"/>
      </w:r>
      <w:r>
        <w:t xml:space="preserve"> Removed this language to be consistent with the generic/Same issue as was found in the SCDB section.</w:t>
      </w:r>
    </w:p>
  </w:comment>
  <w:comment w:id="626" w:author="Karen Oudine" w:date="2025-10-28T16:19:00Z" w:initials="KO">
    <w:p w14:paraId="50534CD7" w14:textId="77777777" w:rsidR="00192E27" w:rsidRDefault="009F4E1C" w:rsidP="00192E27">
      <w:pPr>
        <w:pStyle w:val="CommentText"/>
      </w:pPr>
      <w:r>
        <w:rPr>
          <w:rStyle w:val="CommentReference"/>
        </w:rPr>
        <w:annotationRef/>
      </w:r>
      <w:r w:rsidR="00192E27">
        <w:t xml:space="preserve">Ok </w:t>
      </w:r>
    </w:p>
  </w:comment>
  <w:comment w:id="644" w:author="Laura Hoogland" w:date="2025-10-08T13:58:00Z" w:initials="LH">
    <w:p w14:paraId="5ADCC15F" w14:textId="45CE64A0" w:rsidR="00716304" w:rsidRDefault="00716304" w:rsidP="00716304">
      <w:pPr>
        <w:pStyle w:val="CommentText"/>
      </w:pPr>
      <w:r>
        <w:rPr>
          <w:rStyle w:val="CommentReference"/>
        </w:rPr>
        <w:annotationRef/>
      </w:r>
      <w:r>
        <w:t xml:space="preserve">Obj. 7 </w:t>
      </w:r>
      <w:r>
        <w:rPr>
          <w:b/>
          <w:bCs/>
        </w:rPr>
        <w:t>“[Long Term] Disability Coverage- Cost of Living Adjustment Benefit Option</w:t>
      </w:r>
      <w:r>
        <w:t>” is not included in the form after the “Stay at work benefit” page in the same order as in the table of contents. Was this intentional?</w:t>
      </w:r>
    </w:p>
    <w:p w14:paraId="61F33E70" w14:textId="77777777" w:rsidR="00716304" w:rsidRDefault="00716304" w:rsidP="00716304">
      <w:pPr>
        <w:pStyle w:val="CommentText"/>
      </w:pPr>
    </w:p>
    <w:p w14:paraId="605EE950" w14:textId="77777777" w:rsidR="00716304" w:rsidRDefault="00716304" w:rsidP="00716304">
      <w:pPr>
        <w:pStyle w:val="CommentText"/>
      </w:pPr>
      <w:r>
        <w:t xml:space="preserve">Upon review, what should appear and is missing from the TOC is the </w:t>
      </w:r>
      <w:r>
        <w:rPr>
          <w:b/>
          <w:bCs/>
        </w:rPr>
        <w:t xml:space="preserve">[Long Term] Disability Coverage-Extended Earnings Protection Benefit </w:t>
      </w:r>
      <w:r>
        <w:t>which should be in the TOC between Stay at Work Benefit and the COLA Benefit Option.  Is there a reason the missing item was omitted from the TOC?</w:t>
      </w:r>
    </w:p>
  </w:comment>
  <w:comment w:id="645" w:author="Karen Oudine" w:date="2025-10-10T09:59:00Z" w:initials="KO">
    <w:p w14:paraId="019C0BBC" w14:textId="77777777" w:rsidR="0096769C" w:rsidRDefault="0096769C" w:rsidP="0096769C">
      <w:pPr>
        <w:pStyle w:val="CommentText"/>
      </w:pPr>
      <w:r>
        <w:rPr>
          <w:rStyle w:val="CommentReference"/>
        </w:rPr>
        <w:annotationRef/>
      </w:r>
      <w:r>
        <w:t>It was not intentional on Product’s part.</w:t>
      </w:r>
    </w:p>
  </w:comment>
  <w:comment w:id="656" w:author="Laura Hoogland" w:date="2025-07-21T10:58:00Z" w:initials="LH">
    <w:p w14:paraId="3660D2E8" w14:textId="3D514E6D" w:rsidR="00045BED" w:rsidRDefault="00045BED" w:rsidP="00045BED">
      <w:pPr>
        <w:pStyle w:val="CommentText"/>
      </w:pPr>
      <w:r>
        <w:rPr>
          <w:rStyle w:val="CommentReference"/>
        </w:rPr>
        <w:annotationRef/>
      </w:r>
      <w:r>
        <w:t xml:space="preserve">Per </w:t>
      </w:r>
      <w:hyperlink r:id="rId87" w:history="1">
        <w:r w:rsidRPr="00A671E9">
          <w:rPr>
            <w:rStyle w:val="Hyperlink"/>
          </w:rPr>
          <w:t>COMAR 31.04.17.10</w:t>
        </w:r>
      </w:hyperlink>
      <w:r>
        <w:t xml:space="preserve"> a contract cannot require a warranty of the state of health of the insured or that the good health of the insured be a condition precedent to the policy or contract. Evidence of Insurability is defined in the Glossary as a statement of Your medical history which Prudential will use to determine if You are approved for coverage - In our previous filings we were required to remove the reference to “good health”.  I don’t think using Evidence of Insurability is the same as saying “good health” but not sure how the State will view?  Let me know if you’d like to leave it for now and just “wait and see”.</w:t>
      </w:r>
    </w:p>
  </w:comment>
  <w:comment w:id="657" w:author="Karen Oudine" w:date="2025-08-04T19:05:00Z" w:initials="KO">
    <w:p w14:paraId="20CC85EA" w14:textId="77777777" w:rsidR="00C67776" w:rsidRDefault="00D80D33" w:rsidP="00C67776">
      <w:pPr>
        <w:pStyle w:val="CommentText"/>
      </w:pPr>
      <w:r>
        <w:rPr>
          <w:rStyle w:val="CommentReference"/>
        </w:rPr>
        <w:annotationRef/>
      </w:r>
      <w:r w:rsidR="00C67776">
        <w:t>Reviewed with law.  Let’s maintain standard language and see how the state reacts.</w:t>
      </w:r>
    </w:p>
  </w:comment>
  <w:comment w:id="675" w:author="Laura Hoogland" w:date="2025-12-24T07:48:00Z" w:initials="LH">
    <w:p w14:paraId="7E070F87" w14:textId="42CD5AB1" w:rsidR="00E2384F" w:rsidRDefault="00E2384F" w:rsidP="00E2384F">
      <w:pPr>
        <w:pStyle w:val="CommentText"/>
      </w:pPr>
      <w:r>
        <w:rPr>
          <w:rStyle w:val="CommentReference"/>
        </w:rPr>
        <w:annotationRef/>
      </w:r>
      <w:r>
        <w:fldChar w:fldCharType="begin"/>
      </w:r>
      <w:r>
        <w:instrText>HYPERLINK "mailto:karen.oudine@prudential.com"</w:instrText>
      </w:r>
      <w:bookmarkStart w:id="679" w:name="_@_507E0506309F4CBBAF03D24F8ACBEF9DZ"/>
      <w:r>
        <w:fldChar w:fldCharType="separate"/>
      </w:r>
      <w:bookmarkEnd w:id="679"/>
      <w:r w:rsidRPr="00E2384F">
        <w:rPr>
          <w:rStyle w:val="Mention"/>
          <w:noProof/>
        </w:rPr>
        <w:t>@Karen Oudine</w:t>
      </w:r>
      <w:r>
        <w:fldChar w:fldCharType="end"/>
      </w:r>
      <w:r>
        <w:t xml:space="preserve"> in this case it does appear that this variability would be removed.</w:t>
      </w:r>
    </w:p>
  </w:comment>
  <w:comment w:id="676" w:author="Karen Oudine" w:date="2025-12-24T09:22:00Z" w:initials="KO">
    <w:p w14:paraId="758CA3BF" w14:textId="13393B37" w:rsidR="0025474E" w:rsidRDefault="0025474E">
      <w:pPr>
        <w:pStyle w:val="CommentText"/>
      </w:pPr>
      <w:r>
        <w:rPr>
          <w:rStyle w:val="CommentReference"/>
        </w:rPr>
        <w:annotationRef/>
      </w:r>
      <w:r w:rsidRPr="197B7A17">
        <w:t>Both EVL 1 and EVL 1b appear in other areas of this CI provision so they can't be removed from the EVL.</w:t>
      </w:r>
    </w:p>
  </w:comment>
  <w:comment w:id="677" w:author="Laura Hoogland" w:date="2025-12-24T08:23:00Z" w:initials="LH">
    <w:p w14:paraId="15D01A5C" w14:textId="77777777" w:rsidR="004B470C" w:rsidRDefault="004B470C" w:rsidP="004B470C">
      <w:pPr>
        <w:pStyle w:val="CommentText"/>
      </w:pPr>
      <w:r>
        <w:rPr>
          <w:rStyle w:val="CommentReference"/>
        </w:rPr>
        <w:annotationRef/>
      </w:r>
      <w:r>
        <w:t>Yes, I see that now.  Thank you!</w:t>
      </w:r>
    </w:p>
  </w:comment>
  <w:comment w:id="686" w:author="Laura Hoogland" w:date="2025-12-24T08:19:00Z" w:initials="LH">
    <w:p w14:paraId="0350B260" w14:textId="5AA88A29" w:rsidR="00214B2B" w:rsidRDefault="00214B2B" w:rsidP="00214B2B">
      <w:pPr>
        <w:pStyle w:val="CommentText"/>
      </w:pPr>
      <w:r>
        <w:rPr>
          <w:rStyle w:val="CommentReference"/>
        </w:rPr>
        <w:annotationRef/>
      </w:r>
      <w:r>
        <w:fldChar w:fldCharType="begin"/>
      </w:r>
      <w:r>
        <w:instrText>HYPERLINK "mailto:karen.oudine@prudential.com"</w:instrText>
      </w:r>
      <w:bookmarkStart w:id="688" w:name="_@_6C5FEF3C953A45479E1E4DB8CBDAFDB6Z"/>
      <w:r>
        <w:fldChar w:fldCharType="separate"/>
      </w:r>
      <w:bookmarkEnd w:id="688"/>
      <w:r w:rsidRPr="00214B2B">
        <w:rPr>
          <w:rStyle w:val="Mention"/>
          <w:noProof/>
        </w:rPr>
        <w:t>@Karen Oudine</w:t>
      </w:r>
      <w:r>
        <w:fldChar w:fldCharType="end"/>
      </w:r>
      <w:r>
        <w:t xml:space="preserve"> did you intend to cross this out.  It seems like it should remain.</w:t>
      </w:r>
    </w:p>
  </w:comment>
  <w:comment w:id="687" w:author="Karen Oudine" w:date="2025-12-24T09:21:00Z" w:initials="KO">
    <w:p w14:paraId="47DA7EB3" w14:textId="665E304A" w:rsidR="00257C11" w:rsidRDefault="00257C11">
      <w:pPr>
        <w:pStyle w:val="CommentText"/>
      </w:pPr>
      <w:r>
        <w:rPr>
          <w:rStyle w:val="CommentReference"/>
        </w:rPr>
        <w:annotationRef/>
      </w:r>
      <w:r w:rsidRPr="04056179">
        <w:t>You are correct.  Reference to specifications page should remain.</w:t>
      </w:r>
    </w:p>
  </w:comment>
  <w:comment w:id="696" w:author="Laura Hoogland" w:date="2025-07-18T11:10:00Z" w:initials="LH">
    <w:p w14:paraId="1F059D50" w14:textId="05533C3D" w:rsidR="005A594E" w:rsidRDefault="005A594E" w:rsidP="005A594E">
      <w:pPr>
        <w:pStyle w:val="CommentText"/>
      </w:pPr>
      <w:r>
        <w:rPr>
          <w:rStyle w:val="CommentReference"/>
        </w:rPr>
        <w:annotationRef/>
      </w:r>
      <w:r>
        <w:t xml:space="preserve">Per </w:t>
      </w:r>
      <w:hyperlink r:id="rId88" w:history="1">
        <w:r w:rsidRPr="008A18C9">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697" w:author="Karen Oudine" w:date="2025-08-07T16:56:00Z" w:initials="KO">
    <w:p w14:paraId="3AF75962" w14:textId="77777777" w:rsidR="004A32F4" w:rsidRDefault="004A32F4" w:rsidP="004A32F4">
      <w:pPr>
        <w:pStyle w:val="CommentText"/>
      </w:pPr>
      <w:r>
        <w:rPr>
          <w:rStyle w:val="CommentReference"/>
        </w:rPr>
        <w:annotationRef/>
      </w:r>
      <w:r>
        <w:t>Agree to additional language and changing pre-ex max to 12</w:t>
      </w:r>
    </w:p>
  </w:comment>
  <w:comment w:id="716" w:author="Laura Hoogland" w:date="2025-07-18T11:10:00Z" w:initials="LH">
    <w:p w14:paraId="1667E050" w14:textId="212BC88B" w:rsidR="005A594E" w:rsidRDefault="005A594E" w:rsidP="005A594E">
      <w:pPr>
        <w:pStyle w:val="CommentText"/>
      </w:pPr>
      <w:r>
        <w:rPr>
          <w:rStyle w:val="CommentReference"/>
        </w:rPr>
        <w:annotationRef/>
      </w:r>
      <w:r>
        <w:t xml:space="preserve">Per </w:t>
      </w:r>
      <w:hyperlink r:id="rId89" w:history="1">
        <w:r w:rsidRPr="004F6123">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717" w:author="Karen Oudine" w:date="2025-08-06T18:16:00Z" w:initials="KO">
    <w:p w14:paraId="64980DC2" w14:textId="77777777" w:rsidR="00CF136B" w:rsidRDefault="00CF136B" w:rsidP="00CF136B">
      <w:pPr>
        <w:pStyle w:val="CommentText"/>
      </w:pPr>
      <w:r>
        <w:rPr>
          <w:rStyle w:val="CommentReference"/>
        </w:rPr>
        <w:annotationRef/>
      </w:r>
      <w:r>
        <w:t>ok</w:t>
      </w:r>
    </w:p>
  </w:comment>
  <w:comment w:id="726" w:author="Laura Hoogland" w:date="2025-07-17T12:01:00Z" w:initials="LH">
    <w:p w14:paraId="17FC16FB" w14:textId="77777777" w:rsidR="00FC11D7" w:rsidRDefault="00FC11D7" w:rsidP="00FC11D7">
      <w:pPr>
        <w:pStyle w:val="CommentText"/>
      </w:pPr>
      <w:r>
        <w:rPr>
          <w:rStyle w:val="CommentReference"/>
        </w:rPr>
        <w:annotationRef/>
      </w:r>
      <w:r>
        <w:t xml:space="preserve">Per </w:t>
      </w:r>
      <w:hyperlink r:id="rId90" w:history="1">
        <w:r w:rsidRPr="006A5D30">
          <w:rPr>
            <w:rStyle w:val="Hyperlink"/>
          </w:rPr>
          <w:t>COMAR 31.11.10.06</w:t>
        </w:r>
      </w:hyperlink>
      <w:r>
        <w:t xml:space="preserve"> A. (3) - allows for conviction/commission of a felony - anything more restrictive is prohibited.</w:t>
      </w:r>
    </w:p>
  </w:comment>
  <w:comment w:id="727" w:author="Karen Oudine" w:date="2025-08-07T16:46:00Z" w:initials="KO">
    <w:p w14:paraId="3D0A4B37" w14:textId="77777777" w:rsidR="00FC11D7" w:rsidRDefault="00FC11D7" w:rsidP="00FC11D7">
      <w:pPr>
        <w:pStyle w:val="CommentText"/>
      </w:pPr>
      <w:r>
        <w:rPr>
          <w:rStyle w:val="CommentReference"/>
        </w:rPr>
        <w:annotationRef/>
      </w:r>
      <w:r>
        <w:t>Keep in, this exclusion is not as a result of a loss due to a felony</w:t>
      </w:r>
    </w:p>
  </w:comment>
  <w:comment w:id="728" w:author="Laura Hoogland" w:date="2025-10-08T14:32:00Z" w:initials="LH">
    <w:p w14:paraId="4EF44104" w14:textId="77777777" w:rsidR="00FC11D7" w:rsidRDefault="00FC11D7" w:rsidP="00FC11D7">
      <w:pPr>
        <w:pStyle w:val="CommentText"/>
      </w:pPr>
      <w:r>
        <w:rPr>
          <w:rStyle w:val="CommentReference"/>
        </w:rPr>
        <w:annotationRef/>
      </w:r>
      <w:r>
        <w:t xml:space="preserve">Obj 9 - State objected to assault as being more restrictive than the permitted felony exclusion - conflict with </w:t>
      </w:r>
      <w:hyperlink r:id="rId91" w:history="1">
        <w:r w:rsidRPr="002047DA">
          <w:rPr>
            <w:rStyle w:val="Hyperlink"/>
          </w:rPr>
          <w:t>COMAR 31.11.10.06A</w:t>
        </w:r>
      </w:hyperlink>
      <w:r>
        <w:t>, and must be revised</w:t>
      </w:r>
    </w:p>
  </w:comment>
  <w:comment w:id="729" w:author="Karen Oudine" w:date="2025-10-10T09:57:00Z" w:initials="KO">
    <w:p w14:paraId="0B6F0D99" w14:textId="77777777" w:rsidR="00FC11D7" w:rsidRDefault="00FC11D7" w:rsidP="00FC11D7">
      <w:pPr>
        <w:pStyle w:val="CommentText"/>
      </w:pPr>
      <w:r>
        <w:rPr>
          <w:rStyle w:val="CommentReference"/>
        </w:rPr>
        <w:annotationRef/>
      </w:r>
      <w:r>
        <w:t>Ok to remove</w:t>
      </w:r>
    </w:p>
  </w:comment>
  <w:comment w:id="758" w:author="Laura Hoogland" w:date="2025-07-17T12:15:00Z" w:initials="LH">
    <w:p w14:paraId="13748CFA" w14:textId="45E176E9" w:rsidR="007C2B34" w:rsidRDefault="007C2B34" w:rsidP="007C2B34">
      <w:pPr>
        <w:pStyle w:val="CommentText"/>
      </w:pPr>
      <w:r>
        <w:rPr>
          <w:rStyle w:val="CommentReference"/>
        </w:rPr>
        <w:annotationRef/>
      </w:r>
      <w:r>
        <w:t xml:space="preserve">Per </w:t>
      </w:r>
      <w:hyperlink r:id="rId92" w:history="1">
        <w:r w:rsidRPr="003A79C1">
          <w:rPr>
            <w:rStyle w:val="Hyperlink"/>
          </w:rPr>
          <w:t>COMAR 31.11.10.06</w:t>
        </w:r>
      </w:hyperlink>
      <w:r>
        <w:t xml:space="preserve"> A. (3) - allows for conviction/commission of a felony - anything more restrictive is prohibited.</w:t>
      </w:r>
    </w:p>
  </w:comment>
  <w:comment w:id="759" w:author="Karen Oudine" w:date="2025-08-06T18:49:00Z" w:initials="KO">
    <w:p w14:paraId="06D06D33" w14:textId="77777777" w:rsidR="004760BB" w:rsidRDefault="004760BB" w:rsidP="004760BB">
      <w:pPr>
        <w:pStyle w:val="CommentText"/>
      </w:pPr>
      <w:r>
        <w:rPr>
          <w:rStyle w:val="CommentReference"/>
        </w:rPr>
        <w:annotationRef/>
      </w:r>
      <w:r>
        <w:t>Maintain standard language/no change - this exclusion is not as a result of a loss due to a felony.</w:t>
      </w:r>
    </w:p>
  </w:comment>
  <w:comment w:id="760" w:author="Laura Hoogland" w:date="2025-10-08T14:35:00Z" w:initials="LH">
    <w:p w14:paraId="71F12134" w14:textId="77777777" w:rsidR="00D6440D" w:rsidRDefault="00D6440D" w:rsidP="00D6440D">
      <w:pPr>
        <w:pStyle w:val="CommentText"/>
      </w:pPr>
      <w:r>
        <w:rPr>
          <w:rStyle w:val="CommentReference"/>
        </w:rPr>
        <w:annotationRef/>
      </w:r>
      <w:r>
        <w:t xml:space="preserve">Obj 9 - State objected to assault as being more restrictive than the permitted felony exclusion - conflict with </w:t>
      </w:r>
      <w:hyperlink r:id="rId93" w:history="1">
        <w:r w:rsidRPr="004363DF">
          <w:rPr>
            <w:rStyle w:val="Hyperlink"/>
          </w:rPr>
          <w:t>COMAR 31.11.10.06A</w:t>
        </w:r>
      </w:hyperlink>
      <w:r>
        <w:t>, and must be revised</w:t>
      </w:r>
    </w:p>
  </w:comment>
  <w:comment w:id="761" w:author="Karen Oudine" w:date="2025-10-10T09:59:00Z" w:initials="KO">
    <w:p w14:paraId="02AF56D1" w14:textId="77777777" w:rsidR="0096769C" w:rsidRDefault="0096769C" w:rsidP="0096769C">
      <w:pPr>
        <w:pStyle w:val="CommentText"/>
      </w:pPr>
      <w:r>
        <w:rPr>
          <w:rStyle w:val="CommentReference"/>
        </w:rPr>
        <w:annotationRef/>
      </w:r>
      <w:r>
        <w:t>Ok to remove</w:t>
      </w:r>
    </w:p>
  </w:comment>
  <w:comment w:id="765" w:author="Laura Hoogland" w:date="2025-07-17T12:16:00Z" w:initials="LH">
    <w:p w14:paraId="2E526FCB" w14:textId="2AF49D24" w:rsidR="00E71177" w:rsidRDefault="00E71177" w:rsidP="00E71177">
      <w:pPr>
        <w:pStyle w:val="CommentText"/>
      </w:pPr>
      <w:r>
        <w:rPr>
          <w:rStyle w:val="CommentReference"/>
        </w:rPr>
        <w:annotationRef/>
      </w:r>
      <w:r>
        <w:t xml:space="preserve">Per </w:t>
      </w:r>
      <w:hyperlink r:id="rId94" w:history="1">
        <w:r w:rsidRPr="007A6F68">
          <w:rPr>
            <w:rStyle w:val="Hyperlink"/>
          </w:rPr>
          <w:t>COMAR 31.11.10.06</w:t>
        </w:r>
      </w:hyperlink>
      <w:r>
        <w:t xml:space="preserve"> A. (3) - allows for conviction/commission of a felony - anything more restrictive is prohibited.</w:t>
      </w:r>
    </w:p>
  </w:comment>
  <w:comment w:id="766" w:author="Karen Oudine" w:date="2025-08-06T18:02:00Z" w:initials="KO">
    <w:p w14:paraId="350BCE42" w14:textId="77777777" w:rsidR="004760BB" w:rsidRDefault="002715F1" w:rsidP="004760BB">
      <w:pPr>
        <w:pStyle w:val="CommentText"/>
      </w:pPr>
      <w:r>
        <w:rPr>
          <w:rStyle w:val="CommentReference"/>
        </w:rPr>
        <w:annotationRef/>
      </w:r>
      <w:r w:rsidR="004760BB">
        <w:t>Maintain standard language/no change - this exclusion is not as a result of a loss due to a felony.</w:t>
      </w:r>
    </w:p>
  </w:comment>
  <w:comment w:id="767" w:author="Laura Hoogland" w:date="2025-10-08T14:36:00Z" w:initials="LH">
    <w:p w14:paraId="21038B69" w14:textId="77777777" w:rsidR="00024699" w:rsidRDefault="00024699" w:rsidP="00024699">
      <w:pPr>
        <w:pStyle w:val="CommentText"/>
      </w:pPr>
      <w:r>
        <w:rPr>
          <w:rStyle w:val="CommentReference"/>
        </w:rPr>
        <w:annotationRef/>
      </w:r>
      <w:r>
        <w:t xml:space="preserve">Obj 9 - State objected to assault as being more restrictive than the permitted felony exclusion - conflict with </w:t>
      </w:r>
      <w:hyperlink r:id="rId95" w:history="1">
        <w:r w:rsidRPr="001632C7">
          <w:rPr>
            <w:rStyle w:val="Hyperlink"/>
          </w:rPr>
          <w:t>COMAR 31.11.10.06A</w:t>
        </w:r>
      </w:hyperlink>
      <w:r>
        <w:t>, and must be revised</w:t>
      </w:r>
    </w:p>
  </w:comment>
  <w:comment w:id="768" w:author="Karen Oudine" w:date="2025-10-10T09:59:00Z" w:initials="KO">
    <w:p w14:paraId="1BCB972F" w14:textId="77777777" w:rsidR="0096769C" w:rsidRDefault="0096769C" w:rsidP="0096769C">
      <w:pPr>
        <w:pStyle w:val="CommentText"/>
      </w:pPr>
      <w:r>
        <w:rPr>
          <w:rStyle w:val="CommentReference"/>
        </w:rPr>
        <w:annotationRef/>
      </w:r>
      <w:r>
        <w:t>Ok to remove</w:t>
      </w:r>
    </w:p>
  </w:comment>
  <w:comment w:id="773" w:author="Laura Hoogland" w:date="2025-10-08T14:44:00Z" w:initials="LH">
    <w:p w14:paraId="7889FE39" w14:textId="66A7DC1B" w:rsidR="00817EF8" w:rsidRDefault="00817EF8" w:rsidP="00817EF8">
      <w:pPr>
        <w:pStyle w:val="CommentText"/>
      </w:pPr>
      <w:r>
        <w:rPr>
          <w:rStyle w:val="CommentReference"/>
        </w:rPr>
        <w:annotationRef/>
      </w:r>
      <w:r>
        <w:t>Obj 11 - Refer to page 130, it is a blank page. Please clarify if this was intentional or revise the form to not include the page.</w:t>
      </w:r>
    </w:p>
    <w:p w14:paraId="60EAC0B9" w14:textId="77777777" w:rsidR="00817EF8" w:rsidRDefault="00817EF8" w:rsidP="00817EF8">
      <w:pPr>
        <w:pStyle w:val="CommentText"/>
      </w:pPr>
    </w:p>
    <w:p w14:paraId="7B5C746F" w14:textId="77777777" w:rsidR="00817EF8" w:rsidRDefault="00817EF8" w:rsidP="00817EF8">
      <w:pPr>
        <w:pStyle w:val="CommentText"/>
      </w:pPr>
      <w:r>
        <w:t>This page needs to be redone upon accepting of redline changes - blank page was not intentional...I will handle for final editing before filing.</w:t>
      </w:r>
    </w:p>
  </w:comment>
  <w:comment w:id="774" w:author="Karen Oudine" w:date="2025-10-10T10:24:00Z" w:initials="KO">
    <w:p w14:paraId="65325E1B" w14:textId="77777777" w:rsidR="0036464B" w:rsidRDefault="0036464B" w:rsidP="0036464B">
      <w:pPr>
        <w:pStyle w:val="CommentText"/>
      </w:pPr>
      <w:r>
        <w:rPr>
          <w:rStyle w:val="CommentReference"/>
        </w:rPr>
        <w:annotationRef/>
      </w:r>
      <w:r>
        <w:t>Okk and agree</w:t>
      </w:r>
    </w:p>
  </w:comment>
  <w:comment w:id="782" w:author="Laura Hoogland" w:date="2025-10-08T15:03:00Z" w:initials="LH">
    <w:p w14:paraId="1E7091C2" w14:textId="598CA264" w:rsidR="00D430ED" w:rsidRDefault="003F1D0C" w:rsidP="00D430ED">
      <w:pPr>
        <w:pStyle w:val="CommentText"/>
      </w:pPr>
      <w:r>
        <w:rPr>
          <w:rStyle w:val="CommentReference"/>
        </w:rPr>
        <w:annotationRef/>
      </w:r>
      <w:r w:rsidR="00D430ED">
        <w:t xml:space="preserve">Obj 13 Form does not include </w:t>
      </w:r>
      <w:r w:rsidR="00D430ED">
        <w:rPr>
          <w:i/>
          <w:iCs/>
        </w:rPr>
        <w:t xml:space="preserve">Time of Payment of Claims </w:t>
      </w:r>
      <w:r w:rsidR="00D430ED">
        <w:t>required provision. Revise the form to follow COMAR 31.11.10.04F.</w:t>
      </w:r>
    </w:p>
    <w:p w14:paraId="5F94909F" w14:textId="77777777" w:rsidR="00D430ED" w:rsidRDefault="00D430ED" w:rsidP="00D430ED">
      <w:pPr>
        <w:pStyle w:val="CommentText"/>
      </w:pPr>
    </w:p>
    <w:p w14:paraId="617D1919" w14:textId="77777777" w:rsidR="00D430ED" w:rsidRDefault="00D430ED" w:rsidP="00D430ED">
      <w:pPr>
        <w:pStyle w:val="CommentText"/>
      </w:pPr>
      <w:r>
        <w:t>Possibly recommend adding pursuant to the requirement, however I don’t see that this has been added in past versions - is there an argument that can be made to not add it?</w:t>
      </w:r>
    </w:p>
    <w:p w14:paraId="1738BF28" w14:textId="77777777" w:rsidR="00D430ED" w:rsidRDefault="00D430ED" w:rsidP="00D430ED">
      <w:pPr>
        <w:pStyle w:val="CommentText"/>
      </w:pPr>
    </w:p>
    <w:p w14:paraId="770A2AA9" w14:textId="77777777" w:rsidR="00D430ED" w:rsidRDefault="00D430ED" w:rsidP="00D430ED">
      <w:pPr>
        <w:pStyle w:val="CommentText"/>
      </w:pPr>
      <w:r>
        <w:rPr>
          <w:color w:val="333333"/>
          <w:highlight w:val="white"/>
        </w:rPr>
        <w:t>(b) Subject to written proof of loss, all accrued indemnities for loss of time will be paid not less frequently than monthly during the continuance of the period for which the carrier is liable, and any balance remaining unpaid at the termination of the period will be paid as soon as reasonably possible after receipt of proof.</w:t>
      </w:r>
    </w:p>
    <w:p w14:paraId="4EA3FE7E" w14:textId="77777777" w:rsidR="00D430ED" w:rsidRDefault="00D430ED" w:rsidP="00D430ED">
      <w:pPr>
        <w:pStyle w:val="CommentText"/>
      </w:pPr>
      <w:r>
        <w:rPr>
          <w:color w:val="333333"/>
          <w:highlight w:val="white"/>
        </w:rPr>
        <w:t>(2) A policy is considered to provide for periodic payment for loss under § F(1)(b) of this regulation only if the policy contains a specific statement to that effect.</w:t>
      </w:r>
    </w:p>
  </w:comment>
  <w:comment w:id="783" w:author="Melanie Coddington" w:date="2025-10-16T15:21:00Z" w:initials="MC">
    <w:p w14:paraId="30358CD9" w14:textId="7A799874" w:rsidR="001C3602" w:rsidRDefault="001C3602" w:rsidP="001C3602">
      <w:pPr>
        <w:pStyle w:val="CommentText"/>
      </w:pPr>
      <w:r>
        <w:rPr>
          <w:rStyle w:val="CommentReference"/>
        </w:rPr>
        <w:annotationRef/>
      </w:r>
      <w:r>
        <w:fldChar w:fldCharType="begin"/>
      </w:r>
      <w:r>
        <w:instrText>HYPERLINK "mailto:laura.hoogland@prudential.com"</w:instrText>
      </w:r>
      <w:bookmarkStart w:id="784" w:name="_@_92F552DFA15541788295EC276E90CFA6Z"/>
      <w:r>
        <w:fldChar w:fldCharType="separate"/>
      </w:r>
      <w:bookmarkEnd w:id="784"/>
      <w:r w:rsidRPr="001C3602">
        <w:rPr>
          <w:rStyle w:val="Mention"/>
          <w:noProof/>
        </w:rPr>
        <w:t>@Laura Hoogland</w:t>
      </w:r>
      <w:r>
        <w:fldChar w:fldCharType="end"/>
      </w:r>
      <w:r>
        <w:t xml:space="preserve"> No change.  COMAR 31.11.10.04F (1)a provides an an exception for loss of time policies and based on this exception, no change is required.  See bolded text.  Benefits payable under the policy for any loss o</w:t>
      </w:r>
      <w:r>
        <w:rPr>
          <w:b/>
          <w:bCs/>
        </w:rPr>
        <w:t>ther than benefits for the loss of time</w:t>
      </w:r>
      <w:r>
        <w:t xml:space="preserve"> will be paid not more than 30 days after receipt of written proof of loss. 1(b) indicates payments cannot be less frequent than monthly.  The Benefit Highlights page indicates Monthly and will not be changed to anything less frequently.</w:t>
      </w:r>
    </w:p>
  </w:comment>
  <w:comment w:id="786" w:author="Laura Hoogland" w:date="2025-07-22T07:17:00Z" w:initials="LH">
    <w:p w14:paraId="073D0111" w14:textId="3BE606B6" w:rsidR="009A4F62" w:rsidRDefault="009A4F62" w:rsidP="009A4F62">
      <w:pPr>
        <w:pStyle w:val="CommentText"/>
      </w:pPr>
      <w:r>
        <w:rPr>
          <w:rStyle w:val="CommentReference"/>
        </w:rPr>
        <w:annotationRef/>
      </w:r>
      <w:r>
        <w:t xml:space="preserve">Per </w:t>
      </w:r>
      <w:hyperlink r:id="rId96" w:history="1">
        <w:r w:rsidRPr="00F5742D">
          <w:rPr>
            <w:rStyle w:val="Hyperlink"/>
          </w:rPr>
          <w:t>COMAR 31.11.10.04 D</w:t>
        </w:r>
      </w:hyperlink>
      <w:r>
        <w:t xml:space="preserve"> language has been revised to comply.</w:t>
      </w:r>
    </w:p>
  </w:comment>
  <w:comment w:id="787" w:author="Karen Oudine" w:date="2025-08-04T19:04:00Z" w:initials="KO">
    <w:p w14:paraId="47EBC301" w14:textId="77777777" w:rsidR="00B672A5" w:rsidRDefault="00B672A5" w:rsidP="00B672A5">
      <w:pPr>
        <w:pStyle w:val="CommentText"/>
      </w:pPr>
      <w:r>
        <w:rPr>
          <w:rStyle w:val="CommentReference"/>
        </w:rPr>
        <w:annotationRef/>
      </w:r>
      <w:r>
        <w:t xml:space="preserve">Please replace this second sentence with what we will use in MN:  </w:t>
      </w:r>
      <w:r>
        <w:rPr>
          <w:color w:val="0000FF"/>
        </w:rPr>
        <w:t>But, if You are not given a claim form within 15 days after providing notice of claim, you shall be deemed to have met the requirements as to proof of loss upon submitting, within the required time frame for submitting proof of loss, written proof that covers the occurrence, character and extent of that loss.</w:t>
      </w:r>
      <w:r>
        <w:t xml:space="preserve"> </w:t>
      </w:r>
    </w:p>
  </w:comment>
  <w:comment w:id="791" w:author="Laura Hoogland" w:date="2025-12-08T12:13:00Z" w:initials="LH">
    <w:p w14:paraId="7561CC3E" w14:textId="77777777" w:rsidR="00977389" w:rsidRDefault="00625022" w:rsidP="00977389">
      <w:pPr>
        <w:pStyle w:val="CommentText"/>
      </w:pPr>
      <w:r>
        <w:rPr>
          <w:rStyle w:val="CommentReference"/>
        </w:rPr>
        <w:annotationRef/>
      </w:r>
      <w:r w:rsidR="00977389">
        <w:t xml:space="preserve">12-5 Obj 3 This is a repeat of an objection received in the October objection letter.  They did not accept our explanation and want us to add the Time of Payment of Claims pursuant to </w:t>
      </w:r>
      <w:hyperlink r:id="rId97" w:history="1">
        <w:r w:rsidR="00977389" w:rsidRPr="00114097">
          <w:rPr>
            <w:rStyle w:val="Hyperlink"/>
          </w:rPr>
          <w:t>COMAR 31.11.10.04F</w:t>
        </w:r>
      </w:hyperlink>
      <w:r w:rsidR="00977389">
        <w:t>.  Please review and advise.</w:t>
      </w:r>
    </w:p>
  </w:comment>
  <w:comment w:id="792" w:author="Karen Oudine" w:date="2025-12-23T15:11:00Z" w:initials="KO">
    <w:p w14:paraId="65AA4366" w14:textId="77777777" w:rsidR="00D33B54" w:rsidRDefault="00D33B54" w:rsidP="00D33B54">
      <w:pPr>
        <w:pStyle w:val="CommentText"/>
      </w:pPr>
      <w:r>
        <w:rPr>
          <w:rStyle w:val="CommentReference"/>
        </w:rPr>
        <w:annotationRef/>
      </w:r>
      <w:r>
        <w:t>Reviewed with claim 12/23 - ok to add new provision.</w:t>
      </w:r>
    </w:p>
  </w:comment>
  <w:comment w:id="795" w:author="Laura Hoogland" w:date="2025-07-21T07:07:00Z" w:initials="LH">
    <w:p w14:paraId="4B06C9E7" w14:textId="52520E3C" w:rsidR="00CF2009" w:rsidRDefault="00CF2009" w:rsidP="00CF2009">
      <w:pPr>
        <w:pStyle w:val="CommentText"/>
      </w:pPr>
      <w:r>
        <w:rPr>
          <w:rStyle w:val="CommentReference"/>
        </w:rPr>
        <w:annotationRef/>
      </w:r>
      <w:r>
        <w:t xml:space="preserve">Per </w:t>
      </w:r>
      <w:hyperlink r:id="rId98" w:history="1">
        <w:r w:rsidRPr="00FC1CF4">
          <w:rPr>
            <w:rStyle w:val="Hyperlink"/>
          </w:rPr>
          <w:t>COMAR 31.11.10.04</w:t>
        </w:r>
      </w:hyperlink>
      <w:r>
        <w:t>E (1)(a) and (2) this language has been revised to provide 90 days following loss to provide proof and additional language changes to fully comply.</w:t>
      </w:r>
    </w:p>
  </w:comment>
  <w:comment w:id="796" w:author="Karen Oudine" w:date="2025-08-04T18:58:00Z" w:initials="KO">
    <w:p w14:paraId="4CFF36DE" w14:textId="77777777" w:rsidR="00E43D7F" w:rsidRDefault="00E43D7F" w:rsidP="00E43D7F">
      <w:pPr>
        <w:pStyle w:val="CommentText"/>
      </w:pPr>
      <w:r>
        <w:rPr>
          <w:rStyle w:val="CommentReference"/>
        </w:rPr>
        <w:annotationRef/>
      </w:r>
      <w:r>
        <w:t>No change.  The 90 day proof is cared for in the Notice of Claim section above - “You must send Prudential satisfactory written proof of Your claim</w:t>
      </w:r>
      <w:r>
        <w:rPr>
          <w:b/>
          <w:bCs/>
        </w:rPr>
        <w:t>]</w:t>
      </w:r>
      <w:r>
        <w:t xml:space="preserve"> no later than </w:t>
      </w:r>
      <w:r>
        <w:rPr>
          <w:b/>
          <w:bCs/>
          <w:color w:val="FF0000"/>
          <w:vertAlign w:val="superscript"/>
        </w:rPr>
        <w:t>1b</w:t>
      </w:r>
      <w:r>
        <w:rPr>
          <w:b/>
          <w:bCs/>
        </w:rPr>
        <w:t>[</w:t>
      </w:r>
      <w:r>
        <w:t>90 – 365 days</w:t>
      </w:r>
      <w:r>
        <w:rPr>
          <w:b/>
          <w:bCs/>
        </w:rPr>
        <w:t>]</w:t>
      </w:r>
      <w:r>
        <w:t xml:space="preserve"> after Your Elimination Period </w:t>
      </w:r>
      <w:r>
        <w:rPr>
          <w:b/>
          <w:bCs/>
          <w:color w:val="FF0000"/>
          <w:vertAlign w:val="superscript"/>
        </w:rPr>
        <w:t>6</w:t>
      </w:r>
      <w:r>
        <w:rPr>
          <w:b/>
          <w:bCs/>
        </w:rPr>
        <w:t>[</w:t>
      </w:r>
      <w:r>
        <w:t>and Critical Illness Elimination Period</w:t>
      </w:r>
      <w:r>
        <w:rPr>
          <w:b/>
          <w:bCs/>
        </w:rPr>
        <w:t>]</w:t>
      </w:r>
      <w:r>
        <w:t xml:space="preserve"> ends.”</w:t>
      </w:r>
    </w:p>
  </w:comment>
  <w:comment w:id="799" w:author="Laura Hoogland" w:date="2025-07-16T09:10:00Z" w:initials="LH">
    <w:p w14:paraId="1CAEF012" w14:textId="669424AE" w:rsidR="00DB2F5C" w:rsidRDefault="00DB2F5C" w:rsidP="00DB2F5C">
      <w:pPr>
        <w:pStyle w:val="CommentText"/>
      </w:pPr>
      <w:r>
        <w:rPr>
          <w:rStyle w:val="CommentReference"/>
        </w:rPr>
        <w:annotationRef/>
      </w:r>
      <w:r>
        <w:t xml:space="preserve">Per </w:t>
      </w:r>
      <w:hyperlink r:id="rId99" w:history="1">
        <w:r w:rsidRPr="00EA7629">
          <w:rPr>
            <w:rStyle w:val="Hyperlink"/>
          </w:rPr>
          <w:t>Ins s 12-211</w:t>
        </w:r>
      </w:hyperlink>
      <w:r>
        <w:t xml:space="preserve">, </w:t>
      </w:r>
      <w:r>
        <w:rPr>
          <w:color w:val="333333"/>
          <w:highlight w:val="white"/>
        </w:rPr>
        <w:t>a disability insurance policy may not be sold, delivered, or issued for delivery in the State by a carrier if the policy contains a clause that purports to reserve sole discretion to the carrier to interpret the terms of the policy or to provide standards of interpretation or review that are inconsistent with the laws of the State.</w:t>
      </w:r>
      <w:r>
        <w:t xml:space="preserve"> </w:t>
      </w:r>
    </w:p>
  </w:comment>
  <w:comment w:id="800" w:author="Karen Oudine" w:date="2025-08-04T18:50:00Z" w:initials="KO">
    <w:p w14:paraId="406839BD" w14:textId="77777777" w:rsidR="00774CA9" w:rsidRDefault="00774CA9" w:rsidP="00774CA9">
      <w:pPr>
        <w:pStyle w:val="CommentText"/>
      </w:pPr>
      <w:r>
        <w:rPr>
          <w:rStyle w:val="CommentReference"/>
        </w:rPr>
        <w:annotationRef/>
      </w:r>
      <w:r>
        <w:t>ok</w:t>
      </w:r>
    </w:p>
  </w:comment>
  <w:comment w:id="809" w:author="Laura Hoogland" w:date="2025-07-18T14:29:00Z" w:initials="LH">
    <w:p w14:paraId="5C7FC6D4" w14:textId="7E24776F" w:rsidR="006A7DED" w:rsidRDefault="006A7DED" w:rsidP="006A7DED">
      <w:pPr>
        <w:pStyle w:val="CommentText"/>
      </w:pPr>
      <w:r>
        <w:rPr>
          <w:rStyle w:val="CommentReference"/>
        </w:rPr>
        <w:annotationRef/>
      </w:r>
      <w:r>
        <w:t xml:space="preserve">Per </w:t>
      </w:r>
      <w:hyperlink r:id="rId100" w:history="1">
        <w:r w:rsidRPr="00962561">
          <w:rPr>
            <w:rStyle w:val="Hyperlink"/>
          </w:rPr>
          <w:t>Ins s 15-813</w:t>
        </w:r>
      </w:hyperlink>
      <w:r>
        <w:t xml:space="preserve">, </w:t>
      </w:r>
      <w:r>
        <w:rPr>
          <w:color w:val="333333"/>
          <w:highlight w:val="white"/>
        </w:rPr>
        <w:t>(b) Each insurer that proposes to issue a policy subject to this section that provides benefits for temporary disability shall offer the policyholder the option of providing benefits for temporary disability caused or contributed to by pregnancy or childbirth.</w:t>
      </w:r>
    </w:p>
    <w:p w14:paraId="7C60406B" w14:textId="77777777" w:rsidR="006A7DED" w:rsidRDefault="006A7DED" w:rsidP="006A7DED">
      <w:pPr>
        <w:pStyle w:val="CommentText"/>
      </w:pPr>
      <w:r>
        <w:rPr>
          <w:color w:val="333333"/>
          <w:highlight w:val="white"/>
        </w:rPr>
        <w:t>(c) The benefits under this section shall be provided to the same extent and on the same terms as the benefits provided for any other covered disability.</w:t>
      </w:r>
    </w:p>
  </w:comment>
  <w:comment w:id="810" w:author="Karen Oudine" w:date="2025-08-04T18:50:00Z" w:initials="KO">
    <w:p w14:paraId="380D0A3C" w14:textId="77777777" w:rsidR="003843B8" w:rsidRDefault="003843B8" w:rsidP="003843B8">
      <w:pPr>
        <w:pStyle w:val="CommentText"/>
      </w:pPr>
      <w:r>
        <w:rPr>
          <w:rStyle w:val="CommentReference"/>
        </w:rPr>
        <w:annotationRef/>
      </w:r>
      <w:r>
        <w:t>ok</w:t>
      </w:r>
    </w:p>
  </w:comment>
  <w:comment w:id="812" w:author="Karen Oudine" w:date="2025-10-17T10:36:00Z" w:initials="KO">
    <w:p w14:paraId="01929BE6" w14:textId="77777777" w:rsidR="00113B39" w:rsidRDefault="00113B39" w:rsidP="00113B39">
      <w:pPr>
        <w:pStyle w:val="CommentText"/>
      </w:pPr>
      <w:r>
        <w:rPr>
          <w:rStyle w:val="CommentReference"/>
        </w:rPr>
        <w:annotationRef/>
      </w:r>
      <w:r>
        <w:t>In order to be able to list all of the different earnings definition, recommend changing EVL6 to EVL20a</w:t>
      </w:r>
    </w:p>
  </w:comment>
  <w:comment w:id="813" w:author="Karen Oudine" w:date="2025-10-17T10:38:00Z" w:initials="KO">
    <w:p w14:paraId="697040A8" w14:textId="77777777" w:rsidR="00957641" w:rsidRDefault="00957641" w:rsidP="00957641">
      <w:pPr>
        <w:pStyle w:val="CommentText"/>
      </w:pPr>
      <w:r>
        <w:rPr>
          <w:rStyle w:val="CommentReference"/>
        </w:rPr>
        <w:annotationRef/>
      </w:r>
      <w:r>
        <w:t>EVL 20a has been updated</w:t>
      </w:r>
    </w:p>
  </w:comment>
  <w:comment w:id="815" w:author="Karen Oudine" w:date="2025-10-30T17:24:00Z" w:initials="KO">
    <w:p w14:paraId="4283E542" w14:textId="77777777" w:rsidR="006E2D57" w:rsidRDefault="006E2D57" w:rsidP="006E2D57">
      <w:pPr>
        <w:pStyle w:val="CommentText"/>
      </w:pPr>
      <w:r>
        <w:rPr>
          <w:rStyle w:val="CommentReference"/>
        </w:rPr>
        <w:annotationRef/>
      </w:r>
      <w:r>
        <w:t>Remove EVL6, just need EVL20a</w:t>
      </w:r>
    </w:p>
  </w:comment>
  <w:comment w:id="820" w:author="Karen Oudine" w:date="2025-10-30T17:59:00Z" w:initials="KO">
    <w:p w14:paraId="3435BD3F" w14:textId="77777777" w:rsidR="00635B57" w:rsidRDefault="00635B57" w:rsidP="00635B57">
      <w:pPr>
        <w:pStyle w:val="CommentText"/>
      </w:pPr>
      <w:r>
        <w:rPr>
          <w:rStyle w:val="CommentReference"/>
        </w:rPr>
        <w:annotationRef/>
      </w:r>
      <w:r>
        <w:t>New EVL 20b</w:t>
      </w:r>
    </w:p>
  </w:comment>
  <w:comment w:id="823" w:author="Karen Oudine" w:date="2025-10-14T17:01:00Z" w:initials="KO">
    <w:p w14:paraId="7BB899ED" w14:textId="510265FC" w:rsidR="0068709B" w:rsidRDefault="0068709B" w:rsidP="0068709B">
      <w:pPr>
        <w:pStyle w:val="CommentText"/>
      </w:pPr>
      <w:r>
        <w:rPr>
          <w:rStyle w:val="CommentReference"/>
        </w:rPr>
        <w:annotationRef/>
      </w:r>
      <w:r>
        <w:t>This EVL needs to be updated to care for inclusion of bonus, commission, ot - any combo over 6, 12, 28,24.30, 36 months - CI monthly earnings should match</w:t>
      </w:r>
    </w:p>
  </w:comment>
  <w:comment w:id="824" w:author="Karen Oudine" w:date="2025-10-17T10:38:00Z" w:initials="KO">
    <w:p w14:paraId="52EBFB50" w14:textId="77777777" w:rsidR="00957641" w:rsidRDefault="00957641" w:rsidP="00957641">
      <w:pPr>
        <w:pStyle w:val="CommentText"/>
      </w:pPr>
      <w:r>
        <w:rPr>
          <w:rStyle w:val="CommentReference"/>
        </w:rPr>
        <w:annotationRef/>
      </w:r>
      <w:r>
        <w:t>EVL 20a has been updated</w:t>
      </w:r>
    </w:p>
  </w:comment>
  <w:comment w:id="832" w:author="Karen Oudine" w:date="2025-10-30T18:08:00Z" w:initials="KO">
    <w:p w14:paraId="764B9FCD" w14:textId="77777777" w:rsidR="000D1437" w:rsidRDefault="000D1437" w:rsidP="000D1437">
      <w:pPr>
        <w:pStyle w:val="CommentText"/>
      </w:pPr>
      <w:r>
        <w:rPr>
          <w:rStyle w:val="CommentReference"/>
        </w:rPr>
        <w:annotationRef/>
      </w:r>
      <w:r>
        <w:t>Following AK</w:t>
      </w:r>
    </w:p>
  </w:comment>
  <w:comment w:id="827" w:author="Laura Hoogland" w:date="2025-07-17T10:21:00Z" w:initials="LH">
    <w:p w14:paraId="39C6C643" w14:textId="78947836" w:rsidR="00562A3E" w:rsidRDefault="000E4A4D" w:rsidP="00562A3E">
      <w:pPr>
        <w:pStyle w:val="CommentText"/>
      </w:pPr>
      <w:r>
        <w:rPr>
          <w:rStyle w:val="CommentReference"/>
        </w:rPr>
        <w:annotationRef/>
      </w:r>
      <w:r w:rsidR="00562A3E">
        <w:t>Per DAP3 and DAP4 changes, the State consistently objects to making this broad  reference to “any relative including, but not limited to” and requiring it to be listed out.  Recommend continuing to make this change.  But please advise how you would like to proceed.</w:t>
      </w:r>
    </w:p>
  </w:comment>
  <w:comment w:id="828" w:author="Karen Oudine" w:date="2025-08-04T18:54:00Z" w:initials="KO">
    <w:p w14:paraId="52B2F558" w14:textId="35331545" w:rsidR="00895F38" w:rsidRDefault="00895F38" w:rsidP="00895F38">
      <w:pPr>
        <w:pStyle w:val="CommentText"/>
      </w:pPr>
      <w:r>
        <w:rPr>
          <w:rStyle w:val="CommentReference"/>
        </w:rPr>
        <w:annotationRef/>
      </w:r>
      <w:r>
        <w:fldChar w:fldCharType="begin"/>
      </w:r>
      <w:r>
        <w:instrText>HYPERLINK "mailto:laura.hoogland@prudential.com"</w:instrText>
      </w:r>
      <w:bookmarkStart w:id="833" w:name="_@_B1A49F005E18456BB81547945C2D3218Z"/>
      <w:r>
        <w:fldChar w:fldCharType="separate"/>
      </w:r>
      <w:bookmarkEnd w:id="833"/>
      <w:r w:rsidRPr="00895F38">
        <w:rPr>
          <w:rStyle w:val="Mention"/>
          <w:noProof/>
        </w:rPr>
        <w:t>@Laura Hoogland</w:t>
      </w:r>
      <w:r>
        <w:fldChar w:fldCharType="end"/>
      </w:r>
      <w:r>
        <w:t xml:space="preserve"> -is there a specific reg the state points to?</w:t>
      </w:r>
    </w:p>
  </w:comment>
  <w:comment w:id="829" w:author="Laura Hoogland" w:date="2025-08-05T08:01:00Z" w:initials="LH">
    <w:p w14:paraId="6058C5F7" w14:textId="77777777" w:rsidR="00E604CD" w:rsidRDefault="00E604CD" w:rsidP="00E604CD">
      <w:pPr>
        <w:pStyle w:val="CommentText"/>
      </w:pPr>
      <w:r>
        <w:rPr>
          <w:rStyle w:val="CommentReference"/>
        </w:rPr>
        <w:annotationRef/>
      </w:r>
      <w:r>
        <w:t>Sorry, this looks like something that was changed based on previous experience and not due to a more recent objection.  It has been carried through a couple of DAP versions.  All that to say, I do not find a specific citation.  Please disregard this change.</w:t>
      </w:r>
    </w:p>
  </w:comment>
  <w:comment w:id="830" w:author="Karen Oudine" w:date="2025-08-06T18:01:00Z" w:initials="KO">
    <w:p w14:paraId="2B8FBD9E" w14:textId="77777777" w:rsidR="008034DF" w:rsidRDefault="008034DF" w:rsidP="008034DF">
      <w:pPr>
        <w:pStyle w:val="CommentText"/>
      </w:pPr>
      <w:r>
        <w:rPr>
          <w:rStyle w:val="CommentReference"/>
        </w:rPr>
        <w:annotationRef/>
      </w:r>
      <w:r>
        <w:t>Ok - will revert back to standard language, no change.</w:t>
      </w:r>
    </w:p>
  </w:comment>
  <w:comment w:id="834" w:author="Laura Hoogland" w:date="2025-07-18T12:10:00Z" w:initials="LH">
    <w:p w14:paraId="3000F3F9" w14:textId="549F3BF0" w:rsidR="009F0B35" w:rsidRDefault="009F0B35" w:rsidP="009F0B35">
      <w:pPr>
        <w:pStyle w:val="CommentText"/>
      </w:pPr>
      <w:r>
        <w:rPr>
          <w:rStyle w:val="CommentReference"/>
        </w:rPr>
        <w:annotationRef/>
      </w:r>
      <w:r>
        <w:t xml:space="preserve">Per </w:t>
      </w:r>
      <w:hyperlink r:id="rId101" w:history="1">
        <w:r w:rsidRPr="00847A3A">
          <w:rPr>
            <w:rStyle w:val="Hyperlink"/>
          </w:rPr>
          <w:t>12-205(b)(4), (7), and (8)</w:t>
        </w:r>
      </w:hyperlink>
      <w:r>
        <w:t xml:space="preserve"> , this language has been added.</w:t>
      </w:r>
    </w:p>
  </w:comment>
  <w:comment w:id="835" w:author="Karen Oudine" w:date="2025-08-04T18:53:00Z" w:initials="KO">
    <w:p w14:paraId="1E8CFDC5" w14:textId="77777777" w:rsidR="00887461" w:rsidRDefault="00887461" w:rsidP="00887461">
      <w:pPr>
        <w:pStyle w:val="CommentText"/>
      </w:pPr>
      <w:r>
        <w:rPr>
          <w:rStyle w:val="CommentReference"/>
        </w:rPr>
        <w:annotationRef/>
      </w:r>
      <w:r>
        <w:t>Reviewing with law.</w:t>
      </w:r>
    </w:p>
  </w:comment>
  <w:comment w:id="836" w:author="Laura Hoogland" w:date="2025-08-05T07:50:00Z" w:initials="LH">
    <w:p w14:paraId="06B9C070" w14:textId="77777777" w:rsidR="00904483" w:rsidRDefault="00904483" w:rsidP="00904483">
      <w:pPr>
        <w:pStyle w:val="CommentText"/>
      </w:pPr>
      <w:r>
        <w:rPr>
          <w:rStyle w:val="CommentReference"/>
        </w:rPr>
        <w:annotationRef/>
      </w:r>
      <w:r>
        <w:t xml:space="preserve">Just so you have more information, here is the objection that was provided in the previous DAP4 that led to this ultimate change:  </w:t>
      </w:r>
      <w:r>
        <w:rPr>
          <w:color w:val="000000"/>
          <w:highlight w:val="white"/>
        </w:rPr>
        <w:t>d. Refer to the definition of “Indexed Monthly Earnings” on page 61. Your definition of “Consumer Price Index" allows for the insurer to change to another index should the CPI no longer be published. There should be an accompanying statement indicating that the new index will not be used unless and until approved by the Insurance Commissioner of the State of Maryland (or by the Commissioner of the state in which the insured resided when the coverage was issued). If the company used a new index without our prior approval, there would be no way for us to determine compliance with §12-205(b)(4), (7), and (8) of the Insurance Article.</w:t>
      </w:r>
      <w:r>
        <w:t xml:space="preserve"> </w:t>
      </w:r>
    </w:p>
  </w:comment>
  <w:comment w:id="837" w:author="Karen Oudine" w:date="2025-08-07T16:55:00Z" w:initials="KO">
    <w:p w14:paraId="6BE1E491" w14:textId="77777777" w:rsidR="00E513B3" w:rsidRDefault="00E513B3" w:rsidP="00E513B3">
      <w:pPr>
        <w:pStyle w:val="CommentText"/>
      </w:pPr>
      <w:r>
        <w:rPr>
          <w:rStyle w:val="CommentReference"/>
        </w:rPr>
        <w:annotationRef/>
      </w:r>
      <w:r>
        <w:t>Agree with new language- Unum, Hartford and Met includes as well</w:t>
      </w:r>
    </w:p>
  </w:comment>
  <w:comment w:id="842" w:author="Karen Oudine" w:date="2025-10-17T09:23:00Z" w:initials="KO">
    <w:p w14:paraId="21295781" w14:textId="77777777" w:rsidR="0086076B" w:rsidRDefault="0086076B" w:rsidP="0086076B">
      <w:pPr>
        <w:pStyle w:val="CommentText"/>
      </w:pPr>
      <w:r>
        <w:rPr>
          <w:rStyle w:val="CommentReference"/>
        </w:rPr>
        <w:annotationRef/>
      </w:r>
      <w:r>
        <w:t>Because we need to add information in the EVL about monthly earnings, I think it would be clearer for the reviewer to move the closing bracket for EVL20 to after “Our procedures”.  I’ve deleted the old closing bracket after “Your Monthly Earnings at the tine You become Disabled under the terms of this Plan.</w:t>
      </w:r>
    </w:p>
  </w:comment>
  <w:comment w:id="843" w:author="Karen Oudine" w:date="2025-10-17T09:23:00Z" w:initials="KO">
    <w:p w14:paraId="6EEB8629" w14:textId="77777777" w:rsidR="0086076B" w:rsidRDefault="0086076B" w:rsidP="0086076B">
      <w:pPr>
        <w:pStyle w:val="CommentText"/>
      </w:pPr>
      <w:r>
        <w:rPr>
          <w:rStyle w:val="CommentReference"/>
        </w:rPr>
        <w:annotationRef/>
      </w:r>
      <w:r>
        <w:t>EVL 20 content has been updated.</w:t>
      </w:r>
    </w:p>
  </w:comment>
  <w:comment w:id="850" w:author="Laura Hoogland" w:date="2025-11-03T08:32:00Z" w:initials="LH">
    <w:p w14:paraId="5AE88CE6" w14:textId="77777777" w:rsidR="00527A52" w:rsidRDefault="00527A52" w:rsidP="00527A52">
      <w:pPr>
        <w:pStyle w:val="CommentText"/>
      </w:pPr>
      <w:r>
        <w:rPr>
          <w:rStyle w:val="CommentReference"/>
        </w:rPr>
        <w:annotationRef/>
      </w:r>
      <w:r>
        <w:t>Added per MC comment in the EVL - See CBI-LTD items 16 through 16h.</w:t>
      </w:r>
    </w:p>
  </w:comment>
  <w:comment w:id="851" w:author="Karen Oudine" w:date="2025-11-04T07:23:00Z" w:initials="KO">
    <w:p w14:paraId="48A9341C" w14:textId="77777777" w:rsidR="0038270E" w:rsidRDefault="00AB4EA0" w:rsidP="0038270E">
      <w:pPr>
        <w:pStyle w:val="CommentText"/>
      </w:pPr>
      <w:r>
        <w:rPr>
          <w:rStyle w:val="CommentReference"/>
        </w:rPr>
        <w:annotationRef/>
      </w:r>
      <w:r w:rsidR="0038270E">
        <w:t>Ok, let’s use EVL 3c instead of 6.</w:t>
      </w:r>
    </w:p>
  </w:comment>
  <w:comment w:id="853" w:author="Laura Hoogland" w:date="2025-07-18T11:10:00Z" w:initials="LH">
    <w:p w14:paraId="03231F07" w14:textId="32E41E19" w:rsidR="005A594E" w:rsidRDefault="005A594E" w:rsidP="005A594E">
      <w:pPr>
        <w:pStyle w:val="CommentText"/>
      </w:pPr>
      <w:r>
        <w:rPr>
          <w:rStyle w:val="CommentReference"/>
        </w:rPr>
        <w:annotationRef/>
      </w:r>
      <w:r>
        <w:t xml:space="preserve">Per </w:t>
      </w:r>
      <w:hyperlink r:id="rId102" w:history="1">
        <w:r w:rsidRPr="00A937A5">
          <w:rPr>
            <w:rStyle w:val="Hyperlink"/>
          </w:rPr>
          <w:t>COMAR 31.11.10.06</w:t>
        </w:r>
      </w:hyperlink>
      <w:r>
        <w:t xml:space="preserve"> D. (1-4) the lookback/look forward has been changed to 12 months, the reference to a signed waiver rider has been added and the definition is revised to not include “prudent person” language.</w:t>
      </w:r>
    </w:p>
  </w:comment>
  <w:comment w:id="854" w:author="Karen Oudine" w:date="2025-08-07T16:54:00Z" w:initials="KO">
    <w:p w14:paraId="29E7BF2F" w14:textId="77777777" w:rsidR="00EC4CB6" w:rsidRDefault="00EC4CB6" w:rsidP="00EC4CB6">
      <w:pPr>
        <w:pStyle w:val="CommentText"/>
      </w:pPr>
      <w:r>
        <w:rPr>
          <w:rStyle w:val="CommentReference"/>
        </w:rPr>
        <w:annotationRef/>
      </w:r>
      <w:r>
        <w:t>Agree to additional language</w:t>
      </w:r>
    </w:p>
  </w:comment>
  <w:comment w:id="864" w:author="Karen Oudine" w:date="2025-08-07T13:40:00Z" w:initials="KO">
    <w:p w14:paraId="512E43C4" w14:textId="77777777" w:rsidR="00580E9B" w:rsidRDefault="00580E9B" w:rsidP="00580E9B">
      <w:pPr>
        <w:pStyle w:val="CommentText"/>
      </w:pPr>
      <w:r>
        <w:rPr>
          <w:rStyle w:val="CommentReference"/>
        </w:rPr>
        <w:annotationRef/>
      </w:r>
      <w:r>
        <w:t>Added term when substance abuse has it’s own bucket of time in the M/N section</w:t>
      </w:r>
    </w:p>
  </w:comment>
  <w:comment w:id="865" w:author="Laura Hoogland" w:date="2025-07-21T10:20:00Z" w:initials="LH">
    <w:p w14:paraId="0E03E2EF" w14:textId="7CA6FAB0" w:rsidR="00E3137A" w:rsidRDefault="00E3137A" w:rsidP="00E3137A">
      <w:pPr>
        <w:pStyle w:val="CommentText"/>
      </w:pPr>
      <w:r>
        <w:rPr>
          <w:rStyle w:val="CommentReference"/>
        </w:rPr>
        <w:annotationRef/>
      </w:r>
      <w:r>
        <w:t>Maryland does not allow crime when it was committed by an individual other then the insured - (</w:t>
      </w:r>
      <w:hyperlink r:id="rId103" w:history="1">
        <w:r w:rsidRPr="00341361">
          <w:rPr>
            <w:rStyle w:val="Hyperlink"/>
          </w:rPr>
          <w:t>COMAR 31.11.10.06</w:t>
        </w:r>
      </w:hyperlink>
      <w:r>
        <w:t xml:space="preserve"> A (2)(a-b) it does appear that the State has required us to remove this from our previous filings.</w:t>
      </w:r>
    </w:p>
    <w:p w14:paraId="40A7A56B" w14:textId="77777777" w:rsidR="00E3137A" w:rsidRDefault="00E3137A" w:rsidP="00E3137A">
      <w:pPr>
        <w:pStyle w:val="CommentText"/>
      </w:pPr>
    </w:p>
  </w:comment>
  <w:comment w:id="866" w:author="Karen Oudine" w:date="2025-08-06T18:00:00Z" w:initials="KO">
    <w:p w14:paraId="5CE776D8" w14:textId="77777777" w:rsidR="0044126C" w:rsidRDefault="0044126C" w:rsidP="0044126C">
      <w:pPr>
        <w:pStyle w:val="CommentText"/>
      </w:pPr>
      <w:r>
        <w:rPr>
          <w:rStyle w:val="CommentReference"/>
        </w:rPr>
        <w:annotationRef/>
      </w:r>
      <w:r>
        <w:t>ok</w:t>
      </w:r>
    </w:p>
  </w:comment>
  <w:comment w:id="869" w:author="Melanie Coddington" w:date="2025-10-16T15:27:00Z" w:initials="MC">
    <w:p w14:paraId="69D80EA2" w14:textId="77777777" w:rsidR="00E767FF" w:rsidRDefault="00E767FF" w:rsidP="00E767FF">
      <w:pPr>
        <w:pStyle w:val="CommentText"/>
      </w:pPr>
      <w:r>
        <w:rPr>
          <w:rStyle w:val="CommentReference"/>
        </w:rPr>
        <w:annotationRef/>
      </w:r>
      <w:r>
        <w:t>This EVL needs to be updated to care for inclusion of bonus, commission, ot - any combo over 6, 12, 28,24.30, 36 months - CI monthly earnings should match</w:t>
      </w:r>
    </w:p>
  </w:comment>
  <w:comment w:id="870" w:author="Karen Oudine" w:date="2025-10-17T10:34:00Z" w:initials="KO">
    <w:p w14:paraId="6C5BE912" w14:textId="77777777" w:rsidR="00634609" w:rsidRDefault="00634609" w:rsidP="00634609">
      <w:pPr>
        <w:pStyle w:val="CommentText"/>
      </w:pPr>
      <w:r>
        <w:rPr>
          <w:rStyle w:val="CommentReference"/>
        </w:rPr>
        <w:annotationRef/>
      </w:r>
      <w:r>
        <w:t>EVL 31 has bee updated</w:t>
      </w:r>
    </w:p>
  </w:comment>
  <w:comment w:id="880" w:author="Laura Hoogland" w:date="2025-10-08T14:45:00Z" w:initials="LH">
    <w:p w14:paraId="09B66224" w14:textId="3D53DF3C" w:rsidR="009121FE" w:rsidRDefault="009121FE" w:rsidP="009121FE">
      <w:pPr>
        <w:pStyle w:val="CommentText"/>
      </w:pPr>
      <w:r>
        <w:rPr>
          <w:rStyle w:val="CommentReference"/>
        </w:rPr>
        <w:annotationRef/>
      </w:r>
      <w:r>
        <w:t xml:space="preserve">Obj 12 </w:t>
      </w:r>
      <w:r>
        <w:rPr>
          <w:b/>
          <w:bCs/>
        </w:rPr>
        <w:t xml:space="preserve">[Specifications Page [LONG TERM DISABILITY PLAN] </w:t>
      </w:r>
      <w:r>
        <w:t xml:space="preserve">is not included in the </w:t>
      </w:r>
      <w:r>
        <w:rPr>
          <w:i/>
          <w:iCs/>
        </w:rPr>
        <w:t>Table</w:t>
      </w:r>
    </w:p>
    <w:p w14:paraId="34DFB614" w14:textId="77777777" w:rsidR="009121FE" w:rsidRDefault="009121FE" w:rsidP="009121FE">
      <w:pPr>
        <w:pStyle w:val="CommentText"/>
      </w:pPr>
      <w:r>
        <w:rPr>
          <w:i/>
          <w:iCs/>
        </w:rPr>
        <w:t xml:space="preserve">of Contents. </w:t>
      </w:r>
      <w:r>
        <w:t xml:space="preserve">Please revise the </w:t>
      </w:r>
      <w:r>
        <w:rPr>
          <w:i/>
          <w:iCs/>
        </w:rPr>
        <w:t xml:space="preserve">Table of contents </w:t>
      </w:r>
      <w:r>
        <w:t>to include all the sections of the form.</w:t>
      </w:r>
    </w:p>
    <w:p w14:paraId="0558DD2F" w14:textId="77777777" w:rsidR="009121FE" w:rsidRDefault="009121FE" w:rsidP="009121FE">
      <w:pPr>
        <w:pStyle w:val="CommentText"/>
      </w:pPr>
    </w:p>
    <w:p w14:paraId="103F6ACF" w14:textId="77777777" w:rsidR="009121FE" w:rsidRDefault="009121FE" w:rsidP="009121FE">
      <w:pPr>
        <w:pStyle w:val="CommentText"/>
      </w:pPr>
      <w:r>
        <w:t>Recommend adding to the TOC since it is variable?</w:t>
      </w:r>
    </w:p>
  </w:comment>
  <w:comment w:id="881" w:author="Karen Oudine" w:date="2025-10-10T10:24:00Z" w:initials="KO">
    <w:p w14:paraId="61019445" w14:textId="77777777" w:rsidR="0036464B" w:rsidRDefault="0036464B" w:rsidP="0036464B">
      <w:pPr>
        <w:pStyle w:val="CommentText"/>
      </w:pPr>
      <w:r>
        <w:rPr>
          <w:rStyle w:val="CommentReference"/>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B2443B" w15:done="1"/>
  <w15:commentEx w15:paraId="184B200B" w15:paraIdParent="75B2443B" w15:done="1"/>
  <w15:commentEx w15:paraId="7F395A33" w15:paraIdParent="75B2443B" w15:done="1"/>
  <w15:commentEx w15:paraId="72035111" w15:done="1"/>
  <w15:commentEx w15:paraId="4216D0EE" w15:paraIdParent="72035111" w15:done="1"/>
  <w15:commentEx w15:paraId="28EB57F5" w15:done="1"/>
  <w15:commentEx w15:paraId="2B495948" w15:done="1"/>
  <w15:commentEx w15:paraId="5F49D4FE" w15:paraIdParent="2B495948" w15:done="1"/>
  <w15:commentEx w15:paraId="26AC8D8F" w15:done="1"/>
  <w15:commentEx w15:paraId="511E3503" w15:paraIdParent="26AC8D8F" w15:done="1"/>
  <w15:commentEx w15:paraId="77301745" w15:done="1"/>
  <w15:commentEx w15:paraId="27AEE8F8" w15:paraIdParent="77301745" w15:done="1"/>
  <w15:commentEx w15:paraId="7187423A" w15:done="1"/>
  <w15:commentEx w15:paraId="72A1288A" w15:paraIdParent="7187423A" w15:done="1"/>
  <w15:commentEx w15:paraId="278E1E88" w15:done="1"/>
  <w15:commentEx w15:paraId="3880F7FC" w15:paraIdParent="278E1E88" w15:done="1"/>
  <w15:commentEx w15:paraId="18877E7B" w15:done="1"/>
  <w15:commentEx w15:paraId="038A1081" w15:paraIdParent="18877E7B" w15:done="1"/>
  <w15:commentEx w15:paraId="5D530AD9" w15:done="1"/>
  <w15:commentEx w15:paraId="4359D025" w15:paraIdParent="5D530AD9" w15:done="1"/>
  <w15:commentEx w15:paraId="57440D29" w15:paraIdParent="5D530AD9" w15:done="1"/>
  <w15:commentEx w15:paraId="5A156139" w15:paraIdParent="5D530AD9" w15:done="1"/>
  <w15:commentEx w15:paraId="0D8EF606" w15:done="1"/>
  <w15:commentEx w15:paraId="6800CD1E" w15:paraIdParent="0D8EF606" w15:done="1"/>
  <w15:commentEx w15:paraId="75156756" w15:paraIdParent="0D8EF606" w15:done="1"/>
  <w15:commentEx w15:paraId="77508F3E" w15:done="1"/>
  <w15:commentEx w15:paraId="257BC8F0" w15:paraIdParent="77508F3E" w15:done="1"/>
  <w15:commentEx w15:paraId="69BC6B8E" w15:done="1"/>
  <w15:commentEx w15:paraId="1E77CE62" w15:paraIdParent="69BC6B8E" w15:done="1"/>
  <w15:commentEx w15:paraId="052B6C0B" w15:paraIdParent="69BC6B8E" w15:done="1"/>
  <w15:commentEx w15:paraId="0A95E1BC" w15:paraIdParent="69BC6B8E" w15:done="1"/>
  <w15:commentEx w15:paraId="1334A5A3" w15:done="1"/>
  <w15:commentEx w15:paraId="5BB5F722" w15:paraIdParent="1334A5A3" w15:done="1"/>
  <w15:commentEx w15:paraId="15904B86" w15:done="1"/>
  <w15:commentEx w15:paraId="12AB8F95" w15:paraIdParent="15904B86" w15:done="1"/>
  <w15:commentEx w15:paraId="0EFC700C" w15:done="1"/>
  <w15:commentEx w15:paraId="0FF2B8E8" w15:paraIdParent="0EFC700C" w15:done="1"/>
  <w15:commentEx w15:paraId="78827212" w15:done="1"/>
  <w15:commentEx w15:paraId="14ADA818" w15:paraIdParent="78827212" w15:done="1"/>
  <w15:commentEx w15:paraId="0DCE6B1A" w15:done="1"/>
  <w15:commentEx w15:paraId="32046821" w15:paraIdParent="0DCE6B1A" w15:done="1"/>
  <w15:commentEx w15:paraId="576A3964" w15:paraIdParent="0DCE6B1A" w15:done="1"/>
  <w15:commentEx w15:paraId="0C325EDF" w15:paraIdParent="0DCE6B1A" w15:done="1"/>
  <w15:commentEx w15:paraId="22EE1E42" w15:paraIdParent="0DCE6B1A" w15:done="1"/>
  <w15:commentEx w15:paraId="56C74E3B" w15:done="1"/>
  <w15:commentEx w15:paraId="6EA88C7D" w15:paraIdParent="56C74E3B" w15:done="1"/>
  <w15:commentEx w15:paraId="0762447D" w15:paraIdParent="56C74E3B" w15:done="1"/>
  <w15:commentEx w15:paraId="7DE2B89B" w15:paraIdParent="56C74E3B" w15:done="1"/>
  <w15:commentEx w15:paraId="21208B00" w15:paraIdParent="56C74E3B" w15:done="1"/>
  <w15:commentEx w15:paraId="774FB092" w15:paraIdParent="56C74E3B" w15:done="1"/>
  <w15:commentEx w15:paraId="088D452B" w15:done="1"/>
  <w15:commentEx w15:paraId="351734FF" w15:paraIdParent="088D452B" w15:done="1"/>
  <w15:commentEx w15:paraId="3C0A0D23" w15:done="1"/>
  <w15:commentEx w15:paraId="33AE7AFD" w15:paraIdParent="3C0A0D23" w15:done="1"/>
  <w15:commentEx w15:paraId="40862156" w15:done="1"/>
  <w15:commentEx w15:paraId="29700299" w15:paraIdParent="40862156" w15:done="1"/>
  <w15:commentEx w15:paraId="0DB3F4FF" w15:paraIdParent="40862156" w15:done="1"/>
  <w15:commentEx w15:paraId="02C7FDC9" w15:paraIdParent="40862156" w15:done="1"/>
  <w15:commentEx w15:paraId="3D528EAB" w15:done="1"/>
  <w15:commentEx w15:paraId="3C5B0FDD" w15:paraIdParent="3D528EAB" w15:done="1"/>
  <w15:commentEx w15:paraId="627DDC19" w15:done="1"/>
  <w15:commentEx w15:paraId="7BE85015" w15:paraIdParent="627DDC19" w15:done="1"/>
  <w15:commentEx w15:paraId="4E5D2098" w15:done="1"/>
  <w15:commentEx w15:paraId="66E7B1F4" w15:paraIdParent="4E5D2098" w15:done="1"/>
  <w15:commentEx w15:paraId="2477DACD" w15:done="1"/>
  <w15:commentEx w15:paraId="7FC41D14" w15:paraIdParent="2477DACD" w15:done="1"/>
  <w15:commentEx w15:paraId="0622B7E0" w15:done="1"/>
  <w15:commentEx w15:paraId="5AFBE45B" w15:paraIdParent="0622B7E0" w15:done="1"/>
  <w15:commentEx w15:paraId="1E08C062" w15:done="1"/>
  <w15:commentEx w15:paraId="1FEF4252" w15:paraIdParent="1E08C062" w15:done="1"/>
  <w15:commentEx w15:paraId="1593D31E" w15:done="1"/>
  <w15:commentEx w15:paraId="52982D23" w15:paraIdParent="1593D31E" w15:done="1"/>
  <w15:commentEx w15:paraId="29F9C7C9" w15:done="1"/>
  <w15:commentEx w15:paraId="4CF40E66" w15:paraIdParent="29F9C7C9" w15:done="1"/>
  <w15:commentEx w15:paraId="306C8D23" w15:done="1"/>
  <w15:commentEx w15:paraId="09EDE3DF" w15:paraIdParent="306C8D23" w15:done="1"/>
  <w15:commentEx w15:paraId="6E392861" w15:done="1"/>
  <w15:commentEx w15:paraId="46098D95" w15:paraIdParent="6E392861" w15:done="1"/>
  <w15:commentEx w15:paraId="1873C9BC" w15:done="1"/>
  <w15:commentEx w15:paraId="2F414FFC" w15:paraIdParent="1873C9BC" w15:done="1"/>
  <w15:commentEx w15:paraId="719E1815" w15:done="1"/>
  <w15:commentEx w15:paraId="43FF7E2D" w15:paraIdParent="719E1815" w15:done="1"/>
  <w15:commentEx w15:paraId="4F7F32BD" w15:done="1"/>
  <w15:commentEx w15:paraId="28E32F20" w15:done="1"/>
  <w15:commentEx w15:paraId="149B25DD" w15:paraIdParent="28E32F20" w15:done="1"/>
  <w15:commentEx w15:paraId="78E082A4" w15:done="1"/>
  <w15:commentEx w15:paraId="37C162DE" w15:paraIdParent="78E082A4" w15:done="1"/>
  <w15:commentEx w15:paraId="37F9F5B6" w15:done="1"/>
  <w15:commentEx w15:paraId="0AA61D4D" w15:paraIdParent="37F9F5B6" w15:done="1"/>
  <w15:commentEx w15:paraId="64590695" w15:done="1"/>
  <w15:commentEx w15:paraId="5377EF47" w15:paraIdParent="64590695" w15:done="1"/>
  <w15:commentEx w15:paraId="47818719" w15:done="1"/>
  <w15:commentEx w15:paraId="639F270F" w15:paraIdParent="47818719" w15:done="1"/>
  <w15:commentEx w15:paraId="22A78DDD" w15:done="1"/>
  <w15:commentEx w15:paraId="452D5591" w15:paraIdParent="22A78DDD" w15:done="1"/>
  <w15:commentEx w15:paraId="19B1E78D" w15:paraIdParent="22A78DDD" w15:done="1"/>
  <w15:commentEx w15:paraId="55161F7C" w15:paraIdParent="22A78DDD" w15:done="1"/>
  <w15:commentEx w15:paraId="74B5F7EA" w15:done="1"/>
  <w15:commentEx w15:paraId="2D3FF5AF" w15:paraIdParent="74B5F7EA" w15:done="1"/>
  <w15:commentEx w15:paraId="19941503" w15:done="1"/>
  <w15:commentEx w15:paraId="428EF407" w15:paraIdParent="19941503" w15:done="1"/>
  <w15:commentEx w15:paraId="7DB48C9D" w15:done="1"/>
  <w15:commentEx w15:paraId="6D0BD755" w15:paraIdParent="7DB48C9D" w15:done="1"/>
  <w15:commentEx w15:paraId="41F981AB" w15:done="1"/>
  <w15:commentEx w15:paraId="4F93EC0C" w15:paraIdParent="41F981AB" w15:done="1"/>
  <w15:commentEx w15:paraId="28F27651" w15:done="1"/>
  <w15:commentEx w15:paraId="447107F4" w15:paraIdParent="28F27651" w15:done="1"/>
  <w15:commentEx w15:paraId="68F34AD0" w15:done="1"/>
  <w15:commentEx w15:paraId="491F7E3E" w15:paraIdParent="68F34AD0" w15:done="1"/>
  <w15:commentEx w15:paraId="03C1F480" w15:done="1"/>
  <w15:commentEx w15:paraId="79828F84" w15:paraIdParent="03C1F480" w15:done="1"/>
  <w15:commentEx w15:paraId="595E5226" w15:done="1"/>
  <w15:commentEx w15:paraId="77768E36" w15:paraIdParent="595E5226" w15:done="1"/>
  <w15:commentEx w15:paraId="54534287" w15:done="1"/>
  <w15:commentEx w15:paraId="5777128B" w15:paraIdParent="54534287" w15:done="1"/>
  <w15:commentEx w15:paraId="2A498F08" w15:done="1"/>
  <w15:commentEx w15:paraId="73C285CD" w15:paraIdParent="2A498F08" w15:done="1"/>
  <w15:commentEx w15:paraId="1D00044B" w15:done="1"/>
  <w15:commentEx w15:paraId="25CB3245" w15:paraIdParent="1D00044B" w15:done="1"/>
  <w15:commentEx w15:paraId="371B6A27" w15:done="1"/>
  <w15:commentEx w15:paraId="402E257F" w15:paraIdParent="371B6A27" w15:done="1"/>
  <w15:commentEx w15:paraId="590C1195" w15:paraIdParent="371B6A27" w15:done="1"/>
  <w15:commentEx w15:paraId="5AE3C919" w15:paraIdParent="371B6A27" w15:done="1"/>
  <w15:commentEx w15:paraId="28B54FAA" w15:done="1"/>
  <w15:commentEx w15:paraId="0A4DD82C" w15:paraIdParent="28B54FAA" w15:done="1"/>
  <w15:commentEx w15:paraId="68FEFF8F" w15:paraIdParent="28B54FAA" w15:done="1"/>
  <w15:commentEx w15:paraId="7F773AC4" w15:paraIdParent="28B54FAA" w15:done="1"/>
  <w15:commentEx w15:paraId="289B3647" w15:done="1"/>
  <w15:commentEx w15:paraId="3BE4618E" w15:paraIdParent="289B3647" w15:done="1"/>
  <w15:commentEx w15:paraId="13ABB8D0" w15:done="1"/>
  <w15:commentEx w15:paraId="1892011D" w15:paraIdParent="13ABB8D0" w15:done="1"/>
  <w15:commentEx w15:paraId="5A2F6DE9" w15:paraIdParent="13ABB8D0" w15:done="1"/>
  <w15:commentEx w15:paraId="6026B39F" w15:paraIdParent="13ABB8D0" w15:done="1"/>
  <w15:commentEx w15:paraId="4AF0D443" w15:paraIdParent="13ABB8D0" w15:done="1"/>
  <w15:commentEx w15:paraId="56088C94" w15:done="1"/>
  <w15:commentEx w15:paraId="12F27817" w15:paraIdParent="56088C94" w15:done="1"/>
  <w15:commentEx w15:paraId="2454C34F" w15:paraIdParent="56088C94" w15:done="1"/>
  <w15:commentEx w15:paraId="4A9CB68B" w15:paraIdParent="56088C94" w15:done="1"/>
  <w15:commentEx w15:paraId="6AFE0392" w15:done="1"/>
  <w15:commentEx w15:paraId="3AB5DECE" w15:paraIdParent="6AFE0392" w15:done="1"/>
  <w15:commentEx w15:paraId="76CE9469" w15:done="1"/>
  <w15:commentEx w15:paraId="2246D3FE" w15:paraIdParent="76CE9469" w15:done="1"/>
  <w15:commentEx w15:paraId="1F70EB3F" w15:paraIdParent="76CE9469" w15:done="1"/>
  <w15:commentEx w15:paraId="7695A810" w15:paraIdParent="76CE9469" w15:done="1"/>
  <w15:commentEx w15:paraId="61864F82" w15:done="1"/>
  <w15:commentEx w15:paraId="44FFE922" w15:paraIdParent="61864F82" w15:done="1"/>
  <w15:commentEx w15:paraId="0F87B5DB" w15:done="1"/>
  <w15:commentEx w15:paraId="37429BA3" w15:paraIdParent="0F87B5DB" w15:done="1"/>
  <w15:commentEx w15:paraId="3CAE51D4" w15:done="1"/>
  <w15:commentEx w15:paraId="3CA6AFF6" w15:paraIdParent="3CAE51D4" w15:done="1"/>
  <w15:commentEx w15:paraId="55F70F59" w15:done="1"/>
  <w15:commentEx w15:paraId="69E4B5C0" w15:paraIdParent="55F70F59" w15:done="1"/>
  <w15:commentEx w15:paraId="08412F6C" w15:done="1"/>
  <w15:commentEx w15:paraId="632E2B59" w15:paraIdParent="08412F6C" w15:done="1"/>
  <w15:commentEx w15:paraId="2B3CD611" w15:done="1"/>
  <w15:commentEx w15:paraId="66815E07" w15:paraIdParent="2B3CD611" w15:done="1"/>
  <w15:commentEx w15:paraId="014AB0D0" w15:paraIdParent="2B3CD611" w15:done="1"/>
  <w15:commentEx w15:paraId="0F6B11E3" w15:paraIdParent="2B3CD611" w15:done="1"/>
  <w15:commentEx w15:paraId="281BB88A" w15:done="1"/>
  <w15:commentEx w15:paraId="061605C5" w15:paraIdParent="281BB88A" w15:done="1"/>
  <w15:commentEx w15:paraId="383C3592" w15:done="1"/>
  <w15:commentEx w15:paraId="1B69C634" w15:paraIdParent="383C3592" w15:done="1"/>
  <w15:commentEx w15:paraId="20073573" w15:done="1"/>
  <w15:commentEx w15:paraId="5F0228C9" w15:paraIdParent="20073573" w15:done="1"/>
  <w15:commentEx w15:paraId="497A844D" w15:done="1"/>
  <w15:commentEx w15:paraId="4CB8D1C3" w15:paraIdParent="497A844D" w15:done="1"/>
  <w15:commentEx w15:paraId="5FAF99F8" w15:done="1"/>
  <w15:commentEx w15:paraId="7838DFEC" w15:paraIdParent="5FAF99F8" w15:done="1"/>
  <w15:commentEx w15:paraId="679FA5E6" w15:done="1"/>
  <w15:commentEx w15:paraId="2C546468" w15:paraIdParent="679FA5E6" w15:done="1"/>
  <w15:commentEx w15:paraId="28A38601" w15:done="1"/>
  <w15:commentEx w15:paraId="0B9A0362" w15:paraIdParent="28A38601" w15:done="1"/>
  <w15:commentEx w15:paraId="0681CDF2" w15:done="1"/>
  <w15:commentEx w15:paraId="66300147" w15:paraIdParent="0681CDF2" w15:done="1"/>
  <w15:commentEx w15:paraId="029D70A8" w15:done="1"/>
  <w15:commentEx w15:paraId="662F9522" w15:paraIdParent="029D70A8" w15:done="1"/>
  <w15:commentEx w15:paraId="7027737E" w15:done="1"/>
  <w15:commentEx w15:paraId="2EE86A42" w15:paraIdParent="7027737E" w15:done="1"/>
  <w15:commentEx w15:paraId="375655F2" w15:done="1"/>
  <w15:commentEx w15:paraId="70126886" w15:paraIdParent="375655F2" w15:done="1"/>
  <w15:commentEx w15:paraId="6BDC326C" w15:done="1"/>
  <w15:commentEx w15:paraId="540096EF" w15:paraIdParent="6BDC326C" w15:done="1"/>
  <w15:commentEx w15:paraId="75859798" w15:done="1"/>
  <w15:commentEx w15:paraId="2B62A646" w15:paraIdParent="75859798" w15:done="1"/>
  <w15:commentEx w15:paraId="5934DFAF" w15:done="1"/>
  <w15:commentEx w15:paraId="57841BBB" w15:paraIdParent="5934DFAF" w15:done="1"/>
  <w15:commentEx w15:paraId="5C9BB3D1" w15:paraIdParent="5934DFAF" w15:done="1"/>
  <w15:commentEx w15:paraId="760D1835" w15:paraIdParent="5934DFAF" w15:done="1"/>
  <w15:commentEx w15:paraId="463796E0" w15:done="1"/>
  <w15:commentEx w15:paraId="3297D6FF" w15:paraIdParent="463796E0" w15:done="1"/>
  <w15:commentEx w15:paraId="3A122306" w15:paraIdParent="463796E0" w15:done="1"/>
  <w15:commentEx w15:paraId="7C703E00" w15:paraIdParent="463796E0" w15:done="1"/>
  <w15:commentEx w15:paraId="469BC7A0" w15:done="1"/>
  <w15:commentEx w15:paraId="5674FA1F" w15:paraIdParent="469BC7A0" w15:done="1"/>
  <w15:commentEx w15:paraId="3D3D34AA" w15:paraIdParent="469BC7A0" w15:done="1"/>
  <w15:commentEx w15:paraId="71DE82B9" w15:done="1"/>
  <w15:commentEx w15:paraId="2A563D44" w15:paraIdParent="71DE82B9" w15:done="1"/>
  <w15:commentEx w15:paraId="3B2B4B8C" w15:paraIdParent="71DE82B9" w15:done="1"/>
  <w15:commentEx w15:paraId="6CB76CDE" w15:paraIdParent="71DE82B9" w15:done="1"/>
  <w15:commentEx w15:paraId="49D14E79" w15:done="1"/>
  <w15:commentEx w15:paraId="7456A0E6" w15:paraIdParent="49D14E79" w15:done="1"/>
  <w15:commentEx w15:paraId="6E82E2F4" w15:done="1"/>
  <w15:commentEx w15:paraId="222ED017" w15:paraIdParent="6E82E2F4" w15:done="1"/>
  <w15:commentEx w15:paraId="2DCE2671" w15:paraIdParent="6E82E2F4" w15:done="1"/>
  <w15:commentEx w15:paraId="79C6FACD" w15:paraIdParent="6E82E2F4" w15:done="1"/>
  <w15:commentEx w15:paraId="5A58C445" w15:done="1"/>
  <w15:commentEx w15:paraId="088B43BB" w15:paraIdParent="5A58C445" w15:done="1"/>
  <w15:commentEx w15:paraId="156422B6" w15:done="1"/>
  <w15:commentEx w15:paraId="0F8C54A4" w15:paraIdParent="156422B6" w15:done="1"/>
  <w15:commentEx w15:paraId="09D26758" w15:done="1"/>
  <w15:commentEx w15:paraId="50534CD7" w15:paraIdParent="09D26758" w15:done="1"/>
  <w15:commentEx w15:paraId="605EE950" w15:done="1"/>
  <w15:commentEx w15:paraId="019C0BBC" w15:paraIdParent="605EE950" w15:done="1"/>
  <w15:commentEx w15:paraId="3660D2E8" w15:done="1"/>
  <w15:commentEx w15:paraId="20CC85EA" w15:paraIdParent="3660D2E8" w15:done="1"/>
  <w15:commentEx w15:paraId="7E070F87" w15:done="1"/>
  <w15:commentEx w15:paraId="758CA3BF" w15:paraIdParent="7E070F87" w15:done="1"/>
  <w15:commentEx w15:paraId="15D01A5C" w15:paraIdParent="7E070F87" w15:done="1"/>
  <w15:commentEx w15:paraId="0350B260" w15:done="1"/>
  <w15:commentEx w15:paraId="47DA7EB3" w15:paraIdParent="0350B260" w15:done="1"/>
  <w15:commentEx w15:paraId="1F059D50" w15:done="1"/>
  <w15:commentEx w15:paraId="3AF75962" w15:paraIdParent="1F059D50" w15:done="1"/>
  <w15:commentEx w15:paraId="1667E050" w15:done="1"/>
  <w15:commentEx w15:paraId="64980DC2" w15:paraIdParent="1667E050" w15:done="1"/>
  <w15:commentEx w15:paraId="17FC16FB" w15:done="1"/>
  <w15:commentEx w15:paraId="3D0A4B37" w15:paraIdParent="17FC16FB" w15:done="1"/>
  <w15:commentEx w15:paraId="4EF44104" w15:paraIdParent="17FC16FB" w15:done="1"/>
  <w15:commentEx w15:paraId="0B6F0D99" w15:paraIdParent="17FC16FB" w15:done="1"/>
  <w15:commentEx w15:paraId="13748CFA" w15:done="1"/>
  <w15:commentEx w15:paraId="06D06D33" w15:paraIdParent="13748CFA" w15:done="1"/>
  <w15:commentEx w15:paraId="71F12134" w15:paraIdParent="13748CFA" w15:done="1"/>
  <w15:commentEx w15:paraId="02AF56D1" w15:paraIdParent="13748CFA" w15:done="1"/>
  <w15:commentEx w15:paraId="2E526FCB" w15:done="1"/>
  <w15:commentEx w15:paraId="350BCE42" w15:paraIdParent="2E526FCB" w15:done="1"/>
  <w15:commentEx w15:paraId="21038B69" w15:paraIdParent="2E526FCB" w15:done="1"/>
  <w15:commentEx w15:paraId="1BCB972F" w15:paraIdParent="2E526FCB" w15:done="1"/>
  <w15:commentEx w15:paraId="7B5C746F" w15:done="1"/>
  <w15:commentEx w15:paraId="65325E1B" w15:paraIdParent="7B5C746F" w15:done="1"/>
  <w15:commentEx w15:paraId="4EA3FE7E" w15:done="1"/>
  <w15:commentEx w15:paraId="30358CD9" w15:paraIdParent="4EA3FE7E" w15:done="1"/>
  <w15:commentEx w15:paraId="073D0111" w15:done="1"/>
  <w15:commentEx w15:paraId="47EBC301" w15:paraIdParent="073D0111" w15:done="1"/>
  <w15:commentEx w15:paraId="7561CC3E" w15:done="1"/>
  <w15:commentEx w15:paraId="65AA4366" w15:paraIdParent="7561CC3E" w15:done="1"/>
  <w15:commentEx w15:paraId="4B06C9E7" w15:done="1"/>
  <w15:commentEx w15:paraId="4CFF36DE" w15:paraIdParent="4B06C9E7" w15:done="1"/>
  <w15:commentEx w15:paraId="1CAEF012" w15:done="1"/>
  <w15:commentEx w15:paraId="406839BD" w15:paraIdParent="1CAEF012" w15:done="1"/>
  <w15:commentEx w15:paraId="7C60406B" w15:done="1"/>
  <w15:commentEx w15:paraId="380D0A3C" w15:paraIdParent="7C60406B" w15:done="1"/>
  <w15:commentEx w15:paraId="01929BE6" w15:done="1"/>
  <w15:commentEx w15:paraId="697040A8" w15:paraIdParent="01929BE6" w15:done="1"/>
  <w15:commentEx w15:paraId="4283E542" w15:done="1"/>
  <w15:commentEx w15:paraId="3435BD3F" w15:done="1"/>
  <w15:commentEx w15:paraId="7BB899ED" w15:done="1"/>
  <w15:commentEx w15:paraId="52EBFB50" w15:paraIdParent="7BB899ED" w15:done="1"/>
  <w15:commentEx w15:paraId="764B9FCD" w15:done="1"/>
  <w15:commentEx w15:paraId="39C6C643" w15:done="1"/>
  <w15:commentEx w15:paraId="52B2F558" w15:paraIdParent="39C6C643" w15:done="1"/>
  <w15:commentEx w15:paraId="6058C5F7" w15:paraIdParent="39C6C643" w15:done="1"/>
  <w15:commentEx w15:paraId="2B8FBD9E" w15:paraIdParent="39C6C643" w15:done="1"/>
  <w15:commentEx w15:paraId="3000F3F9" w15:done="1"/>
  <w15:commentEx w15:paraId="1E8CFDC5" w15:paraIdParent="3000F3F9" w15:done="1"/>
  <w15:commentEx w15:paraId="06B9C070" w15:paraIdParent="3000F3F9" w15:done="1"/>
  <w15:commentEx w15:paraId="6BE1E491" w15:paraIdParent="3000F3F9" w15:done="1"/>
  <w15:commentEx w15:paraId="21295781" w15:done="1"/>
  <w15:commentEx w15:paraId="6EEB8629" w15:paraIdParent="21295781" w15:done="1"/>
  <w15:commentEx w15:paraId="5AE88CE6" w15:done="1"/>
  <w15:commentEx w15:paraId="48A9341C" w15:paraIdParent="5AE88CE6" w15:done="1"/>
  <w15:commentEx w15:paraId="03231F07" w15:done="1"/>
  <w15:commentEx w15:paraId="29E7BF2F" w15:paraIdParent="03231F07" w15:done="1"/>
  <w15:commentEx w15:paraId="512E43C4" w15:done="1"/>
  <w15:commentEx w15:paraId="40A7A56B" w15:done="1"/>
  <w15:commentEx w15:paraId="5CE776D8" w15:paraIdParent="40A7A56B" w15:done="1"/>
  <w15:commentEx w15:paraId="69D80EA2" w15:done="1"/>
  <w15:commentEx w15:paraId="6C5BE912" w15:paraIdParent="69D80EA2" w15:done="1"/>
  <w15:commentEx w15:paraId="103F6ACF" w15:done="1"/>
  <w15:commentEx w15:paraId="61019445" w15:paraIdParent="103F6AC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6113E8" w16cex:dateUtc="2025-10-07T18:22:00Z"/>
  <w16cex:commentExtensible w16cex:durableId="6A681789" w16cex:dateUtc="2025-10-10T13:13:00Z"/>
  <w16cex:commentExtensible w16cex:durableId="72CBDFD0" w16cex:dateUtc="2025-10-23T12:54:00Z"/>
  <w16cex:commentExtensible w16cex:durableId="63289BD8" w16cex:dateUtc="2025-10-10T17:51:00Z"/>
  <w16cex:commentExtensible w16cex:durableId="6F9B9793" w16cex:dateUtc="2025-10-10T17:50:00Z"/>
  <w16cex:commentExtensible w16cex:durableId="32F8AFA6" w16cex:dateUtc="2025-10-07T18:35:00Z">
    <w16cex:extLst>
      <w16:ext w16:uri="{CE6994B0-6A32-4C9F-8C6B-6E91EDA988CE}">
        <cr:reactions xmlns:cr="http://schemas.microsoft.com/office/comments/2020/reactions">
          <cr:reaction reactionType="1">
            <cr:reactionInfo dateUtc="2025-10-23T13:00:09Z">
              <cr:user userId="S::laura.hoogland@prudential.com::8da4a90f-fb9f-4bc3-91ae-45e3cd001946" userProvider="AD" userName="Laura Hoogland"/>
            </cr:reactionInfo>
          </cr:reaction>
        </cr:reactions>
      </w16:ext>
    </w16cex:extLst>
  </w16cex:commentExtensible>
  <w16cex:commentExtensible w16cex:durableId="419A3A02" w16cex:dateUtc="2025-10-10T14:14:00Z"/>
  <w16cex:commentExtensible w16cex:durableId="514F1F9D" w16cex:dateUtc="2025-10-08T19:02:00Z"/>
  <w16cex:commentExtensible w16cex:durableId="7AAB350B" w16cex:dateUtc="2025-10-10T14:15:00Z"/>
  <w16cex:commentExtensible w16cex:durableId="0132B431" w16cex:dateUtc="2025-10-08T18:59:00Z"/>
  <w16cex:commentExtensible w16cex:durableId="19A1B422" w16cex:dateUtc="2025-10-10T13:43:00Z"/>
  <w16cex:commentExtensible w16cex:durableId="3D00C032" w16cex:dateUtc="2025-07-17T12:15:00Z"/>
  <w16cex:commentExtensible w16cex:durableId="5D81BF8D" w16cex:dateUtc="2025-08-04T21:40:00Z"/>
  <w16cex:commentExtensible w16cex:durableId="5BEC8D11" w16cex:dateUtc="2025-07-17T12:18:00Z"/>
  <w16cex:commentExtensible w16cex:durableId="095069C4" w16cex:dateUtc="2025-08-04T21:40:00Z"/>
  <w16cex:commentExtensible w16cex:durableId="204F48EB" w16cex:dateUtc="2025-07-17T12:16:00Z"/>
  <w16cex:commentExtensible w16cex:durableId="7D9AF7CC" w16cex:dateUtc="2025-08-04T21:40:00Z"/>
  <w16cex:commentExtensible w16cex:durableId="59CE79C1" w16cex:dateUtc="2025-07-17T12:51:00Z"/>
  <w16cex:commentExtensible w16cex:durableId="7CD965C9" w16cex:dateUtc="2025-08-04T21:46:00Z"/>
  <w16cex:commentExtensible w16cex:durableId="13912E58" w16cex:dateUtc="2025-08-05T19:49:00Z"/>
  <w16cex:commentExtensible w16cex:durableId="6F0C069E" w16cex:dateUtc="2025-08-05T19:54:00Z"/>
  <w16cex:commentExtensible w16cex:durableId="0F5657BD" w16cex:dateUtc="2025-07-17T14:26:00Z"/>
  <w16cex:commentExtensible w16cex:durableId="226600F3" w16cex:dateUtc="2025-08-04T21:51:00Z"/>
  <w16cex:commentExtensible w16cex:durableId="5F684E75" w16cex:dateUtc="2025-08-05T20:00:00Z"/>
  <w16cex:commentExtensible w16cex:durableId="7C70F5D2" w16cex:dateUtc="2025-07-17T15:43:00Z"/>
  <w16cex:commentExtensible w16cex:durableId="3AD80215" w16cex:dateUtc="2025-08-04T21:53:00Z"/>
  <w16cex:commentExtensible w16cex:durableId="698BAFA3" w16cex:dateUtc="2025-07-17T16:22:00Z"/>
  <w16cex:commentExtensible w16cex:durableId="551D49C7" w16cex:dateUtc="2025-08-04T21:56:00Z"/>
  <w16cex:commentExtensible w16cex:durableId="597571F7" w16cex:dateUtc="2025-08-05T20:07:00Z"/>
  <w16cex:commentExtensible w16cex:durableId="0817F876" w16cex:dateUtc="2025-08-05T20:13:00Z"/>
  <w16cex:commentExtensible w16cex:durableId="1FF9138C" w16cex:dateUtc="2025-07-16T13:57:00Z"/>
  <w16cex:commentExtensible w16cex:durableId="7BF43731" w16cex:dateUtc="2025-08-04T21:30:00Z"/>
  <w16cex:commentExtensible w16cex:durableId="30914EA0" w16cex:dateUtc="2025-07-17T16:24:00Z"/>
  <w16cex:commentExtensible w16cex:durableId="7A2CD634" w16cex:dateUtc="2025-08-07T20:49:00Z"/>
  <w16cex:commentExtensible w16cex:durableId="7196F627" w16cex:dateUtc="2025-10-08T19:26:00Z"/>
  <w16cex:commentExtensible w16cex:durableId="6B912CC9" w16cex:dateUtc="2025-10-10T13:51:00Z"/>
  <w16cex:commentExtensible w16cex:durableId="3D799ACD" w16cex:dateUtc="2025-07-17T16:37:00Z"/>
  <w16cex:commentExtensible w16cex:durableId="7B010387" w16cex:dateUtc="2025-08-05T20:19:00Z"/>
  <w16cex:commentExtensible w16cex:durableId="1B001F33" w16cex:dateUtc="2025-07-17T16:39:00Z"/>
  <w16cex:commentExtensible w16cex:durableId="6632C632" w16cex:dateUtc="2025-08-05T20:19:00Z"/>
  <w16cex:commentExtensible w16cex:durableId="65F10456" w16cex:dateUtc="2025-08-06T22:26:00Z"/>
  <w16cex:commentExtensible w16cex:durableId="447AA1F7" w16cex:dateUtc="2025-10-08T19:27:00Z"/>
  <w16cex:commentExtensible w16cex:durableId="15E03D5D" w16cex:dateUtc="2025-10-10T13:55:00Z"/>
  <w16cex:commentExtensible w16cex:durableId="5943DDFC" w16cex:dateUtc="2025-07-21T14:55:00Z"/>
  <w16cex:commentExtensible w16cex:durableId="5802A722" w16cex:dateUtc="2025-08-04T23:47:00Z"/>
  <w16cex:commentExtensible w16cex:durableId="52EF1C56" w16cex:dateUtc="2025-08-05T12:41:00Z"/>
  <w16cex:commentExtensible w16cex:durableId="4B98F835" w16cex:dateUtc="2025-08-05T20:20:00Z"/>
  <w16cex:commentExtensible w16cex:durableId="08EBFABA" w16cex:dateUtc="2025-10-08T19:24:00Z"/>
  <w16cex:commentExtensible w16cex:durableId="3F61A12B" w16cex:dateUtc="2025-10-08T19:39:00Z"/>
  <w16cex:commentExtensible w16cex:durableId="7124A410" w16cex:dateUtc="2025-07-17T17:00:00Z"/>
  <w16cex:commentExtensible w16cex:durableId="0E011623" w16cex:dateUtc="2025-08-05T20:20:00Z"/>
  <w16cex:commentExtensible w16cex:durableId="0576C9DA" w16cex:dateUtc="2025-07-18T19:25:00Z"/>
  <w16cex:commentExtensible w16cex:durableId="1706D719" w16cex:dateUtc="2025-08-04T21:59:00Z"/>
  <w16cex:commentExtensible w16cex:durableId="012CE634" w16cex:dateUtc="2025-07-18T13:47:00Z"/>
  <w16cex:commentExtensible w16cex:durableId="5D6C9122" w16cex:dateUtc="2025-08-04T22:08:00Z"/>
  <w16cex:commentExtensible w16cex:durableId="6F040EF2" w16cex:dateUtc="2025-08-06T22:08:00Z"/>
  <w16cex:commentExtensible w16cex:durableId="1BA1A2D4" w16cex:dateUtc="2025-08-07T12:49:00Z"/>
  <w16cex:commentExtensible w16cex:durableId="2D487C42" w16cex:dateUtc="2025-07-18T19:14:00Z"/>
  <w16cex:commentExtensible w16cex:durableId="55DA7C3E" w16cex:dateUtc="2025-08-04T22:08:00Z"/>
  <w16cex:commentExtensible w16cex:durableId="22B70AA1" w16cex:dateUtc="2025-07-21T15:18:00Z"/>
  <w16cex:commentExtensible w16cex:durableId="6B0226CF" w16cex:dateUtc="2025-08-04T22:10:00Z"/>
  <w16cex:commentExtensible w16cex:durableId="4DFF375B" w16cex:dateUtc="2025-07-18T16:04:00Z"/>
  <w16cex:commentExtensible w16cex:durableId="7B586F3D" w16cex:dateUtc="2025-08-07T20:39:00Z"/>
  <w16cex:commentExtensible w16cex:durableId="20690D07" w16cex:dateUtc="2025-07-18T16:05:00Z"/>
  <w16cex:commentExtensible w16cex:durableId="0DD93B34" w16cex:dateUtc="2025-08-06T22:09:00Z"/>
  <w16cex:commentExtensible w16cex:durableId="1377A218" w16cex:dateUtc="2025-07-18T16:05:00Z"/>
  <w16cex:commentExtensible w16cex:durableId="59415FD9" w16cex:dateUtc="2025-08-06T22:09:00Z"/>
  <w16cex:commentExtensible w16cex:durableId="3BD1B451" w16cex:dateUtc="2025-07-18T16:05:00Z"/>
  <w16cex:commentExtensible w16cex:durableId="5A6B59DF" w16cex:dateUtc="2025-08-06T22:09:00Z"/>
  <w16cex:commentExtensible w16cex:durableId="2FE0A8C5" w16cex:dateUtc="2025-07-18T16:06:00Z"/>
  <w16cex:commentExtensible w16cex:durableId="0B963785" w16cex:dateUtc="2025-08-06T22:09:00Z"/>
  <w16cex:commentExtensible w16cex:durableId="3016DD55" w16cex:dateUtc="2025-07-18T16:53:00Z"/>
  <w16cex:commentExtensible w16cex:durableId="314C6A99" w16cex:dateUtc="2025-08-04T22:21:00Z"/>
  <w16cex:commentExtensible w16cex:durableId="127F8359" w16cex:dateUtc="2025-07-16T14:07:00Z"/>
  <w16cex:commentExtensible w16cex:durableId="61ED9677" w16cex:dateUtc="2025-08-04T21:28:00Z"/>
  <w16cex:commentExtensible w16cex:durableId="7BC41FFC" w16cex:dateUtc="2025-10-07T18:46:00Z"/>
  <w16cex:commentExtensible w16cex:durableId="64D4E148" w16cex:dateUtc="2025-10-10T14:15:00Z"/>
  <w16cex:commentExtensible w16cex:durableId="7FFE28BF" w16cex:dateUtc="2025-07-17T14:32:00Z"/>
  <w16cex:commentExtensible w16cex:durableId="55B3DAD2" w16cex:dateUtc="2025-08-06T22:12:00Z"/>
  <w16cex:commentExtensible w16cex:durableId="74EC9B3A" w16cex:dateUtc="2025-11-03T14:34:00Z"/>
  <w16cex:commentExtensible w16cex:durableId="5A61E6E5" w16cex:dateUtc="2025-11-04T12:23:00Z"/>
  <w16cex:commentExtensible w16cex:durableId="04544499" w16cex:dateUtc="2025-10-27T22:26:00Z"/>
  <w16cex:commentExtensible w16cex:durableId="611B63DE" w16cex:dateUtc="2025-08-04T22:23:00Z"/>
  <w16cex:commentExtensible w16cex:durableId="0B19A2BE" w16cex:dateUtc="2025-07-17T16:26:00Z"/>
  <w16cex:commentExtensible w16cex:durableId="40C32301" w16cex:dateUtc="2025-08-07T20:40:00Z"/>
  <w16cex:commentExtensible w16cex:durableId="0DAF338E" w16cex:dateUtc="2025-07-16T14:08:00Z"/>
  <w16cex:commentExtensible w16cex:durableId="2139978F" w16cex:dateUtc="2025-08-04T21:27:00Z"/>
  <w16cex:commentExtensible w16cex:durableId="21609F7E" w16cex:dateUtc="2025-07-17T16:27:00Z"/>
  <w16cex:commentExtensible w16cex:durableId="040C64F6" w16cex:dateUtc="2025-08-07T20:41:00Z"/>
  <w16cex:commentExtensible w16cex:durableId="29FC59EF" w16cex:dateUtc="2025-07-17T16:40:00Z"/>
  <w16cex:commentExtensible w16cex:durableId="29C86832" w16cex:dateUtc="2025-08-06T22:46:00Z"/>
  <w16cex:commentExtensible w16cex:durableId="59D74C1D" w16cex:dateUtc="2025-07-17T16:42:00Z"/>
  <w16cex:commentExtensible w16cex:durableId="06966DB5" w16cex:dateUtc="2025-08-05T20:33:00Z"/>
  <w16cex:commentExtensible w16cex:durableId="53BD474C" w16cex:dateUtc="2025-10-08T19:28:00Z"/>
  <w16cex:commentExtensible w16cex:durableId="1C97F08F" w16cex:dateUtc="2025-10-10T14:16:00Z"/>
  <w16cex:commentExtensible w16cex:durableId="31A299E2" w16cex:dateUtc="2025-10-10T13:56:00Z"/>
  <w16cex:commentExtensible w16cex:durableId="673DFC5C" w16cex:dateUtc="2025-07-17T17:04:00Z"/>
  <w16cex:commentExtensible w16cex:durableId="2FD98A10" w16cex:dateUtc="2025-08-05T20:32:00Z"/>
  <w16cex:commentExtensible w16cex:durableId="258754BB" w16cex:dateUtc="2025-07-18T19:26:00Z"/>
  <w16cex:commentExtensible w16cex:durableId="1774E797" w16cex:dateUtc="2025-08-04T23:50:00Z"/>
  <w16cex:commentExtensible w16cex:durableId="6B9805D6" w16cex:dateUtc="2025-07-18T19:28:00Z"/>
  <w16cex:commentExtensible w16cex:durableId="6FC6D7A1" w16cex:dateUtc="2025-08-04T22:26:00Z"/>
  <w16cex:commentExtensible w16cex:durableId="6BEDD328" w16cex:dateUtc="2025-07-21T15:19:00Z"/>
  <w16cex:commentExtensible w16cex:durableId="1C1DB78C" w16cex:dateUtc="2025-08-06T22:23:00Z"/>
  <w16cex:commentExtensible w16cex:durableId="43F788CA" w16cex:dateUtc="2025-07-18T16:06:00Z"/>
  <w16cex:commentExtensible w16cex:durableId="2B9BD172" w16cex:dateUtc="2025-08-07T20:41:00Z"/>
  <w16cex:commentExtensible w16cex:durableId="36E72C90" w16cex:dateUtc="2025-07-18T16:07:00Z"/>
  <w16cex:commentExtensible w16cex:durableId="30020ABE" w16cex:dateUtc="2025-08-06T22:23:00Z"/>
  <w16cex:commentExtensible w16cex:durableId="31CAB907" w16cex:dateUtc="2025-07-18T16:07:00Z"/>
  <w16cex:commentExtensible w16cex:durableId="55843882" w16cex:dateUtc="2025-08-06T22:23:00Z"/>
  <w16cex:commentExtensible w16cex:durableId="0AE81C28" w16cex:dateUtc="2025-07-18T16:08:00Z"/>
  <w16cex:commentExtensible w16cex:durableId="3109D3DD" w16cex:dateUtc="2025-08-06T22:23:00Z"/>
  <w16cex:commentExtensible w16cex:durableId="20C6A072" w16cex:dateUtc="2025-07-18T20:09:00Z"/>
  <w16cex:commentExtensible w16cex:durableId="1B129536" w16cex:dateUtc="2025-08-04T23:53:00Z"/>
  <w16cex:commentExtensible w16cex:durableId="66F75BB3" w16cex:dateUtc="2025-07-16T14:08:00Z"/>
  <w16cex:commentExtensible w16cex:durableId="3D693FAB" w16cex:dateUtc="2025-08-04T21:25:00Z"/>
  <w16cex:commentExtensible w16cex:durableId="634C92D3" w16cex:dateUtc="2025-07-17T17:08:00Z"/>
  <w16cex:commentExtensible w16cex:durableId="00739652" w16cex:dateUtc="2025-08-07T20:42:00Z"/>
  <w16cex:commentExtensible w16cex:durableId="71FA2D7E" w16cex:dateUtc="2025-10-08T19:29:00Z"/>
  <w16cex:commentExtensible w16cex:durableId="1E8EEA7D" w16cex:dateUtc="2025-10-10T13:56:00Z"/>
  <w16cex:commentExtensible w16cex:durableId="4E83EDC1" w16cex:dateUtc="2025-07-21T12:18:00Z"/>
  <w16cex:commentExtensible w16cex:durableId="174BDA65" w16cex:dateUtc="2025-08-04T23:56:00Z"/>
  <w16cex:commentExtensible w16cex:durableId="7FD8852F" w16cex:dateUtc="2025-08-05T20:52:00Z"/>
  <w16cex:commentExtensible w16cex:durableId="71123218" w16cex:dateUtc="2025-08-08T15:01:00Z"/>
  <w16cex:commentExtensible w16cex:durableId="72F839D5" w16cex:dateUtc="2025-07-17T14:32:00Z"/>
  <w16cex:commentExtensible w16cex:durableId="25D1FF8D" w16cex:dateUtc="2025-08-06T22:12:00Z"/>
  <w16cex:commentExtensible w16cex:durableId="52643D54" w16cex:dateUtc="2025-07-17T17:09:00Z"/>
  <w16cex:commentExtensible w16cex:durableId="33265689" w16cex:dateUtc="2025-08-06T22:31:00Z"/>
  <w16cex:commentExtensible w16cex:durableId="34CC0685" w16cex:dateUtc="2025-10-08T19:29:00Z"/>
  <w16cex:commentExtensible w16cex:durableId="7D488B68" w16cex:dateUtc="2025-10-08T19:30:00Z"/>
  <w16cex:commentExtensible w16cex:durableId="185A5438" w16cex:dateUtc="2025-10-10T13:57:00Z"/>
  <w16cex:commentExtensible w16cex:durableId="7C104E11" w16cex:dateUtc="2025-07-17T16:43:00Z"/>
  <w16cex:commentExtensible w16cex:durableId="1A8B3D53" w16cex:dateUtc="2025-08-07T20:47:00Z"/>
  <w16cex:commentExtensible w16cex:durableId="45C6F661" w16cex:dateUtc="2025-10-08T19:31:00Z"/>
  <w16cex:commentExtensible w16cex:durableId="1C2D38E3" w16cex:dateUtc="2025-10-16T13:42:00Z"/>
  <w16cex:commentExtensible w16cex:durableId="4A983D90" w16cex:dateUtc="2025-10-10T13:57:00Z"/>
  <w16cex:commentExtensible w16cex:durableId="0533D7EE" w16cex:dateUtc="2025-07-17T17:01:00Z"/>
  <w16cex:commentExtensible w16cex:durableId="20465A50" w16cex:dateUtc="2025-08-07T20:47:00Z"/>
  <w16cex:commentExtensible w16cex:durableId="3B30CCE3" w16cex:dateUtc="2025-10-08T19:31:00Z"/>
  <w16cex:commentExtensible w16cex:durableId="1470940D" w16cex:dateUtc="2025-10-10T13:57:00Z"/>
  <w16cex:commentExtensible w16cex:durableId="2B819433" w16cex:dateUtc="2025-07-18T19:28:00Z"/>
  <w16cex:commentExtensible w16cex:durableId="1F6F7C3D" w16cex:dateUtc="2025-08-04T22:44:00Z"/>
  <w16cex:commentExtensible w16cex:durableId="3CC9345E" w16cex:dateUtc="2025-07-18T13:51:00Z"/>
  <w16cex:commentExtensible w16cex:durableId="7DA1F20A" w16cex:dateUtc="2025-08-07T20:58:00Z"/>
  <w16cex:commentExtensible w16cex:durableId="6E15FC17" w16cex:dateUtc="2025-07-21T15:20:00Z"/>
  <w16cex:commentExtensible w16cex:durableId="7AB589A9" w16cex:dateUtc="2025-08-06T22:22:00Z"/>
  <w16cex:commentExtensible w16cex:durableId="0C196CED" w16cex:dateUtc="2025-07-18T16:08:00Z"/>
  <w16cex:commentExtensible w16cex:durableId="7B210986" w16cex:dateUtc="2025-08-07T20:57:00Z"/>
  <w16cex:commentExtensible w16cex:durableId="6E453668" w16cex:dateUtc="2025-12-23T20:49:00Z"/>
  <w16cex:commentExtensible w16cex:durableId="36036ABB" w16cex:dateUtc="2025-12-23T22:12:00Z"/>
  <w16cex:commentExtensible w16cex:durableId="72750630" w16cex:dateUtc="2025-07-17T17:01:00Z"/>
  <w16cex:commentExtensible w16cex:durableId="0DCCD48B" w16cex:dateUtc="2025-08-07T20:46:00Z"/>
  <w16cex:commentExtensible w16cex:durableId="1FB044A2" w16cex:dateUtc="2025-10-08T19:32:00Z"/>
  <w16cex:commentExtensible w16cex:durableId="67F2F821" w16cex:dateUtc="2025-10-10T13:57:00Z"/>
  <w16cex:commentExtensible w16cex:durableId="3E48D2DA" w16cex:dateUtc="2025-07-17T16:44:00Z"/>
  <w16cex:commentExtensible w16cex:durableId="277414CB" w16cex:dateUtc="2025-08-07T20:45:00Z"/>
  <w16cex:commentExtensible w16cex:durableId="1EB056CE" w16cex:dateUtc="2025-07-18T16:09:00Z"/>
  <w16cex:commentExtensible w16cex:durableId="715787B3" w16cex:dateUtc="2025-08-07T20:57:00Z"/>
  <w16cex:commentExtensible w16cex:durableId="554067F0" w16cex:dateUtc="2025-07-18T16:09:00Z"/>
  <w16cex:commentExtensible w16cex:durableId="6FC581D6" w16cex:dateUtc="2025-08-06T22:21:00Z"/>
  <w16cex:commentExtensible w16cex:durableId="711930E7" w16cex:dateUtc="2025-12-23T21:01:00Z"/>
  <w16cex:commentExtensible w16cex:durableId="3827F229" w16cex:dateUtc="2025-12-23T20:43:00Z"/>
  <w16cex:commentExtensible w16cex:durableId="4746F3EE" w16cex:dateUtc="2025-12-23T20:57:00Z"/>
  <w16cex:commentExtensible w16cex:durableId="0C13B5C7" w16cex:dateUtc="2025-12-23T20:46:00Z"/>
  <w16cex:commentExtensible w16cex:durableId="027CFC53" w16cex:dateUtc="2025-12-23T22:12:00Z"/>
  <w16cex:commentExtensible w16cex:durableId="6FD2338C" w16cex:dateUtc="2025-07-17T16:45:00Z"/>
  <w16cex:commentExtensible w16cex:durableId="5B03421C" w16cex:dateUtc="2025-08-07T20:45:00Z"/>
  <w16cex:commentExtensible w16cex:durableId="06848810" w16cex:dateUtc="2025-07-18T16:09:00Z"/>
  <w16cex:commentExtensible w16cex:durableId="38717AAF" w16cex:dateUtc="2025-08-07T20:45:00Z"/>
  <w16cex:commentExtensible w16cex:durableId="3A37A107" w16cex:dateUtc="2025-07-18T16:10:00Z"/>
  <w16cex:commentExtensible w16cex:durableId="4012461D" w16cex:dateUtc="2025-08-04T21:22:00Z"/>
  <w16cex:commentExtensible w16cex:durableId="72BD3303" w16cex:dateUtc="2025-07-18T16:55:00Z"/>
  <w16cex:commentExtensible w16cex:durableId="16970FCA" w16cex:dateUtc="2025-08-06T22:19:00Z"/>
  <w16cex:commentExtensible w16cex:durableId="2BE9C7E4" w16cex:dateUtc="2025-10-10T13:46:00Z"/>
  <w16cex:commentExtensible w16cex:durableId="6B682078" w16cex:dateUtc="2025-07-16T14:09:00Z"/>
  <w16cex:commentExtensible w16cex:durableId="3D51BDDC" w16cex:dateUtc="2025-08-04T21:20:00Z"/>
  <w16cex:commentExtensible w16cex:durableId="2B1F4222" w16cex:dateUtc="2025-07-18T17:06:00Z"/>
  <w16cex:commentExtensible w16cex:durableId="33CB7630" w16cex:dateUtc="2025-08-04T21:19:00Z"/>
  <w16cex:commentExtensible w16cex:durableId="6FE95F33" w16cex:dateUtc="2025-07-17T17:02:00Z"/>
  <w16cex:commentExtensible w16cex:durableId="27397F5C" w16cex:dateUtc="2025-08-07T20:44:00Z"/>
  <w16cex:commentExtensible w16cex:durableId="5330A3C4" w16cex:dateUtc="2025-10-08T19:32:00Z"/>
  <w16cex:commentExtensible w16cex:durableId="5125851C" w16cex:dateUtc="2025-10-10T13:57:00Z"/>
  <w16cex:commentExtensible w16cex:durableId="5163AC6F" w16cex:dateUtc="2025-07-21T15:33:00Z"/>
  <w16cex:commentExtensible w16cex:durableId="28134459" w16cex:dateUtc="2025-08-04T21:16:00Z"/>
  <w16cex:commentExtensible w16cex:durableId="1AE2E243" w16cex:dateUtc="2025-08-05T12:37:00Z"/>
  <w16cex:commentExtensible w16cex:durableId="72536969" w16cex:dateUtc="2025-08-07T20:44:00Z"/>
  <w16cex:commentExtensible w16cex:durableId="7D9E3B2F" w16cex:dateUtc="2025-07-21T15:34:00Z"/>
  <w16cex:commentExtensible w16cex:durableId="740C8169" w16cex:dateUtc="2025-08-04T21:15:00Z"/>
  <w16cex:commentExtensible w16cex:durableId="7BBE7B23" w16cex:dateUtc="2025-08-05T12:37:00Z"/>
  <w16cex:commentExtensible w16cex:durableId="5693FE41" w16cex:dateUtc="2025-07-17T17:03:00Z"/>
  <w16cex:commentExtensible w16cex:durableId="4CBB5CE9" w16cex:dateUtc="2025-08-07T20:43:00Z"/>
  <w16cex:commentExtensible w16cex:durableId="118CF74A" w16cex:dateUtc="2025-10-08T19:33:00Z"/>
  <w16cex:commentExtensible w16cex:durableId="21237E76" w16cex:dateUtc="2025-10-10T13:58:00Z"/>
  <w16cex:commentExtensible w16cex:durableId="6DC7411A" w16cex:dateUtc="2025-07-17T16:46:00Z"/>
  <w16cex:commentExtensible w16cex:durableId="6E17AAFF" w16cex:dateUtc="2025-08-07T20:43:00Z"/>
  <w16cex:commentExtensible w16cex:durableId="7BEAB8A2" w16cex:dateUtc="2025-07-17T17:11:00Z"/>
  <w16cex:commentExtensible w16cex:durableId="5E820043" w16cex:dateUtc="2025-08-06T22:25:00Z"/>
  <w16cex:commentExtensible w16cex:durableId="1E2B0D5A" w16cex:dateUtc="2025-10-08T19:34:00Z"/>
  <w16cex:commentExtensible w16cex:durableId="52D277A6" w16cex:dateUtc="2025-10-10T13:58:00Z"/>
  <w16cex:commentExtensible w16cex:durableId="4B022455" w16cex:dateUtc="2025-07-18T17:00:00Z"/>
  <w16cex:commentExtensible w16cex:durableId="0A4083E4" w16cex:dateUtc="2025-08-06T22:20:00Z"/>
  <w16cex:commentExtensible w16cex:durableId="079A06EE" w16cex:dateUtc="2025-07-18T16:55:00Z"/>
  <w16cex:commentExtensible w16cex:durableId="5D1B6653" w16cex:dateUtc="2025-08-06T22:20:00Z"/>
  <w16cex:commentExtensible w16cex:durableId="04E2399A" w16cex:dateUtc="2025-10-28T14:46:00Z"/>
  <w16cex:commentExtensible w16cex:durableId="229C7581" w16cex:dateUtc="2025-10-28T20:19:00Z"/>
  <w16cex:commentExtensible w16cex:durableId="5D110D9C" w16cex:dateUtc="2025-10-08T18:58:00Z"/>
  <w16cex:commentExtensible w16cex:durableId="47975A9A" w16cex:dateUtc="2025-10-10T13:59:00Z"/>
  <w16cex:commentExtensible w16cex:durableId="61E450DF" w16cex:dateUtc="2025-07-21T15:58:00Z"/>
  <w16cex:commentExtensible w16cex:durableId="3DA239A1" w16cex:dateUtc="2025-08-04T23:05:00Z"/>
  <w16cex:commentExtensible w16cex:durableId="742536A7" w16cex:dateUtc="2025-12-24T13:48:00Z"/>
  <w16cex:commentExtensible w16cex:durableId="67EA6508" w16cex:dateUtc="2025-12-24T14:22:00Z"/>
  <w16cex:commentExtensible w16cex:durableId="5B21F1A9" w16cex:dateUtc="2025-12-24T14:23:00Z"/>
  <w16cex:commentExtensible w16cex:durableId="6A6A5B9A" w16cex:dateUtc="2025-12-24T14:19:00Z"/>
  <w16cex:commentExtensible w16cex:durableId="7FBA1292" w16cex:dateUtc="2025-12-24T14:21:00Z"/>
  <w16cex:commentExtensible w16cex:durableId="790B4243" w16cex:dateUtc="2025-07-18T16:10:00Z"/>
  <w16cex:commentExtensible w16cex:durableId="0990A847" w16cex:dateUtc="2025-08-07T20:56:00Z"/>
  <w16cex:commentExtensible w16cex:durableId="0228A24E" w16cex:dateUtc="2025-07-18T16:10:00Z"/>
  <w16cex:commentExtensible w16cex:durableId="770FD501" w16cex:dateUtc="2025-08-06T22:16:00Z"/>
  <w16cex:commentExtensible w16cex:durableId="4D8B672E" w16cex:dateUtc="2025-07-17T17:01:00Z"/>
  <w16cex:commentExtensible w16cex:durableId="07637E9B" w16cex:dateUtc="2025-08-07T20:46:00Z"/>
  <w16cex:commentExtensible w16cex:durableId="0416D604" w16cex:dateUtc="2025-10-08T19:32:00Z"/>
  <w16cex:commentExtensible w16cex:durableId="7CB1A7EE" w16cex:dateUtc="2025-10-10T13:57:00Z"/>
  <w16cex:commentExtensible w16cex:durableId="4DBBE852" w16cex:dateUtc="2025-07-17T17:15:00Z"/>
  <w16cex:commentExtensible w16cex:durableId="2915C515" w16cex:dateUtc="2025-08-06T22:49:00Z"/>
  <w16cex:commentExtensible w16cex:durableId="22E916A4" w16cex:dateUtc="2025-10-08T19:35:00Z"/>
  <w16cex:commentExtensible w16cex:durableId="6906ED7F" w16cex:dateUtc="2025-10-10T13:59:00Z"/>
  <w16cex:commentExtensible w16cex:durableId="28DEED77" w16cex:dateUtc="2025-07-17T17:16:00Z"/>
  <w16cex:commentExtensible w16cex:durableId="107A8CAD" w16cex:dateUtc="2025-08-06T22:02:00Z"/>
  <w16cex:commentExtensible w16cex:durableId="55DB7FA2" w16cex:dateUtc="2025-10-08T19:36:00Z"/>
  <w16cex:commentExtensible w16cex:durableId="693F1961" w16cex:dateUtc="2025-10-10T13:59:00Z"/>
  <w16cex:commentExtensible w16cex:durableId="77009195" w16cex:dateUtc="2025-10-08T19:44:00Z"/>
  <w16cex:commentExtensible w16cex:durableId="27835065" w16cex:dateUtc="2025-10-10T14:24:00Z"/>
  <w16cex:commentExtensible w16cex:durableId="5BFFD21B" w16cex:dateUtc="2025-10-08T20:03:00Z"/>
  <w16cex:commentExtensible w16cex:durableId="4D27CE56" w16cex:dateUtc="2025-10-16T19:21:00Z"/>
  <w16cex:commentExtensible w16cex:durableId="295E84C6" w16cex:dateUtc="2025-07-22T12:17:00Z"/>
  <w16cex:commentExtensible w16cex:durableId="057C8475" w16cex:dateUtc="2025-08-04T23:04:00Z"/>
  <w16cex:commentExtensible w16cex:durableId="33D597AA" w16cex:dateUtc="2025-12-08T18:13:00Z"/>
  <w16cex:commentExtensible w16cex:durableId="40FD2F23" w16cex:dateUtc="2025-12-23T20:11:00Z"/>
  <w16cex:commentExtensible w16cex:durableId="22EF5E49" w16cex:dateUtc="2025-07-21T12:07:00Z"/>
  <w16cex:commentExtensible w16cex:durableId="3E7189A8" w16cex:dateUtc="2025-08-04T22:58:00Z"/>
  <w16cex:commentExtensible w16cex:durableId="15EC22AB" w16cex:dateUtc="2025-07-16T14:10:00Z"/>
  <w16cex:commentExtensible w16cex:durableId="684BD12F" w16cex:dateUtc="2025-08-04T22:50:00Z"/>
  <w16cex:commentExtensible w16cex:durableId="4D59BAB2" w16cex:dateUtc="2025-08-04T22:50:00Z"/>
  <w16cex:commentExtensible w16cex:durableId="2C8F9C6D" w16cex:dateUtc="2025-10-17T14:36:00Z"/>
  <w16cex:commentExtensible w16cex:durableId="6D057A6E" w16cex:dateUtc="2025-10-17T14:38:00Z"/>
  <w16cex:commentExtensible w16cex:durableId="7301C703" w16cex:dateUtc="2025-10-30T21:59:00Z"/>
  <w16cex:commentExtensible w16cex:durableId="4D1E6BC4" w16cex:dateUtc="2025-10-14T21:01:00Z"/>
  <w16cex:commentExtensible w16cex:durableId="766AF819" w16cex:dateUtc="2025-10-17T14:38:00Z"/>
  <w16cex:commentExtensible w16cex:durableId="33BA4F4F" w16cex:dateUtc="2025-10-30T22:08:00Z"/>
  <w16cex:commentExtensible w16cex:durableId="2DA52758" w16cex:dateUtc="2025-07-17T15:21:00Z"/>
  <w16cex:commentExtensible w16cex:durableId="573EE9BC" w16cex:dateUtc="2025-08-04T22:54:00Z"/>
  <w16cex:commentExtensible w16cex:durableId="4C59CC2E" w16cex:dateUtc="2025-08-05T13:01:00Z"/>
  <w16cex:commentExtensible w16cex:durableId="6B5B0D35" w16cex:dateUtc="2025-08-06T22:01:00Z"/>
  <w16cex:commentExtensible w16cex:durableId="2D9D8A0C" w16cex:dateUtc="2025-07-18T17:10:00Z"/>
  <w16cex:commentExtensible w16cex:durableId="56EC8276" w16cex:dateUtc="2025-08-04T22:53:00Z"/>
  <w16cex:commentExtensible w16cex:durableId="6F5AB7FF" w16cex:dateUtc="2025-08-05T12:50:00Z"/>
  <w16cex:commentExtensible w16cex:durableId="3F94373F" w16cex:dateUtc="2025-08-07T20:55:00Z"/>
  <w16cex:commentExtensible w16cex:durableId="7B610C62" w16cex:dateUtc="2025-10-17T13:23:00Z"/>
  <w16cex:commentExtensible w16cex:durableId="43B2B89E" w16cex:dateUtc="2025-10-17T13:23:00Z"/>
  <w16cex:commentExtensible w16cex:durableId="43874B28" w16cex:dateUtc="2025-11-03T14:32:00Z"/>
  <w16cex:commentExtensible w16cex:durableId="0AC7CF1E" w16cex:dateUtc="2025-11-04T12:23:00Z">
    <w16cex:extLst>
      <w16:ext w16:uri="{CE6994B0-6A32-4C9F-8C6B-6E91EDA988CE}">
        <cr:reactions xmlns:cr="http://schemas.microsoft.com/office/comments/2020/reactions">
          <cr:reaction reactionType="1">
            <cr:reactionInfo dateUtc="2025-11-04T14:15:38Z">
              <cr:user userId="S::laura.hoogland@prudential.com::8da4a90f-fb9f-4bc3-91ae-45e3cd001946" userProvider="AD" userName="Laura Hoogland"/>
            </cr:reactionInfo>
          </cr:reaction>
        </cr:reactions>
      </w16:ext>
    </w16cex:extLst>
  </w16cex:commentExtensible>
  <w16cex:commentExtensible w16cex:durableId="0D1CAEBF" w16cex:dateUtc="2025-07-18T16:10:00Z"/>
  <w16cex:commentExtensible w16cex:durableId="02723648" w16cex:dateUtc="2025-08-07T20:54:00Z"/>
  <w16cex:commentExtensible w16cex:durableId="59A5E224" w16cex:dateUtc="2025-08-07T17:40:00Z"/>
  <w16cex:commentExtensible w16cex:durableId="6D768E1A" w16cex:dateUtc="2025-08-06T22:00:00Z"/>
  <w16cex:commentExtensible w16cex:durableId="3950BDEF" w16cex:dateUtc="2025-10-16T19:27:00Z"/>
  <w16cex:commentExtensible w16cex:durableId="0705162B" w16cex:dateUtc="2025-10-17T14:34:00Z"/>
  <w16cex:commentExtensible w16cex:durableId="7BEE4D3C" w16cex:dateUtc="2025-10-08T19:45:00Z"/>
  <w16cex:commentExtensible w16cex:durableId="4CEFE27E" w16cex:dateUtc="2025-10-10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B2443B" w16cid:durableId="4E6113E8"/>
  <w16cid:commentId w16cid:paraId="184B200B" w16cid:durableId="6A681789"/>
  <w16cid:commentId w16cid:paraId="7F395A33" w16cid:durableId="72CBDFD0"/>
  <w16cid:commentId w16cid:paraId="72035111" w16cid:durableId="72035111"/>
  <w16cid:commentId w16cid:paraId="4216D0EE" w16cid:durableId="63289BD8"/>
  <w16cid:commentId w16cid:paraId="28EB57F5" w16cid:durableId="6F9B9793"/>
  <w16cid:commentId w16cid:paraId="2B495948" w16cid:durableId="32F8AFA6"/>
  <w16cid:commentId w16cid:paraId="5F49D4FE" w16cid:durableId="419A3A02"/>
  <w16cid:commentId w16cid:paraId="26AC8D8F" w16cid:durableId="514F1F9D"/>
  <w16cid:commentId w16cid:paraId="511E3503" w16cid:durableId="7AAB350B"/>
  <w16cid:commentId w16cid:paraId="77301745" w16cid:durableId="0132B431"/>
  <w16cid:commentId w16cid:paraId="27AEE8F8" w16cid:durableId="19A1B422"/>
  <w16cid:commentId w16cid:paraId="7187423A" w16cid:durableId="3D00C032"/>
  <w16cid:commentId w16cid:paraId="72A1288A" w16cid:durableId="5D81BF8D"/>
  <w16cid:commentId w16cid:paraId="278E1E88" w16cid:durableId="5BEC8D11"/>
  <w16cid:commentId w16cid:paraId="3880F7FC" w16cid:durableId="095069C4"/>
  <w16cid:commentId w16cid:paraId="18877E7B" w16cid:durableId="204F48EB"/>
  <w16cid:commentId w16cid:paraId="038A1081" w16cid:durableId="7D9AF7CC"/>
  <w16cid:commentId w16cid:paraId="5D530AD9" w16cid:durableId="59CE79C1"/>
  <w16cid:commentId w16cid:paraId="4359D025" w16cid:durableId="7CD965C9"/>
  <w16cid:commentId w16cid:paraId="57440D29" w16cid:durableId="13912E58"/>
  <w16cid:commentId w16cid:paraId="5A156139" w16cid:durableId="6F0C069E"/>
  <w16cid:commentId w16cid:paraId="0D8EF606" w16cid:durableId="0F5657BD"/>
  <w16cid:commentId w16cid:paraId="6800CD1E" w16cid:durableId="226600F3"/>
  <w16cid:commentId w16cid:paraId="75156756" w16cid:durableId="5F684E75"/>
  <w16cid:commentId w16cid:paraId="77508F3E" w16cid:durableId="7C70F5D2"/>
  <w16cid:commentId w16cid:paraId="257BC8F0" w16cid:durableId="3AD80215"/>
  <w16cid:commentId w16cid:paraId="69BC6B8E" w16cid:durableId="698BAFA3"/>
  <w16cid:commentId w16cid:paraId="1E77CE62" w16cid:durableId="551D49C7"/>
  <w16cid:commentId w16cid:paraId="052B6C0B" w16cid:durableId="597571F7"/>
  <w16cid:commentId w16cid:paraId="0A95E1BC" w16cid:durableId="0817F876"/>
  <w16cid:commentId w16cid:paraId="1334A5A3" w16cid:durableId="1FF9138C"/>
  <w16cid:commentId w16cid:paraId="5BB5F722" w16cid:durableId="7BF43731"/>
  <w16cid:commentId w16cid:paraId="15904B86" w16cid:durableId="30914EA0"/>
  <w16cid:commentId w16cid:paraId="12AB8F95" w16cid:durableId="7A2CD634"/>
  <w16cid:commentId w16cid:paraId="0EFC700C" w16cid:durableId="7196F627"/>
  <w16cid:commentId w16cid:paraId="0FF2B8E8" w16cid:durableId="6B912CC9"/>
  <w16cid:commentId w16cid:paraId="78827212" w16cid:durableId="3D799ACD"/>
  <w16cid:commentId w16cid:paraId="14ADA818" w16cid:durableId="7B010387"/>
  <w16cid:commentId w16cid:paraId="0DCE6B1A" w16cid:durableId="1B001F33"/>
  <w16cid:commentId w16cid:paraId="32046821" w16cid:durableId="6632C632"/>
  <w16cid:commentId w16cid:paraId="576A3964" w16cid:durableId="65F10456"/>
  <w16cid:commentId w16cid:paraId="0C325EDF" w16cid:durableId="447AA1F7"/>
  <w16cid:commentId w16cid:paraId="22EE1E42" w16cid:durableId="15E03D5D"/>
  <w16cid:commentId w16cid:paraId="56C74E3B" w16cid:durableId="5943DDFC"/>
  <w16cid:commentId w16cid:paraId="6EA88C7D" w16cid:durableId="5802A722"/>
  <w16cid:commentId w16cid:paraId="0762447D" w16cid:durableId="52EF1C56"/>
  <w16cid:commentId w16cid:paraId="7DE2B89B" w16cid:durableId="4B98F835"/>
  <w16cid:commentId w16cid:paraId="21208B00" w16cid:durableId="08EBFABA"/>
  <w16cid:commentId w16cid:paraId="774FB092" w16cid:durableId="3F61A12B"/>
  <w16cid:commentId w16cid:paraId="088D452B" w16cid:durableId="7124A410"/>
  <w16cid:commentId w16cid:paraId="351734FF" w16cid:durableId="0E011623"/>
  <w16cid:commentId w16cid:paraId="3C0A0D23" w16cid:durableId="0576C9DA"/>
  <w16cid:commentId w16cid:paraId="33AE7AFD" w16cid:durableId="1706D719"/>
  <w16cid:commentId w16cid:paraId="40862156" w16cid:durableId="012CE634"/>
  <w16cid:commentId w16cid:paraId="29700299" w16cid:durableId="5D6C9122"/>
  <w16cid:commentId w16cid:paraId="0DB3F4FF" w16cid:durableId="6F040EF2"/>
  <w16cid:commentId w16cid:paraId="02C7FDC9" w16cid:durableId="1BA1A2D4"/>
  <w16cid:commentId w16cid:paraId="3D528EAB" w16cid:durableId="2D487C42"/>
  <w16cid:commentId w16cid:paraId="3C5B0FDD" w16cid:durableId="55DA7C3E"/>
  <w16cid:commentId w16cid:paraId="627DDC19" w16cid:durableId="22B70AA1"/>
  <w16cid:commentId w16cid:paraId="7BE85015" w16cid:durableId="6B0226CF"/>
  <w16cid:commentId w16cid:paraId="4E5D2098" w16cid:durableId="4DFF375B"/>
  <w16cid:commentId w16cid:paraId="66E7B1F4" w16cid:durableId="7B586F3D"/>
  <w16cid:commentId w16cid:paraId="2477DACD" w16cid:durableId="20690D07"/>
  <w16cid:commentId w16cid:paraId="7FC41D14" w16cid:durableId="0DD93B34"/>
  <w16cid:commentId w16cid:paraId="0622B7E0" w16cid:durableId="1377A218"/>
  <w16cid:commentId w16cid:paraId="5AFBE45B" w16cid:durableId="59415FD9"/>
  <w16cid:commentId w16cid:paraId="1E08C062" w16cid:durableId="3BD1B451"/>
  <w16cid:commentId w16cid:paraId="1FEF4252" w16cid:durableId="5A6B59DF"/>
  <w16cid:commentId w16cid:paraId="1593D31E" w16cid:durableId="2FE0A8C5"/>
  <w16cid:commentId w16cid:paraId="52982D23" w16cid:durableId="0B963785"/>
  <w16cid:commentId w16cid:paraId="29F9C7C9" w16cid:durableId="3016DD55"/>
  <w16cid:commentId w16cid:paraId="4CF40E66" w16cid:durableId="314C6A99"/>
  <w16cid:commentId w16cid:paraId="306C8D23" w16cid:durableId="127F8359"/>
  <w16cid:commentId w16cid:paraId="09EDE3DF" w16cid:durableId="61ED9677"/>
  <w16cid:commentId w16cid:paraId="6E392861" w16cid:durableId="7BC41FFC"/>
  <w16cid:commentId w16cid:paraId="46098D95" w16cid:durableId="64D4E148"/>
  <w16cid:commentId w16cid:paraId="1873C9BC" w16cid:durableId="7FFE28BF"/>
  <w16cid:commentId w16cid:paraId="2F414FFC" w16cid:durableId="55B3DAD2"/>
  <w16cid:commentId w16cid:paraId="719E1815" w16cid:durableId="74EC9B3A"/>
  <w16cid:commentId w16cid:paraId="43FF7E2D" w16cid:durableId="5A61E6E5"/>
  <w16cid:commentId w16cid:paraId="4F7F32BD" w16cid:durableId="04544499"/>
  <w16cid:commentId w16cid:paraId="28E32F20" w16cid:durableId="28E32F20"/>
  <w16cid:commentId w16cid:paraId="149B25DD" w16cid:durableId="611B63DE"/>
  <w16cid:commentId w16cid:paraId="78E082A4" w16cid:durableId="0B19A2BE"/>
  <w16cid:commentId w16cid:paraId="37C162DE" w16cid:durableId="40C32301"/>
  <w16cid:commentId w16cid:paraId="37F9F5B6" w16cid:durableId="0DAF338E"/>
  <w16cid:commentId w16cid:paraId="0AA61D4D" w16cid:durableId="2139978F"/>
  <w16cid:commentId w16cid:paraId="64590695" w16cid:durableId="21609F7E"/>
  <w16cid:commentId w16cid:paraId="5377EF47" w16cid:durableId="040C64F6"/>
  <w16cid:commentId w16cid:paraId="47818719" w16cid:durableId="29FC59EF"/>
  <w16cid:commentId w16cid:paraId="639F270F" w16cid:durableId="29C86832"/>
  <w16cid:commentId w16cid:paraId="22A78DDD" w16cid:durableId="59D74C1D"/>
  <w16cid:commentId w16cid:paraId="452D5591" w16cid:durableId="06966DB5"/>
  <w16cid:commentId w16cid:paraId="19B1E78D" w16cid:durableId="53BD474C"/>
  <w16cid:commentId w16cid:paraId="55161F7C" w16cid:durableId="1C97F08F"/>
  <w16cid:commentId w16cid:paraId="74B5F7EA" w16cid:durableId="74B5F7EA"/>
  <w16cid:commentId w16cid:paraId="2D3FF5AF" w16cid:durableId="31A299E2"/>
  <w16cid:commentId w16cid:paraId="19941503" w16cid:durableId="673DFC5C"/>
  <w16cid:commentId w16cid:paraId="428EF407" w16cid:durableId="2FD98A10"/>
  <w16cid:commentId w16cid:paraId="7DB48C9D" w16cid:durableId="258754BB"/>
  <w16cid:commentId w16cid:paraId="6D0BD755" w16cid:durableId="1774E797"/>
  <w16cid:commentId w16cid:paraId="41F981AB" w16cid:durableId="6B9805D6"/>
  <w16cid:commentId w16cid:paraId="4F93EC0C" w16cid:durableId="6FC6D7A1"/>
  <w16cid:commentId w16cid:paraId="28F27651" w16cid:durableId="6BEDD328"/>
  <w16cid:commentId w16cid:paraId="447107F4" w16cid:durableId="1C1DB78C"/>
  <w16cid:commentId w16cid:paraId="68F34AD0" w16cid:durableId="43F788CA"/>
  <w16cid:commentId w16cid:paraId="491F7E3E" w16cid:durableId="2B9BD172"/>
  <w16cid:commentId w16cid:paraId="03C1F480" w16cid:durableId="36E72C90"/>
  <w16cid:commentId w16cid:paraId="79828F84" w16cid:durableId="30020ABE"/>
  <w16cid:commentId w16cid:paraId="595E5226" w16cid:durableId="31CAB907"/>
  <w16cid:commentId w16cid:paraId="77768E36" w16cid:durableId="55843882"/>
  <w16cid:commentId w16cid:paraId="54534287" w16cid:durableId="0AE81C28"/>
  <w16cid:commentId w16cid:paraId="5777128B" w16cid:durableId="3109D3DD"/>
  <w16cid:commentId w16cid:paraId="2A498F08" w16cid:durableId="20C6A072"/>
  <w16cid:commentId w16cid:paraId="73C285CD" w16cid:durableId="1B129536"/>
  <w16cid:commentId w16cid:paraId="1D00044B" w16cid:durableId="66F75BB3"/>
  <w16cid:commentId w16cid:paraId="25CB3245" w16cid:durableId="3D693FAB"/>
  <w16cid:commentId w16cid:paraId="371B6A27" w16cid:durableId="634C92D3"/>
  <w16cid:commentId w16cid:paraId="402E257F" w16cid:durableId="00739652"/>
  <w16cid:commentId w16cid:paraId="590C1195" w16cid:durableId="71FA2D7E"/>
  <w16cid:commentId w16cid:paraId="5AE3C919" w16cid:durableId="1E8EEA7D"/>
  <w16cid:commentId w16cid:paraId="28B54FAA" w16cid:durableId="4E83EDC1"/>
  <w16cid:commentId w16cid:paraId="0A4DD82C" w16cid:durableId="174BDA65"/>
  <w16cid:commentId w16cid:paraId="68FEFF8F" w16cid:durableId="7FD8852F"/>
  <w16cid:commentId w16cid:paraId="7F773AC4" w16cid:durableId="71123218"/>
  <w16cid:commentId w16cid:paraId="289B3647" w16cid:durableId="72F839D5"/>
  <w16cid:commentId w16cid:paraId="3BE4618E" w16cid:durableId="25D1FF8D"/>
  <w16cid:commentId w16cid:paraId="13ABB8D0" w16cid:durableId="52643D54"/>
  <w16cid:commentId w16cid:paraId="1892011D" w16cid:durableId="33265689"/>
  <w16cid:commentId w16cid:paraId="5A2F6DE9" w16cid:durableId="34CC0685"/>
  <w16cid:commentId w16cid:paraId="6026B39F" w16cid:durableId="7D488B68"/>
  <w16cid:commentId w16cid:paraId="4AF0D443" w16cid:durableId="185A5438"/>
  <w16cid:commentId w16cid:paraId="56088C94" w16cid:durableId="7C104E11"/>
  <w16cid:commentId w16cid:paraId="12F27817" w16cid:durableId="1A8B3D53"/>
  <w16cid:commentId w16cid:paraId="2454C34F" w16cid:durableId="45C6F661"/>
  <w16cid:commentId w16cid:paraId="4A9CB68B" w16cid:durableId="1C2D38E3"/>
  <w16cid:commentId w16cid:paraId="6AFE0392" w16cid:durableId="6AFE0392"/>
  <w16cid:commentId w16cid:paraId="3AB5DECE" w16cid:durableId="4A983D90"/>
  <w16cid:commentId w16cid:paraId="76CE9469" w16cid:durableId="0533D7EE"/>
  <w16cid:commentId w16cid:paraId="2246D3FE" w16cid:durableId="20465A50"/>
  <w16cid:commentId w16cid:paraId="1F70EB3F" w16cid:durableId="3B30CCE3"/>
  <w16cid:commentId w16cid:paraId="7695A810" w16cid:durableId="1470940D"/>
  <w16cid:commentId w16cid:paraId="61864F82" w16cid:durableId="2B819433"/>
  <w16cid:commentId w16cid:paraId="44FFE922" w16cid:durableId="1F6F7C3D"/>
  <w16cid:commentId w16cid:paraId="0F87B5DB" w16cid:durableId="3CC9345E"/>
  <w16cid:commentId w16cid:paraId="37429BA3" w16cid:durableId="7DA1F20A"/>
  <w16cid:commentId w16cid:paraId="3CAE51D4" w16cid:durableId="6E15FC17"/>
  <w16cid:commentId w16cid:paraId="3CA6AFF6" w16cid:durableId="7AB589A9"/>
  <w16cid:commentId w16cid:paraId="55F70F59" w16cid:durableId="0C196CED"/>
  <w16cid:commentId w16cid:paraId="69E4B5C0" w16cid:durableId="7B210986"/>
  <w16cid:commentId w16cid:paraId="08412F6C" w16cid:durableId="6E453668"/>
  <w16cid:commentId w16cid:paraId="632E2B59" w16cid:durableId="36036ABB"/>
  <w16cid:commentId w16cid:paraId="2B3CD611" w16cid:durableId="72750630"/>
  <w16cid:commentId w16cid:paraId="66815E07" w16cid:durableId="0DCCD48B"/>
  <w16cid:commentId w16cid:paraId="014AB0D0" w16cid:durableId="1FB044A2"/>
  <w16cid:commentId w16cid:paraId="0F6B11E3" w16cid:durableId="67F2F821"/>
  <w16cid:commentId w16cid:paraId="281BB88A" w16cid:durableId="3E48D2DA"/>
  <w16cid:commentId w16cid:paraId="061605C5" w16cid:durableId="277414CB"/>
  <w16cid:commentId w16cid:paraId="383C3592" w16cid:durableId="1EB056CE"/>
  <w16cid:commentId w16cid:paraId="1B69C634" w16cid:durableId="715787B3"/>
  <w16cid:commentId w16cid:paraId="20073573" w16cid:durableId="554067F0"/>
  <w16cid:commentId w16cid:paraId="5F0228C9" w16cid:durableId="6FC581D6"/>
  <w16cid:commentId w16cid:paraId="497A844D" w16cid:durableId="497A844D"/>
  <w16cid:commentId w16cid:paraId="4CB8D1C3" w16cid:durableId="711930E7"/>
  <w16cid:commentId w16cid:paraId="5FAF99F8" w16cid:durableId="3827F229"/>
  <w16cid:commentId w16cid:paraId="7838DFEC" w16cid:durableId="4746F3EE"/>
  <w16cid:commentId w16cid:paraId="679FA5E6" w16cid:durableId="0C13B5C7"/>
  <w16cid:commentId w16cid:paraId="2C546468" w16cid:durableId="027CFC53"/>
  <w16cid:commentId w16cid:paraId="28A38601" w16cid:durableId="6FD2338C"/>
  <w16cid:commentId w16cid:paraId="0B9A0362" w16cid:durableId="5B03421C"/>
  <w16cid:commentId w16cid:paraId="0681CDF2" w16cid:durableId="06848810"/>
  <w16cid:commentId w16cid:paraId="66300147" w16cid:durableId="38717AAF"/>
  <w16cid:commentId w16cid:paraId="029D70A8" w16cid:durableId="3A37A107"/>
  <w16cid:commentId w16cid:paraId="662F9522" w16cid:durableId="4012461D"/>
  <w16cid:commentId w16cid:paraId="7027737E" w16cid:durableId="72BD3303"/>
  <w16cid:commentId w16cid:paraId="2EE86A42" w16cid:durableId="16970FCA"/>
  <w16cid:commentId w16cid:paraId="375655F2" w16cid:durableId="375655F2"/>
  <w16cid:commentId w16cid:paraId="70126886" w16cid:durableId="2BE9C7E4"/>
  <w16cid:commentId w16cid:paraId="6BDC326C" w16cid:durableId="6B682078"/>
  <w16cid:commentId w16cid:paraId="540096EF" w16cid:durableId="3D51BDDC"/>
  <w16cid:commentId w16cid:paraId="75859798" w16cid:durableId="2B1F4222"/>
  <w16cid:commentId w16cid:paraId="2B62A646" w16cid:durableId="33CB7630"/>
  <w16cid:commentId w16cid:paraId="5934DFAF" w16cid:durableId="6FE95F33"/>
  <w16cid:commentId w16cid:paraId="57841BBB" w16cid:durableId="27397F5C"/>
  <w16cid:commentId w16cid:paraId="5C9BB3D1" w16cid:durableId="5330A3C4"/>
  <w16cid:commentId w16cid:paraId="760D1835" w16cid:durableId="5125851C"/>
  <w16cid:commentId w16cid:paraId="463796E0" w16cid:durableId="5163AC6F"/>
  <w16cid:commentId w16cid:paraId="3297D6FF" w16cid:durableId="28134459"/>
  <w16cid:commentId w16cid:paraId="3A122306" w16cid:durableId="1AE2E243"/>
  <w16cid:commentId w16cid:paraId="7C703E00" w16cid:durableId="72536969"/>
  <w16cid:commentId w16cid:paraId="469BC7A0" w16cid:durableId="7D9E3B2F"/>
  <w16cid:commentId w16cid:paraId="5674FA1F" w16cid:durableId="740C8169"/>
  <w16cid:commentId w16cid:paraId="3D3D34AA" w16cid:durableId="7BBE7B23"/>
  <w16cid:commentId w16cid:paraId="71DE82B9" w16cid:durableId="5693FE41"/>
  <w16cid:commentId w16cid:paraId="2A563D44" w16cid:durableId="4CBB5CE9"/>
  <w16cid:commentId w16cid:paraId="3B2B4B8C" w16cid:durableId="118CF74A"/>
  <w16cid:commentId w16cid:paraId="6CB76CDE" w16cid:durableId="21237E76"/>
  <w16cid:commentId w16cid:paraId="49D14E79" w16cid:durableId="6DC7411A"/>
  <w16cid:commentId w16cid:paraId="7456A0E6" w16cid:durableId="6E17AAFF"/>
  <w16cid:commentId w16cid:paraId="6E82E2F4" w16cid:durableId="7BEAB8A2"/>
  <w16cid:commentId w16cid:paraId="222ED017" w16cid:durableId="5E820043"/>
  <w16cid:commentId w16cid:paraId="2DCE2671" w16cid:durableId="1E2B0D5A"/>
  <w16cid:commentId w16cid:paraId="79C6FACD" w16cid:durableId="52D277A6"/>
  <w16cid:commentId w16cid:paraId="5A58C445" w16cid:durableId="4B022455"/>
  <w16cid:commentId w16cid:paraId="088B43BB" w16cid:durableId="0A4083E4"/>
  <w16cid:commentId w16cid:paraId="156422B6" w16cid:durableId="079A06EE"/>
  <w16cid:commentId w16cid:paraId="0F8C54A4" w16cid:durableId="5D1B6653"/>
  <w16cid:commentId w16cid:paraId="09D26758" w16cid:durableId="04E2399A"/>
  <w16cid:commentId w16cid:paraId="50534CD7" w16cid:durableId="229C7581"/>
  <w16cid:commentId w16cid:paraId="605EE950" w16cid:durableId="5D110D9C"/>
  <w16cid:commentId w16cid:paraId="019C0BBC" w16cid:durableId="47975A9A"/>
  <w16cid:commentId w16cid:paraId="3660D2E8" w16cid:durableId="61E450DF"/>
  <w16cid:commentId w16cid:paraId="20CC85EA" w16cid:durableId="3DA239A1"/>
  <w16cid:commentId w16cid:paraId="7E070F87" w16cid:durableId="742536A7"/>
  <w16cid:commentId w16cid:paraId="758CA3BF" w16cid:durableId="67EA6508"/>
  <w16cid:commentId w16cid:paraId="15D01A5C" w16cid:durableId="5B21F1A9"/>
  <w16cid:commentId w16cid:paraId="0350B260" w16cid:durableId="6A6A5B9A"/>
  <w16cid:commentId w16cid:paraId="47DA7EB3" w16cid:durableId="7FBA1292"/>
  <w16cid:commentId w16cid:paraId="1F059D50" w16cid:durableId="790B4243"/>
  <w16cid:commentId w16cid:paraId="3AF75962" w16cid:durableId="0990A847"/>
  <w16cid:commentId w16cid:paraId="1667E050" w16cid:durableId="0228A24E"/>
  <w16cid:commentId w16cid:paraId="64980DC2" w16cid:durableId="770FD501"/>
  <w16cid:commentId w16cid:paraId="17FC16FB" w16cid:durableId="4D8B672E"/>
  <w16cid:commentId w16cid:paraId="3D0A4B37" w16cid:durableId="07637E9B"/>
  <w16cid:commentId w16cid:paraId="4EF44104" w16cid:durableId="0416D604"/>
  <w16cid:commentId w16cid:paraId="0B6F0D99" w16cid:durableId="7CB1A7EE"/>
  <w16cid:commentId w16cid:paraId="13748CFA" w16cid:durableId="4DBBE852"/>
  <w16cid:commentId w16cid:paraId="06D06D33" w16cid:durableId="2915C515"/>
  <w16cid:commentId w16cid:paraId="71F12134" w16cid:durableId="22E916A4"/>
  <w16cid:commentId w16cid:paraId="02AF56D1" w16cid:durableId="6906ED7F"/>
  <w16cid:commentId w16cid:paraId="2E526FCB" w16cid:durableId="28DEED77"/>
  <w16cid:commentId w16cid:paraId="350BCE42" w16cid:durableId="107A8CAD"/>
  <w16cid:commentId w16cid:paraId="21038B69" w16cid:durableId="55DB7FA2"/>
  <w16cid:commentId w16cid:paraId="1BCB972F" w16cid:durableId="693F1961"/>
  <w16cid:commentId w16cid:paraId="7B5C746F" w16cid:durableId="77009195"/>
  <w16cid:commentId w16cid:paraId="65325E1B" w16cid:durableId="27835065"/>
  <w16cid:commentId w16cid:paraId="4EA3FE7E" w16cid:durableId="5BFFD21B"/>
  <w16cid:commentId w16cid:paraId="30358CD9" w16cid:durableId="4D27CE56"/>
  <w16cid:commentId w16cid:paraId="073D0111" w16cid:durableId="295E84C6"/>
  <w16cid:commentId w16cid:paraId="47EBC301" w16cid:durableId="057C8475"/>
  <w16cid:commentId w16cid:paraId="7561CC3E" w16cid:durableId="33D597AA"/>
  <w16cid:commentId w16cid:paraId="65AA4366" w16cid:durableId="40FD2F23"/>
  <w16cid:commentId w16cid:paraId="4B06C9E7" w16cid:durableId="22EF5E49"/>
  <w16cid:commentId w16cid:paraId="4CFF36DE" w16cid:durableId="3E7189A8"/>
  <w16cid:commentId w16cid:paraId="1CAEF012" w16cid:durableId="15EC22AB"/>
  <w16cid:commentId w16cid:paraId="406839BD" w16cid:durableId="684BD12F"/>
  <w16cid:commentId w16cid:paraId="7C60406B" w16cid:durableId="7C60406B"/>
  <w16cid:commentId w16cid:paraId="380D0A3C" w16cid:durableId="4D59BAB2"/>
  <w16cid:commentId w16cid:paraId="01929BE6" w16cid:durableId="2C8F9C6D"/>
  <w16cid:commentId w16cid:paraId="697040A8" w16cid:durableId="6D057A6E"/>
  <w16cid:commentId w16cid:paraId="4283E542" w16cid:durableId="4283E542"/>
  <w16cid:commentId w16cid:paraId="3435BD3F" w16cid:durableId="7301C703"/>
  <w16cid:commentId w16cid:paraId="7BB899ED" w16cid:durableId="4D1E6BC4"/>
  <w16cid:commentId w16cid:paraId="52EBFB50" w16cid:durableId="766AF819"/>
  <w16cid:commentId w16cid:paraId="764B9FCD" w16cid:durableId="33BA4F4F"/>
  <w16cid:commentId w16cid:paraId="39C6C643" w16cid:durableId="2DA52758"/>
  <w16cid:commentId w16cid:paraId="52B2F558" w16cid:durableId="573EE9BC"/>
  <w16cid:commentId w16cid:paraId="6058C5F7" w16cid:durableId="4C59CC2E"/>
  <w16cid:commentId w16cid:paraId="2B8FBD9E" w16cid:durableId="6B5B0D35"/>
  <w16cid:commentId w16cid:paraId="3000F3F9" w16cid:durableId="2D9D8A0C"/>
  <w16cid:commentId w16cid:paraId="1E8CFDC5" w16cid:durableId="56EC8276"/>
  <w16cid:commentId w16cid:paraId="06B9C070" w16cid:durableId="6F5AB7FF"/>
  <w16cid:commentId w16cid:paraId="6BE1E491" w16cid:durableId="3F94373F"/>
  <w16cid:commentId w16cid:paraId="21295781" w16cid:durableId="7B610C62"/>
  <w16cid:commentId w16cid:paraId="6EEB8629" w16cid:durableId="43B2B89E"/>
  <w16cid:commentId w16cid:paraId="5AE88CE6" w16cid:durableId="43874B28"/>
  <w16cid:commentId w16cid:paraId="48A9341C" w16cid:durableId="0AC7CF1E"/>
  <w16cid:commentId w16cid:paraId="03231F07" w16cid:durableId="0D1CAEBF"/>
  <w16cid:commentId w16cid:paraId="29E7BF2F" w16cid:durableId="02723648"/>
  <w16cid:commentId w16cid:paraId="512E43C4" w16cid:durableId="59A5E224"/>
  <w16cid:commentId w16cid:paraId="40A7A56B" w16cid:durableId="40A7A56B"/>
  <w16cid:commentId w16cid:paraId="5CE776D8" w16cid:durableId="6D768E1A"/>
  <w16cid:commentId w16cid:paraId="69D80EA2" w16cid:durableId="3950BDEF"/>
  <w16cid:commentId w16cid:paraId="6C5BE912" w16cid:durableId="0705162B"/>
  <w16cid:commentId w16cid:paraId="103F6ACF" w16cid:durableId="7BEE4D3C"/>
  <w16cid:commentId w16cid:paraId="61019445" w16cid:durableId="4CEFE2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6B213" w14:textId="77777777" w:rsidR="007F78F2" w:rsidRDefault="007F78F2" w:rsidP="00335F48">
      <w:pPr>
        <w:spacing w:after="0"/>
      </w:pPr>
      <w:r>
        <w:separator/>
      </w:r>
    </w:p>
  </w:endnote>
  <w:endnote w:type="continuationSeparator" w:id="0">
    <w:p w14:paraId="66873B4B" w14:textId="77777777" w:rsidR="007F78F2" w:rsidRDefault="007F78F2" w:rsidP="00335F48">
      <w:pPr>
        <w:spacing w:after="0"/>
      </w:pPr>
      <w:r>
        <w:continuationSeparator/>
      </w:r>
    </w:p>
  </w:endnote>
  <w:endnote w:type="continuationNotice" w:id="1">
    <w:p w14:paraId="6435B1CC" w14:textId="77777777" w:rsidR="007F78F2" w:rsidRDefault="007F78F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ymbol_B">
    <w:altName w:val="Calibri"/>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72A1" w14:textId="77777777" w:rsidR="005C5049" w:rsidRDefault="007E0199">
    <w:r>
      <w:cr/>
    </w:r>
    <w:r>
      <w:cr/>
    </w:r>
    <w:r w:rsidR="005C5049">
      <w:cr/>
    </w:r>
    <w:r w:rsidR="00E31C07">
      <w:cr/>
    </w:r>
    <w:r w:rsidR="005C5049">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DDDCD" w14:textId="23144FEE" w:rsidR="0007726A" w:rsidRDefault="004D4BF3" w:rsidP="005C3259">
    <w:pPr>
      <w:pStyle w:val="Footer"/>
    </w:pPr>
    <w:r>
      <w:rPr>
        <w:rStyle w:val="PageNumber"/>
      </w:rPr>
      <w:t xml:space="preserve">83500 DAP4 </w:t>
    </w:r>
    <w:del w:id="10" w:author="Laura Hoogland" w:date="2026-01-22T14:57:00Z" w16du:dateUtc="2026-01-22T20:57:00Z">
      <w:r w:rsidR="00AC64D9">
        <w:rPr>
          <w:rStyle w:val="PageNumber"/>
        </w:rPr>
        <w:delText>0625</w:delText>
      </w:r>
    </w:del>
    <w:ins w:id="11"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CERT-XXXX (A)</w:t>
    </w:r>
    <w:r w:rsidR="0007726A" w:rsidRPr="00571C41">
      <w:rPr>
        <w:rStyle w:val="PageNumber"/>
        <w:b/>
        <w:bCs/>
        <w:sz w:val="24"/>
      </w:rPr>
      <w:t>]</w:t>
    </w:r>
    <w:r w:rsidR="0007726A">
      <w:rPr>
        <w:rStyle w:val="PageNumber"/>
      </w:rPr>
      <w:br/>
    </w:r>
    <w:r w:rsidR="0007726A">
      <w:rPr>
        <w:rStyle w:val="PageNumber"/>
      </w:rPr>
      <w:tab/>
    </w:r>
    <w:r w:rsidR="0007726A" w:rsidRPr="00987A39">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PAGE  </w:instrText>
    </w:r>
    <w:r w:rsidR="0007726A">
      <w:rPr>
        <w:rStyle w:val="PageNumber"/>
      </w:rPr>
      <w:fldChar w:fldCharType="separate"/>
    </w:r>
    <w:r w:rsidR="0007726A">
      <w:rPr>
        <w:rStyle w:val="PageNumber"/>
        <w:noProof/>
      </w:rPr>
      <w:t>1</w:t>
    </w:r>
    <w:r w:rsidR="0007726A">
      <w:rPr>
        <w:rStyle w:val="PageNumber"/>
      </w:rPr>
      <w:fldChar w:fldCharType="end"/>
    </w:r>
    <w:r w:rsidR="0007726A" w:rsidRPr="00571C41">
      <w:rPr>
        <w:rStyle w:val="PageNumber"/>
        <w:b/>
        <w:bCs/>
        <w:sz w:val="2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28D5" w14:textId="5D4B34FA" w:rsidR="0007726A" w:rsidRDefault="004D4BF3" w:rsidP="00671431">
    <w:pPr>
      <w:pStyle w:val="Footer"/>
      <w:rPr>
        <w:rStyle w:val="PageNumber"/>
      </w:rPr>
    </w:pPr>
    <w:r>
      <w:rPr>
        <w:rStyle w:val="PageNumber"/>
      </w:rPr>
      <w:t xml:space="preserve">83500 DAP4 </w:t>
    </w:r>
    <w:del w:id="21" w:author="Laura Hoogland" w:date="2026-01-22T14:57:00Z" w16du:dateUtc="2026-01-22T20:57:00Z">
      <w:r w:rsidR="00AC64D9">
        <w:rPr>
          <w:rStyle w:val="PageNumber"/>
        </w:rPr>
        <w:delText>0625</w:delText>
      </w:r>
    </w:del>
    <w:ins w:id="22"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CBH-STD-XXXX (A)</w:t>
    </w:r>
    <w:r w:rsidR="0007726A" w:rsidRPr="00571C41">
      <w:rPr>
        <w:rStyle w:val="PageNumber"/>
        <w:b/>
        <w:bCs/>
        <w:sz w:val="24"/>
      </w:rPr>
      <w:t>]</w:t>
    </w:r>
  </w:p>
  <w:p w14:paraId="7BDD7B55" w14:textId="39B97B6A" w:rsidR="0007726A" w:rsidRPr="00671431" w:rsidRDefault="0007726A" w:rsidP="00671431">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r w:rsidRPr="00571C41">
      <w:rPr>
        <w:rStyle w:val="PageNumber"/>
        <w:b/>
        <w:bCs/>
        <w:sz w:val="24"/>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693E" w14:textId="293C3AA8" w:rsidR="0007726A" w:rsidRDefault="004D4BF3">
    <w:pPr>
      <w:pStyle w:val="Footer"/>
      <w:rPr>
        <w:rStyle w:val="PageNumber"/>
      </w:rPr>
    </w:pPr>
    <w:r>
      <w:rPr>
        <w:rStyle w:val="PageNumber"/>
      </w:rPr>
      <w:t xml:space="preserve">83500 DAP4 </w:t>
    </w:r>
    <w:del w:id="29" w:author="Laura Hoogland" w:date="2026-01-22T14:57:00Z" w16du:dateUtc="2026-01-22T20:57:00Z">
      <w:r w:rsidR="00AC64D9">
        <w:rPr>
          <w:rStyle w:val="PageNumber"/>
        </w:rPr>
        <w:delText>0625</w:delText>
      </w:r>
    </w:del>
    <w:ins w:id="30"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CBH-LTD-XXXX (A)</w:t>
    </w:r>
    <w:r w:rsidR="0007726A" w:rsidRPr="00571C41">
      <w:rPr>
        <w:rStyle w:val="PageNumber"/>
        <w:b/>
        <w:bCs/>
        <w:sz w:val="24"/>
      </w:rPr>
      <w:t>]</w:t>
    </w:r>
  </w:p>
  <w:p w14:paraId="7D56B9AF" w14:textId="413637BE" w:rsidR="0007726A" w:rsidRDefault="0007726A">
    <w:pPr>
      <w:pStyle w:val="Footer"/>
      <w:rPr>
        <w:rStyle w:val="PageNumber"/>
      </w:r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r w:rsidRPr="00571C41">
      <w:rPr>
        <w:rStyle w:val="PageNumber"/>
        <w:b/>
        <w:bCs/>
        <w:sz w:val="24"/>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885C" w14:textId="06A2FEB9" w:rsidR="0007726A" w:rsidRDefault="004D4BF3">
    <w:pPr>
      <w:pStyle w:val="Footer"/>
      <w:rPr>
        <w:rStyle w:val="PageNumber"/>
      </w:rPr>
    </w:pPr>
    <w:r>
      <w:rPr>
        <w:rStyle w:val="PageNumber"/>
      </w:rPr>
      <w:t xml:space="preserve">83500 DAP4 </w:t>
    </w:r>
    <w:del w:id="45" w:author="Laura Hoogland" w:date="2026-01-22T14:57:00Z" w16du:dateUtc="2026-01-22T20:57:00Z">
      <w:r w:rsidR="00AC64D9">
        <w:rPr>
          <w:rStyle w:val="PageNumber"/>
        </w:rPr>
        <w:delText>0625</w:delText>
      </w:r>
    </w:del>
    <w:ins w:id="46"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CTC-XXXX (A)</w:t>
    </w:r>
    <w:r w:rsidR="0007726A" w:rsidRPr="00571C41">
      <w:rPr>
        <w:rStyle w:val="PageNumber"/>
        <w:b/>
        <w:bCs/>
        <w:sz w:val="24"/>
      </w:rPr>
      <w:t>]</w:t>
    </w:r>
  </w:p>
  <w:p w14:paraId="70E16207" w14:textId="6054D443" w:rsidR="0007726A" w:rsidRDefault="0007726A">
    <w:pPr>
      <w:pStyle w:val="Footer"/>
      <w:rPr>
        <w:rStyle w:val="PageNumber"/>
      </w:r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r w:rsidRPr="00571C41">
      <w:rPr>
        <w:rStyle w:val="PageNumber"/>
        <w:b/>
        <w:bCs/>
        <w:sz w:val="24"/>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F23F" w14:textId="3612C1D2" w:rsidR="0007726A" w:rsidRDefault="004D4BF3">
    <w:pPr>
      <w:pStyle w:val="Footer"/>
      <w:rPr>
        <w:rStyle w:val="PageNumber"/>
      </w:rPr>
    </w:pPr>
    <w:r>
      <w:rPr>
        <w:rStyle w:val="PageNumber"/>
      </w:rPr>
      <w:t xml:space="preserve">83500 DAP4 </w:t>
    </w:r>
    <w:del w:id="70" w:author="Laura Hoogland" w:date="2026-01-22T14:57:00Z" w16du:dateUtc="2026-01-22T20:57:00Z">
      <w:r w:rsidR="00AC64D9">
        <w:rPr>
          <w:rStyle w:val="PageNumber"/>
        </w:rPr>
        <w:delText>0625</w:delText>
      </w:r>
    </w:del>
    <w:ins w:id="71"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CGP-XXXX (A)</w:t>
    </w:r>
    <w:r w:rsidR="0007726A" w:rsidRPr="00571C41">
      <w:rPr>
        <w:rStyle w:val="PageNumber"/>
        <w:b/>
        <w:bCs/>
        <w:sz w:val="24"/>
      </w:rPr>
      <w:t>]</w:t>
    </w:r>
  </w:p>
  <w:p w14:paraId="0E5F1C6A" w14:textId="4BF5895C"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r w:rsidRPr="00571C41">
      <w:rPr>
        <w:rStyle w:val="PageNumber"/>
        <w:b/>
        <w:bCs/>
        <w:sz w:val="24"/>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F6FC" w14:textId="08A25B20" w:rsidR="0007726A" w:rsidRDefault="004D4BF3">
    <w:pPr>
      <w:pStyle w:val="Footer"/>
    </w:pPr>
    <w:r>
      <w:rPr>
        <w:rStyle w:val="PageNumber"/>
      </w:rPr>
      <w:t xml:space="preserve">83500 DAP4 </w:t>
    </w:r>
    <w:del w:id="193" w:author="Laura Hoogland" w:date="2026-01-22T14:57:00Z" w16du:dateUtc="2026-01-22T20:57:00Z">
      <w:r w:rsidR="00AC64D9">
        <w:rPr>
          <w:rStyle w:val="PageNumber"/>
        </w:rPr>
        <w:delText>0625</w:delText>
      </w:r>
    </w:del>
    <w:ins w:id="194"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CBI-STD-XXXX (A)</w:t>
    </w:r>
    <w:r w:rsidR="0007726A" w:rsidRPr="00571C41">
      <w:rPr>
        <w:rStyle w:val="PageNumber"/>
        <w:b/>
        <w:bCs/>
        <w:sz w:val="24"/>
      </w:rPr>
      <w:t>]</w:t>
    </w:r>
    <w:r w:rsidR="0007726A">
      <w:rPr>
        <w:rStyle w:val="PageNumber"/>
      </w:rPr>
      <w:tab/>
    </w:r>
    <w:r w:rsidR="0007726A" w:rsidRPr="00DB5840">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 PAGE </w:instrText>
    </w:r>
    <w:r w:rsidR="0007726A">
      <w:rPr>
        <w:rStyle w:val="PageNumber"/>
      </w:rPr>
      <w:fldChar w:fldCharType="separate"/>
    </w:r>
    <w:r w:rsidR="0007726A">
      <w:rPr>
        <w:rStyle w:val="PageNumber"/>
        <w:noProof/>
      </w:rPr>
      <w:t>23</w:t>
    </w:r>
    <w:r w:rsidR="0007726A">
      <w:rPr>
        <w:rStyle w:val="PageNumber"/>
      </w:rPr>
      <w:fldChar w:fldCharType="end"/>
    </w:r>
    <w:r w:rsidR="0007726A" w:rsidRPr="00571C41">
      <w:rPr>
        <w:rStyle w:val="PageNumber"/>
        <w:b/>
        <w:bCs/>
        <w:sz w:val="24"/>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036B" w14:textId="578E9930" w:rsidR="0007726A" w:rsidRDefault="004D4BF3">
    <w:pPr>
      <w:pStyle w:val="Footer"/>
      <w:rPr>
        <w:rStyle w:val="PageNumber"/>
      </w:rPr>
    </w:pPr>
    <w:r>
      <w:rPr>
        <w:rStyle w:val="PageNumber"/>
      </w:rPr>
      <w:t xml:space="preserve">83500 DAP4 </w:t>
    </w:r>
    <w:del w:id="195" w:author="Laura Hoogland" w:date="2026-01-22T14:57:00Z" w16du:dateUtc="2026-01-22T20:57:00Z">
      <w:r w:rsidR="00AC64D9">
        <w:rPr>
          <w:rStyle w:val="PageNumber"/>
        </w:rPr>
        <w:delText>0625</w:delText>
      </w:r>
    </w:del>
    <w:ins w:id="196"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CBI-STD-XXXX (A)</w:t>
    </w:r>
    <w:r w:rsidR="0007726A" w:rsidRPr="00571C41">
      <w:rPr>
        <w:rStyle w:val="PageNumber"/>
        <w:b/>
        <w:bCs/>
        <w:sz w:val="24"/>
      </w:rPr>
      <w:t>]</w:t>
    </w:r>
  </w:p>
  <w:p w14:paraId="4F1BFBA8" w14:textId="089327A3"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r w:rsidRPr="00571C41">
      <w:rPr>
        <w:rStyle w:val="PageNumber"/>
        <w:b/>
        <w:bCs/>
        <w:sz w:val="24"/>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06AE7" w14:textId="1497B9FB" w:rsidR="0007726A" w:rsidRDefault="004D4BF3">
    <w:pPr>
      <w:pStyle w:val="Footer"/>
    </w:pPr>
    <w:r>
      <w:rPr>
        <w:rStyle w:val="PageNumber"/>
      </w:rPr>
      <w:t xml:space="preserve">83500 DAP4 </w:t>
    </w:r>
    <w:del w:id="200" w:author="Laura Hoogland" w:date="2026-01-22T14:57:00Z" w16du:dateUtc="2026-01-22T20:57:00Z">
      <w:r w:rsidR="00AC64D9">
        <w:rPr>
          <w:rStyle w:val="PageNumber"/>
        </w:rPr>
        <w:delText>0625</w:delText>
      </w:r>
    </w:del>
    <w:ins w:id="201"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COTB-STD-XXXX (A)</w:t>
    </w:r>
    <w:r w:rsidR="0007726A" w:rsidRPr="00571C41">
      <w:rPr>
        <w:rStyle w:val="PageNumber"/>
        <w:b/>
        <w:bCs/>
        <w:sz w:val="24"/>
      </w:rPr>
      <w:t>]</w:t>
    </w:r>
    <w:r w:rsidR="0007726A">
      <w:rPr>
        <w:rStyle w:val="PageNumber"/>
      </w:rPr>
      <w:tab/>
    </w:r>
    <w:r w:rsidR="0007726A" w:rsidRPr="00DB5840">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page </w:instrText>
    </w:r>
    <w:r w:rsidR="0007726A">
      <w:rPr>
        <w:rStyle w:val="PageNumber"/>
      </w:rPr>
      <w:fldChar w:fldCharType="separate"/>
    </w:r>
    <w:r w:rsidR="0007726A">
      <w:rPr>
        <w:rStyle w:val="PageNumber"/>
        <w:noProof/>
      </w:rPr>
      <w:t>25</w:t>
    </w:r>
    <w:r w:rsidR="0007726A">
      <w:rPr>
        <w:rStyle w:val="PageNumber"/>
      </w:rPr>
      <w:fldChar w:fldCharType="end"/>
    </w:r>
    <w:r w:rsidR="0007726A" w:rsidRPr="00571C41">
      <w:rPr>
        <w:rStyle w:val="PageNumber"/>
        <w:b/>
        <w:bCs/>
        <w:sz w:val="24"/>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8BEE" w14:textId="1BC6891C" w:rsidR="0007726A" w:rsidRDefault="004D4BF3">
    <w:pPr>
      <w:pStyle w:val="Footer"/>
    </w:pPr>
    <w:r>
      <w:rPr>
        <w:rStyle w:val="PageNumber"/>
      </w:rPr>
      <w:t xml:space="preserve">83500 DAP4 </w:t>
    </w:r>
    <w:del w:id="209" w:author="Laura Hoogland" w:date="2026-01-22T14:57:00Z" w16du:dateUtc="2026-01-22T20:57:00Z">
      <w:r w:rsidR="00AC64D9">
        <w:rPr>
          <w:rStyle w:val="PageNumber"/>
        </w:rPr>
        <w:delText>0625</w:delText>
      </w:r>
    </w:del>
    <w:ins w:id="210"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CRS-STD-XXXX (A)</w:t>
    </w:r>
    <w:r w:rsidR="0007726A" w:rsidRPr="00571C41">
      <w:rPr>
        <w:rStyle w:val="PageNumber"/>
        <w:b/>
        <w:bCs/>
        <w:sz w:val="24"/>
      </w:rPr>
      <w:t>]</w:t>
    </w:r>
    <w:r w:rsidR="0007726A">
      <w:rPr>
        <w:rStyle w:val="PageNumber"/>
      </w:rPr>
      <w:tab/>
    </w:r>
    <w:r w:rsidR="0007726A" w:rsidRPr="00DB5840">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page </w:instrText>
    </w:r>
    <w:r w:rsidR="0007726A">
      <w:rPr>
        <w:rStyle w:val="PageNumber"/>
      </w:rPr>
      <w:fldChar w:fldCharType="separate"/>
    </w:r>
    <w:r w:rsidR="0007726A">
      <w:rPr>
        <w:rStyle w:val="PageNumber"/>
        <w:noProof/>
      </w:rPr>
      <w:t>25</w:t>
    </w:r>
    <w:r w:rsidR="0007726A">
      <w:rPr>
        <w:rStyle w:val="PageNumber"/>
      </w:rPr>
      <w:fldChar w:fldCharType="end"/>
    </w:r>
    <w:r w:rsidR="0007726A" w:rsidRPr="00571C41">
      <w:rPr>
        <w:rStyle w:val="PageNumber"/>
        <w:b/>
        <w:bCs/>
        <w:sz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4B65" w14:textId="2A86B01E" w:rsidR="0007726A" w:rsidRDefault="004D4BF3">
    <w:pPr>
      <w:pStyle w:val="Footer"/>
    </w:pPr>
    <w:r>
      <w:rPr>
        <w:rStyle w:val="PageNumber"/>
      </w:rPr>
      <w:t xml:space="preserve">83500 DAP4 </w:t>
    </w:r>
    <w:del w:id="212" w:author="Laura Hoogland" w:date="2026-01-22T14:57:00Z" w16du:dateUtc="2026-01-22T20:57:00Z">
      <w:r w:rsidR="00AC64D9">
        <w:rPr>
          <w:rStyle w:val="PageNumber"/>
        </w:rPr>
        <w:delText>0625</w:delText>
      </w:r>
    </w:del>
    <w:ins w:id="213"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E1BC6">
      <w:rPr>
        <w:rStyle w:val="PageNumber"/>
      </w:rPr>
      <w:t>OD-STD</w:t>
    </w:r>
    <w:r w:rsidR="0007726A">
      <w:rPr>
        <w:rStyle w:val="PageNumber"/>
      </w:rPr>
      <w:t>-XXXX (A)</w:t>
    </w:r>
    <w:r w:rsidR="0007726A" w:rsidRPr="00571C41">
      <w:rPr>
        <w:rStyle w:val="PageNumber"/>
        <w:b/>
        <w:bCs/>
        <w:sz w:val="24"/>
      </w:rPr>
      <w:t>]</w:t>
    </w:r>
    <w:r w:rsidR="0007726A">
      <w:rPr>
        <w:rStyle w:val="PageNumber"/>
      </w:rPr>
      <w:tab/>
    </w:r>
    <w:r w:rsidR="0007726A" w:rsidRPr="00DB5840">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page </w:instrText>
    </w:r>
    <w:r w:rsidR="0007726A">
      <w:rPr>
        <w:rStyle w:val="PageNumber"/>
      </w:rPr>
      <w:fldChar w:fldCharType="separate"/>
    </w:r>
    <w:r w:rsidR="0007726A">
      <w:rPr>
        <w:rStyle w:val="PageNumber"/>
        <w:noProof/>
      </w:rPr>
      <w:t>25</w:t>
    </w:r>
    <w:r w:rsidR="0007726A">
      <w:rPr>
        <w:rStyle w:val="PageNumber"/>
      </w:rPr>
      <w:fldChar w:fldCharType="end"/>
    </w:r>
    <w:r w:rsidR="0007726A" w:rsidRPr="00571C41">
      <w:rPr>
        <w:rStyle w:val="PageNumber"/>
        <w:b/>
        <w:bCs/>
        <w:sz w:val="24"/>
      </w:rPr>
      <w: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0433" w14:textId="0C1F4A8A" w:rsidR="00F946C6" w:rsidRDefault="004D4BF3">
    <w:pPr>
      <w:pStyle w:val="Footer"/>
    </w:pPr>
    <w:r>
      <w:rPr>
        <w:rStyle w:val="PageNumber"/>
      </w:rPr>
      <w:t xml:space="preserve">83500 DAP4 </w:t>
    </w:r>
    <w:del w:id="215" w:author="Laura Hoogland" w:date="2026-01-22T14:57:00Z" w16du:dateUtc="2026-01-22T20:57:00Z">
      <w:r w:rsidR="00AC64D9">
        <w:rPr>
          <w:rStyle w:val="PageNumber"/>
        </w:rPr>
        <w:delText>0625</w:delText>
      </w:r>
    </w:del>
    <w:ins w:id="216" w:author="Laura Hoogland" w:date="2026-01-22T14:57:00Z" w16du:dateUtc="2026-01-22T20:57:00Z">
      <w:r>
        <w:rPr>
          <w:rStyle w:val="PageNumber"/>
        </w:rPr>
        <w:t>0625MD</w:t>
      </w:r>
    </w:ins>
    <w:r w:rsidR="00F946C6">
      <w:rPr>
        <w:rStyle w:val="PageNumber"/>
      </w:rPr>
      <w:tab/>
    </w:r>
    <w:r w:rsidR="00F946C6">
      <w:rPr>
        <w:rStyle w:val="PageNumber"/>
      </w:rPr>
      <w:tab/>
    </w:r>
    <w:r w:rsidR="00F946C6" w:rsidRPr="00DB5840">
      <w:rPr>
        <w:rStyle w:val="PageNumber"/>
        <w:b/>
        <w:color w:val="FF0000"/>
        <w:sz w:val="24"/>
        <w:szCs w:val="24"/>
        <w:vertAlign w:val="superscript"/>
      </w:rPr>
      <w:t>CV</w:t>
    </w:r>
    <w:r w:rsidR="00F946C6">
      <w:rPr>
        <w:rStyle w:val="PageNumber"/>
        <w:b/>
        <w:color w:val="FF0000"/>
        <w:sz w:val="24"/>
        <w:szCs w:val="24"/>
        <w:vertAlign w:val="superscript"/>
      </w:rPr>
      <w:t>4</w:t>
    </w:r>
    <w:r w:rsidR="00F946C6" w:rsidRPr="00E67C31">
      <w:rPr>
        <w:rStyle w:val="PageNumber"/>
        <w:b/>
        <w:bCs/>
        <w:sz w:val="24"/>
        <w:szCs w:val="24"/>
      </w:rPr>
      <w:t>[</w:t>
    </w:r>
    <w:r w:rsidR="00F946C6">
      <w:rPr>
        <w:rStyle w:val="PageNumber"/>
      </w:rPr>
      <w:t>SAW-STD-XXXX (A)</w:t>
    </w:r>
    <w:r w:rsidR="00F946C6" w:rsidRPr="00571C41">
      <w:rPr>
        <w:rStyle w:val="PageNumber"/>
        <w:b/>
        <w:bCs/>
        <w:sz w:val="24"/>
      </w:rPr>
      <w:t>]</w:t>
    </w:r>
    <w:r w:rsidR="00F946C6">
      <w:rPr>
        <w:rStyle w:val="PageNumber"/>
      </w:rPr>
      <w:tab/>
    </w:r>
    <w:r w:rsidR="00F946C6" w:rsidRPr="00DB5840">
      <w:rPr>
        <w:rStyle w:val="PageNumber"/>
        <w:b/>
        <w:color w:val="FF0000"/>
        <w:sz w:val="24"/>
        <w:szCs w:val="24"/>
        <w:vertAlign w:val="superscript"/>
      </w:rPr>
      <w:t>CV3</w:t>
    </w:r>
    <w:r w:rsidR="00F946C6" w:rsidRPr="00E67C31">
      <w:rPr>
        <w:rStyle w:val="PageNumber"/>
        <w:b/>
        <w:bCs/>
        <w:sz w:val="24"/>
        <w:szCs w:val="24"/>
      </w:rPr>
      <w:t>[</w:t>
    </w:r>
    <w:r w:rsidR="00F946C6">
      <w:rPr>
        <w:rStyle w:val="PageNumber"/>
      </w:rPr>
      <w:fldChar w:fldCharType="begin"/>
    </w:r>
    <w:r w:rsidR="00F946C6">
      <w:rPr>
        <w:rStyle w:val="PageNumber"/>
      </w:rPr>
      <w:instrText xml:space="preserve">page </w:instrText>
    </w:r>
    <w:r w:rsidR="00F946C6">
      <w:rPr>
        <w:rStyle w:val="PageNumber"/>
      </w:rPr>
      <w:fldChar w:fldCharType="separate"/>
    </w:r>
    <w:r w:rsidR="00F946C6">
      <w:rPr>
        <w:rStyle w:val="PageNumber"/>
        <w:noProof/>
      </w:rPr>
      <w:t>25</w:t>
    </w:r>
    <w:r w:rsidR="00F946C6">
      <w:rPr>
        <w:rStyle w:val="PageNumber"/>
      </w:rPr>
      <w:fldChar w:fldCharType="end"/>
    </w:r>
    <w:r w:rsidR="00F946C6" w:rsidRPr="00571C41">
      <w:rPr>
        <w:rStyle w:val="PageNumber"/>
        <w:b/>
        <w:bCs/>
        <w:sz w:val="24"/>
      </w:rPr>
      <w: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25A15" w14:textId="277B493B" w:rsidR="0007726A" w:rsidRDefault="004D4BF3">
    <w:pPr>
      <w:pStyle w:val="Footer"/>
    </w:pPr>
    <w:r>
      <w:rPr>
        <w:rStyle w:val="PageNumber"/>
      </w:rPr>
      <w:t xml:space="preserve">83500 DAP4 </w:t>
    </w:r>
    <w:del w:id="220" w:author="Laura Hoogland" w:date="2026-01-22T14:57:00Z" w16du:dateUtc="2026-01-22T20:57:00Z">
      <w:r w:rsidR="00AC64D9">
        <w:rPr>
          <w:rStyle w:val="PageNumber"/>
        </w:rPr>
        <w:delText>0625</w:delText>
      </w:r>
    </w:del>
    <w:ins w:id="221"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CBI-LTD-XXXX (A)</w:t>
    </w:r>
    <w:r w:rsidR="0007726A" w:rsidRPr="00571C41">
      <w:rPr>
        <w:rStyle w:val="PageNumber"/>
        <w:b/>
        <w:bCs/>
        <w:sz w:val="24"/>
      </w:rPr>
      <w:t>]</w:t>
    </w:r>
    <w:r w:rsidR="0007726A">
      <w:rPr>
        <w:rStyle w:val="PageNumber"/>
      </w:rPr>
      <w:tab/>
    </w:r>
    <w:r w:rsidR="0007726A" w:rsidRPr="00DB5840">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PAGE  </w:instrText>
    </w:r>
    <w:r w:rsidR="0007726A">
      <w:rPr>
        <w:rStyle w:val="PageNumber"/>
      </w:rPr>
      <w:fldChar w:fldCharType="separate"/>
    </w:r>
    <w:r w:rsidR="0007726A">
      <w:rPr>
        <w:rStyle w:val="PageNumber"/>
        <w:noProof/>
      </w:rPr>
      <w:t>38</w:t>
    </w:r>
    <w:r w:rsidR="0007726A">
      <w:rPr>
        <w:rStyle w:val="PageNumber"/>
      </w:rPr>
      <w:fldChar w:fldCharType="end"/>
    </w:r>
    <w:r w:rsidR="0007726A" w:rsidRPr="00571C41">
      <w:rPr>
        <w:rStyle w:val="PageNumber"/>
        <w:b/>
        <w:bCs/>
        <w:sz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93AE" w14:textId="3FB51FA5" w:rsidR="0007726A" w:rsidRDefault="004D4BF3">
    <w:pPr>
      <w:pStyle w:val="Footer"/>
      <w:rPr>
        <w:rStyle w:val="PageNumber"/>
      </w:rPr>
    </w:pPr>
    <w:r>
      <w:rPr>
        <w:rStyle w:val="PageNumber"/>
      </w:rPr>
      <w:t xml:space="preserve">83500 DAP4 </w:t>
    </w:r>
    <w:del w:id="222" w:author="Laura Hoogland" w:date="2026-01-22T14:57:00Z" w16du:dateUtc="2026-01-22T20:57:00Z">
      <w:r w:rsidR="00AC64D9">
        <w:rPr>
          <w:rStyle w:val="PageNumber"/>
        </w:rPr>
        <w:delText>0625</w:delText>
      </w:r>
    </w:del>
    <w:ins w:id="223"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CGI-XXXX (A)</w:t>
    </w:r>
    <w:r w:rsidR="0007726A" w:rsidRPr="00571C41">
      <w:rPr>
        <w:rStyle w:val="PageNumber"/>
        <w:b/>
        <w:bCs/>
        <w:sz w:val="24"/>
      </w:rPr>
      <w:t>]</w:t>
    </w:r>
  </w:p>
  <w:p w14:paraId="6A227404" w14:textId="10909A19"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PAGE  </w:instrText>
    </w:r>
    <w:r>
      <w:rPr>
        <w:rStyle w:val="PageNumber"/>
      </w:rPr>
      <w:fldChar w:fldCharType="separate"/>
    </w:r>
    <w:r>
      <w:rPr>
        <w:rStyle w:val="PageNumber"/>
        <w:noProof/>
      </w:rPr>
      <w:t>26</w:t>
    </w:r>
    <w:r>
      <w:rPr>
        <w:rStyle w:val="PageNumber"/>
      </w:rPr>
      <w:fldChar w:fldCharType="end"/>
    </w:r>
    <w:r w:rsidRPr="00571C41">
      <w:rPr>
        <w:rStyle w:val="PageNumber"/>
        <w:b/>
        <w:bCs/>
        <w:sz w:val="24"/>
      </w:rPr>
      <w: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2405" w14:textId="228BD429" w:rsidR="0007726A" w:rsidRDefault="004D4BF3">
    <w:pPr>
      <w:pStyle w:val="Footer"/>
      <w:rPr>
        <w:rStyle w:val="PageNumber"/>
      </w:rPr>
    </w:pPr>
    <w:r>
      <w:rPr>
        <w:rStyle w:val="PageNumber"/>
      </w:rPr>
      <w:t xml:space="preserve">83500 DAP4 </w:t>
    </w:r>
    <w:del w:id="332" w:author="Laura Hoogland" w:date="2026-01-22T14:57:00Z" w16du:dateUtc="2026-01-22T20:57:00Z">
      <w:r w:rsidR="00AC64D9">
        <w:rPr>
          <w:rStyle w:val="PageNumber"/>
        </w:rPr>
        <w:delText>0625</w:delText>
      </w:r>
    </w:del>
    <w:ins w:id="333"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CBI-LTD-XXXX (A)</w:t>
    </w:r>
    <w:r w:rsidR="0007726A" w:rsidRPr="00571C41">
      <w:rPr>
        <w:rStyle w:val="PageNumber"/>
        <w:b/>
        <w:bCs/>
        <w:sz w:val="24"/>
      </w:rPr>
      <w:t>]</w:t>
    </w:r>
  </w:p>
  <w:p w14:paraId="55C1B18D" w14:textId="0D928D79"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PAGE  </w:instrText>
    </w:r>
    <w:r>
      <w:rPr>
        <w:rStyle w:val="PageNumber"/>
      </w:rPr>
      <w:fldChar w:fldCharType="separate"/>
    </w:r>
    <w:r>
      <w:rPr>
        <w:rStyle w:val="PageNumber"/>
        <w:noProof/>
      </w:rPr>
      <w:t>26</w:t>
    </w:r>
    <w:r>
      <w:rPr>
        <w:rStyle w:val="PageNumber"/>
      </w:rPr>
      <w:fldChar w:fldCharType="end"/>
    </w:r>
    <w:r w:rsidRPr="00571C41">
      <w:rPr>
        <w:rStyle w:val="PageNumber"/>
        <w:b/>
        <w:bCs/>
        <w:sz w:val="24"/>
      </w:rPr>
      <w: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B9CA" w14:textId="6956ECDA" w:rsidR="0007726A" w:rsidRDefault="004D4BF3">
    <w:pPr>
      <w:pStyle w:val="Footer"/>
    </w:pPr>
    <w:r>
      <w:rPr>
        <w:rStyle w:val="PageNumber"/>
      </w:rPr>
      <w:t xml:space="preserve">83500 DAP4 </w:t>
    </w:r>
    <w:del w:id="342" w:author="Laura Hoogland" w:date="2026-01-22T14:57:00Z" w16du:dateUtc="2026-01-22T20:57:00Z">
      <w:r w:rsidR="00AC64D9">
        <w:rPr>
          <w:rStyle w:val="PageNumber"/>
        </w:rPr>
        <w:delText>0625</w:delText>
      </w:r>
    </w:del>
    <w:ins w:id="343"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BOE-</w:t>
    </w:r>
    <w:r w:rsidR="00830F05">
      <w:rPr>
        <w:rStyle w:val="PageNumber"/>
      </w:rPr>
      <w:t>LTD-</w:t>
    </w:r>
    <w:r w:rsidR="0007726A">
      <w:rPr>
        <w:rStyle w:val="PageNumber"/>
      </w:rPr>
      <w:t>XXXX (A)</w:t>
    </w:r>
    <w:r w:rsidR="0007726A" w:rsidRPr="00571C41">
      <w:rPr>
        <w:rStyle w:val="PageNumber"/>
        <w:b/>
        <w:bCs/>
        <w:sz w:val="24"/>
      </w:rPr>
      <w:t>]</w:t>
    </w:r>
    <w:r w:rsidR="0007726A">
      <w:rPr>
        <w:rStyle w:val="PageNumber"/>
      </w:rPr>
      <w:tab/>
    </w:r>
    <w:r w:rsidR="0007726A" w:rsidRPr="00DB5840">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PAGE  </w:instrText>
    </w:r>
    <w:r w:rsidR="0007726A">
      <w:rPr>
        <w:rStyle w:val="PageNumber"/>
      </w:rPr>
      <w:fldChar w:fldCharType="separate"/>
    </w:r>
    <w:r w:rsidR="0007726A">
      <w:rPr>
        <w:rStyle w:val="PageNumber"/>
        <w:noProof/>
      </w:rPr>
      <w:t>38</w:t>
    </w:r>
    <w:r w:rsidR="0007726A">
      <w:rPr>
        <w:rStyle w:val="PageNumber"/>
      </w:rPr>
      <w:fldChar w:fldCharType="end"/>
    </w:r>
    <w:r w:rsidR="0007726A" w:rsidRPr="00571C41">
      <w:rPr>
        <w:rStyle w:val="PageNumber"/>
        <w:b/>
        <w:bCs/>
        <w:sz w:val="24"/>
      </w:rPr>
      <w: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62DF" w14:textId="46C95DBB" w:rsidR="0007726A" w:rsidRDefault="004D4BF3">
    <w:pPr>
      <w:pStyle w:val="Footer"/>
      <w:rPr>
        <w:rStyle w:val="PageNumber"/>
      </w:rPr>
    </w:pPr>
    <w:r>
      <w:rPr>
        <w:rStyle w:val="PageNumber"/>
      </w:rPr>
      <w:t xml:space="preserve">83500 DAP4 </w:t>
    </w:r>
    <w:del w:id="344" w:author="Laura Hoogland" w:date="2026-01-22T14:57:00Z" w16du:dateUtc="2026-01-22T20:57:00Z">
      <w:r w:rsidR="00AC64D9">
        <w:rPr>
          <w:rStyle w:val="PageNumber"/>
        </w:rPr>
        <w:delText>0625</w:delText>
      </w:r>
    </w:del>
    <w:ins w:id="345"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 xml:space="preserve">4 </w:t>
    </w:r>
    <w:r w:rsidR="0007726A" w:rsidRPr="00E67C31">
      <w:rPr>
        <w:rStyle w:val="PageNumber"/>
        <w:b/>
        <w:bCs/>
        <w:sz w:val="24"/>
        <w:szCs w:val="24"/>
      </w:rPr>
      <w:t>[</w:t>
    </w:r>
    <w:r w:rsidR="0007726A">
      <w:rPr>
        <w:rStyle w:val="PageNumber"/>
      </w:rPr>
      <w:t>BOE-</w:t>
    </w:r>
    <w:r w:rsidR="00830F05">
      <w:rPr>
        <w:rStyle w:val="PageNumber"/>
      </w:rPr>
      <w:t>LTD-</w:t>
    </w:r>
    <w:r w:rsidR="0007726A">
      <w:rPr>
        <w:rStyle w:val="PageNumber"/>
      </w:rPr>
      <w:t>XXXX (A)</w:t>
    </w:r>
    <w:r w:rsidR="0007726A" w:rsidRPr="00571C41">
      <w:rPr>
        <w:rStyle w:val="PageNumber"/>
        <w:b/>
        <w:bCs/>
        <w:sz w:val="24"/>
      </w:rPr>
      <w:t>]</w:t>
    </w:r>
  </w:p>
  <w:p w14:paraId="123D030B" w14:textId="194AE20E" w:rsidR="0007726A" w:rsidRDefault="0007726A">
    <w:pPr>
      <w:pStyle w:val="Footer"/>
    </w:pPr>
    <w:r>
      <w:rPr>
        <w:rStyle w:val="PageNumber"/>
      </w:rPr>
      <w:tab/>
    </w:r>
    <w:r w:rsidRPr="00DB5840">
      <w:rPr>
        <w:rStyle w:val="PageNumber"/>
        <w:b/>
        <w:color w:val="FF0000"/>
        <w:sz w:val="24"/>
        <w:szCs w:val="24"/>
        <w:vertAlign w:val="superscript"/>
      </w:rPr>
      <w:t>CV3</w:t>
    </w:r>
    <w:r>
      <w:rPr>
        <w:rStyle w:val="PageNumber"/>
        <w:b/>
        <w:color w:val="FF0000"/>
        <w:sz w:val="24"/>
        <w:szCs w:val="24"/>
        <w:vertAlign w:val="superscript"/>
      </w:rPr>
      <w:t xml:space="preserve"> </w:t>
    </w:r>
    <w:r w:rsidRPr="00E67C31">
      <w:rPr>
        <w:rStyle w:val="PageNumber"/>
        <w:b/>
        <w:bCs/>
        <w:sz w:val="24"/>
        <w:szCs w:val="24"/>
      </w:rPr>
      <w:t>[</w:t>
    </w:r>
    <w:r>
      <w:rPr>
        <w:rStyle w:val="PageNumber"/>
      </w:rPr>
      <w:fldChar w:fldCharType="begin"/>
    </w:r>
    <w:r>
      <w:rPr>
        <w:rStyle w:val="PageNumber"/>
      </w:rPr>
      <w:instrText xml:space="preserve">PAGE  </w:instrText>
    </w:r>
    <w:r>
      <w:rPr>
        <w:rStyle w:val="PageNumber"/>
      </w:rPr>
      <w:fldChar w:fldCharType="separate"/>
    </w:r>
    <w:r>
      <w:rPr>
        <w:rStyle w:val="PageNumber"/>
        <w:noProof/>
      </w:rPr>
      <w:t>26</w:t>
    </w:r>
    <w:r>
      <w:rPr>
        <w:rStyle w:val="PageNumber"/>
      </w:rPr>
      <w:fldChar w:fldCharType="end"/>
    </w:r>
    <w:r w:rsidRPr="00571C41">
      <w:rPr>
        <w:rStyle w:val="PageNumber"/>
        <w:b/>
        <w:bCs/>
        <w:sz w:val="24"/>
      </w:rPr>
      <w: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2EA4" w14:textId="361DB669" w:rsidR="0007726A" w:rsidRDefault="004D4BF3">
    <w:pPr>
      <w:pStyle w:val="Footer"/>
      <w:rPr>
        <w:rStyle w:val="PageNumber"/>
      </w:rPr>
    </w:pPr>
    <w:r>
      <w:rPr>
        <w:rStyle w:val="PageNumber"/>
      </w:rPr>
      <w:t xml:space="preserve">83500 DAP4 </w:t>
    </w:r>
    <w:del w:id="359" w:author="Laura Hoogland" w:date="2026-01-22T14:57:00Z" w16du:dateUtc="2026-01-22T20:57:00Z">
      <w:r w:rsidR="00AC64D9">
        <w:rPr>
          <w:rStyle w:val="PageNumber"/>
        </w:rPr>
        <w:delText>0625</w:delText>
      </w:r>
    </w:del>
    <w:ins w:id="360"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CDB-LTD-XXXX (A)</w:t>
    </w:r>
    <w:r w:rsidR="0007726A" w:rsidRPr="00571C41">
      <w:rPr>
        <w:rStyle w:val="PageNumber"/>
        <w:b/>
        <w:bCs/>
        <w:sz w:val="24"/>
      </w:rPr>
      <w:t>]</w:t>
    </w:r>
  </w:p>
  <w:p w14:paraId="09340D89" w14:textId="7E6A4968"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r w:rsidRPr="00571C41">
      <w:rPr>
        <w:rStyle w:val="PageNumber"/>
        <w:b/>
        <w:bCs/>
        <w:sz w:val="24"/>
      </w:rPr>
      <w:t>]</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71AF" w14:textId="51340EB8" w:rsidR="0007726A" w:rsidRDefault="004D4BF3">
    <w:pPr>
      <w:pStyle w:val="Footer"/>
      <w:rPr>
        <w:rStyle w:val="PageNumber"/>
      </w:rPr>
    </w:pPr>
    <w:r>
      <w:rPr>
        <w:rStyle w:val="PageNumber"/>
      </w:rPr>
      <w:t>83500 DAP4 0625MD</w:t>
    </w:r>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SCDB-LTD-XXXX (A)</w:t>
    </w:r>
    <w:r w:rsidR="0007726A" w:rsidRPr="00571C41">
      <w:rPr>
        <w:rStyle w:val="PageNumber"/>
        <w:b/>
        <w:bCs/>
        <w:sz w:val="24"/>
      </w:rPr>
      <w:t>]</w:t>
    </w:r>
  </w:p>
  <w:p w14:paraId="2837AE7F" w14:textId="60E5FFEB"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r w:rsidRPr="00571C41">
      <w:rPr>
        <w:rStyle w:val="PageNumber"/>
        <w:b/>
        <w:bCs/>
        <w:sz w:val="24"/>
      </w:rPr>
      <w: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342B3" w14:textId="6881866F" w:rsidR="0007726A" w:rsidRDefault="004D4BF3">
    <w:pPr>
      <w:pStyle w:val="Footer"/>
      <w:rPr>
        <w:rStyle w:val="PageNumber"/>
      </w:rPr>
    </w:pPr>
    <w:r>
      <w:rPr>
        <w:rStyle w:val="PageNumber"/>
      </w:rPr>
      <w:t xml:space="preserve">83500 DAP4 </w:t>
    </w:r>
    <w:del w:id="482" w:author="Laura Hoogland" w:date="2026-01-22T14:57:00Z" w16du:dateUtc="2026-01-22T20:57:00Z">
      <w:r w:rsidR="00AC64D9">
        <w:rPr>
          <w:rStyle w:val="PageNumber"/>
        </w:rPr>
        <w:delText>0625</w:delText>
      </w:r>
    </w:del>
    <w:ins w:id="483"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484" w:author="Laura Hoogland" w:date="2026-01-22T14:57:00Z" w16du:dateUtc="2026-01-22T20:57:00Z">
      <w:r w:rsidR="0007726A">
        <w:rPr>
          <w:rStyle w:val="PageNumber"/>
        </w:rPr>
        <w:delText>SCDB</w:delText>
      </w:r>
    </w:del>
    <w:ins w:id="485" w:author="Laura Hoogland" w:date="2026-01-22T14:57:00Z" w16du:dateUtc="2026-01-22T20:57:00Z">
      <w:r w:rsidR="0007726A">
        <w:rPr>
          <w:rStyle w:val="PageNumber"/>
        </w:rPr>
        <w:t>CIB</w:t>
      </w:r>
    </w:ins>
    <w:r w:rsidR="0007726A">
      <w:rPr>
        <w:rStyle w:val="PageNumber"/>
      </w:rPr>
      <w:t>-LTD-XXXX (A)</w:t>
    </w:r>
    <w:r w:rsidR="0007726A" w:rsidRPr="00571C41">
      <w:rPr>
        <w:rStyle w:val="PageNumber"/>
        <w:b/>
        <w:bCs/>
        <w:sz w:val="24"/>
      </w:rPr>
      <w:t>]</w:t>
    </w:r>
  </w:p>
  <w:p w14:paraId="575F1E37" w14:textId="7A30ACFB"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r w:rsidRPr="00571C41">
      <w:rPr>
        <w:rStyle w:val="PageNumber"/>
        <w:b/>
        <w:bCs/>
        <w:sz w:val="24"/>
      </w:rPr>
      <w:t>]</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F327" w14:textId="4C0F3C5F" w:rsidR="00830689" w:rsidRDefault="00830689">
    <w:pPr>
      <w:pStyle w:val="Footer"/>
      <w:rPr>
        <w:rStyle w:val="PageNumber"/>
      </w:rPr>
    </w:pPr>
    <w:r>
      <w:rPr>
        <w:rStyle w:val="PageNumber"/>
      </w:rPr>
      <w:t xml:space="preserve">83500 DAP4 </w:t>
    </w:r>
    <w:del w:id="486" w:author="Laura Hoogland" w:date="2026-01-22T14:57:00Z" w16du:dateUtc="2026-01-22T20:57:00Z">
      <w:r w:rsidR="00AC64D9">
        <w:rPr>
          <w:rStyle w:val="PageNumber"/>
        </w:rPr>
        <w:delText>0625</w:delText>
      </w:r>
    </w:del>
    <w:ins w:id="487" w:author="Laura Hoogland" w:date="2026-01-22T14:57:00Z" w16du:dateUtc="2026-01-22T20:57:00Z">
      <w:r>
        <w:rPr>
          <w:rStyle w:val="PageNumber"/>
        </w:rPr>
        <w:t>0625MD</w:t>
      </w:r>
    </w:ins>
    <w:r>
      <w:rPr>
        <w:rStyle w:val="PageNumber"/>
      </w:rPr>
      <w:tab/>
    </w:r>
    <w:r>
      <w:rPr>
        <w:rStyle w:val="PageNumber"/>
      </w:rPr>
      <w:tab/>
    </w:r>
    <w:r w:rsidRPr="00DB5840">
      <w:rPr>
        <w:rStyle w:val="PageNumber"/>
        <w:b/>
        <w:color w:val="FF0000"/>
        <w:sz w:val="24"/>
        <w:szCs w:val="24"/>
        <w:vertAlign w:val="superscript"/>
      </w:rPr>
      <w:t>CV</w:t>
    </w:r>
    <w:r>
      <w:rPr>
        <w:rStyle w:val="PageNumber"/>
        <w:b/>
        <w:color w:val="FF0000"/>
        <w:sz w:val="24"/>
        <w:szCs w:val="24"/>
        <w:vertAlign w:val="superscript"/>
      </w:rPr>
      <w:t>4</w:t>
    </w:r>
    <w:r w:rsidRPr="00E67C31">
      <w:rPr>
        <w:rStyle w:val="PageNumber"/>
        <w:b/>
        <w:bCs/>
        <w:sz w:val="24"/>
        <w:szCs w:val="24"/>
      </w:rPr>
      <w:t>[</w:t>
    </w:r>
    <w:r>
      <w:rPr>
        <w:rStyle w:val="PageNumber"/>
      </w:rPr>
      <w:t>CIB-LTD-XXXX (A)</w:t>
    </w:r>
    <w:r w:rsidRPr="00571C41">
      <w:rPr>
        <w:rStyle w:val="PageNumber"/>
        <w:b/>
        <w:bCs/>
        <w:sz w:val="24"/>
      </w:rPr>
      <w:t>]</w:t>
    </w:r>
  </w:p>
  <w:p w14:paraId="6A96DDE1" w14:textId="77777777" w:rsidR="00830689" w:rsidRDefault="00830689">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r w:rsidRPr="00571C41">
      <w:rPr>
        <w:rStyle w:val="PageNumber"/>
        <w:b/>
        <w:bCs/>
        <w:sz w:val="24"/>
      </w:rPr>
      <w:t>]</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D5F" w14:textId="340A2D48" w:rsidR="0007726A" w:rsidRDefault="004D4BF3">
    <w:pPr>
      <w:pStyle w:val="Footer"/>
    </w:pPr>
    <w:r>
      <w:rPr>
        <w:rStyle w:val="PageNumber"/>
      </w:rPr>
      <w:t xml:space="preserve">83500 DAP4 </w:t>
    </w:r>
    <w:del w:id="530" w:author="Laura Hoogland" w:date="2026-01-22T14:57:00Z" w16du:dateUtc="2026-01-22T20:57:00Z">
      <w:r w:rsidR="00E423D0">
        <w:rPr>
          <w:rStyle w:val="PageNumber"/>
        </w:rPr>
        <w:delText>0625</w:delText>
      </w:r>
    </w:del>
    <w:ins w:id="531"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532" w:author="Laura Hoogland" w:date="2026-01-22T14:57:00Z" w16du:dateUtc="2026-01-22T20:57:00Z">
      <w:r w:rsidR="00E423D0">
        <w:rPr>
          <w:rStyle w:val="PageNumber"/>
        </w:rPr>
        <w:delText>CIB</w:delText>
      </w:r>
    </w:del>
    <w:ins w:id="533" w:author="Laura Hoogland" w:date="2026-01-22T14:57:00Z" w16du:dateUtc="2026-01-22T20:57:00Z">
      <w:r w:rsidR="006A5D9B">
        <w:rPr>
          <w:rStyle w:val="PageNumber"/>
        </w:rPr>
        <w:t>CI2</w:t>
      </w:r>
    </w:ins>
    <w:r w:rsidR="0007726A">
      <w:rPr>
        <w:rStyle w:val="PageNumber"/>
      </w:rPr>
      <w:t>-LTD-XXXX (A)</w:t>
    </w:r>
    <w:r w:rsidR="0007726A" w:rsidRPr="00571C41">
      <w:rPr>
        <w:rStyle w:val="PageNumber"/>
        <w:b/>
        <w:bCs/>
        <w:sz w:val="24"/>
      </w:rPr>
      <w:t>]</w:t>
    </w:r>
    <w:r w:rsidR="0007726A">
      <w:rPr>
        <w:rStyle w:val="PageNumber"/>
      </w:rPr>
      <w:tab/>
    </w:r>
    <w:r w:rsidR="0007726A" w:rsidRPr="00DB5840">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 PAGE </w:instrText>
    </w:r>
    <w:r w:rsidR="0007726A">
      <w:rPr>
        <w:rStyle w:val="PageNumber"/>
      </w:rPr>
      <w:fldChar w:fldCharType="separate"/>
    </w:r>
    <w:r w:rsidR="0007726A">
      <w:rPr>
        <w:rStyle w:val="PageNumber"/>
        <w:noProof/>
      </w:rPr>
      <w:t>57</w:t>
    </w:r>
    <w:r w:rsidR="0007726A">
      <w:rPr>
        <w:rStyle w:val="PageNumber"/>
      </w:rPr>
      <w:fldChar w:fldCharType="end"/>
    </w:r>
    <w:r w:rsidR="0007726A" w:rsidRPr="00571C41">
      <w:rPr>
        <w:rStyle w:val="PageNumber"/>
        <w:b/>
        <w:bCs/>
        <w:sz w:val="24"/>
      </w:rPr>
      <w:t>]</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B3D5" w14:textId="67990FA7" w:rsidR="006A5D9B" w:rsidRDefault="004D4BF3">
    <w:pPr>
      <w:pStyle w:val="Footer"/>
    </w:pPr>
    <w:r>
      <w:rPr>
        <w:rStyle w:val="PageNumber"/>
      </w:rPr>
      <w:t xml:space="preserve">83500 DAP4 </w:t>
    </w:r>
    <w:del w:id="537" w:author="Laura Hoogland" w:date="2026-01-22T14:57:00Z" w16du:dateUtc="2026-01-22T20:57:00Z">
      <w:r w:rsidR="00AC64D9">
        <w:rPr>
          <w:rStyle w:val="PageNumber"/>
        </w:rPr>
        <w:delText>0625</w:delText>
      </w:r>
    </w:del>
    <w:ins w:id="538" w:author="Laura Hoogland" w:date="2026-01-22T14:57:00Z" w16du:dateUtc="2026-01-22T20:57:00Z">
      <w:r>
        <w:rPr>
          <w:rStyle w:val="PageNumber"/>
        </w:rPr>
        <w:t>0625MD</w:t>
      </w:r>
    </w:ins>
    <w:r w:rsidR="006A5D9B">
      <w:rPr>
        <w:rStyle w:val="PageNumber"/>
      </w:rPr>
      <w:tab/>
    </w:r>
    <w:r w:rsidR="006A5D9B">
      <w:rPr>
        <w:rStyle w:val="PageNumber"/>
      </w:rPr>
      <w:tab/>
    </w:r>
    <w:r w:rsidR="006A5D9B" w:rsidRPr="00DB5840">
      <w:rPr>
        <w:rStyle w:val="PageNumber"/>
        <w:b/>
        <w:color w:val="FF0000"/>
        <w:sz w:val="24"/>
        <w:szCs w:val="24"/>
        <w:vertAlign w:val="superscript"/>
      </w:rPr>
      <w:t>CV</w:t>
    </w:r>
    <w:r w:rsidR="006A5D9B">
      <w:rPr>
        <w:rStyle w:val="PageNumber"/>
        <w:b/>
        <w:color w:val="FF0000"/>
        <w:sz w:val="24"/>
        <w:szCs w:val="24"/>
        <w:vertAlign w:val="superscript"/>
      </w:rPr>
      <w:t>4</w:t>
    </w:r>
    <w:r w:rsidR="006A5D9B" w:rsidRPr="00E67C31">
      <w:rPr>
        <w:rStyle w:val="PageNumber"/>
        <w:b/>
        <w:bCs/>
        <w:sz w:val="24"/>
        <w:szCs w:val="24"/>
      </w:rPr>
      <w:t>[</w:t>
    </w:r>
    <w:del w:id="539" w:author="Laura Hoogland" w:date="2026-01-22T14:57:00Z" w16du:dateUtc="2026-01-22T20:57:00Z">
      <w:r w:rsidR="006A5D9B">
        <w:rPr>
          <w:rStyle w:val="PageNumber"/>
        </w:rPr>
        <w:delText>CI2</w:delText>
      </w:r>
    </w:del>
    <w:ins w:id="540" w:author="Laura Hoogland" w:date="2026-01-22T14:57:00Z" w16du:dateUtc="2026-01-22T20:57:00Z">
      <w:r w:rsidR="006A5D9B">
        <w:rPr>
          <w:rStyle w:val="PageNumber"/>
        </w:rPr>
        <w:t>COTB</w:t>
      </w:r>
    </w:ins>
    <w:r w:rsidR="006A5D9B">
      <w:rPr>
        <w:rStyle w:val="PageNumber"/>
      </w:rPr>
      <w:t>-LTD-XXXX (A)</w:t>
    </w:r>
    <w:r w:rsidR="006A5D9B" w:rsidRPr="00571C41">
      <w:rPr>
        <w:rStyle w:val="PageNumber"/>
        <w:b/>
        <w:bCs/>
        <w:sz w:val="24"/>
      </w:rPr>
      <w:t>]</w:t>
    </w:r>
    <w:r w:rsidR="006A5D9B">
      <w:rPr>
        <w:rStyle w:val="PageNumber"/>
      </w:rPr>
      <w:tab/>
    </w:r>
    <w:r w:rsidR="006A5D9B" w:rsidRPr="00DB5840">
      <w:rPr>
        <w:rStyle w:val="PageNumber"/>
        <w:b/>
        <w:color w:val="FF0000"/>
        <w:sz w:val="24"/>
        <w:szCs w:val="24"/>
        <w:vertAlign w:val="superscript"/>
      </w:rPr>
      <w:t>CV3</w:t>
    </w:r>
    <w:r w:rsidR="006A5D9B" w:rsidRPr="00E67C31">
      <w:rPr>
        <w:rStyle w:val="PageNumber"/>
        <w:b/>
        <w:bCs/>
        <w:sz w:val="24"/>
        <w:szCs w:val="24"/>
      </w:rPr>
      <w:t>[</w:t>
    </w:r>
    <w:r w:rsidR="006A5D9B">
      <w:rPr>
        <w:rStyle w:val="PageNumber"/>
      </w:rPr>
      <w:fldChar w:fldCharType="begin"/>
    </w:r>
    <w:r w:rsidR="006A5D9B">
      <w:rPr>
        <w:rStyle w:val="PageNumber"/>
      </w:rPr>
      <w:instrText xml:space="preserve"> PAGE </w:instrText>
    </w:r>
    <w:r w:rsidR="006A5D9B">
      <w:rPr>
        <w:rStyle w:val="PageNumber"/>
      </w:rPr>
      <w:fldChar w:fldCharType="separate"/>
    </w:r>
    <w:r w:rsidR="006A5D9B">
      <w:rPr>
        <w:rStyle w:val="PageNumber"/>
        <w:noProof/>
      </w:rPr>
      <w:t>57</w:t>
    </w:r>
    <w:r w:rsidR="006A5D9B">
      <w:rPr>
        <w:rStyle w:val="PageNumber"/>
      </w:rPr>
      <w:fldChar w:fldCharType="end"/>
    </w:r>
    <w:r w:rsidR="006A5D9B" w:rsidRPr="00571C41">
      <w:rPr>
        <w:rStyle w:val="PageNumber"/>
        <w:b/>
        <w:bCs/>
        <w:sz w:val="24"/>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E9E6C" w14:textId="2014ABE2" w:rsidR="0007726A" w:rsidRDefault="004D4BF3">
    <w:pPr>
      <w:pStyle w:val="Footer"/>
    </w:pPr>
    <w:r>
      <w:rPr>
        <w:rStyle w:val="PageNumber"/>
      </w:rPr>
      <w:t xml:space="preserve">83500 DAP4 </w:t>
    </w:r>
    <w:del w:id="545" w:author="Laura Hoogland" w:date="2026-01-22T14:57:00Z" w16du:dateUtc="2026-01-22T20:57:00Z">
      <w:r w:rsidR="00AC64D9">
        <w:rPr>
          <w:rStyle w:val="PageNumber"/>
        </w:rPr>
        <w:delText>0625</w:delText>
      </w:r>
    </w:del>
    <w:ins w:id="546"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547" w:author="Laura Hoogland" w:date="2026-01-22T14:57:00Z" w16du:dateUtc="2026-01-22T20:57:00Z">
      <w:r w:rsidR="006A5D9B">
        <w:rPr>
          <w:rStyle w:val="PageNumber"/>
        </w:rPr>
        <w:delText>COTB</w:delText>
      </w:r>
    </w:del>
    <w:ins w:id="548" w:author="Laura Hoogland" w:date="2026-01-22T14:57:00Z" w16du:dateUtc="2026-01-22T20:57:00Z">
      <w:r w:rsidR="0007726A">
        <w:rPr>
          <w:rStyle w:val="PageNumber"/>
        </w:rPr>
        <w:t>COTS</w:t>
      </w:r>
    </w:ins>
    <w:r w:rsidR="0007726A">
      <w:rPr>
        <w:rStyle w:val="PageNumber"/>
      </w:rPr>
      <w:t>-LTD-XXXX (A)</w:t>
    </w:r>
    <w:r w:rsidR="0007726A" w:rsidRPr="00571C41">
      <w:rPr>
        <w:rStyle w:val="PageNumber"/>
        <w:b/>
        <w:bCs/>
        <w:sz w:val="24"/>
      </w:rPr>
      <w:t>]</w:t>
    </w:r>
    <w:r w:rsidR="0007726A">
      <w:rPr>
        <w:rStyle w:val="PageNumber"/>
      </w:rPr>
      <w:tab/>
    </w:r>
    <w:r w:rsidR="0007726A" w:rsidRPr="00DB5840">
      <w:rPr>
        <w:rStyle w:val="PageNumber"/>
        <w:b/>
        <w:color w:val="FF0000"/>
        <w:sz w:val="24"/>
        <w:szCs w:val="24"/>
        <w:vertAlign w:val="superscript"/>
      </w:rPr>
      <w:t>CV3</w:t>
    </w:r>
    <w:r w:rsidR="0007726A" w:rsidRPr="00E67C31">
      <w:rPr>
        <w:rStyle w:val="PageNumber"/>
        <w:b/>
        <w:bCs/>
        <w:sz w:val="24"/>
        <w:szCs w:val="24"/>
      </w:rPr>
      <w:t>[</w:t>
    </w:r>
    <w:r w:rsidR="0007726A">
      <w:rPr>
        <w:rStyle w:val="PageNumber"/>
      </w:rPr>
      <w:fldChar w:fldCharType="begin"/>
    </w:r>
    <w:r w:rsidR="0007726A">
      <w:rPr>
        <w:rStyle w:val="PageNumber"/>
      </w:rPr>
      <w:instrText xml:space="preserve"> PAGE </w:instrText>
    </w:r>
    <w:r w:rsidR="0007726A">
      <w:rPr>
        <w:rStyle w:val="PageNumber"/>
      </w:rPr>
      <w:fldChar w:fldCharType="separate"/>
    </w:r>
    <w:r w:rsidR="0007726A">
      <w:rPr>
        <w:rStyle w:val="PageNumber"/>
        <w:noProof/>
      </w:rPr>
      <w:t>59</w:t>
    </w:r>
    <w:r w:rsidR="0007726A">
      <w:rPr>
        <w:rStyle w:val="PageNumber"/>
      </w:rPr>
      <w:fldChar w:fldCharType="end"/>
    </w:r>
    <w:r w:rsidR="0007726A" w:rsidRPr="00571C41">
      <w:rPr>
        <w:rStyle w:val="PageNumber"/>
        <w:b/>
        <w:bCs/>
        <w:sz w:val="24"/>
      </w:rPr>
      <w:t>]</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592B" w14:textId="6DEFD9B5" w:rsidR="0007726A" w:rsidRDefault="004D4BF3">
    <w:pPr>
      <w:pStyle w:val="Footer"/>
      <w:rPr>
        <w:rStyle w:val="PageNumber"/>
      </w:rPr>
    </w:pPr>
    <w:r>
      <w:rPr>
        <w:rStyle w:val="PageNumber"/>
      </w:rPr>
      <w:t xml:space="preserve">83500 DAP4 </w:t>
    </w:r>
    <w:del w:id="555" w:author="Laura Hoogland" w:date="2026-01-22T14:57:00Z" w16du:dateUtc="2026-01-22T20:57:00Z">
      <w:r w:rsidR="00AC64D9">
        <w:rPr>
          <w:rStyle w:val="PageNumber"/>
        </w:rPr>
        <w:delText>0625</w:delText>
      </w:r>
    </w:del>
    <w:ins w:id="556"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557" w:author="Laura Hoogland" w:date="2026-01-22T14:57:00Z" w16du:dateUtc="2026-01-22T20:57:00Z">
      <w:r w:rsidR="0007726A">
        <w:rPr>
          <w:rStyle w:val="PageNumber"/>
        </w:rPr>
        <w:delText>COTS</w:delText>
      </w:r>
    </w:del>
    <w:ins w:id="558" w:author="Laura Hoogland" w:date="2026-01-22T14:57:00Z" w16du:dateUtc="2026-01-22T20:57:00Z">
      <w:r w:rsidR="0007726A">
        <w:rPr>
          <w:rStyle w:val="PageNumber"/>
        </w:rPr>
        <w:t>CRS</w:t>
      </w:r>
    </w:ins>
    <w:r w:rsidR="0007726A">
      <w:rPr>
        <w:rStyle w:val="PageNumber"/>
      </w:rPr>
      <w:t>-LTD-XXXX (A)</w:t>
    </w:r>
    <w:r w:rsidR="0007726A" w:rsidRPr="00571C41">
      <w:rPr>
        <w:rStyle w:val="PageNumber"/>
        <w:b/>
        <w:bCs/>
        <w:sz w:val="24"/>
      </w:rPr>
      <w:t>]</w:t>
    </w:r>
    <w:r w:rsidR="0007726A">
      <w:rPr>
        <w:rStyle w:val="PageNumber"/>
      </w:rPr>
      <w:t xml:space="preserve"> </w:t>
    </w:r>
  </w:p>
  <w:p w14:paraId="43E06E3D" w14:textId="5C0F746F"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r w:rsidRPr="00571C41">
      <w:rPr>
        <w:rStyle w:val="PageNumber"/>
        <w:b/>
        <w:bCs/>
        <w:sz w:val="24"/>
      </w:rPr>
      <w:t>]</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6587" w14:textId="388EF0A2" w:rsidR="0007726A" w:rsidRDefault="004D4BF3">
    <w:pPr>
      <w:pStyle w:val="Footer"/>
      <w:rPr>
        <w:rStyle w:val="PageNumber"/>
      </w:rPr>
    </w:pPr>
    <w:r>
      <w:rPr>
        <w:rStyle w:val="PageNumber"/>
      </w:rPr>
      <w:t xml:space="preserve">83500 DAP4 </w:t>
    </w:r>
    <w:del w:id="569" w:author="Laura Hoogland" w:date="2026-01-22T14:57:00Z" w16du:dateUtc="2026-01-22T20:57:00Z">
      <w:r w:rsidR="00AC64D9">
        <w:rPr>
          <w:rStyle w:val="PageNumber"/>
        </w:rPr>
        <w:delText>0625</w:delText>
      </w:r>
    </w:del>
    <w:ins w:id="570"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571" w:author="Laura Hoogland" w:date="2026-01-22T14:57:00Z" w16du:dateUtc="2026-01-22T20:57:00Z">
      <w:r w:rsidR="0007726A">
        <w:rPr>
          <w:rStyle w:val="PageNumber"/>
        </w:rPr>
        <w:delText>CRS</w:delText>
      </w:r>
    </w:del>
    <w:ins w:id="572" w:author="Laura Hoogland" w:date="2026-01-22T14:57:00Z" w16du:dateUtc="2026-01-22T20:57:00Z">
      <w:r w:rsidR="0007726A">
        <w:rPr>
          <w:rStyle w:val="PageNumber"/>
        </w:rPr>
        <w:t>PIB</w:t>
      </w:r>
    </w:ins>
    <w:r w:rsidR="0007726A">
      <w:rPr>
        <w:rStyle w:val="PageNumber"/>
      </w:rPr>
      <w:t>-LTD-XXXX (A)</w:t>
    </w:r>
    <w:r w:rsidR="0007726A" w:rsidRPr="00571C41">
      <w:rPr>
        <w:rStyle w:val="PageNumber"/>
        <w:b/>
        <w:bCs/>
        <w:sz w:val="24"/>
      </w:rPr>
      <w:t>]</w:t>
    </w:r>
    <w:r w:rsidR="0007726A">
      <w:rPr>
        <w:rStyle w:val="PageNumber"/>
      </w:rPr>
      <w:t xml:space="preserve"> </w:t>
    </w:r>
  </w:p>
  <w:p w14:paraId="6A9BA463" w14:textId="1480DFB4"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r w:rsidRPr="00571C41">
      <w:rPr>
        <w:rStyle w:val="PageNumber"/>
        <w:b/>
        <w:bCs/>
        <w:sz w:val="24"/>
      </w:rPr>
      <w:t>]</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B88C" w14:textId="76507031" w:rsidR="0007726A" w:rsidRDefault="004D4BF3">
    <w:pPr>
      <w:pStyle w:val="Footer"/>
      <w:rPr>
        <w:rStyle w:val="PageNumber"/>
      </w:rPr>
    </w:pPr>
    <w:r>
      <w:rPr>
        <w:rStyle w:val="PageNumber"/>
      </w:rPr>
      <w:t xml:space="preserve">83500 DAP4 </w:t>
    </w:r>
    <w:del w:id="599" w:author="Laura Hoogland" w:date="2026-01-22T14:57:00Z" w16du:dateUtc="2026-01-22T20:57:00Z">
      <w:r w:rsidR="00AC64D9">
        <w:rPr>
          <w:rStyle w:val="PageNumber"/>
        </w:rPr>
        <w:delText>0625</w:delText>
      </w:r>
    </w:del>
    <w:ins w:id="600"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601" w:author="Laura Hoogland" w:date="2026-01-22T14:57:00Z" w16du:dateUtc="2026-01-22T20:57:00Z">
      <w:r w:rsidR="0007726A">
        <w:rPr>
          <w:rStyle w:val="PageNumber"/>
        </w:rPr>
        <w:delText>PIB</w:delText>
      </w:r>
    </w:del>
    <w:ins w:id="602" w:author="Laura Hoogland" w:date="2026-01-22T14:57:00Z" w16du:dateUtc="2026-01-22T20:57:00Z">
      <w:r w:rsidR="006A5D9B">
        <w:rPr>
          <w:rStyle w:val="PageNumber"/>
        </w:rPr>
        <w:t>ICD</w:t>
      </w:r>
    </w:ins>
    <w:r w:rsidR="0007726A">
      <w:rPr>
        <w:rStyle w:val="PageNumber"/>
      </w:rPr>
      <w:t>-LTD-XXXX (A)</w:t>
    </w:r>
    <w:r w:rsidR="0007726A" w:rsidRPr="00571C41">
      <w:rPr>
        <w:rStyle w:val="PageNumber"/>
        <w:b/>
        <w:bCs/>
        <w:sz w:val="24"/>
      </w:rPr>
      <w:t>]</w:t>
    </w:r>
    <w:r w:rsidR="0007726A">
      <w:rPr>
        <w:rStyle w:val="PageNumber"/>
      </w:rPr>
      <w:t xml:space="preserve"> </w:t>
    </w:r>
  </w:p>
  <w:p w14:paraId="4FB295B2" w14:textId="7F07FA3E"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r w:rsidRPr="00571C41">
      <w:rPr>
        <w:rStyle w:val="PageNumber"/>
        <w:b/>
        <w:bCs/>
        <w:sz w:val="24"/>
      </w:rPr>
      <w:t>]</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558D" w14:textId="4AE0A825" w:rsidR="006A5D9B" w:rsidRDefault="004D4BF3">
    <w:pPr>
      <w:pStyle w:val="Footer"/>
      <w:rPr>
        <w:rStyle w:val="PageNumber"/>
      </w:rPr>
    </w:pPr>
    <w:r>
      <w:rPr>
        <w:rStyle w:val="PageNumber"/>
      </w:rPr>
      <w:t xml:space="preserve">83500 DAP4 </w:t>
    </w:r>
    <w:del w:id="608" w:author="Laura Hoogland" w:date="2026-01-22T14:57:00Z" w16du:dateUtc="2026-01-22T20:57:00Z">
      <w:r w:rsidR="00AC64D9">
        <w:rPr>
          <w:rStyle w:val="PageNumber"/>
        </w:rPr>
        <w:delText>0625</w:delText>
      </w:r>
    </w:del>
    <w:ins w:id="609" w:author="Laura Hoogland" w:date="2026-01-22T14:57:00Z" w16du:dateUtc="2026-01-22T20:57:00Z">
      <w:r>
        <w:rPr>
          <w:rStyle w:val="PageNumber"/>
        </w:rPr>
        <w:t>0625MD</w:t>
      </w:r>
    </w:ins>
    <w:r w:rsidR="006A5D9B">
      <w:rPr>
        <w:rStyle w:val="PageNumber"/>
      </w:rPr>
      <w:tab/>
    </w:r>
    <w:r w:rsidR="006A5D9B">
      <w:rPr>
        <w:rStyle w:val="PageNumber"/>
      </w:rPr>
      <w:tab/>
    </w:r>
    <w:r w:rsidR="006A5D9B" w:rsidRPr="00DB5840">
      <w:rPr>
        <w:rStyle w:val="PageNumber"/>
        <w:b/>
        <w:color w:val="FF0000"/>
        <w:sz w:val="24"/>
        <w:szCs w:val="24"/>
        <w:vertAlign w:val="superscript"/>
      </w:rPr>
      <w:t>CV</w:t>
    </w:r>
    <w:r w:rsidR="006A5D9B">
      <w:rPr>
        <w:rStyle w:val="PageNumber"/>
        <w:b/>
        <w:color w:val="FF0000"/>
        <w:sz w:val="24"/>
        <w:szCs w:val="24"/>
        <w:vertAlign w:val="superscript"/>
      </w:rPr>
      <w:t>4</w:t>
    </w:r>
    <w:r w:rsidR="006A5D9B" w:rsidRPr="00E67C31">
      <w:rPr>
        <w:rStyle w:val="PageNumber"/>
        <w:b/>
        <w:bCs/>
        <w:sz w:val="24"/>
        <w:szCs w:val="24"/>
      </w:rPr>
      <w:t>[</w:t>
    </w:r>
    <w:del w:id="610" w:author="Laura Hoogland" w:date="2026-01-22T14:57:00Z" w16du:dateUtc="2026-01-22T20:57:00Z">
      <w:r w:rsidR="006A5D9B">
        <w:rPr>
          <w:rStyle w:val="PageNumber"/>
        </w:rPr>
        <w:delText>ICD</w:delText>
      </w:r>
    </w:del>
    <w:ins w:id="611" w:author="Laura Hoogland" w:date="2026-01-22T14:57:00Z" w16du:dateUtc="2026-01-22T20:57:00Z">
      <w:r w:rsidR="006A5D9B">
        <w:rPr>
          <w:rStyle w:val="PageNumber"/>
        </w:rPr>
        <w:t>SIB</w:t>
      </w:r>
    </w:ins>
    <w:r w:rsidR="006A5D9B">
      <w:rPr>
        <w:rStyle w:val="PageNumber"/>
      </w:rPr>
      <w:t>-LTD-XXXX (A)</w:t>
    </w:r>
    <w:r w:rsidR="006A5D9B" w:rsidRPr="00571C41">
      <w:rPr>
        <w:rStyle w:val="PageNumber"/>
        <w:b/>
        <w:bCs/>
        <w:sz w:val="24"/>
      </w:rPr>
      <w:t>]</w:t>
    </w:r>
    <w:r w:rsidR="006A5D9B">
      <w:rPr>
        <w:rStyle w:val="PageNumber"/>
      </w:rPr>
      <w:t xml:space="preserve"> </w:t>
    </w:r>
  </w:p>
  <w:p w14:paraId="2A48D266" w14:textId="6DCE5A81" w:rsidR="006A5D9B" w:rsidRDefault="006A5D9B">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r w:rsidRPr="00571C41">
      <w:rPr>
        <w:rStyle w:val="PageNumber"/>
        <w:b/>
        <w:bCs/>
        <w:sz w:val="24"/>
      </w:rPr>
      <w:t>]</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6CA7" w14:textId="2D5230BF" w:rsidR="0007726A" w:rsidRDefault="004D4BF3">
    <w:pPr>
      <w:pStyle w:val="Footer"/>
      <w:rPr>
        <w:rStyle w:val="PageNumber"/>
      </w:rPr>
    </w:pPr>
    <w:r>
      <w:rPr>
        <w:rStyle w:val="PageNumber"/>
      </w:rPr>
      <w:t xml:space="preserve">83500 DAP4 </w:t>
    </w:r>
    <w:del w:id="615" w:author="Laura Hoogland" w:date="2026-01-22T14:57:00Z" w16du:dateUtc="2026-01-22T20:57:00Z">
      <w:r w:rsidR="00AC64D9">
        <w:rPr>
          <w:rStyle w:val="PageNumber"/>
        </w:rPr>
        <w:delText>0625</w:delText>
      </w:r>
    </w:del>
    <w:ins w:id="616"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617" w:author="Laura Hoogland" w:date="2026-01-22T14:57:00Z" w16du:dateUtc="2026-01-22T20:57:00Z">
      <w:r w:rsidR="006A5D9B">
        <w:rPr>
          <w:rStyle w:val="PageNumber"/>
        </w:rPr>
        <w:delText>SIB</w:delText>
      </w:r>
    </w:del>
    <w:ins w:id="618" w:author="Laura Hoogland" w:date="2026-01-22T14:57:00Z" w16du:dateUtc="2026-01-22T20:57:00Z">
      <w:r w:rsidR="00AF73F0">
        <w:rPr>
          <w:rStyle w:val="PageNumber"/>
        </w:rPr>
        <w:t>SLB</w:t>
      </w:r>
    </w:ins>
    <w:r w:rsidR="00AF73F0">
      <w:rPr>
        <w:rStyle w:val="PageNumber"/>
      </w:rPr>
      <w:t>-LTD</w:t>
    </w:r>
    <w:r w:rsidR="0007726A">
      <w:rPr>
        <w:rStyle w:val="PageNumber"/>
      </w:rPr>
      <w:t>-XXXX (A)</w:t>
    </w:r>
    <w:r w:rsidR="0007726A" w:rsidRPr="00571C41">
      <w:rPr>
        <w:rStyle w:val="PageNumber"/>
        <w:b/>
        <w:bCs/>
        <w:sz w:val="24"/>
      </w:rPr>
      <w:t>]</w:t>
    </w:r>
    <w:r w:rsidR="0007726A">
      <w:rPr>
        <w:rStyle w:val="PageNumber"/>
      </w:rPr>
      <w:t xml:space="preserve"> </w:t>
    </w:r>
  </w:p>
  <w:p w14:paraId="1C2E2474" w14:textId="26270061"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r w:rsidRPr="00571C41">
      <w:rPr>
        <w:rStyle w:val="PageNumber"/>
        <w:b/>
        <w:bCs/>
        <w:sz w:val="24"/>
      </w:rPr>
      <w:t>]</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07FC" w14:textId="342E0694" w:rsidR="006A5D9B" w:rsidRDefault="004D4BF3">
    <w:pPr>
      <w:pStyle w:val="Footer"/>
      <w:rPr>
        <w:rStyle w:val="PageNumber"/>
      </w:rPr>
    </w:pPr>
    <w:r>
      <w:rPr>
        <w:rStyle w:val="PageNumber"/>
      </w:rPr>
      <w:t xml:space="preserve">83500 DAP4 </w:t>
    </w:r>
    <w:del w:id="620" w:author="Laura Hoogland" w:date="2026-01-22T14:57:00Z" w16du:dateUtc="2026-01-22T20:57:00Z">
      <w:r w:rsidR="00AC64D9">
        <w:rPr>
          <w:rStyle w:val="PageNumber"/>
        </w:rPr>
        <w:delText>0625</w:delText>
      </w:r>
    </w:del>
    <w:ins w:id="621" w:author="Laura Hoogland" w:date="2026-01-22T14:57:00Z" w16du:dateUtc="2026-01-22T20:57:00Z">
      <w:r>
        <w:rPr>
          <w:rStyle w:val="PageNumber"/>
        </w:rPr>
        <w:t>0625MD</w:t>
      </w:r>
    </w:ins>
    <w:r w:rsidR="006A5D9B">
      <w:rPr>
        <w:rStyle w:val="PageNumber"/>
      </w:rPr>
      <w:tab/>
    </w:r>
    <w:r w:rsidR="006A5D9B">
      <w:rPr>
        <w:rStyle w:val="PageNumber"/>
      </w:rPr>
      <w:tab/>
    </w:r>
    <w:r w:rsidR="006A5D9B" w:rsidRPr="00DB5840">
      <w:rPr>
        <w:rStyle w:val="PageNumber"/>
        <w:b/>
        <w:color w:val="FF0000"/>
        <w:sz w:val="24"/>
        <w:szCs w:val="24"/>
        <w:vertAlign w:val="superscript"/>
      </w:rPr>
      <w:t>CV</w:t>
    </w:r>
    <w:r w:rsidR="006A5D9B">
      <w:rPr>
        <w:rStyle w:val="PageNumber"/>
        <w:b/>
        <w:color w:val="FF0000"/>
        <w:sz w:val="24"/>
        <w:szCs w:val="24"/>
        <w:vertAlign w:val="superscript"/>
      </w:rPr>
      <w:t>4</w:t>
    </w:r>
    <w:r w:rsidR="006A5D9B" w:rsidRPr="00E67C31">
      <w:rPr>
        <w:rStyle w:val="PageNumber"/>
        <w:b/>
        <w:bCs/>
        <w:sz w:val="24"/>
        <w:szCs w:val="24"/>
      </w:rPr>
      <w:t>[</w:t>
    </w:r>
    <w:del w:id="622" w:author="Laura Hoogland" w:date="2026-01-22T14:57:00Z" w16du:dateUtc="2026-01-22T20:57:00Z">
      <w:r w:rsidR="00AF73F0">
        <w:rPr>
          <w:rStyle w:val="PageNumber"/>
        </w:rPr>
        <w:delText>SLB</w:delText>
      </w:r>
    </w:del>
    <w:ins w:id="623" w:author="Laura Hoogland" w:date="2026-01-22T14:57:00Z" w16du:dateUtc="2026-01-22T20:57:00Z">
      <w:r w:rsidR="006A5D9B">
        <w:rPr>
          <w:rStyle w:val="PageNumber"/>
        </w:rPr>
        <w:t>BPB</w:t>
      </w:r>
    </w:ins>
    <w:r w:rsidR="006A5D9B">
      <w:rPr>
        <w:rStyle w:val="PageNumber"/>
      </w:rPr>
      <w:t>-LTD-XXXX (A)</w:t>
    </w:r>
    <w:r w:rsidR="006A5D9B" w:rsidRPr="00571C41">
      <w:rPr>
        <w:rStyle w:val="PageNumber"/>
        <w:b/>
        <w:bCs/>
        <w:sz w:val="24"/>
      </w:rPr>
      <w:t>]</w:t>
    </w:r>
    <w:r w:rsidR="006A5D9B">
      <w:rPr>
        <w:rStyle w:val="PageNumber"/>
      </w:rPr>
      <w:t xml:space="preserve"> </w:t>
    </w:r>
  </w:p>
  <w:p w14:paraId="1FEB3A4C" w14:textId="3F184434" w:rsidR="006A5D9B" w:rsidRDefault="006A5D9B">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r w:rsidRPr="00571C41">
      <w:rPr>
        <w:rStyle w:val="PageNumber"/>
        <w:b/>
        <w:bCs/>
        <w:sz w:val="24"/>
      </w:rPr>
      <w:t>]</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8019" w14:textId="1697EB90" w:rsidR="0007726A" w:rsidRDefault="004D4BF3">
    <w:pPr>
      <w:pStyle w:val="Footer"/>
      <w:rPr>
        <w:rStyle w:val="PageNumber"/>
      </w:rPr>
    </w:pPr>
    <w:r>
      <w:rPr>
        <w:rStyle w:val="PageNumber"/>
      </w:rPr>
      <w:t xml:space="preserve">83500 DAP4 </w:t>
    </w:r>
    <w:del w:id="628" w:author="Laura Hoogland" w:date="2026-01-22T14:57:00Z" w16du:dateUtc="2026-01-22T20:57:00Z">
      <w:r w:rsidR="00AC64D9">
        <w:rPr>
          <w:rStyle w:val="PageNumber"/>
        </w:rPr>
        <w:delText>0625</w:delText>
      </w:r>
    </w:del>
    <w:ins w:id="629"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630" w:author="Laura Hoogland" w:date="2026-01-22T14:57:00Z" w16du:dateUtc="2026-01-22T20:57:00Z">
      <w:r w:rsidR="006A5D9B">
        <w:rPr>
          <w:rStyle w:val="PageNumber"/>
        </w:rPr>
        <w:delText>BPB</w:delText>
      </w:r>
    </w:del>
    <w:ins w:id="631" w:author="Laura Hoogland" w:date="2026-01-22T14:57:00Z" w16du:dateUtc="2026-01-22T20:57:00Z">
      <w:r w:rsidR="0007726A">
        <w:rPr>
          <w:rStyle w:val="PageNumber"/>
        </w:rPr>
        <w:t>RDB</w:t>
      </w:r>
    </w:ins>
    <w:r w:rsidR="0007726A">
      <w:rPr>
        <w:rStyle w:val="PageNumber"/>
      </w:rPr>
      <w:t>-LTD-XXXX (A)</w:t>
    </w:r>
    <w:r w:rsidR="0007726A" w:rsidRPr="00571C41">
      <w:rPr>
        <w:rStyle w:val="PageNumber"/>
        <w:b/>
        <w:bCs/>
        <w:sz w:val="24"/>
      </w:rPr>
      <w:t>]</w:t>
    </w:r>
    <w:r w:rsidR="0007726A">
      <w:rPr>
        <w:rStyle w:val="PageNumber"/>
      </w:rPr>
      <w:t xml:space="preserve"> </w:t>
    </w:r>
  </w:p>
  <w:p w14:paraId="46FDFA0D" w14:textId="3286CC81"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r w:rsidRPr="00571C41">
      <w:rPr>
        <w:rStyle w:val="PageNumber"/>
        <w:b/>
        <w:bCs/>
        <w:sz w:val="24"/>
      </w:rPr>
      <w:t>]</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0E66" w14:textId="46D2D1DC" w:rsidR="0007726A" w:rsidRDefault="004D4BF3">
    <w:pPr>
      <w:pStyle w:val="Footer"/>
      <w:rPr>
        <w:rStyle w:val="PageNumber"/>
      </w:rPr>
    </w:pPr>
    <w:r>
      <w:rPr>
        <w:rStyle w:val="PageNumber"/>
      </w:rPr>
      <w:t xml:space="preserve">83500 DAP4 </w:t>
    </w:r>
    <w:del w:id="634" w:author="Laura Hoogland" w:date="2026-01-22T14:57:00Z" w16du:dateUtc="2026-01-22T20:57:00Z">
      <w:r w:rsidR="00AC64D9">
        <w:rPr>
          <w:rStyle w:val="PageNumber"/>
        </w:rPr>
        <w:delText>0625</w:delText>
      </w:r>
    </w:del>
    <w:ins w:id="635"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636" w:author="Laura Hoogland" w:date="2026-01-22T14:57:00Z" w16du:dateUtc="2026-01-22T20:57:00Z">
      <w:r w:rsidR="0007726A">
        <w:rPr>
          <w:rStyle w:val="PageNumber"/>
        </w:rPr>
        <w:delText>RDB</w:delText>
      </w:r>
    </w:del>
    <w:ins w:id="637" w:author="Laura Hoogland" w:date="2026-01-22T14:57:00Z" w16du:dateUtc="2026-01-22T20:57:00Z">
      <w:r w:rsidR="0007726A">
        <w:rPr>
          <w:rStyle w:val="PageNumber"/>
        </w:rPr>
        <w:t>SAW</w:t>
      </w:r>
    </w:ins>
    <w:r w:rsidR="0007726A">
      <w:rPr>
        <w:rStyle w:val="PageNumber"/>
      </w:rPr>
      <w:t>-</w:t>
    </w:r>
    <w:r w:rsidR="00CF4D86">
      <w:rPr>
        <w:rStyle w:val="PageNumber"/>
      </w:rPr>
      <w:t>LTD-</w:t>
    </w:r>
    <w:r w:rsidR="0007726A">
      <w:rPr>
        <w:rStyle w:val="PageNumber"/>
      </w:rPr>
      <w:t>XXXX (A)</w:t>
    </w:r>
    <w:r w:rsidR="0007726A" w:rsidRPr="00571C41">
      <w:rPr>
        <w:rStyle w:val="PageNumber"/>
        <w:b/>
        <w:bCs/>
        <w:sz w:val="24"/>
      </w:rPr>
      <w:t>]</w:t>
    </w:r>
    <w:r w:rsidR="0007726A">
      <w:rPr>
        <w:rStyle w:val="PageNumber"/>
      </w:rPr>
      <w:t xml:space="preserve"> </w:t>
    </w:r>
  </w:p>
  <w:p w14:paraId="0A543467" w14:textId="1DBA941F" w:rsidR="0007726A" w:rsidRDefault="0007726A">
    <w:pPr>
      <w:pStyle w:val="Foote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r w:rsidRPr="00571C41">
      <w:rPr>
        <w:rStyle w:val="PageNumber"/>
        <w:b/>
        <w:bCs/>
        <w:sz w:val="24"/>
      </w:rPr>
      <w:t>]</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7ED8" w14:textId="747D4978" w:rsidR="0007726A" w:rsidRDefault="004D4BF3" w:rsidP="003E4360">
    <w:pPr>
      <w:pStyle w:val="Footer"/>
      <w:numPr>
        <w:ilvl w:val="12"/>
        <w:numId w:val="0"/>
      </w:numPr>
      <w:rPr>
        <w:rStyle w:val="PageNumber"/>
      </w:rPr>
    </w:pPr>
    <w:r>
      <w:rPr>
        <w:rStyle w:val="PageNumber"/>
      </w:rPr>
      <w:t xml:space="preserve">83500 DAP4 </w:t>
    </w:r>
    <w:del w:id="639" w:author="Laura Hoogland" w:date="2026-01-22T14:57:00Z" w16du:dateUtc="2026-01-22T20:57:00Z">
      <w:r w:rsidR="00AC64D9">
        <w:rPr>
          <w:rStyle w:val="PageNumber"/>
        </w:rPr>
        <w:delText>0625</w:delText>
      </w:r>
    </w:del>
    <w:ins w:id="640"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641" w:author="Laura Hoogland" w:date="2026-01-22T14:57:00Z" w16du:dateUtc="2026-01-22T20:57:00Z">
      <w:r w:rsidR="0007726A">
        <w:rPr>
          <w:rStyle w:val="PageNumber"/>
        </w:rPr>
        <w:delText>SAW</w:delText>
      </w:r>
    </w:del>
    <w:ins w:id="642" w:author="Laura Hoogland" w:date="2026-01-22T14:57:00Z" w16du:dateUtc="2026-01-22T20:57:00Z">
      <w:r w:rsidR="0007726A">
        <w:rPr>
          <w:rStyle w:val="PageNumber"/>
        </w:rPr>
        <w:t>EEP</w:t>
      </w:r>
    </w:ins>
    <w:r w:rsidR="0007726A">
      <w:rPr>
        <w:rStyle w:val="PageNumber"/>
      </w:rPr>
      <w:t>-</w:t>
    </w:r>
    <w:r w:rsidR="00CF4D86">
      <w:rPr>
        <w:rStyle w:val="PageNumber"/>
      </w:rPr>
      <w:t>LTD-</w:t>
    </w:r>
    <w:r w:rsidR="0007726A">
      <w:rPr>
        <w:rStyle w:val="PageNumber"/>
      </w:rPr>
      <w:t>XXXX (A)</w:t>
    </w:r>
    <w:r w:rsidR="0007726A" w:rsidRPr="00571C41">
      <w:rPr>
        <w:rStyle w:val="PageNumber"/>
        <w:b/>
        <w:bCs/>
        <w:sz w:val="24"/>
      </w:rPr>
      <w:t>]</w:t>
    </w:r>
  </w:p>
  <w:p w14:paraId="19C66F89" w14:textId="08C0B3E2" w:rsidR="0007726A" w:rsidRDefault="0007726A"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3F24" w14:textId="7956D646" w:rsidR="0007726A" w:rsidRDefault="004D4BF3" w:rsidP="003E4360">
    <w:pPr>
      <w:pStyle w:val="Footer"/>
      <w:numPr>
        <w:ilvl w:val="12"/>
        <w:numId w:val="0"/>
      </w:numPr>
      <w:rPr>
        <w:rStyle w:val="PageNumber"/>
      </w:rPr>
    </w:pPr>
    <w:r>
      <w:rPr>
        <w:rStyle w:val="PageNumber"/>
      </w:rPr>
      <w:t xml:space="preserve">83500 DAP4 </w:t>
    </w:r>
    <w:del w:id="646" w:author="Laura Hoogland" w:date="2026-01-22T14:57:00Z" w16du:dateUtc="2026-01-22T20:57:00Z">
      <w:r w:rsidR="00AC64D9">
        <w:rPr>
          <w:rStyle w:val="PageNumber"/>
        </w:rPr>
        <w:delText>0625</w:delText>
      </w:r>
    </w:del>
    <w:ins w:id="647"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del w:id="648" w:author="Laura Hoogland" w:date="2026-01-22T14:57:00Z" w16du:dateUtc="2026-01-22T20:57:00Z">
      <w:r w:rsidR="0007726A">
        <w:rPr>
          <w:rStyle w:val="PageNumber"/>
        </w:rPr>
        <w:delText>EEP-</w:delText>
      </w:r>
      <w:r w:rsidR="00CF4D86">
        <w:rPr>
          <w:rStyle w:val="PageNumber"/>
        </w:rPr>
        <w:delText>LTD</w:delText>
      </w:r>
    </w:del>
    <w:ins w:id="649" w:author="Laura Hoogland" w:date="2026-01-22T14:57:00Z" w16du:dateUtc="2026-01-22T20:57:00Z">
      <w:r w:rsidR="0007726A">
        <w:rPr>
          <w:rStyle w:val="PageNumber"/>
        </w:rPr>
        <w:t>CAB-COLA</w:t>
      </w:r>
    </w:ins>
    <w:r w:rsidR="0007726A">
      <w:rPr>
        <w:rStyle w:val="PageNumber"/>
      </w:rPr>
      <w:t>-XXXX (A)</w:t>
    </w:r>
    <w:r w:rsidR="0007726A" w:rsidRPr="00571C41">
      <w:rPr>
        <w:rStyle w:val="PageNumber"/>
        <w:b/>
        <w:bCs/>
        <w:sz w:val="24"/>
      </w:rPr>
      <w:t>]</w:t>
    </w:r>
  </w:p>
  <w:p w14:paraId="14A433E7" w14:textId="11585479" w:rsidR="0007726A" w:rsidRDefault="0007726A"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273A" w14:textId="76AA52BC" w:rsidR="0007726A" w:rsidRDefault="004D4BF3" w:rsidP="003E4360">
    <w:pPr>
      <w:pStyle w:val="Footer"/>
      <w:numPr>
        <w:ilvl w:val="12"/>
        <w:numId w:val="0"/>
      </w:numPr>
      <w:rPr>
        <w:rStyle w:val="PageNumber"/>
      </w:rPr>
    </w:pPr>
    <w:r>
      <w:rPr>
        <w:rStyle w:val="PageNumber"/>
      </w:rPr>
      <w:t xml:space="preserve">83500 DAP4 </w:t>
    </w:r>
    <w:del w:id="651" w:author="Laura Hoogland" w:date="2026-01-22T14:57:00Z" w16du:dateUtc="2026-01-22T20:57:00Z">
      <w:r w:rsidR="00AC64D9">
        <w:rPr>
          <w:rStyle w:val="PageNumber"/>
        </w:rPr>
        <w:delText>0625</w:delText>
      </w:r>
    </w:del>
    <w:ins w:id="652"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CAB-</w:t>
    </w:r>
    <w:del w:id="653" w:author="Laura Hoogland" w:date="2026-01-22T14:57:00Z" w16du:dateUtc="2026-01-22T20:57:00Z">
      <w:r w:rsidR="0007726A">
        <w:rPr>
          <w:rStyle w:val="PageNumber"/>
        </w:rPr>
        <w:delText>COLA</w:delText>
      </w:r>
    </w:del>
    <w:ins w:id="654" w:author="Laura Hoogland" w:date="2026-01-22T14:57:00Z" w16du:dateUtc="2026-01-22T20:57:00Z">
      <w:r w:rsidR="0007726A">
        <w:rPr>
          <w:rStyle w:val="PageNumber"/>
        </w:rPr>
        <w:t>ADLX</w:t>
      </w:r>
    </w:ins>
    <w:r w:rsidR="0007726A">
      <w:rPr>
        <w:rStyle w:val="PageNumber"/>
      </w:rPr>
      <w:t>-XXXX (A)</w:t>
    </w:r>
    <w:r w:rsidR="0007726A" w:rsidRPr="00571C41">
      <w:rPr>
        <w:rStyle w:val="PageNumber"/>
        <w:b/>
        <w:bCs/>
        <w:sz w:val="24"/>
      </w:rPr>
      <w:t>]</w:t>
    </w:r>
  </w:p>
  <w:p w14:paraId="2EFB7FAA" w14:textId="329BD65B" w:rsidR="0007726A" w:rsidRDefault="0007726A"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B194" w14:textId="2E96762D" w:rsidR="0007726A" w:rsidRDefault="004D4BF3" w:rsidP="003E4360">
    <w:pPr>
      <w:pStyle w:val="Footer"/>
      <w:numPr>
        <w:ilvl w:val="12"/>
        <w:numId w:val="0"/>
      </w:numPr>
      <w:rPr>
        <w:rStyle w:val="PageNumber"/>
      </w:rPr>
    </w:pPr>
    <w:r>
      <w:rPr>
        <w:rStyle w:val="PageNumber"/>
      </w:rPr>
      <w:t xml:space="preserve">83500 DAP4 </w:t>
    </w:r>
    <w:del w:id="658" w:author="Laura Hoogland" w:date="2026-01-22T14:57:00Z" w16du:dateUtc="2026-01-22T20:57:00Z">
      <w:r w:rsidR="00AC64D9">
        <w:rPr>
          <w:rStyle w:val="PageNumber"/>
        </w:rPr>
        <w:delText>0625</w:delText>
      </w:r>
    </w:del>
    <w:ins w:id="659"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987A39">
      <w:rPr>
        <w:rStyle w:val="PageNumber"/>
        <w:b/>
        <w:bCs/>
        <w:sz w:val="24"/>
        <w:szCs w:val="24"/>
      </w:rPr>
      <w:t>[</w:t>
    </w:r>
    <w:r w:rsidR="0007726A">
      <w:rPr>
        <w:rStyle w:val="PageNumber"/>
      </w:rPr>
      <w:t>CAB-</w:t>
    </w:r>
    <w:del w:id="660" w:author="Laura Hoogland" w:date="2026-01-22T14:57:00Z" w16du:dateUtc="2026-01-22T20:57:00Z">
      <w:r w:rsidR="0007726A">
        <w:rPr>
          <w:rStyle w:val="PageNumber"/>
        </w:rPr>
        <w:delText>ADLX</w:delText>
      </w:r>
    </w:del>
    <w:ins w:id="661" w:author="Laura Hoogland" w:date="2026-01-22T14:57:00Z" w16du:dateUtc="2026-01-22T20:57:00Z">
      <w:r w:rsidR="0007726A">
        <w:rPr>
          <w:rStyle w:val="PageNumber"/>
        </w:rPr>
        <w:t>FP</w:t>
      </w:r>
    </w:ins>
    <w:r w:rsidR="0007726A">
      <w:rPr>
        <w:rStyle w:val="PageNumber"/>
      </w:rPr>
      <w:t>-XXXX (A)</w:t>
    </w:r>
    <w:r w:rsidR="0007726A" w:rsidRPr="00571C41">
      <w:rPr>
        <w:rStyle w:val="PageNumber"/>
        <w:b/>
        <w:bCs/>
        <w:sz w:val="24"/>
      </w:rPr>
      <w:t>]</w:t>
    </w:r>
  </w:p>
  <w:p w14:paraId="1E316BAF" w14:textId="07C30638" w:rsidR="0007726A" w:rsidRDefault="0007726A" w:rsidP="00D632C2">
    <w:pPr>
      <w:pStyle w:val="Footer"/>
      <w:numPr>
        <w:ilvl w:val="12"/>
        <w:numId w:val="0"/>
      </w:numPr>
    </w:pPr>
    <w:r>
      <w:rPr>
        <w:rStyle w:val="PageNumber"/>
      </w:rPr>
      <w:tab/>
    </w:r>
    <w:r w:rsidRPr="00DB5840">
      <w:rPr>
        <w:rStyle w:val="PageNumber"/>
        <w:b/>
        <w:color w:val="FF0000"/>
        <w:sz w:val="24"/>
        <w:szCs w:val="24"/>
        <w:vertAlign w:val="superscript"/>
      </w:rPr>
      <w:t>CV3</w:t>
    </w:r>
    <w:r w:rsidRPr="00987A39">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FA18" w14:textId="0AA17C88" w:rsidR="0007726A" w:rsidRDefault="004D4BF3" w:rsidP="003E4360">
    <w:pPr>
      <w:pStyle w:val="Footer"/>
      <w:numPr>
        <w:ilvl w:val="12"/>
        <w:numId w:val="0"/>
      </w:numPr>
      <w:rPr>
        <w:rStyle w:val="PageNumber"/>
      </w:rPr>
    </w:pPr>
    <w:r>
      <w:rPr>
        <w:rStyle w:val="PageNumber"/>
      </w:rPr>
      <w:t xml:space="preserve">83500 DAP4 </w:t>
    </w:r>
    <w:del w:id="663" w:author="Laura Hoogland" w:date="2026-01-22T14:57:00Z" w16du:dateUtc="2026-01-22T20:57:00Z">
      <w:r w:rsidR="00AC64D9">
        <w:rPr>
          <w:rStyle w:val="PageNumber"/>
        </w:rPr>
        <w:delText>0625</w:delText>
      </w:r>
    </w:del>
    <w:ins w:id="664"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CAB-</w:t>
    </w:r>
    <w:del w:id="665" w:author="Laura Hoogland" w:date="2026-01-22T14:57:00Z" w16du:dateUtc="2026-01-22T20:57:00Z">
      <w:r w:rsidR="0007726A">
        <w:rPr>
          <w:rStyle w:val="PageNumber"/>
        </w:rPr>
        <w:delText>FP</w:delText>
      </w:r>
    </w:del>
    <w:ins w:id="666" w:author="Laura Hoogland" w:date="2026-01-22T14:57:00Z" w16du:dateUtc="2026-01-22T20:57:00Z">
      <w:r w:rsidR="0007726A">
        <w:rPr>
          <w:rStyle w:val="PageNumber"/>
        </w:rPr>
        <w:t>RB</w:t>
      </w:r>
    </w:ins>
    <w:r w:rsidR="0007726A">
      <w:rPr>
        <w:rStyle w:val="PageNumber"/>
      </w:rPr>
      <w:t>-XXXX (A)</w:t>
    </w:r>
    <w:r w:rsidR="0007726A" w:rsidRPr="00571C41">
      <w:rPr>
        <w:rStyle w:val="PageNumber"/>
        <w:b/>
        <w:bCs/>
        <w:sz w:val="24"/>
      </w:rPr>
      <w:t>]</w:t>
    </w:r>
  </w:p>
  <w:p w14:paraId="3D863785" w14:textId="77777777" w:rsidR="0007726A" w:rsidRDefault="0007726A"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ECFC" w14:textId="73229F8C" w:rsidR="00CA240E" w:rsidRDefault="00CA240E" w:rsidP="003E4360">
    <w:pPr>
      <w:pStyle w:val="Footer"/>
      <w:numPr>
        <w:ilvl w:val="12"/>
        <w:numId w:val="0"/>
      </w:numPr>
      <w:rPr>
        <w:rStyle w:val="PageNumber"/>
      </w:rPr>
    </w:pPr>
    <w:r>
      <w:rPr>
        <w:rStyle w:val="PageNumber"/>
      </w:rPr>
      <w:t xml:space="preserve">83500 DAP4 </w:t>
    </w:r>
    <w:del w:id="667" w:author="Laura Hoogland" w:date="2026-01-22T14:57:00Z" w16du:dateUtc="2026-01-22T20:57:00Z">
      <w:r w:rsidR="00AC64D9">
        <w:rPr>
          <w:rStyle w:val="PageNumber"/>
        </w:rPr>
        <w:delText>0625</w:delText>
      </w:r>
    </w:del>
    <w:ins w:id="668" w:author="Laura Hoogland" w:date="2026-01-22T14:57:00Z" w16du:dateUtc="2026-01-22T20:57:00Z">
      <w:r>
        <w:rPr>
          <w:rStyle w:val="PageNumber"/>
        </w:rPr>
        <w:t>0625MD</w:t>
      </w:r>
    </w:ins>
    <w:r>
      <w:rPr>
        <w:rStyle w:val="PageNumber"/>
      </w:rPr>
      <w:tab/>
    </w:r>
    <w:r>
      <w:rPr>
        <w:rStyle w:val="PageNumber"/>
      </w:rPr>
      <w:tab/>
    </w:r>
    <w:r w:rsidRPr="00DB5840">
      <w:rPr>
        <w:rStyle w:val="PageNumber"/>
        <w:b/>
        <w:color w:val="FF0000"/>
        <w:sz w:val="24"/>
        <w:szCs w:val="24"/>
        <w:vertAlign w:val="superscript"/>
      </w:rPr>
      <w:t>CV</w:t>
    </w:r>
    <w:r>
      <w:rPr>
        <w:rStyle w:val="PageNumber"/>
        <w:b/>
        <w:color w:val="FF0000"/>
        <w:sz w:val="24"/>
        <w:szCs w:val="24"/>
        <w:vertAlign w:val="superscript"/>
      </w:rPr>
      <w:t>4</w:t>
    </w:r>
    <w:r w:rsidRPr="00E67C31">
      <w:rPr>
        <w:rStyle w:val="PageNumber"/>
        <w:b/>
        <w:bCs/>
        <w:sz w:val="24"/>
        <w:szCs w:val="24"/>
      </w:rPr>
      <w:t>[</w:t>
    </w:r>
    <w:r>
      <w:rPr>
        <w:rStyle w:val="PageNumber"/>
      </w:rPr>
      <w:t>CAB-</w:t>
    </w:r>
    <w:del w:id="669" w:author="Laura Hoogland" w:date="2026-01-22T14:57:00Z" w16du:dateUtc="2026-01-22T20:57:00Z">
      <w:r w:rsidR="0007726A">
        <w:rPr>
          <w:rStyle w:val="PageNumber"/>
        </w:rPr>
        <w:delText>RB</w:delText>
      </w:r>
    </w:del>
    <w:ins w:id="670" w:author="Laura Hoogland" w:date="2026-01-22T14:57:00Z" w16du:dateUtc="2026-01-22T20:57:00Z">
      <w:r>
        <w:rPr>
          <w:rStyle w:val="PageNumber"/>
        </w:rPr>
        <w:t>CIBL</w:t>
      </w:r>
    </w:ins>
    <w:r>
      <w:rPr>
        <w:rStyle w:val="PageNumber"/>
      </w:rPr>
      <w:t>-XXXX (A)</w:t>
    </w:r>
    <w:r w:rsidRPr="00571C41">
      <w:rPr>
        <w:rStyle w:val="PageNumber"/>
        <w:b/>
        <w:bCs/>
        <w:sz w:val="24"/>
      </w:rPr>
      <w:t>]</w:t>
    </w:r>
  </w:p>
  <w:p w14:paraId="19C26993" w14:textId="77777777" w:rsidR="00CA240E" w:rsidRDefault="00CA240E"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47CC" w14:textId="124FC1A9" w:rsidR="0007726A" w:rsidRDefault="004D4BF3" w:rsidP="003E4360">
    <w:pPr>
      <w:pStyle w:val="Footer"/>
      <w:numPr>
        <w:ilvl w:val="12"/>
        <w:numId w:val="0"/>
      </w:numPr>
      <w:rPr>
        <w:rStyle w:val="PageNumber"/>
      </w:rPr>
    </w:pPr>
    <w:r>
      <w:rPr>
        <w:rStyle w:val="PageNumber"/>
      </w:rPr>
      <w:t xml:space="preserve">83500 DAP4 </w:t>
    </w:r>
    <w:del w:id="754" w:author="Laura Hoogland" w:date="2026-01-22T14:57:00Z" w16du:dateUtc="2026-01-22T20:57:00Z">
      <w:r w:rsidR="00AC64D9">
        <w:rPr>
          <w:rStyle w:val="PageNumber"/>
        </w:rPr>
        <w:delText>0625</w:delText>
      </w:r>
    </w:del>
    <w:ins w:id="755"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CAB-CIBL-XXXX (A)</w:t>
    </w:r>
    <w:r w:rsidR="0007726A" w:rsidRPr="00571C41">
      <w:rPr>
        <w:rStyle w:val="PageNumber"/>
        <w:b/>
        <w:bCs/>
        <w:sz w:val="24"/>
      </w:rPr>
      <w:t>]</w:t>
    </w:r>
  </w:p>
  <w:p w14:paraId="03CE2891" w14:textId="32B009A9" w:rsidR="0007726A" w:rsidRDefault="0007726A"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056F" w14:textId="77777777" w:rsidR="0007726A" w:rsidRDefault="0007726A" w:rsidP="003E4360">
    <w:pPr>
      <w:pStyle w:val="Footer"/>
      <w:numPr>
        <w:ilvl w:val="12"/>
        <w:numId w:val="0"/>
      </w:numPr>
      <w:rPr>
        <w:rStyle w:val="PageNumber"/>
      </w:rPr>
    </w:pPr>
    <w:r>
      <w:rPr>
        <w:rStyle w:val="PageNumber"/>
      </w:rPr>
      <w:t>83500 DAP</w:t>
    </w:r>
    <w:r w:rsidR="00654061">
      <w:rPr>
        <w:rStyle w:val="PageNumber"/>
      </w:rPr>
      <w:t>4</w:t>
    </w:r>
    <w:r>
      <w:rPr>
        <w:rStyle w:val="PageNumber"/>
      </w:rPr>
      <w:t xml:space="preserve"> </w:t>
    </w:r>
    <w:r w:rsidR="00AC64D9">
      <w:rPr>
        <w:rStyle w:val="PageNumber"/>
      </w:rPr>
      <w:t>0625</w:t>
    </w:r>
    <w:r>
      <w:rPr>
        <w:rStyle w:val="PageNumber"/>
      </w:rPr>
      <w:tab/>
    </w:r>
    <w:r>
      <w:rPr>
        <w:rStyle w:val="PageNumber"/>
      </w:rPr>
      <w:tab/>
    </w:r>
    <w:r w:rsidRPr="00DB5840">
      <w:rPr>
        <w:rStyle w:val="PageNumber"/>
        <w:b/>
        <w:color w:val="FF0000"/>
        <w:sz w:val="24"/>
        <w:szCs w:val="24"/>
        <w:vertAlign w:val="superscript"/>
      </w:rPr>
      <w:t>CV</w:t>
    </w:r>
    <w:r>
      <w:rPr>
        <w:rStyle w:val="PageNumber"/>
        <w:b/>
        <w:color w:val="FF0000"/>
        <w:sz w:val="24"/>
        <w:szCs w:val="24"/>
        <w:vertAlign w:val="superscript"/>
      </w:rPr>
      <w:t>4</w:t>
    </w:r>
    <w:r w:rsidRPr="00E67C31">
      <w:rPr>
        <w:rStyle w:val="PageNumber"/>
        <w:b/>
        <w:bCs/>
        <w:sz w:val="24"/>
        <w:szCs w:val="24"/>
      </w:rPr>
      <w:t>[</w:t>
    </w:r>
    <w:r w:rsidR="00236BEA">
      <w:rPr>
        <w:rStyle w:val="PageNumber"/>
      </w:rPr>
      <w:t>CAB-CDB</w:t>
    </w:r>
    <w:r>
      <w:rPr>
        <w:rStyle w:val="PageNumber"/>
      </w:rPr>
      <w:t>-XXXX (A)</w:t>
    </w:r>
    <w:r w:rsidRPr="00571C41">
      <w:rPr>
        <w:rStyle w:val="PageNumber"/>
        <w:b/>
        <w:bCs/>
        <w:sz w:val="24"/>
      </w:rPr>
      <w:t>]</w:t>
    </w:r>
  </w:p>
  <w:p w14:paraId="7AB760A4" w14:textId="77777777" w:rsidR="0007726A" w:rsidRDefault="0007726A"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6C36" w14:textId="18C5375B" w:rsidR="00F921B6" w:rsidRDefault="004D4BF3" w:rsidP="003E4360">
    <w:pPr>
      <w:pStyle w:val="Footer"/>
      <w:numPr>
        <w:ilvl w:val="12"/>
        <w:numId w:val="0"/>
      </w:numPr>
      <w:rPr>
        <w:rStyle w:val="PageNumber"/>
      </w:rPr>
    </w:pPr>
    <w:r>
      <w:rPr>
        <w:rStyle w:val="PageNumber"/>
      </w:rPr>
      <w:t xml:space="preserve">83500 DAP4 </w:t>
    </w:r>
    <w:del w:id="777" w:author="Laura Hoogland" w:date="2026-01-22T14:57:00Z" w16du:dateUtc="2026-01-22T20:57:00Z">
      <w:r w:rsidR="00AC64D9">
        <w:rPr>
          <w:rStyle w:val="PageNumber"/>
        </w:rPr>
        <w:delText>0625</w:delText>
      </w:r>
    </w:del>
    <w:ins w:id="778" w:author="Laura Hoogland" w:date="2026-01-22T14:57:00Z" w16du:dateUtc="2026-01-22T20:57:00Z">
      <w:r>
        <w:rPr>
          <w:rStyle w:val="PageNumber"/>
        </w:rPr>
        <w:t>0625MD</w:t>
      </w:r>
    </w:ins>
    <w:r w:rsidR="00F921B6">
      <w:rPr>
        <w:rStyle w:val="PageNumber"/>
      </w:rPr>
      <w:tab/>
    </w:r>
    <w:r w:rsidR="00F921B6">
      <w:rPr>
        <w:rStyle w:val="PageNumber"/>
      </w:rPr>
      <w:tab/>
    </w:r>
    <w:r w:rsidR="00F921B6" w:rsidRPr="00DB5840">
      <w:rPr>
        <w:rStyle w:val="PageNumber"/>
        <w:b/>
        <w:color w:val="FF0000"/>
        <w:sz w:val="24"/>
        <w:szCs w:val="24"/>
        <w:vertAlign w:val="superscript"/>
      </w:rPr>
      <w:t>CV</w:t>
    </w:r>
    <w:r w:rsidR="00F921B6">
      <w:rPr>
        <w:rStyle w:val="PageNumber"/>
        <w:b/>
        <w:color w:val="FF0000"/>
        <w:sz w:val="24"/>
        <w:szCs w:val="24"/>
        <w:vertAlign w:val="superscript"/>
      </w:rPr>
      <w:t>4</w:t>
    </w:r>
    <w:r w:rsidR="00F921B6" w:rsidRPr="00E67C31">
      <w:rPr>
        <w:rStyle w:val="PageNumber"/>
        <w:b/>
        <w:bCs/>
        <w:sz w:val="24"/>
        <w:szCs w:val="24"/>
      </w:rPr>
      <w:t>[</w:t>
    </w:r>
    <w:r w:rsidR="0084321E">
      <w:rPr>
        <w:rStyle w:val="PageNumber"/>
      </w:rPr>
      <w:t>CAB-CDB</w:t>
    </w:r>
    <w:r w:rsidR="00F921B6">
      <w:rPr>
        <w:rStyle w:val="PageNumber"/>
      </w:rPr>
      <w:t>-XXXX (A)</w:t>
    </w:r>
    <w:r w:rsidR="00F921B6" w:rsidRPr="00571C41">
      <w:rPr>
        <w:rStyle w:val="PageNumber"/>
        <w:b/>
        <w:bCs/>
        <w:sz w:val="24"/>
      </w:rPr>
      <w:t>]</w:t>
    </w:r>
  </w:p>
  <w:p w14:paraId="5D7846A1" w14:textId="3F237557" w:rsidR="00F921B6" w:rsidRDefault="00F921B6"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37F4" w14:textId="60E9520F" w:rsidR="00FF5033" w:rsidRDefault="00FF5033" w:rsidP="003E4360">
    <w:pPr>
      <w:pStyle w:val="Footer"/>
      <w:numPr>
        <w:ilvl w:val="12"/>
        <w:numId w:val="0"/>
      </w:numPr>
      <w:rPr>
        <w:rStyle w:val="PageNumber"/>
      </w:rPr>
    </w:pPr>
    <w:r>
      <w:rPr>
        <w:rStyle w:val="PageNumber"/>
      </w:rPr>
      <w:t xml:space="preserve">83500 DAP4 </w:t>
    </w:r>
    <w:del w:id="804" w:author="Laura Hoogland" w:date="2026-01-22T14:57:00Z" w16du:dateUtc="2026-01-22T20:57:00Z">
      <w:r w:rsidR="00AC64D9">
        <w:rPr>
          <w:rStyle w:val="PageNumber"/>
        </w:rPr>
        <w:delText>0625</w:delText>
      </w:r>
    </w:del>
    <w:ins w:id="805" w:author="Laura Hoogland" w:date="2026-01-22T14:57:00Z" w16du:dateUtc="2026-01-22T20:57:00Z">
      <w:r>
        <w:rPr>
          <w:rStyle w:val="PageNumber"/>
        </w:rPr>
        <w:t>0625MD</w:t>
      </w:r>
    </w:ins>
    <w:r>
      <w:rPr>
        <w:rStyle w:val="PageNumber"/>
      </w:rPr>
      <w:tab/>
    </w:r>
    <w:r>
      <w:rPr>
        <w:rStyle w:val="PageNumber"/>
      </w:rPr>
      <w:tab/>
    </w:r>
    <w:r w:rsidRPr="00DB5840">
      <w:rPr>
        <w:rStyle w:val="PageNumber"/>
        <w:b/>
        <w:color w:val="FF0000"/>
        <w:sz w:val="24"/>
        <w:szCs w:val="24"/>
        <w:vertAlign w:val="superscript"/>
      </w:rPr>
      <w:t>CV</w:t>
    </w:r>
    <w:r>
      <w:rPr>
        <w:rStyle w:val="PageNumber"/>
        <w:b/>
        <w:color w:val="FF0000"/>
        <w:sz w:val="24"/>
        <w:szCs w:val="24"/>
        <w:vertAlign w:val="superscript"/>
      </w:rPr>
      <w:t>4</w:t>
    </w:r>
    <w:r w:rsidRPr="00E67C31">
      <w:rPr>
        <w:rStyle w:val="PageNumber"/>
        <w:b/>
        <w:bCs/>
        <w:sz w:val="24"/>
        <w:szCs w:val="24"/>
      </w:rPr>
      <w:t>[</w:t>
    </w:r>
    <w:r>
      <w:rPr>
        <w:rStyle w:val="PageNumber"/>
      </w:rPr>
      <w:t>CCLM-XXXX (A)</w:t>
    </w:r>
    <w:r w:rsidRPr="00571C41">
      <w:rPr>
        <w:rStyle w:val="PageNumber"/>
        <w:b/>
        <w:bCs/>
        <w:sz w:val="24"/>
      </w:rPr>
      <w:t>]</w:t>
    </w:r>
  </w:p>
  <w:p w14:paraId="044A6B7A" w14:textId="77777777" w:rsidR="00FF5033" w:rsidRDefault="00FF5033" w:rsidP="00D632C2">
    <w:pPr>
      <w:pStyle w:val="Footer"/>
      <w:numPr>
        <w:ilvl w:val="12"/>
        <w:numId w:val="0"/>
      </w:numPr>
    </w:pPr>
    <w:r>
      <w:rPr>
        <w:rStyle w:val="PageNumber"/>
      </w:rPr>
      <w:tab/>
    </w:r>
    <w:r w:rsidRPr="00DB5840">
      <w:rPr>
        <w:rStyle w:val="PageNumber"/>
        <w:b/>
        <w:color w:val="FF0000"/>
        <w:sz w:val="24"/>
        <w:szCs w:val="24"/>
        <w:vertAlign w:val="superscript"/>
      </w:rPr>
      <w:t>CV3</w:t>
    </w:r>
    <w:r w:rsidRPr="00E67C31">
      <w:rPr>
        <w:rStyle w:val="PageNumber"/>
        <w:b/>
        <w:bCs/>
        <w:sz w:val="24"/>
        <w:szCs w:val="24"/>
      </w:rPr>
      <w:t>[</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sidRPr="00571C41">
      <w:rPr>
        <w:rStyle w:val="PageNumber"/>
        <w:b/>
        <w:bCs/>
        <w:sz w:val="24"/>
      </w:rPr>
      <w: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7C9C" w14:textId="71FDE589" w:rsidR="0007726A" w:rsidRDefault="004D4BF3">
    <w:pPr>
      <w:pStyle w:val="Footer"/>
      <w:rPr>
        <w:rStyle w:val="PageNumber"/>
      </w:rPr>
    </w:pPr>
    <w:r>
      <w:rPr>
        <w:rStyle w:val="PageNumber"/>
      </w:rPr>
      <w:t xml:space="preserve">83500 DAP4 </w:t>
    </w:r>
    <w:del w:id="878" w:author="Laura Hoogland" w:date="2026-01-22T14:57:00Z" w16du:dateUtc="2026-01-22T20:57:00Z">
      <w:r w:rsidR="00AC64D9">
        <w:rPr>
          <w:rStyle w:val="PageNumber"/>
        </w:rPr>
        <w:delText>0625</w:delText>
      </w:r>
    </w:del>
    <w:ins w:id="879"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CGL-XXXX (A)</w:t>
    </w:r>
    <w:r w:rsidR="0007726A" w:rsidRPr="00571C41">
      <w:rPr>
        <w:rStyle w:val="PageNumber"/>
        <w:b/>
        <w:bCs/>
        <w:sz w:val="24"/>
      </w:rPr>
      <w:t>]</w:t>
    </w:r>
  </w:p>
  <w:p w14:paraId="529FCC15" w14:textId="557DC5F3" w:rsidR="0007726A" w:rsidRDefault="0007726A" w:rsidP="00D51EAF">
    <w:pPr>
      <w:tabs>
        <w:tab w:val="center" w:pos="4320"/>
      </w:tabs>
    </w:pPr>
    <w:r>
      <w:rPr>
        <w:rStyle w:val="PageNumber"/>
      </w:rPr>
      <w:tab/>
    </w:r>
    <w:r w:rsidRPr="006722F2">
      <w:rPr>
        <w:rStyle w:val="PageNumber"/>
        <w:rFonts w:cs="Arial"/>
        <w:b/>
        <w:color w:val="FF0000"/>
        <w:vertAlign w:val="superscript"/>
      </w:rPr>
      <w:t>CV3</w:t>
    </w:r>
    <w:r w:rsidRPr="006722F2">
      <w:rPr>
        <w:rStyle w:val="PageNumber"/>
        <w:rFonts w:cs="Arial"/>
        <w:b/>
        <w:bCs/>
      </w:rPr>
      <w:t>[</w:t>
    </w:r>
    <w:r w:rsidRPr="006722F2">
      <w:rPr>
        <w:rStyle w:val="PageNumber"/>
        <w:rFonts w:cs="Arial"/>
      </w:rPr>
      <w:fldChar w:fldCharType="begin"/>
    </w:r>
    <w:r w:rsidRPr="006722F2">
      <w:rPr>
        <w:rStyle w:val="PageNumber"/>
        <w:rFonts w:cs="Arial"/>
      </w:rPr>
      <w:instrText xml:space="preserve"> PAGE </w:instrText>
    </w:r>
    <w:r w:rsidRPr="006722F2">
      <w:rPr>
        <w:rStyle w:val="PageNumber"/>
        <w:rFonts w:cs="Arial"/>
      </w:rPr>
      <w:fldChar w:fldCharType="separate"/>
    </w:r>
    <w:r w:rsidRPr="006722F2">
      <w:rPr>
        <w:rStyle w:val="PageNumber"/>
        <w:rFonts w:cs="Arial"/>
        <w:noProof/>
      </w:rPr>
      <w:t>74</w:t>
    </w:r>
    <w:r w:rsidRPr="006722F2">
      <w:rPr>
        <w:rStyle w:val="PageNumber"/>
        <w:rFonts w:cs="Arial"/>
      </w:rPr>
      <w:fldChar w:fldCharType="end"/>
    </w:r>
    <w:r w:rsidRPr="006722F2">
      <w:rPr>
        <w:rStyle w:val="PageNumber"/>
        <w:rFonts w:cs="Arial"/>
        <w:b/>
        <w:bCs/>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8626" w14:textId="345B9BAD" w:rsidR="0007726A" w:rsidRDefault="004D4BF3">
    <w:pPr>
      <w:pStyle w:val="Footer"/>
      <w:rPr>
        <w:rStyle w:val="PageNumber"/>
      </w:rPr>
    </w:pPr>
    <w:r>
      <w:rPr>
        <w:rStyle w:val="PageNumber"/>
      </w:rPr>
      <w:t xml:space="preserve">83500 DAP4 </w:t>
    </w:r>
    <w:del w:id="882" w:author="Laura Hoogland" w:date="2026-01-22T14:57:00Z" w16du:dateUtc="2026-01-22T20:57:00Z">
      <w:r w:rsidR="00AC64D9">
        <w:rPr>
          <w:rStyle w:val="PageNumber"/>
        </w:rPr>
        <w:delText>0625</w:delText>
      </w:r>
    </w:del>
    <w:ins w:id="883" w:author="Laura Hoogland" w:date="2026-01-22T14:57:00Z" w16du:dateUtc="2026-01-22T20:57:00Z">
      <w:r>
        <w:rPr>
          <w:rStyle w:val="PageNumber"/>
        </w:rPr>
        <w:t>0625MD</w:t>
      </w:r>
    </w:ins>
    <w:r w:rsidR="0007726A">
      <w:rPr>
        <w:rStyle w:val="PageNumber"/>
      </w:rPr>
      <w:tab/>
    </w:r>
    <w:r w:rsidR="0007726A">
      <w:rPr>
        <w:rStyle w:val="PageNumber"/>
      </w:rPr>
      <w:tab/>
    </w:r>
    <w:r w:rsidR="0007726A" w:rsidRPr="00DB5840">
      <w:rPr>
        <w:rStyle w:val="PageNumber"/>
        <w:b/>
        <w:color w:val="FF0000"/>
        <w:sz w:val="24"/>
        <w:szCs w:val="24"/>
        <w:vertAlign w:val="superscript"/>
      </w:rPr>
      <w:t>CV</w:t>
    </w:r>
    <w:r w:rsidR="0007726A">
      <w:rPr>
        <w:rStyle w:val="PageNumber"/>
        <w:b/>
        <w:color w:val="FF0000"/>
        <w:sz w:val="24"/>
        <w:szCs w:val="24"/>
        <w:vertAlign w:val="superscript"/>
      </w:rPr>
      <w:t>4</w:t>
    </w:r>
    <w:r w:rsidR="0007726A" w:rsidRPr="00E67C31">
      <w:rPr>
        <w:rStyle w:val="PageNumber"/>
        <w:b/>
        <w:bCs/>
        <w:sz w:val="24"/>
        <w:szCs w:val="24"/>
      </w:rPr>
      <w:t>[</w:t>
    </w:r>
    <w:r w:rsidR="0007726A">
      <w:rPr>
        <w:rStyle w:val="PageNumber"/>
      </w:rPr>
      <w:t>CSP-LTD-XXXX (A)</w:t>
    </w:r>
    <w:r w:rsidR="0007726A" w:rsidRPr="00571C41">
      <w:rPr>
        <w:rStyle w:val="PageNumber"/>
        <w:b/>
        <w:bCs/>
        <w:sz w:val="24"/>
      </w:rPr>
      <w:t>]</w:t>
    </w:r>
  </w:p>
  <w:p w14:paraId="0F162EB5" w14:textId="38898FB9" w:rsidR="0007726A" w:rsidRPr="006722F2" w:rsidRDefault="0007726A" w:rsidP="00D51EAF">
    <w:pPr>
      <w:tabs>
        <w:tab w:val="center" w:pos="4320"/>
      </w:tabs>
      <w:rPr>
        <w:rFonts w:cs="Arial"/>
      </w:rPr>
    </w:pPr>
    <w:r>
      <w:rPr>
        <w:rStyle w:val="PageNumber"/>
      </w:rPr>
      <w:tab/>
    </w:r>
    <w:r w:rsidRPr="006722F2">
      <w:rPr>
        <w:rStyle w:val="PageNumber"/>
        <w:rFonts w:cs="Arial"/>
        <w:b/>
        <w:color w:val="FF0000"/>
        <w:vertAlign w:val="superscript"/>
      </w:rPr>
      <w:t>CV3</w:t>
    </w:r>
    <w:r w:rsidRPr="006722F2">
      <w:rPr>
        <w:rStyle w:val="PageNumber"/>
        <w:rFonts w:cs="Arial"/>
        <w:b/>
        <w:bCs/>
      </w:rPr>
      <w:t>[</w:t>
    </w:r>
    <w:r w:rsidRPr="006722F2">
      <w:rPr>
        <w:rStyle w:val="PageNumber"/>
        <w:rFonts w:cs="Arial"/>
      </w:rPr>
      <w:fldChar w:fldCharType="begin"/>
    </w:r>
    <w:r w:rsidRPr="006722F2">
      <w:rPr>
        <w:rStyle w:val="PageNumber"/>
        <w:rFonts w:cs="Arial"/>
      </w:rPr>
      <w:instrText xml:space="preserve"> PAGE </w:instrText>
    </w:r>
    <w:r w:rsidRPr="006722F2">
      <w:rPr>
        <w:rStyle w:val="PageNumber"/>
        <w:rFonts w:cs="Arial"/>
      </w:rPr>
      <w:fldChar w:fldCharType="separate"/>
    </w:r>
    <w:r w:rsidRPr="006722F2">
      <w:rPr>
        <w:rStyle w:val="PageNumber"/>
        <w:rFonts w:cs="Arial"/>
        <w:noProof/>
      </w:rPr>
      <w:t>74</w:t>
    </w:r>
    <w:r w:rsidRPr="006722F2">
      <w:rPr>
        <w:rStyle w:val="PageNumber"/>
        <w:rFonts w:cs="Arial"/>
      </w:rPr>
      <w:fldChar w:fldCharType="end"/>
    </w:r>
    <w:r w:rsidRPr="006722F2">
      <w:rPr>
        <w:rStyle w:val="PageNumber"/>
        <w:rFonts w:cs="Arial"/>
        <w:b/>
        <w:bC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03BC" w14:textId="77777777" w:rsidR="007F78F2" w:rsidRDefault="007F78F2" w:rsidP="00335F48">
      <w:pPr>
        <w:spacing w:after="0"/>
      </w:pPr>
      <w:r>
        <w:separator/>
      </w:r>
    </w:p>
  </w:footnote>
  <w:footnote w:type="continuationSeparator" w:id="0">
    <w:p w14:paraId="02E21E0C" w14:textId="77777777" w:rsidR="007F78F2" w:rsidRDefault="007F78F2" w:rsidP="00335F48">
      <w:pPr>
        <w:spacing w:after="0"/>
      </w:pPr>
      <w:r>
        <w:continuationSeparator/>
      </w:r>
    </w:p>
  </w:footnote>
  <w:footnote w:type="continuationNotice" w:id="1">
    <w:p w14:paraId="2B25DDFD" w14:textId="77777777" w:rsidR="007F78F2" w:rsidRDefault="007F78F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35C192E3" w14:textId="77777777" w:rsidTr="7A547973">
      <w:tc>
        <w:tcPr>
          <w:tcW w:w="2995" w:type="dxa"/>
        </w:tcPr>
        <w:p w14:paraId="0739A222" w14:textId="7395557B" w:rsidR="0007726A" w:rsidRDefault="0007726A" w:rsidP="00987A39">
          <w:pPr>
            <w:pStyle w:val="Header"/>
            <w:ind w:left="-115"/>
          </w:pPr>
        </w:p>
      </w:tc>
      <w:tc>
        <w:tcPr>
          <w:tcW w:w="2995" w:type="dxa"/>
        </w:tcPr>
        <w:p w14:paraId="4DFC92B7" w14:textId="23D1FA78" w:rsidR="0007726A" w:rsidRDefault="0007726A" w:rsidP="00987A39">
          <w:pPr>
            <w:pStyle w:val="Header"/>
            <w:jc w:val="center"/>
          </w:pPr>
        </w:p>
      </w:tc>
      <w:tc>
        <w:tcPr>
          <w:tcW w:w="2995" w:type="dxa"/>
        </w:tcPr>
        <w:p w14:paraId="0EB93592" w14:textId="2B3654C5" w:rsidR="0007726A" w:rsidRDefault="0007726A" w:rsidP="00987A39">
          <w:pPr>
            <w:pStyle w:val="Header"/>
            <w:ind w:right="-115"/>
            <w:jc w:val="right"/>
          </w:pPr>
        </w:p>
      </w:tc>
    </w:tr>
  </w:tbl>
  <w:p w14:paraId="7E2E170D" w14:textId="004CC0A4" w:rsidR="0007726A" w:rsidRDefault="0007726A" w:rsidP="00987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63F6" w14:textId="77777777" w:rsidR="005C5049" w:rsidRDefault="007E0199">
    <w:r>
      <w:cr/>
    </w:r>
    <w:r>
      <w:cr/>
    </w:r>
    <w:r w:rsidR="005C5049">
      <w:cr/>
    </w:r>
    <w:r w:rsidR="00E31C07">
      <w:cr/>
    </w:r>
    <w:r w:rsidR="005C5049">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0923D25D" w14:textId="77777777" w:rsidTr="7A547973">
      <w:tc>
        <w:tcPr>
          <w:tcW w:w="2995" w:type="dxa"/>
        </w:tcPr>
        <w:p w14:paraId="5A52FC66" w14:textId="2B95620B" w:rsidR="0007726A" w:rsidRDefault="0007726A" w:rsidP="00987A39">
          <w:pPr>
            <w:pStyle w:val="Header"/>
            <w:ind w:left="-115"/>
          </w:pPr>
        </w:p>
      </w:tc>
      <w:tc>
        <w:tcPr>
          <w:tcW w:w="2995" w:type="dxa"/>
        </w:tcPr>
        <w:p w14:paraId="734926A2" w14:textId="2FA0ACD7" w:rsidR="0007726A" w:rsidRDefault="0007726A" w:rsidP="00987A39">
          <w:pPr>
            <w:pStyle w:val="Header"/>
            <w:jc w:val="center"/>
          </w:pPr>
        </w:p>
      </w:tc>
      <w:tc>
        <w:tcPr>
          <w:tcW w:w="2995" w:type="dxa"/>
        </w:tcPr>
        <w:p w14:paraId="2CD6D5A0" w14:textId="361CB891" w:rsidR="0007726A" w:rsidRDefault="0007726A" w:rsidP="00987A39">
          <w:pPr>
            <w:pStyle w:val="Header"/>
            <w:ind w:right="-115"/>
            <w:jc w:val="right"/>
          </w:pPr>
        </w:p>
      </w:tc>
    </w:tr>
  </w:tbl>
  <w:p w14:paraId="65F124D9" w14:textId="1F974A5E" w:rsidR="0007726A" w:rsidRDefault="0007726A" w:rsidP="00987A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2298861B" w14:textId="77777777" w:rsidTr="7A547973">
      <w:tc>
        <w:tcPr>
          <w:tcW w:w="2995" w:type="dxa"/>
        </w:tcPr>
        <w:p w14:paraId="395B62AE" w14:textId="6AC00215" w:rsidR="0007726A" w:rsidRDefault="0007726A" w:rsidP="00987A39">
          <w:pPr>
            <w:pStyle w:val="Header"/>
            <w:ind w:left="-115"/>
          </w:pPr>
        </w:p>
      </w:tc>
      <w:tc>
        <w:tcPr>
          <w:tcW w:w="2995" w:type="dxa"/>
        </w:tcPr>
        <w:p w14:paraId="466DF135" w14:textId="09511A16" w:rsidR="0007726A" w:rsidRDefault="0007726A" w:rsidP="00987A39">
          <w:pPr>
            <w:pStyle w:val="Header"/>
            <w:jc w:val="center"/>
          </w:pPr>
        </w:p>
      </w:tc>
      <w:tc>
        <w:tcPr>
          <w:tcW w:w="2995" w:type="dxa"/>
        </w:tcPr>
        <w:p w14:paraId="52E2F1E9" w14:textId="530D82CF" w:rsidR="0007726A" w:rsidRDefault="0007726A" w:rsidP="00987A39">
          <w:pPr>
            <w:pStyle w:val="Header"/>
            <w:ind w:right="-115"/>
            <w:jc w:val="right"/>
          </w:pPr>
        </w:p>
      </w:tc>
    </w:tr>
  </w:tbl>
  <w:p w14:paraId="45436D81" w14:textId="6A6D7EF5" w:rsidR="0007726A" w:rsidRDefault="0007726A" w:rsidP="00987A3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6CBAE351" w14:textId="77777777" w:rsidTr="7A547973">
      <w:tc>
        <w:tcPr>
          <w:tcW w:w="2995" w:type="dxa"/>
        </w:tcPr>
        <w:p w14:paraId="01149253" w14:textId="4A0FB0F3" w:rsidR="0007726A" w:rsidRDefault="0007726A" w:rsidP="00987A39">
          <w:pPr>
            <w:pStyle w:val="Header"/>
            <w:ind w:left="-115"/>
          </w:pPr>
        </w:p>
      </w:tc>
      <w:tc>
        <w:tcPr>
          <w:tcW w:w="2995" w:type="dxa"/>
        </w:tcPr>
        <w:p w14:paraId="01FFEE57" w14:textId="03B93AD5" w:rsidR="0007726A" w:rsidRDefault="0007726A" w:rsidP="00987A39">
          <w:pPr>
            <w:pStyle w:val="Header"/>
            <w:jc w:val="center"/>
          </w:pPr>
        </w:p>
      </w:tc>
      <w:tc>
        <w:tcPr>
          <w:tcW w:w="2995" w:type="dxa"/>
        </w:tcPr>
        <w:p w14:paraId="3DE45B37" w14:textId="6181CFD3" w:rsidR="0007726A" w:rsidRDefault="0007726A" w:rsidP="00987A39">
          <w:pPr>
            <w:pStyle w:val="Header"/>
            <w:ind w:right="-115"/>
            <w:jc w:val="right"/>
          </w:pPr>
        </w:p>
      </w:tc>
    </w:tr>
  </w:tbl>
  <w:p w14:paraId="2FF49FBC" w14:textId="37E70935" w:rsidR="0007726A" w:rsidRDefault="0007726A" w:rsidP="00987A3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3B7A37AD" w14:textId="77777777" w:rsidTr="7A547973">
      <w:tc>
        <w:tcPr>
          <w:tcW w:w="2995" w:type="dxa"/>
        </w:tcPr>
        <w:p w14:paraId="4DD20FE3" w14:textId="6C98F1A7" w:rsidR="0007726A" w:rsidRDefault="0007726A" w:rsidP="00987A39">
          <w:pPr>
            <w:pStyle w:val="Header"/>
            <w:ind w:left="-115"/>
          </w:pPr>
        </w:p>
      </w:tc>
      <w:tc>
        <w:tcPr>
          <w:tcW w:w="2995" w:type="dxa"/>
        </w:tcPr>
        <w:p w14:paraId="71C8FC69" w14:textId="3091BEAD" w:rsidR="0007726A" w:rsidRDefault="0007726A" w:rsidP="00987A39">
          <w:pPr>
            <w:pStyle w:val="Header"/>
            <w:jc w:val="center"/>
          </w:pPr>
        </w:p>
      </w:tc>
      <w:tc>
        <w:tcPr>
          <w:tcW w:w="2995" w:type="dxa"/>
        </w:tcPr>
        <w:p w14:paraId="6A20D5A7" w14:textId="21DFC43B" w:rsidR="0007726A" w:rsidRDefault="0007726A" w:rsidP="00987A39">
          <w:pPr>
            <w:pStyle w:val="Header"/>
            <w:ind w:right="-115"/>
            <w:jc w:val="right"/>
          </w:pPr>
        </w:p>
      </w:tc>
    </w:tr>
  </w:tbl>
  <w:p w14:paraId="5FFA3BB8" w14:textId="4A9AA3CE" w:rsidR="0007726A" w:rsidRDefault="0007726A" w:rsidP="00987A3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26AA45EC" w14:textId="77777777" w:rsidTr="7A547973">
      <w:tc>
        <w:tcPr>
          <w:tcW w:w="2995" w:type="dxa"/>
        </w:tcPr>
        <w:p w14:paraId="649C7C2A" w14:textId="4C558A65" w:rsidR="0007726A" w:rsidRDefault="0007726A" w:rsidP="00987A39">
          <w:pPr>
            <w:pStyle w:val="Header"/>
            <w:ind w:left="-115"/>
          </w:pPr>
        </w:p>
      </w:tc>
      <w:tc>
        <w:tcPr>
          <w:tcW w:w="2995" w:type="dxa"/>
        </w:tcPr>
        <w:p w14:paraId="372BE7DB" w14:textId="71FD5B26" w:rsidR="0007726A" w:rsidRDefault="0007726A" w:rsidP="00987A39">
          <w:pPr>
            <w:pStyle w:val="Header"/>
            <w:jc w:val="center"/>
          </w:pPr>
        </w:p>
      </w:tc>
      <w:tc>
        <w:tcPr>
          <w:tcW w:w="2995" w:type="dxa"/>
        </w:tcPr>
        <w:p w14:paraId="0B154233" w14:textId="0781CD60" w:rsidR="0007726A" w:rsidRDefault="0007726A" w:rsidP="00987A39">
          <w:pPr>
            <w:pStyle w:val="Header"/>
            <w:ind w:right="-115"/>
            <w:jc w:val="right"/>
          </w:pPr>
        </w:p>
      </w:tc>
    </w:tr>
  </w:tbl>
  <w:p w14:paraId="5A4B24B6" w14:textId="41065A4D" w:rsidR="0007726A" w:rsidRDefault="0007726A" w:rsidP="00987A3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D37" w14:textId="77777777" w:rsidR="0007726A" w:rsidRDefault="0007726A">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1E755E42" w14:textId="77777777" w:rsidTr="7A547973">
      <w:tc>
        <w:tcPr>
          <w:tcW w:w="2995" w:type="dxa"/>
        </w:tcPr>
        <w:p w14:paraId="042E9098" w14:textId="7A36929F" w:rsidR="0007726A" w:rsidRDefault="0007726A" w:rsidP="00987A39">
          <w:pPr>
            <w:pStyle w:val="Header"/>
            <w:ind w:left="-115"/>
          </w:pPr>
        </w:p>
      </w:tc>
      <w:tc>
        <w:tcPr>
          <w:tcW w:w="2995" w:type="dxa"/>
        </w:tcPr>
        <w:p w14:paraId="50CE217E" w14:textId="63454008" w:rsidR="0007726A" w:rsidRDefault="0007726A" w:rsidP="00987A39">
          <w:pPr>
            <w:pStyle w:val="Header"/>
            <w:jc w:val="center"/>
          </w:pPr>
        </w:p>
      </w:tc>
      <w:tc>
        <w:tcPr>
          <w:tcW w:w="2995" w:type="dxa"/>
        </w:tcPr>
        <w:p w14:paraId="6D953CF6" w14:textId="6EE7A816" w:rsidR="0007726A" w:rsidRDefault="0007726A" w:rsidP="00987A39">
          <w:pPr>
            <w:pStyle w:val="Header"/>
            <w:ind w:right="-115"/>
            <w:jc w:val="right"/>
          </w:pPr>
        </w:p>
      </w:tc>
    </w:tr>
  </w:tbl>
  <w:p w14:paraId="18DD0798" w14:textId="472309F4" w:rsidR="0007726A" w:rsidRDefault="0007726A" w:rsidP="00987A3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7D07819E" w14:textId="77777777" w:rsidTr="7A547973">
      <w:tc>
        <w:tcPr>
          <w:tcW w:w="2995" w:type="dxa"/>
        </w:tcPr>
        <w:p w14:paraId="0135E369" w14:textId="44B5A55D" w:rsidR="0007726A" w:rsidRDefault="0007726A" w:rsidP="00987A39">
          <w:pPr>
            <w:pStyle w:val="Header"/>
            <w:ind w:left="-115"/>
          </w:pPr>
        </w:p>
      </w:tc>
      <w:tc>
        <w:tcPr>
          <w:tcW w:w="2995" w:type="dxa"/>
        </w:tcPr>
        <w:p w14:paraId="55E56AD1" w14:textId="29DA8C39" w:rsidR="0007726A" w:rsidRDefault="0007726A" w:rsidP="00987A39">
          <w:pPr>
            <w:pStyle w:val="Header"/>
            <w:jc w:val="center"/>
          </w:pPr>
        </w:p>
      </w:tc>
      <w:tc>
        <w:tcPr>
          <w:tcW w:w="2995" w:type="dxa"/>
        </w:tcPr>
        <w:p w14:paraId="149A493B" w14:textId="006B4031" w:rsidR="0007726A" w:rsidRDefault="0007726A" w:rsidP="00987A39">
          <w:pPr>
            <w:pStyle w:val="Header"/>
            <w:ind w:right="-115"/>
            <w:jc w:val="right"/>
          </w:pPr>
        </w:p>
      </w:tc>
    </w:tr>
  </w:tbl>
  <w:p w14:paraId="6545FFB7" w14:textId="6D2CB2F4" w:rsidR="0007726A" w:rsidRDefault="0007726A" w:rsidP="00987A3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77777777" w:rsidR="0007726A" w:rsidRDefault="0007726A">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3743DA1F" w14:textId="77777777" w:rsidTr="7A547973">
      <w:tc>
        <w:tcPr>
          <w:tcW w:w="2995" w:type="dxa"/>
        </w:tcPr>
        <w:p w14:paraId="11139B5B" w14:textId="35B890BE" w:rsidR="0007726A" w:rsidRDefault="0007726A" w:rsidP="00987A39">
          <w:pPr>
            <w:pStyle w:val="Header"/>
            <w:ind w:left="-115"/>
          </w:pPr>
        </w:p>
      </w:tc>
      <w:tc>
        <w:tcPr>
          <w:tcW w:w="2995" w:type="dxa"/>
        </w:tcPr>
        <w:p w14:paraId="5F0A6FA8" w14:textId="3D188119" w:rsidR="0007726A" w:rsidRDefault="0007726A" w:rsidP="00987A39">
          <w:pPr>
            <w:pStyle w:val="Header"/>
            <w:jc w:val="center"/>
          </w:pPr>
        </w:p>
      </w:tc>
      <w:tc>
        <w:tcPr>
          <w:tcW w:w="2995" w:type="dxa"/>
        </w:tcPr>
        <w:p w14:paraId="0CF0E105" w14:textId="09416192" w:rsidR="0007726A" w:rsidRDefault="0007726A" w:rsidP="00987A39">
          <w:pPr>
            <w:pStyle w:val="Header"/>
            <w:ind w:right="-115"/>
            <w:jc w:val="right"/>
          </w:pPr>
        </w:p>
      </w:tc>
    </w:tr>
  </w:tbl>
  <w:p w14:paraId="426A4D41" w14:textId="1A00F829" w:rsidR="0007726A" w:rsidRDefault="0007726A" w:rsidP="00987A3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52F8DA51" w14:textId="77777777" w:rsidTr="7A547973">
      <w:tc>
        <w:tcPr>
          <w:tcW w:w="2995" w:type="dxa"/>
        </w:tcPr>
        <w:p w14:paraId="4783A03C" w14:textId="56C2B9C7" w:rsidR="0007726A" w:rsidRDefault="0007726A" w:rsidP="00987A39">
          <w:pPr>
            <w:pStyle w:val="Header"/>
            <w:ind w:left="-115"/>
          </w:pPr>
        </w:p>
      </w:tc>
      <w:tc>
        <w:tcPr>
          <w:tcW w:w="2995" w:type="dxa"/>
        </w:tcPr>
        <w:p w14:paraId="6B51A233" w14:textId="22DD05D9" w:rsidR="0007726A" w:rsidRDefault="0007726A" w:rsidP="00987A39">
          <w:pPr>
            <w:pStyle w:val="Header"/>
            <w:jc w:val="center"/>
          </w:pPr>
        </w:p>
      </w:tc>
      <w:tc>
        <w:tcPr>
          <w:tcW w:w="2995" w:type="dxa"/>
        </w:tcPr>
        <w:p w14:paraId="5E90394A" w14:textId="7C825FB8" w:rsidR="0007726A" w:rsidRDefault="0007726A" w:rsidP="00987A39">
          <w:pPr>
            <w:pStyle w:val="Header"/>
            <w:ind w:right="-115"/>
            <w:jc w:val="right"/>
          </w:pPr>
        </w:p>
      </w:tc>
    </w:tr>
  </w:tbl>
  <w:p w14:paraId="58017BD9" w14:textId="6BA8DF72" w:rsidR="0007726A" w:rsidRDefault="0007726A" w:rsidP="00987A3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2B3F91B0" w14:textId="77777777" w:rsidTr="7A547973">
      <w:tc>
        <w:tcPr>
          <w:tcW w:w="2995" w:type="dxa"/>
        </w:tcPr>
        <w:p w14:paraId="02FFEEDF" w14:textId="5A2AD5DA" w:rsidR="0007726A" w:rsidRDefault="0007726A" w:rsidP="00987A39">
          <w:pPr>
            <w:pStyle w:val="Header"/>
            <w:ind w:left="-115"/>
          </w:pPr>
        </w:p>
      </w:tc>
      <w:tc>
        <w:tcPr>
          <w:tcW w:w="2995" w:type="dxa"/>
        </w:tcPr>
        <w:p w14:paraId="4A72DE57" w14:textId="6FE63C33" w:rsidR="0007726A" w:rsidRDefault="0007726A" w:rsidP="00987A39">
          <w:pPr>
            <w:pStyle w:val="Header"/>
            <w:jc w:val="center"/>
          </w:pPr>
        </w:p>
      </w:tc>
      <w:tc>
        <w:tcPr>
          <w:tcW w:w="2995" w:type="dxa"/>
        </w:tcPr>
        <w:p w14:paraId="61C03984" w14:textId="273780E1" w:rsidR="0007726A" w:rsidRDefault="0007726A" w:rsidP="00987A39">
          <w:pPr>
            <w:pStyle w:val="Header"/>
            <w:ind w:right="-115"/>
            <w:jc w:val="right"/>
          </w:pPr>
        </w:p>
      </w:tc>
    </w:tr>
  </w:tbl>
  <w:p w14:paraId="68A0A48C" w14:textId="25876279" w:rsidR="0007726A" w:rsidRDefault="0007726A" w:rsidP="00987A3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830689" w14:paraId="01E0FE68" w14:textId="77777777" w:rsidTr="7A547973">
      <w:tc>
        <w:tcPr>
          <w:tcW w:w="2995" w:type="dxa"/>
        </w:tcPr>
        <w:p w14:paraId="6FCDA6D6" w14:textId="77777777" w:rsidR="00830689" w:rsidRDefault="00830689" w:rsidP="00987A39">
          <w:pPr>
            <w:pStyle w:val="Header"/>
            <w:ind w:left="-115"/>
          </w:pPr>
        </w:p>
      </w:tc>
      <w:tc>
        <w:tcPr>
          <w:tcW w:w="2995" w:type="dxa"/>
        </w:tcPr>
        <w:p w14:paraId="3F8655E8" w14:textId="77777777" w:rsidR="00830689" w:rsidRDefault="00830689" w:rsidP="00987A39">
          <w:pPr>
            <w:pStyle w:val="Header"/>
            <w:jc w:val="center"/>
          </w:pPr>
        </w:p>
      </w:tc>
      <w:tc>
        <w:tcPr>
          <w:tcW w:w="2995" w:type="dxa"/>
        </w:tcPr>
        <w:p w14:paraId="1F9A69FE" w14:textId="77777777" w:rsidR="00830689" w:rsidRDefault="00830689" w:rsidP="00987A39">
          <w:pPr>
            <w:pStyle w:val="Header"/>
            <w:ind w:right="-115"/>
            <w:jc w:val="right"/>
          </w:pPr>
        </w:p>
      </w:tc>
    </w:tr>
  </w:tbl>
  <w:p w14:paraId="2F8C9A0C" w14:textId="77777777" w:rsidR="00830689" w:rsidRDefault="00830689" w:rsidP="00987A3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1ABF3F8D" w14:textId="77777777" w:rsidTr="7A547973">
      <w:tc>
        <w:tcPr>
          <w:tcW w:w="2995" w:type="dxa"/>
        </w:tcPr>
        <w:p w14:paraId="5A2AE4AB" w14:textId="5979F5C6" w:rsidR="0007726A" w:rsidRDefault="0007726A" w:rsidP="00987A39">
          <w:pPr>
            <w:pStyle w:val="Header"/>
            <w:ind w:left="-115"/>
          </w:pPr>
        </w:p>
      </w:tc>
      <w:tc>
        <w:tcPr>
          <w:tcW w:w="2995" w:type="dxa"/>
        </w:tcPr>
        <w:p w14:paraId="08981983" w14:textId="7CB05E1E" w:rsidR="0007726A" w:rsidRDefault="0007726A" w:rsidP="00987A39">
          <w:pPr>
            <w:pStyle w:val="Header"/>
            <w:jc w:val="center"/>
          </w:pPr>
        </w:p>
      </w:tc>
      <w:tc>
        <w:tcPr>
          <w:tcW w:w="2995" w:type="dxa"/>
        </w:tcPr>
        <w:p w14:paraId="45DE36D9" w14:textId="515745E4" w:rsidR="0007726A" w:rsidRDefault="0007726A" w:rsidP="00987A39">
          <w:pPr>
            <w:pStyle w:val="Header"/>
            <w:ind w:right="-115"/>
            <w:jc w:val="right"/>
          </w:pPr>
        </w:p>
      </w:tc>
    </w:tr>
  </w:tbl>
  <w:p w14:paraId="144E78DC" w14:textId="520AF925" w:rsidR="0007726A" w:rsidRDefault="0007726A" w:rsidP="00987A3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830689" w14:paraId="1B2FFE90" w14:textId="77777777" w:rsidTr="7A547973">
      <w:tc>
        <w:tcPr>
          <w:tcW w:w="2995" w:type="dxa"/>
        </w:tcPr>
        <w:p w14:paraId="626EFEB7" w14:textId="77777777" w:rsidR="00830689" w:rsidRDefault="00830689" w:rsidP="00987A39">
          <w:pPr>
            <w:pStyle w:val="Header"/>
            <w:ind w:left="-115"/>
          </w:pPr>
        </w:p>
      </w:tc>
      <w:tc>
        <w:tcPr>
          <w:tcW w:w="2995" w:type="dxa"/>
        </w:tcPr>
        <w:p w14:paraId="572E9922" w14:textId="77777777" w:rsidR="00830689" w:rsidRDefault="00830689" w:rsidP="00987A39">
          <w:pPr>
            <w:pStyle w:val="Header"/>
            <w:jc w:val="center"/>
          </w:pPr>
        </w:p>
      </w:tc>
      <w:tc>
        <w:tcPr>
          <w:tcW w:w="2995" w:type="dxa"/>
        </w:tcPr>
        <w:p w14:paraId="31B58159" w14:textId="77777777" w:rsidR="00830689" w:rsidRDefault="00830689" w:rsidP="00987A39">
          <w:pPr>
            <w:pStyle w:val="Header"/>
            <w:ind w:right="-115"/>
            <w:jc w:val="right"/>
          </w:pPr>
        </w:p>
      </w:tc>
    </w:tr>
  </w:tbl>
  <w:p w14:paraId="1B459BE1" w14:textId="77777777" w:rsidR="00830689" w:rsidRDefault="00830689" w:rsidP="00987A3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56047BB1" w14:textId="77777777" w:rsidTr="7A547973">
      <w:tc>
        <w:tcPr>
          <w:tcW w:w="2995" w:type="dxa"/>
        </w:tcPr>
        <w:p w14:paraId="381884D4" w14:textId="1BBF435E" w:rsidR="0007726A" w:rsidRDefault="0007726A" w:rsidP="00987A39">
          <w:pPr>
            <w:pStyle w:val="Header"/>
            <w:ind w:left="-115"/>
          </w:pPr>
        </w:p>
      </w:tc>
      <w:tc>
        <w:tcPr>
          <w:tcW w:w="2995" w:type="dxa"/>
        </w:tcPr>
        <w:p w14:paraId="43CE3A55" w14:textId="5D265E0E" w:rsidR="0007726A" w:rsidRDefault="0007726A" w:rsidP="00987A39">
          <w:pPr>
            <w:pStyle w:val="Header"/>
            <w:jc w:val="center"/>
          </w:pPr>
        </w:p>
      </w:tc>
      <w:tc>
        <w:tcPr>
          <w:tcW w:w="2995" w:type="dxa"/>
        </w:tcPr>
        <w:p w14:paraId="67046D28" w14:textId="3665F088" w:rsidR="0007726A" w:rsidRDefault="0007726A" w:rsidP="00987A39">
          <w:pPr>
            <w:pStyle w:val="Header"/>
            <w:ind w:right="-115"/>
            <w:jc w:val="right"/>
          </w:pPr>
        </w:p>
      </w:tc>
    </w:tr>
  </w:tbl>
  <w:p w14:paraId="435FA0D9" w14:textId="02F4183A" w:rsidR="0007726A" w:rsidRDefault="0007726A" w:rsidP="00987A3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174D05E6" w14:textId="77777777" w:rsidTr="7A547973">
      <w:tc>
        <w:tcPr>
          <w:tcW w:w="2995" w:type="dxa"/>
        </w:tcPr>
        <w:p w14:paraId="15D2F1B8" w14:textId="75360FC9" w:rsidR="0007726A" w:rsidRDefault="0007726A" w:rsidP="00987A39">
          <w:pPr>
            <w:pStyle w:val="Header"/>
            <w:ind w:left="-115"/>
          </w:pPr>
        </w:p>
      </w:tc>
      <w:tc>
        <w:tcPr>
          <w:tcW w:w="2995" w:type="dxa"/>
        </w:tcPr>
        <w:p w14:paraId="117AFE08" w14:textId="6631CE2A" w:rsidR="0007726A" w:rsidRDefault="0007726A" w:rsidP="00987A39">
          <w:pPr>
            <w:pStyle w:val="Header"/>
            <w:jc w:val="center"/>
          </w:pPr>
        </w:p>
      </w:tc>
      <w:tc>
        <w:tcPr>
          <w:tcW w:w="2995" w:type="dxa"/>
        </w:tcPr>
        <w:p w14:paraId="3811E59C" w14:textId="62865302" w:rsidR="0007726A" w:rsidRDefault="0007726A" w:rsidP="00987A39">
          <w:pPr>
            <w:pStyle w:val="Header"/>
            <w:ind w:right="-115"/>
            <w:jc w:val="right"/>
          </w:pPr>
        </w:p>
      </w:tc>
    </w:tr>
  </w:tbl>
  <w:p w14:paraId="08FA6F6B" w14:textId="3B90ABA6" w:rsidR="0007726A" w:rsidRDefault="0007726A" w:rsidP="00987A3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830689" w14:paraId="780FD0A5" w14:textId="77777777" w:rsidTr="7A547973">
      <w:tc>
        <w:tcPr>
          <w:tcW w:w="2995" w:type="dxa"/>
        </w:tcPr>
        <w:p w14:paraId="2E29FD82" w14:textId="77777777" w:rsidR="00830689" w:rsidRDefault="00830689" w:rsidP="00987A39">
          <w:pPr>
            <w:pStyle w:val="Header"/>
            <w:ind w:left="-115"/>
          </w:pPr>
        </w:p>
      </w:tc>
      <w:tc>
        <w:tcPr>
          <w:tcW w:w="2995" w:type="dxa"/>
        </w:tcPr>
        <w:p w14:paraId="1BEF25CB" w14:textId="77777777" w:rsidR="00830689" w:rsidRDefault="00830689" w:rsidP="00987A39">
          <w:pPr>
            <w:pStyle w:val="Header"/>
            <w:jc w:val="center"/>
          </w:pPr>
        </w:p>
      </w:tc>
      <w:tc>
        <w:tcPr>
          <w:tcW w:w="2995" w:type="dxa"/>
        </w:tcPr>
        <w:p w14:paraId="40898DC0" w14:textId="77777777" w:rsidR="00830689" w:rsidRDefault="00830689" w:rsidP="00987A39">
          <w:pPr>
            <w:pStyle w:val="Header"/>
            <w:ind w:right="-115"/>
            <w:jc w:val="right"/>
          </w:pPr>
        </w:p>
      </w:tc>
    </w:tr>
  </w:tbl>
  <w:p w14:paraId="11C4383D" w14:textId="77777777" w:rsidR="00830689" w:rsidRDefault="00830689" w:rsidP="00987A3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5985AD6F" w14:textId="77777777" w:rsidTr="7A547973">
      <w:tc>
        <w:tcPr>
          <w:tcW w:w="2995" w:type="dxa"/>
        </w:tcPr>
        <w:p w14:paraId="7B0109AB" w14:textId="0884810B" w:rsidR="0007726A" w:rsidRDefault="0007726A" w:rsidP="00987A39">
          <w:pPr>
            <w:pStyle w:val="Header"/>
            <w:ind w:left="-115"/>
          </w:pPr>
        </w:p>
      </w:tc>
      <w:tc>
        <w:tcPr>
          <w:tcW w:w="2995" w:type="dxa"/>
        </w:tcPr>
        <w:p w14:paraId="7AC86195" w14:textId="71AD3367" w:rsidR="0007726A" w:rsidRDefault="0007726A" w:rsidP="00987A39">
          <w:pPr>
            <w:pStyle w:val="Header"/>
            <w:jc w:val="center"/>
          </w:pPr>
        </w:p>
      </w:tc>
      <w:tc>
        <w:tcPr>
          <w:tcW w:w="2995" w:type="dxa"/>
        </w:tcPr>
        <w:p w14:paraId="0DC97CE2" w14:textId="4E09EE65" w:rsidR="0007726A" w:rsidRDefault="0007726A" w:rsidP="00987A39">
          <w:pPr>
            <w:pStyle w:val="Header"/>
            <w:ind w:right="-115"/>
            <w:jc w:val="right"/>
          </w:pPr>
        </w:p>
      </w:tc>
    </w:tr>
  </w:tbl>
  <w:p w14:paraId="527ABFB8" w14:textId="58621228" w:rsidR="0007726A" w:rsidRDefault="0007726A" w:rsidP="00987A3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830689" w14:paraId="4C989EE3" w14:textId="77777777" w:rsidTr="7A547973">
      <w:tc>
        <w:tcPr>
          <w:tcW w:w="2995" w:type="dxa"/>
        </w:tcPr>
        <w:p w14:paraId="1723954A" w14:textId="77777777" w:rsidR="00830689" w:rsidRDefault="00830689" w:rsidP="00987A39">
          <w:pPr>
            <w:pStyle w:val="Header"/>
            <w:ind w:left="-115"/>
          </w:pPr>
        </w:p>
      </w:tc>
      <w:tc>
        <w:tcPr>
          <w:tcW w:w="2995" w:type="dxa"/>
        </w:tcPr>
        <w:p w14:paraId="4B22E6B6" w14:textId="77777777" w:rsidR="00830689" w:rsidRDefault="00830689" w:rsidP="00987A39">
          <w:pPr>
            <w:pStyle w:val="Header"/>
            <w:jc w:val="center"/>
          </w:pPr>
        </w:p>
      </w:tc>
      <w:tc>
        <w:tcPr>
          <w:tcW w:w="2995" w:type="dxa"/>
        </w:tcPr>
        <w:p w14:paraId="14F9C21D" w14:textId="77777777" w:rsidR="00830689" w:rsidRDefault="00830689" w:rsidP="00987A39">
          <w:pPr>
            <w:pStyle w:val="Header"/>
            <w:ind w:right="-115"/>
            <w:jc w:val="right"/>
          </w:pPr>
        </w:p>
      </w:tc>
    </w:tr>
  </w:tbl>
  <w:p w14:paraId="161447D4" w14:textId="77777777" w:rsidR="00830689" w:rsidRDefault="00830689" w:rsidP="00987A39">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5E94CDE1" w14:textId="77777777" w:rsidTr="7A547973">
      <w:tc>
        <w:tcPr>
          <w:tcW w:w="2995" w:type="dxa"/>
        </w:tcPr>
        <w:p w14:paraId="0EEEBE95" w14:textId="00C12733" w:rsidR="0007726A" w:rsidRDefault="0007726A" w:rsidP="00987A39">
          <w:pPr>
            <w:pStyle w:val="Header"/>
            <w:ind w:left="-115"/>
          </w:pPr>
        </w:p>
      </w:tc>
      <w:tc>
        <w:tcPr>
          <w:tcW w:w="2995" w:type="dxa"/>
        </w:tcPr>
        <w:p w14:paraId="1EA78036" w14:textId="29E0AAA4" w:rsidR="0007726A" w:rsidRDefault="0007726A" w:rsidP="00987A39">
          <w:pPr>
            <w:pStyle w:val="Header"/>
            <w:jc w:val="center"/>
          </w:pPr>
        </w:p>
      </w:tc>
      <w:tc>
        <w:tcPr>
          <w:tcW w:w="2995" w:type="dxa"/>
        </w:tcPr>
        <w:p w14:paraId="3ECEB7E8" w14:textId="7FAA6394" w:rsidR="0007726A" w:rsidRDefault="0007726A" w:rsidP="00987A39">
          <w:pPr>
            <w:pStyle w:val="Header"/>
            <w:ind w:right="-115"/>
            <w:jc w:val="right"/>
          </w:pPr>
        </w:p>
      </w:tc>
    </w:tr>
  </w:tbl>
  <w:p w14:paraId="7DC2E6D2" w14:textId="020A48BC" w:rsidR="0007726A" w:rsidRDefault="0007726A" w:rsidP="00987A3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95"/>
      <w:gridCol w:w="2995"/>
      <w:gridCol w:w="2995"/>
    </w:tblGrid>
    <w:tr w:rsidR="0007726A" w14:paraId="7E78A274" w14:textId="77777777" w:rsidTr="7A547973">
      <w:tc>
        <w:tcPr>
          <w:tcW w:w="2995" w:type="dxa"/>
        </w:tcPr>
        <w:p w14:paraId="6D9C3B40" w14:textId="336A3581" w:rsidR="0007726A" w:rsidRDefault="0007726A" w:rsidP="00987A39">
          <w:pPr>
            <w:pStyle w:val="Header"/>
            <w:ind w:left="-115"/>
          </w:pPr>
        </w:p>
      </w:tc>
      <w:tc>
        <w:tcPr>
          <w:tcW w:w="2995" w:type="dxa"/>
        </w:tcPr>
        <w:p w14:paraId="29D9E9C6" w14:textId="6E4789E9" w:rsidR="0007726A" w:rsidRDefault="0007726A" w:rsidP="00987A39">
          <w:pPr>
            <w:pStyle w:val="Header"/>
            <w:jc w:val="center"/>
          </w:pPr>
        </w:p>
      </w:tc>
      <w:tc>
        <w:tcPr>
          <w:tcW w:w="2995" w:type="dxa"/>
        </w:tcPr>
        <w:p w14:paraId="669E599E" w14:textId="72A08795" w:rsidR="0007726A" w:rsidRDefault="0007726A" w:rsidP="00987A39">
          <w:pPr>
            <w:pStyle w:val="Header"/>
            <w:ind w:right="-115"/>
            <w:jc w:val="right"/>
          </w:pPr>
        </w:p>
      </w:tc>
    </w:tr>
  </w:tbl>
  <w:p w14:paraId="7AB804CE" w14:textId="197700AB" w:rsidR="0007726A" w:rsidRDefault="0007726A" w:rsidP="00987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AF0F746"/>
    <w:lvl w:ilvl="0">
      <w:numFmt w:val="decimal"/>
      <w:lvlText w:val="*"/>
      <w:lvlJc w:val="left"/>
    </w:lvl>
  </w:abstractNum>
  <w:abstractNum w:abstractNumId="1" w15:restartNumberingAfterBreak="0">
    <w:nsid w:val="00B41D1A"/>
    <w:multiLevelType w:val="hybridMultilevel"/>
    <w:tmpl w:val="71822AC4"/>
    <w:lvl w:ilvl="0" w:tplc="04090001">
      <w:start w:val="1"/>
      <w:numFmt w:val="bullet"/>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 w15:restartNumberingAfterBreak="0">
    <w:nsid w:val="0AA47645"/>
    <w:multiLevelType w:val="hybridMultilevel"/>
    <w:tmpl w:val="30C45620"/>
    <w:lvl w:ilvl="0" w:tplc="04090001">
      <w:start w:val="1"/>
      <w:numFmt w:val="bullet"/>
      <w:lvlText w:val=""/>
      <w:lvlJc w:val="left"/>
      <w:pPr>
        <w:tabs>
          <w:tab w:val="num" w:pos="864"/>
        </w:tabs>
        <w:ind w:left="864" w:hanging="432"/>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72554D"/>
    <w:multiLevelType w:val="hybridMultilevel"/>
    <w:tmpl w:val="7FFC6914"/>
    <w:lvl w:ilvl="0" w:tplc="0226C96E">
      <w:start w:val="1"/>
      <w:numFmt w:val="decimal"/>
      <w:pStyle w:val="NumberD1"/>
      <w:lvlText w:val="%1."/>
      <w:lvlJc w:val="left"/>
      <w:pPr>
        <w:tabs>
          <w:tab w:val="num" w:pos="864"/>
        </w:tabs>
        <w:ind w:left="864"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06C2D8B"/>
    <w:multiLevelType w:val="hybridMultilevel"/>
    <w:tmpl w:val="AB72D734"/>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792"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8F7547"/>
    <w:multiLevelType w:val="hybridMultilevel"/>
    <w:tmpl w:val="CE96E52A"/>
    <w:lvl w:ilvl="0" w:tplc="16FE8B0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61166"/>
    <w:multiLevelType w:val="hybridMultilevel"/>
    <w:tmpl w:val="2C68F93C"/>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817C71"/>
    <w:multiLevelType w:val="hybridMultilevel"/>
    <w:tmpl w:val="9D069F9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7F3055B"/>
    <w:multiLevelType w:val="hybridMultilevel"/>
    <w:tmpl w:val="0C264DF8"/>
    <w:lvl w:ilvl="0" w:tplc="A30C8944">
      <w:start w:val="1"/>
      <w:numFmt w:val="decimal"/>
      <w:pStyle w:val="Number1"/>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80815D8"/>
    <w:multiLevelType w:val="hybridMultilevel"/>
    <w:tmpl w:val="70862CC0"/>
    <w:lvl w:ilvl="0" w:tplc="04090003">
      <w:start w:val="1"/>
      <w:numFmt w:val="bullet"/>
      <w:lvlText w:val="o"/>
      <w:lvlJc w:val="left"/>
      <w:pPr>
        <w:ind w:left="2010" w:hanging="360"/>
      </w:pPr>
      <w:rPr>
        <w:rFonts w:ascii="Courier New" w:hAnsi="Courier New" w:cs="Courier New" w:hint="default"/>
      </w:rPr>
    </w:lvl>
    <w:lvl w:ilvl="1" w:tplc="FFFFFFFF" w:tentative="1">
      <w:start w:val="1"/>
      <w:numFmt w:val="bullet"/>
      <w:lvlText w:val="o"/>
      <w:lvlJc w:val="left"/>
      <w:pPr>
        <w:ind w:left="2730" w:hanging="360"/>
      </w:pPr>
      <w:rPr>
        <w:rFonts w:ascii="Courier New" w:hAnsi="Courier New" w:cs="Courier New" w:hint="default"/>
      </w:rPr>
    </w:lvl>
    <w:lvl w:ilvl="2" w:tplc="FFFFFFFF" w:tentative="1">
      <w:start w:val="1"/>
      <w:numFmt w:val="bullet"/>
      <w:lvlText w:val=""/>
      <w:lvlJc w:val="left"/>
      <w:pPr>
        <w:ind w:left="3450" w:hanging="360"/>
      </w:pPr>
      <w:rPr>
        <w:rFonts w:ascii="Wingdings" w:hAnsi="Wingdings" w:hint="default"/>
      </w:rPr>
    </w:lvl>
    <w:lvl w:ilvl="3" w:tplc="FFFFFFFF" w:tentative="1">
      <w:start w:val="1"/>
      <w:numFmt w:val="bullet"/>
      <w:lvlText w:val=""/>
      <w:lvlJc w:val="left"/>
      <w:pPr>
        <w:ind w:left="4170" w:hanging="360"/>
      </w:pPr>
      <w:rPr>
        <w:rFonts w:ascii="Symbol" w:hAnsi="Symbol" w:hint="default"/>
      </w:rPr>
    </w:lvl>
    <w:lvl w:ilvl="4" w:tplc="FFFFFFFF" w:tentative="1">
      <w:start w:val="1"/>
      <w:numFmt w:val="bullet"/>
      <w:lvlText w:val="o"/>
      <w:lvlJc w:val="left"/>
      <w:pPr>
        <w:ind w:left="4890" w:hanging="360"/>
      </w:pPr>
      <w:rPr>
        <w:rFonts w:ascii="Courier New" w:hAnsi="Courier New" w:cs="Courier New" w:hint="default"/>
      </w:rPr>
    </w:lvl>
    <w:lvl w:ilvl="5" w:tplc="FFFFFFFF" w:tentative="1">
      <w:start w:val="1"/>
      <w:numFmt w:val="bullet"/>
      <w:lvlText w:val=""/>
      <w:lvlJc w:val="left"/>
      <w:pPr>
        <w:ind w:left="5610" w:hanging="360"/>
      </w:pPr>
      <w:rPr>
        <w:rFonts w:ascii="Wingdings" w:hAnsi="Wingdings" w:hint="default"/>
      </w:rPr>
    </w:lvl>
    <w:lvl w:ilvl="6" w:tplc="FFFFFFFF" w:tentative="1">
      <w:start w:val="1"/>
      <w:numFmt w:val="bullet"/>
      <w:lvlText w:val=""/>
      <w:lvlJc w:val="left"/>
      <w:pPr>
        <w:ind w:left="6330" w:hanging="360"/>
      </w:pPr>
      <w:rPr>
        <w:rFonts w:ascii="Symbol" w:hAnsi="Symbol" w:hint="default"/>
      </w:rPr>
    </w:lvl>
    <w:lvl w:ilvl="7" w:tplc="FFFFFFFF" w:tentative="1">
      <w:start w:val="1"/>
      <w:numFmt w:val="bullet"/>
      <w:lvlText w:val="o"/>
      <w:lvlJc w:val="left"/>
      <w:pPr>
        <w:ind w:left="7050" w:hanging="360"/>
      </w:pPr>
      <w:rPr>
        <w:rFonts w:ascii="Courier New" w:hAnsi="Courier New" w:cs="Courier New" w:hint="default"/>
      </w:rPr>
    </w:lvl>
    <w:lvl w:ilvl="8" w:tplc="FFFFFFFF" w:tentative="1">
      <w:start w:val="1"/>
      <w:numFmt w:val="bullet"/>
      <w:lvlText w:val=""/>
      <w:lvlJc w:val="left"/>
      <w:pPr>
        <w:ind w:left="7770" w:hanging="360"/>
      </w:pPr>
      <w:rPr>
        <w:rFonts w:ascii="Wingdings" w:hAnsi="Wingdings" w:hint="default"/>
      </w:rPr>
    </w:lvl>
  </w:abstractNum>
  <w:abstractNum w:abstractNumId="10" w15:restartNumberingAfterBreak="0">
    <w:nsid w:val="186D5412"/>
    <w:multiLevelType w:val="hybridMultilevel"/>
    <w:tmpl w:val="71F646FE"/>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427119"/>
    <w:multiLevelType w:val="hybridMultilevel"/>
    <w:tmpl w:val="74B0E342"/>
    <w:lvl w:ilvl="0" w:tplc="33128660">
      <w:start w:val="1"/>
      <w:numFmt w:val="lowerLetter"/>
      <w:pStyle w:val="Numbera"/>
      <w:lvlText w:val="(%1)"/>
      <w:lvlJc w:val="left"/>
      <w:pPr>
        <w:tabs>
          <w:tab w:val="num" w:pos="864"/>
        </w:tabs>
        <w:ind w:left="864" w:hanging="432"/>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3A105AD"/>
    <w:multiLevelType w:val="hybridMultilevel"/>
    <w:tmpl w:val="DCDA197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243B2AA7"/>
    <w:multiLevelType w:val="hybridMultilevel"/>
    <w:tmpl w:val="1CB48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04E08"/>
    <w:multiLevelType w:val="hybridMultilevel"/>
    <w:tmpl w:val="862A5CA6"/>
    <w:lvl w:ilvl="0" w:tplc="2B2801B8">
      <w:start w:val="1"/>
      <w:numFmt w:val="lowerRoman"/>
      <w:pStyle w:val="Numberi"/>
      <w:lvlText w:val="(%1)"/>
      <w:lvlJc w:val="left"/>
      <w:pPr>
        <w:tabs>
          <w:tab w:val="num" w:pos="1944"/>
        </w:tabs>
        <w:ind w:left="1296"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C224528"/>
    <w:multiLevelType w:val="singleLevel"/>
    <w:tmpl w:val="82740720"/>
    <w:lvl w:ilvl="0">
      <w:start w:val="1"/>
      <w:numFmt w:val="bullet"/>
      <w:lvlText w:val=""/>
      <w:lvlJc w:val="left"/>
      <w:pPr>
        <w:tabs>
          <w:tab w:val="num" w:pos="432"/>
        </w:tabs>
        <w:ind w:left="432" w:hanging="432"/>
      </w:pPr>
      <w:rPr>
        <w:rFonts w:ascii="Symbol" w:hAnsi="Symbol" w:hint="default"/>
        <w:color w:val="auto"/>
      </w:rPr>
    </w:lvl>
  </w:abstractNum>
  <w:abstractNum w:abstractNumId="16" w15:restartNumberingAfterBreak="0">
    <w:nsid w:val="2C655A19"/>
    <w:multiLevelType w:val="hybridMultilevel"/>
    <w:tmpl w:val="8B48D4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06715ED"/>
    <w:multiLevelType w:val="hybridMultilevel"/>
    <w:tmpl w:val="7C68405C"/>
    <w:lvl w:ilvl="0" w:tplc="FFFFFFFF">
      <w:start w:val="1"/>
      <w:numFmt w:val="bullet"/>
      <w:lvlText w:val=""/>
      <w:lvlJc w:val="left"/>
      <w:pPr>
        <w:ind w:left="720" w:hanging="360"/>
      </w:pPr>
      <w:rPr>
        <w:rFonts w:ascii="Symbol" w:hAnsi="Symbol" w:hint="default"/>
        <w:b w:val="0"/>
        <w:bCs w:val="0"/>
      </w:rPr>
    </w:lvl>
    <w:lvl w:ilvl="1" w:tplc="04090003">
      <w:start w:val="1"/>
      <w:numFmt w:val="bullet"/>
      <w:lvlText w:val="o"/>
      <w:lvlJc w:val="left"/>
      <w:pPr>
        <w:ind w:left="792"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7E6E25"/>
    <w:multiLevelType w:val="hybridMultilevel"/>
    <w:tmpl w:val="EC1453F4"/>
    <w:lvl w:ilvl="0" w:tplc="B5CC03AE">
      <w:start w:val="1"/>
      <w:numFmt w:val="decimal"/>
      <w:pStyle w:val="Number10"/>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A7C60CF"/>
    <w:multiLevelType w:val="hybridMultilevel"/>
    <w:tmpl w:val="03AC3DCC"/>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FA63DE"/>
    <w:multiLevelType w:val="hybridMultilevel"/>
    <w:tmpl w:val="59C07A16"/>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807A59"/>
    <w:multiLevelType w:val="hybridMultilevel"/>
    <w:tmpl w:val="180A9BB4"/>
    <w:lvl w:ilvl="0" w:tplc="49BE8A98">
      <w:start w:val="1"/>
      <w:numFmt w:val="bullet"/>
      <w:pStyle w:val="Bullet1"/>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6A7DF7"/>
    <w:multiLevelType w:val="hybridMultilevel"/>
    <w:tmpl w:val="888CE2D6"/>
    <w:lvl w:ilvl="0" w:tplc="04090003">
      <w:start w:val="1"/>
      <w:numFmt w:val="bullet"/>
      <w:lvlText w:val="o"/>
      <w:lvlJc w:val="left"/>
      <w:pPr>
        <w:ind w:left="2010" w:hanging="360"/>
      </w:pPr>
      <w:rPr>
        <w:rFonts w:ascii="Courier New" w:hAnsi="Courier New" w:cs="Courier New" w:hint="default"/>
      </w:rPr>
    </w:lvl>
    <w:lvl w:ilvl="1" w:tplc="FFFFFFFF" w:tentative="1">
      <w:start w:val="1"/>
      <w:numFmt w:val="bullet"/>
      <w:lvlText w:val="o"/>
      <w:lvlJc w:val="left"/>
      <w:pPr>
        <w:ind w:left="2730" w:hanging="360"/>
      </w:pPr>
      <w:rPr>
        <w:rFonts w:ascii="Courier New" w:hAnsi="Courier New" w:cs="Courier New" w:hint="default"/>
      </w:rPr>
    </w:lvl>
    <w:lvl w:ilvl="2" w:tplc="FFFFFFFF" w:tentative="1">
      <w:start w:val="1"/>
      <w:numFmt w:val="bullet"/>
      <w:lvlText w:val=""/>
      <w:lvlJc w:val="left"/>
      <w:pPr>
        <w:ind w:left="3450" w:hanging="360"/>
      </w:pPr>
      <w:rPr>
        <w:rFonts w:ascii="Wingdings" w:hAnsi="Wingdings" w:hint="default"/>
      </w:rPr>
    </w:lvl>
    <w:lvl w:ilvl="3" w:tplc="FFFFFFFF" w:tentative="1">
      <w:start w:val="1"/>
      <w:numFmt w:val="bullet"/>
      <w:lvlText w:val=""/>
      <w:lvlJc w:val="left"/>
      <w:pPr>
        <w:ind w:left="4170" w:hanging="360"/>
      </w:pPr>
      <w:rPr>
        <w:rFonts w:ascii="Symbol" w:hAnsi="Symbol" w:hint="default"/>
      </w:rPr>
    </w:lvl>
    <w:lvl w:ilvl="4" w:tplc="FFFFFFFF" w:tentative="1">
      <w:start w:val="1"/>
      <w:numFmt w:val="bullet"/>
      <w:lvlText w:val="o"/>
      <w:lvlJc w:val="left"/>
      <w:pPr>
        <w:ind w:left="4890" w:hanging="360"/>
      </w:pPr>
      <w:rPr>
        <w:rFonts w:ascii="Courier New" w:hAnsi="Courier New" w:cs="Courier New" w:hint="default"/>
      </w:rPr>
    </w:lvl>
    <w:lvl w:ilvl="5" w:tplc="FFFFFFFF" w:tentative="1">
      <w:start w:val="1"/>
      <w:numFmt w:val="bullet"/>
      <w:lvlText w:val=""/>
      <w:lvlJc w:val="left"/>
      <w:pPr>
        <w:ind w:left="5610" w:hanging="360"/>
      </w:pPr>
      <w:rPr>
        <w:rFonts w:ascii="Wingdings" w:hAnsi="Wingdings" w:hint="default"/>
      </w:rPr>
    </w:lvl>
    <w:lvl w:ilvl="6" w:tplc="FFFFFFFF" w:tentative="1">
      <w:start w:val="1"/>
      <w:numFmt w:val="bullet"/>
      <w:lvlText w:val=""/>
      <w:lvlJc w:val="left"/>
      <w:pPr>
        <w:ind w:left="6330" w:hanging="360"/>
      </w:pPr>
      <w:rPr>
        <w:rFonts w:ascii="Symbol" w:hAnsi="Symbol" w:hint="default"/>
      </w:rPr>
    </w:lvl>
    <w:lvl w:ilvl="7" w:tplc="FFFFFFFF" w:tentative="1">
      <w:start w:val="1"/>
      <w:numFmt w:val="bullet"/>
      <w:lvlText w:val="o"/>
      <w:lvlJc w:val="left"/>
      <w:pPr>
        <w:ind w:left="7050" w:hanging="360"/>
      </w:pPr>
      <w:rPr>
        <w:rFonts w:ascii="Courier New" w:hAnsi="Courier New" w:cs="Courier New" w:hint="default"/>
      </w:rPr>
    </w:lvl>
    <w:lvl w:ilvl="8" w:tplc="FFFFFFFF" w:tentative="1">
      <w:start w:val="1"/>
      <w:numFmt w:val="bullet"/>
      <w:lvlText w:val=""/>
      <w:lvlJc w:val="left"/>
      <w:pPr>
        <w:ind w:left="7770" w:hanging="360"/>
      </w:pPr>
      <w:rPr>
        <w:rFonts w:ascii="Wingdings" w:hAnsi="Wingdings" w:hint="default"/>
      </w:rPr>
    </w:lvl>
  </w:abstractNum>
  <w:abstractNum w:abstractNumId="23" w15:restartNumberingAfterBreak="0">
    <w:nsid w:val="40B22C2E"/>
    <w:multiLevelType w:val="hybridMultilevel"/>
    <w:tmpl w:val="58DA39BC"/>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24" w15:restartNumberingAfterBreak="0">
    <w:nsid w:val="4BF70FC3"/>
    <w:multiLevelType w:val="hybridMultilevel"/>
    <w:tmpl w:val="D9F8787E"/>
    <w:lvl w:ilvl="0" w:tplc="6DBE994E">
      <w:start w:val="1"/>
      <w:numFmt w:val="lowerRoman"/>
      <w:pStyle w:val="Numberi0"/>
      <w:lvlText w:val="(%1)"/>
      <w:lvlJc w:val="left"/>
      <w:pPr>
        <w:tabs>
          <w:tab w:val="num" w:pos="1584"/>
        </w:tabs>
        <w:ind w:left="1296"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21D76F1"/>
    <w:multiLevelType w:val="hybridMultilevel"/>
    <w:tmpl w:val="D476651C"/>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826646B"/>
    <w:multiLevelType w:val="hybridMultilevel"/>
    <w:tmpl w:val="2AF8CAE4"/>
    <w:lvl w:ilvl="0" w:tplc="BCF4850E">
      <w:start w:val="1"/>
      <w:numFmt w:val="bullet"/>
      <w:pStyle w:val="BulletD"/>
      <w:lvlText w:val=""/>
      <w:lvlJc w:val="left"/>
      <w:pPr>
        <w:tabs>
          <w:tab w:val="num" w:pos="864"/>
        </w:tabs>
        <w:ind w:left="864"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BC0710"/>
    <w:multiLevelType w:val="hybridMultilevel"/>
    <w:tmpl w:val="0892288E"/>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A42389"/>
    <w:multiLevelType w:val="hybridMultilevel"/>
    <w:tmpl w:val="4EAEDC4C"/>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792"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6495ABA"/>
    <w:multiLevelType w:val="hybridMultilevel"/>
    <w:tmpl w:val="1046BF00"/>
    <w:lvl w:ilvl="0" w:tplc="A9408368">
      <w:start w:val="1"/>
      <w:numFmt w:val="lowerRoman"/>
      <w:pStyle w:val="Numberi1"/>
      <w:lvlText w:val="(%1)"/>
      <w:lvlJc w:val="left"/>
      <w:pPr>
        <w:tabs>
          <w:tab w:val="num" w:pos="1944"/>
        </w:tabs>
        <w:ind w:left="1296"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813E74"/>
    <w:multiLevelType w:val="hybridMultilevel"/>
    <w:tmpl w:val="498C10CA"/>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FCE73A0"/>
    <w:multiLevelType w:val="hybridMultilevel"/>
    <w:tmpl w:val="18BE7BE0"/>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C77578"/>
    <w:multiLevelType w:val="hybridMultilevel"/>
    <w:tmpl w:val="8C9A96D2"/>
    <w:lvl w:ilvl="0" w:tplc="04090003">
      <w:start w:val="1"/>
      <w:numFmt w:val="bullet"/>
      <w:lvlText w:val="o"/>
      <w:lvlJc w:val="left"/>
      <w:pPr>
        <w:ind w:left="1584" w:hanging="360"/>
      </w:pPr>
      <w:rPr>
        <w:rFonts w:ascii="Courier New" w:hAnsi="Courier New" w:cs="Courier New"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3" w15:restartNumberingAfterBreak="0">
    <w:nsid w:val="757436FC"/>
    <w:multiLevelType w:val="hybridMultilevel"/>
    <w:tmpl w:val="C104553C"/>
    <w:lvl w:ilvl="0" w:tplc="04090003">
      <w:start w:val="1"/>
      <w:numFmt w:val="bullet"/>
      <w:lvlText w:val="o"/>
      <w:lvlJc w:val="left"/>
      <w:pPr>
        <w:tabs>
          <w:tab w:val="num" w:pos="864"/>
        </w:tabs>
        <w:ind w:left="864" w:hanging="432"/>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5800C23"/>
    <w:multiLevelType w:val="hybridMultilevel"/>
    <w:tmpl w:val="440E601C"/>
    <w:lvl w:ilvl="0" w:tplc="83560102">
      <w:start w:val="1"/>
      <w:numFmt w:val="lowerLetter"/>
      <w:pStyle w:val="Numbera0"/>
      <w:lvlText w:val="(%1)"/>
      <w:lvlJc w:val="left"/>
      <w:pPr>
        <w:tabs>
          <w:tab w:val="num" w:pos="864"/>
        </w:tabs>
        <w:ind w:left="864"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6532676"/>
    <w:multiLevelType w:val="hybridMultilevel"/>
    <w:tmpl w:val="BBAEA300"/>
    <w:lvl w:ilvl="0" w:tplc="04090001">
      <w:start w:val="1"/>
      <w:numFmt w:val="bullet"/>
      <w:lvlText w:val=""/>
      <w:lvlJc w:val="left"/>
      <w:pPr>
        <w:ind w:left="1152" w:hanging="360"/>
      </w:pPr>
      <w:rPr>
        <w:rFonts w:ascii="Symbol" w:hAnsi="Symbol"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6" w15:restartNumberingAfterBreak="0">
    <w:nsid w:val="7E10028C"/>
    <w:multiLevelType w:val="hybridMultilevel"/>
    <w:tmpl w:val="DC54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869226">
    <w:abstractNumId w:val="26"/>
  </w:num>
  <w:num w:numId="2" w16cid:durableId="442381704">
    <w:abstractNumId w:val="34"/>
  </w:num>
  <w:num w:numId="3" w16cid:durableId="928319895">
    <w:abstractNumId w:val="3"/>
  </w:num>
  <w:num w:numId="4" w16cid:durableId="140110008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5" w16cid:durableId="251789935">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6" w16cid:durableId="1562642835">
    <w:abstractNumId w:val="26"/>
  </w:num>
  <w:num w:numId="7" w16cid:durableId="49888458">
    <w:abstractNumId w:val="23"/>
  </w:num>
  <w:num w:numId="8" w16cid:durableId="69084944">
    <w:abstractNumId w:val="1"/>
  </w:num>
  <w:num w:numId="9" w16cid:durableId="1063023555">
    <w:abstractNumId w:val="35"/>
  </w:num>
  <w:num w:numId="10" w16cid:durableId="511724719">
    <w:abstractNumId w:val="13"/>
  </w:num>
  <w:num w:numId="11" w16cid:durableId="100688938">
    <w:abstractNumId w:val="36"/>
  </w:num>
  <w:num w:numId="12" w16cid:durableId="1253662359">
    <w:abstractNumId w:val="5"/>
  </w:num>
  <w:num w:numId="13" w16cid:durableId="1055080734">
    <w:abstractNumId w:val="8"/>
  </w:num>
  <w:num w:numId="14" w16cid:durableId="1777752383">
    <w:abstractNumId w:val="11"/>
  </w:num>
  <w:num w:numId="15" w16cid:durableId="378672669">
    <w:abstractNumId w:val="29"/>
  </w:num>
  <w:num w:numId="16" w16cid:durableId="39013544">
    <w:abstractNumId w:val="24"/>
  </w:num>
  <w:num w:numId="17" w16cid:durableId="263658036">
    <w:abstractNumId w:val="18"/>
  </w:num>
  <w:num w:numId="18" w16cid:durableId="1990086478">
    <w:abstractNumId w:val="14"/>
  </w:num>
  <w:num w:numId="19" w16cid:durableId="918518442">
    <w:abstractNumId w:val="21"/>
  </w:num>
  <w:num w:numId="20" w16cid:durableId="673194186">
    <w:abstractNumId w:val="30"/>
  </w:num>
  <w:num w:numId="21" w16cid:durableId="1574661658">
    <w:abstractNumId w:val="16"/>
  </w:num>
  <w:num w:numId="22" w16cid:durableId="1453743643">
    <w:abstractNumId w:val="32"/>
  </w:num>
  <w:num w:numId="23" w16cid:durableId="871958866">
    <w:abstractNumId w:val="9"/>
  </w:num>
  <w:num w:numId="24" w16cid:durableId="1208646015">
    <w:abstractNumId w:val="22"/>
  </w:num>
  <w:num w:numId="25" w16cid:durableId="92407395">
    <w:abstractNumId w:val="20"/>
  </w:num>
  <w:num w:numId="26" w16cid:durableId="465584665">
    <w:abstractNumId w:val="31"/>
  </w:num>
  <w:num w:numId="27" w16cid:durableId="1256328954">
    <w:abstractNumId w:val="7"/>
  </w:num>
  <w:num w:numId="28" w16cid:durableId="1465852885">
    <w:abstractNumId w:val="25"/>
  </w:num>
  <w:num w:numId="29" w16cid:durableId="1993868172">
    <w:abstractNumId w:val="10"/>
  </w:num>
  <w:num w:numId="30" w16cid:durableId="713239268">
    <w:abstractNumId w:val="6"/>
  </w:num>
  <w:num w:numId="31" w16cid:durableId="709769089">
    <w:abstractNumId w:val="27"/>
  </w:num>
  <w:num w:numId="32" w16cid:durableId="424040139">
    <w:abstractNumId w:val="33"/>
  </w:num>
  <w:num w:numId="33" w16cid:durableId="67075584">
    <w:abstractNumId w:val="28"/>
  </w:num>
  <w:num w:numId="34" w16cid:durableId="1894848785">
    <w:abstractNumId w:val="4"/>
  </w:num>
  <w:num w:numId="35" w16cid:durableId="1354380456">
    <w:abstractNumId w:val="17"/>
  </w:num>
  <w:num w:numId="36" w16cid:durableId="781538622">
    <w:abstractNumId w:val="19"/>
  </w:num>
  <w:num w:numId="37" w16cid:durableId="1564682710">
    <w:abstractNumId w:val="26"/>
    <w:lvlOverride w:ilvl="0">
      <w:startOverride w:val="1"/>
    </w:lvlOverride>
  </w:num>
  <w:num w:numId="38" w16cid:durableId="314260347">
    <w:abstractNumId w:val="15"/>
  </w:num>
  <w:num w:numId="39" w16cid:durableId="1690908205">
    <w:abstractNumId w:val="26"/>
  </w:num>
  <w:num w:numId="40" w16cid:durableId="540553424">
    <w:abstractNumId w:val="26"/>
  </w:num>
  <w:num w:numId="41" w16cid:durableId="1529641405">
    <w:abstractNumId w:val="12"/>
  </w:num>
  <w:num w:numId="42" w16cid:durableId="1800151293">
    <w:abstractNumId w:val="26"/>
  </w:num>
  <w:num w:numId="43" w16cid:durableId="1520238887">
    <w:abstractNumId w:val="26"/>
  </w:num>
  <w:num w:numId="44" w16cid:durableId="1119224360">
    <w:abstractNumId w:val="26"/>
  </w:num>
  <w:num w:numId="45" w16cid:durableId="1056929165">
    <w:abstractNumId w:val="26"/>
  </w:num>
  <w:num w:numId="46" w16cid:durableId="1344161081">
    <w:abstractNumId w:val="26"/>
  </w:num>
  <w:num w:numId="47" w16cid:durableId="1030952706">
    <w:abstractNumId w:val="26"/>
  </w:num>
  <w:num w:numId="48" w16cid:durableId="1481073498">
    <w:abstractNumId w:val="26"/>
  </w:num>
  <w:num w:numId="49" w16cid:durableId="145125069">
    <w:abstractNumId w:val="2"/>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Hoogland">
    <w15:presenceInfo w15:providerId="AD" w15:userId="S::laura.hoogland@prudential.com::8da4a90f-fb9f-4bc3-91ae-45e3cd001946"/>
  </w15:person>
  <w15:person w15:author="Karen Oudine">
    <w15:presenceInfo w15:providerId="AD" w15:userId="S::karen.oudine@prudential.com::bd9022ed-e8ed-4c3a-bd64-1ef0318183b6"/>
  </w15:person>
  <w15:person w15:author="Melanie Coddington">
    <w15:presenceInfo w15:providerId="AD" w15:userId="S::melanie.coddington@prudential.com::f3a00a95-6470-4c6d-b38b-6aefddd710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67"/>
    <w:rsid w:val="00000101"/>
    <w:rsid w:val="0000024E"/>
    <w:rsid w:val="0000039D"/>
    <w:rsid w:val="000003C1"/>
    <w:rsid w:val="0000054F"/>
    <w:rsid w:val="000006DE"/>
    <w:rsid w:val="00000832"/>
    <w:rsid w:val="0000092C"/>
    <w:rsid w:val="00000DA6"/>
    <w:rsid w:val="00000F86"/>
    <w:rsid w:val="0000108A"/>
    <w:rsid w:val="0000121A"/>
    <w:rsid w:val="0000122D"/>
    <w:rsid w:val="000012B2"/>
    <w:rsid w:val="00001479"/>
    <w:rsid w:val="00001627"/>
    <w:rsid w:val="000016F7"/>
    <w:rsid w:val="000017F8"/>
    <w:rsid w:val="00001897"/>
    <w:rsid w:val="000018F7"/>
    <w:rsid w:val="00001B33"/>
    <w:rsid w:val="00001C12"/>
    <w:rsid w:val="00001C85"/>
    <w:rsid w:val="00001D92"/>
    <w:rsid w:val="000020F1"/>
    <w:rsid w:val="00002255"/>
    <w:rsid w:val="00002400"/>
    <w:rsid w:val="000024B0"/>
    <w:rsid w:val="000024CD"/>
    <w:rsid w:val="00002608"/>
    <w:rsid w:val="000026D5"/>
    <w:rsid w:val="000026EF"/>
    <w:rsid w:val="00002807"/>
    <w:rsid w:val="00002AF9"/>
    <w:rsid w:val="00002C7C"/>
    <w:rsid w:val="00002EB8"/>
    <w:rsid w:val="00002F8D"/>
    <w:rsid w:val="00003222"/>
    <w:rsid w:val="00003223"/>
    <w:rsid w:val="00003268"/>
    <w:rsid w:val="000033E4"/>
    <w:rsid w:val="0000345D"/>
    <w:rsid w:val="0000348D"/>
    <w:rsid w:val="000034EC"/>
    <w:rsid w:val="00003500"/>
    <w:rsid w:val="0000357C"/>
    <w:rsid w:val="00003606"/>
    <w:rsid w:val="00003660"/>
    <w:rsid w:val="00003817"/>
    <w:rsid w:val="000038E0"/>
    <w:rsid w:val="000038E9"/>
    <w:rsid w:val="0000392A"/>
    <w:rsid w:val="00003AEB"/>
    <w:rsid w:val="00003B2B"/>
    <w:rsid w:val="00003B48"/>
    <w:rsid w:val="00003B98"/>
    <w:rsid w:val="00003D55"/>
    <w:rsid w:val="000040AC"/>
    <w:rsid w:val="00004253"/>
    <w:rsid w:val="0000439F"/>
    <w:rsid w:val="0000456A"/>
    <w:rsid w:val="00004698"/>
    <w:rsid w:val="0000489E"/>
    <w:rsid w:val="000049D4"/>
    <w:rsid w:val="000049EB"/>
    <w:rsid w:val="00004B02"/>
    <w:rsid w:val="00004D30"/>
    <w:rsid w:val="00004F2F"/>
    <w:rsid w:val="00004FD5"/>
    <w:rsid w:val="00005033"/>
    <w:rsid w:val="000053A7"/>
    <w:rsid w:val="000054A4"/>
    <w:rsid w:val="0000550C"/>
    <w:rsid w:val="0000554C"/>
    <w:rsid w:val="0000557E"/>
    <w:rsid w:val="0000579D"/>
    <w:rsid w:val="000058BA"/>
    <w:rsid w:val="00005AEE"/>
    <w:rsid w:val="00005F30"/>
    <w:rsid w:val="000060A2"/>
    <w:rsid w:val="0000623A"/>
    <w:rsid w:val="000064B6"/>
    <w:rsid w:val="00006639"/>
    <w:rsid w:val="000066CE"/>
    <w:rsid w:val="00006789"/>
    <w:rsid w:val="000067B9"/>
    <w:rsid w:val="00006964"/>
    <w:rsid w:val="00006D23"/>
    <w:rsid w:val="00006D27"/>
    <w:rsid w:val="00006DFC"/>
    <w:rsid w:val="00006EA1"/>
    <w:rsid w:val="0000703C"/>
    <w:rsid w:val="000070DC"/>
    <w:rsid w:val="00007106"/>
    <w:rsid w:val="000071C7"/>
    <w:rsid w:val="00007211"/>
    <w:rsid w:val="0000724A"/>
    <w:rsid w:val="00007293"/>
    <w:rsid w:val="0000757F"/>
    <w:rsid w:val="000075BB"/>
    <w:rsid w:val="000076DD"/>
    <w:rsid w:val="0000773D"/>
    <w:rsid w:val="0000797D"/>
    <w:rsid w:val="00007A65"/>
    <w:rsid w:val="00007A97"/>
    <w:rsid w:val="00007A9C"/>
    <w:rsid w:val="00007C53"/>
    <w:rsid w:val="00007CD7"/>
    <w:rsid w:val="00010003"/>
    <w:rsid w:val="00010227"/>
    <w:rsid w:val="000104CC"/>
    <w:rsid w:val="00010994"/>
    <w:rsid w:val="000109F4"/>
    <w:rsid w:val="00010A96"/>
    <w:rsid w:val="00010C07"/>
    <w:rsid w:val="00010C57"/>
    <w:rsid w:val="00010CBA"/>
    <w:rsid w:val="00010E5B"/>
    <w:rsid w:val="00011095"/>
    <w:rsid w:val="000110AA"/>
    <w:rsid w:val="0001113E"/>
    <w:rsid w:val="000112F6"/>
    <w:rsid w:val="00011379"/>
    <w:rsid w:val="000113DF"/>
    <w:rsid w:val="0001140E"/>
    <w:rsid w:val="0001193E"/>
    <w:rsid w:val="00011A4C"/>
    <w:rsid w:val="00011A5D"/>
    <w:rsid w:val="00011BCE"/>
    <w:rsid w:val="00011E08"/>
    <w:rsid w:val="00011E7B"/>
    <w:rsid w:val="000121A1"/>
    <w:rsid w:val="0001236B"/>
    <w:rsid w:val="00012582"/>
    <w:rsid w:val="000125E8"/>
    <w:rsid w:val="00012630"/>
    <w:rsid w:val="000128A5"/>
    <w:rsid w:val="000128DB"/>
    <w:rsid w:val="00012A0F"/>
    <w:rsid w:val="00012BDD"/>
    <w:rsid w:val="00012C2D"/>
    <w:rsid w:val="00012D0C"/>
    <w:rsid w:val="00012D53"/>
    <w:rsid w:val="00012E2E"/>
    <w:rsid w:val="0001304D"/>
    <w:rsid w:val="0001304F"/>
    <w:rsid w:val="000131A5"/>
    <w:rsid w:val="000131BB"/>
    <w:rsid w:val="0001327B"/>
    <w:rsid w:val="0001330A"/>
    <w:rsid w:val="00013470"/>
    <w:rsid w:val="00013520"/>
    <w:rsid w:val="0001373C"/>
    <w:rsid w:val="00013911"/>
    <w:rsid w:val="00013967"/>
    <w:rsid w:val="0001397F"/>
    <w:rsid w:val="00013A9F"/>
    <w:rsid w:val="00013C7B"/>
    <w:rsid w:val="00013DA2"/>
    <w:rsid w:val="00013DB1"/>
    <w:rsid w:val="00013DC3"/>
    <w:rsid w:val="00013E83"/>
    <w:rsid w:val="00013FB0"/>
    <w:rsid w:val="0001429D"/>
    <w:rsid w:val="0001439D"/>
    <w:rsid w:val="000143A2"/>
    <w:rsid w:val="0001442E"/>
    <w:rsid w:val="00014471"/>
    <w:rsid w:val="000144D9"/>
    <w:rsid w:val="00014516"/>
    <w:rsid w:val="0001479B"/>
    <w:rsid w:val="00014834"/>
    <w:rsid w:val="000148B6"/>
    <w:rsid w:val="00014917"/>
    <w:rsid w:val="00014936"/>
    <w:rsid w:val="0001499E"/>
    <w:rsid w:val="000149DB"/>
    <w:rsid w:val="00014A12"/>
    <w:rsid w:val="00014B0E"/>
    <w:rsid w:val="00014DC3"/>
    <w:rsid w:val="00014F98"/>
    <w:rsid w:val="00015021"/>
    <w:rsid w:val="00015194"/>
    <w:rsid w:val="00015267"/>
    <w:rsid w:val="000152E0"/>
    <w:rsid w:val="000153A2"/>
    <w:rsid w:val="00015409"/>
    <w:rsid w:val="000154C8"/>
    <w:rsid w:val="00015523"/>
    <w:rsid w:val="00015524"/>
    <w:rsid w:val="000155A3"/>
    <w:rsid w:val="000155F2"/>
    <w:rsid w:val="0001568C"/>
    <w:rsid w:val="00015744"/>
    <w:rsid w:val="00015832"/>
    <w:rsid w:val="00015F58"/>
    <w:rsid w:val="00016257"/>
    <w:rsid w:val="000162F2"/>
    <w:rsid w:val="0001641B"/>
    <w:rsid w:val="00016502"/>
    <w:rsid w:val="00016535"/>
    <w:rsid w:val="00016686"/>
    <w:rsid w:val="00016818"/>
    <w:rsid w:val="000169DC"/>
    <w:rsid w:val="00016B34"/>
    <w:rsid w:val="00016BE2"/>
    <w:rsid w:val="00016CA2"/>
    <w:rsid w:val="00016D35"/>
    <w:rsid w:val="00016D79"/>
    <w:rsid w:val="00016DE4"/>
    <w:rsid w:val="000170B2"/>
    <w:rsid w:val="0001735D"/>
    <w:rsid w:val="00017473"/>
    <w:rsid w:val="00017493"/>
    <w:rsid w:val="000174ED"/>
    <w:rsid w:val="000174FB"/>
    <w:rsid w:val="000175FE"/>
    <w:rsid w:val="0001768C"/>
    <w:rsid w:val="0001769C"/>
    <w:rsid w:val="000177FB"/>
    <w:rsid w:val="000179DC"/>
    <w:rsid w:val="00017A6D"/>
    <w:rsid w:val="00017B69"/>
    <w:rsid w:val="00017CE8"/>
    <w:rsid w:val="00017E84"/>
    <w:rsid w:val="00017F31"/>
    <w:rsid w:val="00020073"/>
    <w:rsid w:val="000200EB"/>
    <w:rsid w:val="0002012B"/>
    <w:rsid w:val="000201B7"/>
    <w:rsid w:val="00020234"/>
    <w:rsid w:val="0002026B"/>
    <w:rsid w:val="000203C0"/>
    <w:rsid w:val="000206DD"/>
    <w:rsid w:val="000206FB"/>
    <w:rsid w:val="000206FE"/>
    <w:rsid w:val="00020786"/>
    <w:rsid w:val="00020AD2"/>
    <w:rsid w:val="00020C6D"/>
    <w:rsid w:val="00020D08"/>
    <w:rsid w:val="00020F20"/>
    <w:rsid w:val="00021341"/>
    <w:rsid w:val="000213BF"/>
    <w:rsid w:val="0002149B"/>
    <w:rsid w:val="0002150D"/>
    <w:rsid w:val="00021528"/>
    <w:rsid w:val="0002161E"/>
    <w:rsid w:val="000216D8"/>
    <w:rsid w:val="000216FC"/>
    <w:rsid w:val="000217F2"/>
    <w:rsid w:val="0002184E"/>
    <w:rsid w:val="00021911"/>
    <w:rsid w:val="00021AF6"/>
    <w:rsid w:val="00021E24"/>
    <w:rsid w:val="00021ED5"/>
    <w:rsid w:val="00021EEF"/>
    <w:rsid w:val="00021F59"/>
    <w:rsid w:val="00021FC4"/>
    <w:rsid w:val="00021FD8"/>
    <w:rsid w:val="00021FFF"/>
    <w:rsid w:val="00022088"/>
    <w:rsid w:val="000220F6"/>
    <w:rsid w:val="000221D0"/>
    <w:rsid w:val="000221DE"/>
    <w:rsid w:val="0002235F"/>
    <w:rsid w:val="00022655"/>
    <w:rsid w:val="00022A5E"/>
    <w:rsid w:val="00022A61"/>
    <w:rsid w:val="00022A95"/>
    <w:rsid w:val="00022BEF"/>
    <w:rsid w:val="00022CD6"/>
    <w:rsid w:val="00022CDA"/>
    <w:rsid w:val="00022E11"/>
    <w:rsid w:val="00022F34"/>
    <w:rsid w:val="00023068"/>
    <w:rsid w:val="0002318E"/>
    <w:rsid w:val="0002331E"/>
    <w:rsid w:val="000233D0"/>
    <w:rsid w:val="000235B8"/>
    <w:rsid w:val="00023629"/>
    <w:rsid w:val="000236A2"/>
    <w:rsid w:val="000237BA"/>
    <w:rsid w:val="0002381A"/>
    <w:rsid w:val="000238A7"/>
    <w:rsid w:val="00023912"/>
    <w:rsid w:val="0002396E"/>
    <w:rsid w:val="00023A05"/>
    <w:rsid w:val="00023B64"/>
    <w:rsid w:val="00023BAA"/>
    <w:rsid w:val="00023CFA"/>
    <w:rsid w:val="00023CFD"/>
    <w:rsid w:val="00023D54"/>
    <w:rsid w:val="0002409A"/>
    <w:rsid w:val="000240B3"/>
    <w:rsid w:val="000240DB"/>
    <w:rsid w:val="0002413C"/>
    <w:rsid w:val="0002418F"/>
    <w:rsid w:val="000241AE"/>
    <w:rsid w:val="00024218"/>
    <w:rsid w:val="0002430A"/>
    <w:rsid w:val="00024332"/>
    <w:rsid w:val="00024377"/>
    <w:rsid w:val="000244B4"/>
    <w:rsid w:val="0002456E"/>
    <w:rsid w:val="000245A5"/>
    <w:rsid w:val="00024697"/>
    <w:rsid w:val="00024699"/>
    <w:rsid w:val="00024733"/>
    <w:rsid w:val="00024789"/>
    <w:rsid w:val="000247E3"/>
    <w:rsid w:val="00024864"/>
    <w:rsid w:val="000248C8"/>
    <w:rsid w:val="00024B22"/>
    <w:rsid w:val="00024B71"/>
    <w:rsid w:val="00024DF5"/>
    <w:rsid w:val="00024E6A"/>
    <w:rsid w:val="00024E9C"/>
    <w:rsid w:val="00025056"/>
    <w:rsid w:val="000250B2"/>
    <w:rsid w:val="000251C2"/>
    <w:rsid w:val="000251E7"/>
    <w:rsid w:val="00025207"/>
    <w:rsid w:val="0002544B"/>
    <w:rsid w:val="00025752"/>
    <w:rsid w:val="00025A1F"/>
    <w:rsid w:val="00025B8D"/>
    <w:rsid w:val="00025C51"/>
    <w:rsid w:val="00025F16"/>
    <w:rsid w:val="00025FB7"/>
    <w:rsid w:val="00026446"/>
    <w:rsid w:val="0002654A"/>
    <w:rsid w:val="0002666D"/>
    <w:rsid w:val="00026678"/>
    <w:rsid w:val="000266C0"/>
    <w:rsid w:val="000267C3"/>
    <w:rsid w:val="00026821"/>
    <w:rsid w:val="00026978"/>
    <w:rsid w:val="0002698E"/>
    <w:rsid w:val="000269A2"/>
    <w:rsid w:val="00026B31"/>
    <w:rsid w:val="00026DE6"/>
    <w:rsid w:val="00026E6A"/>
    <w:rsid w:val="00026F0B"/>
    <w:rsid w:val="0002715D"/>
    <w:rsid w:val="0002730C"/>
    <w:rsid w:val="0002735A"/>
    <w:rsid w:val="000273B0"/>
    <w:rsid w:val="000274A2"/>
    <w:rsid w:val="00027828"/>
    <w:rsid w:val="00027A75"/>
    <w:rsid w:val="00027C3E"/>
    <w:rsid w:val="0003014C"/>
    <w:rsid w:val="00030290"/>
    <w:rsid w:val="00030333"/>
    <w:rsid w:val="0003035A"/>
    <w:rsid w:val="000303A7"/>
    <w:rsid w:val="000303EB"/>
    <w:rsid w:val="0003046A"/>
    <w:rsid w:val="000305F0"/>
    <w:rsid w:val="000308C7"/>
    <w:rsid w:val="00030C17"/>
    <w:rsid w:val="00030FAF"/>
    <w:rsid w:val="0003120B"/>
    <w:rsid w:val="000312CB"/>
    <w:rsid w:val="000314C0"/>
    <w:rsid w:val="000315E6"/>
    <w:rsid w:val="000316FD"/>
    <w:rsid w:val="00031816"/>
    <w:rsid w:val="000319C9"/>
    <w:rsid w:val="00031BE0"/>
    <w:rsid w:val="00031D38"/>
    <w:rsid w:val="00031EF3"/>
    <w:rsid w:val="00032139"/>
    <w:rsid w:val="0003218E"/>
    <w:rsid w:val="000322E2"/>
    <w:rsid w:val="00032417"/>
    <w:rsid w:val="00032593"/>
    <w:rsid w:val="0003267C"/>
    <w:rsid w:val="000326CD"/>
    <w:rsid w:val="000326D2"/>
    <w:rsid w:val="000327B5"/>
    <w:rsid w:val="0003280F"/>
    <w:rsid w:val="00032AF1"/>
    <w:rsid w:val="00032BA5"/>
    <w:rsid w:val="00032CE3"/>
    <w:rsid w:val="00032EFD"/>
    <w:rsid w:val="00032F23"/>
    <w:rsid w:val="0003302C"/>
    <w:rsid w:val="00033098"/>
    <w:rsid w:val="000330CB"/>
    <w:rsid w:val="00033194"/>
    <w:rsid w:val="0003320A"/>
    <w:rsid w:val="00033423"/>
    <w:rsid w:val="00033448"/>
    <w:rsid w:val="00033640"/>
    <w:rsid w:val="0003368A"/>
    <w:rsid w:val="000337AE"/>
    <w:rsid w:val="000338CF"/>
    <w:rsid w:val="00033BD4"/>
    <w:rsid w:val="00033BDC"/>
    <w:rsid w:val="00033D17"/>
    <w:rsid w:val="00033D28"/>
    <w:rsid w:val="00033FA5"/>
    <w:rsid w:val="0003417D"/>
    <w:rsid w:val="000341CB"/>
    <w:rsid w:val="00034473"/>
    <w:rsid w:val="00034495"/>
    <w:rsid w:val="00034764"/>
    <w:rsid w:val="000348ED"/>
    <w:rsid w:val="00034B27"/>
    <w:rsid w:val="00034C2B"/>
    <w:rsid w:val="00034EEC"/>
    <w:rsid w:val="000350C5"/>
    <w:rsid w:val="000351DA"/>
    <w:rsid w:val="0003525C"/>
    <w:rsid w:val="00035405"/>
    <w:rsid w:val="000356CF"/>
    <w:rsid w:val="0003577A"/>
    <w:rsid w:val="000357B8"/>
    <w:rsid w:val="000358DA"/>
    <w:rsid w:val="00035904"/>
    <w:rsid w:val="00035CBE"/>
    <w:rsid w:val="00035D37"/>
    <w:rsid w:val="00035D4B"/>
    <w:rsid w:val="00035D69"/>
    <w:rsid w:val="00035DBA"/>
    <w:rsid w:val="00035EF7"/>
    <w:rsid w:val="000361C3"/>
    <w:rsid w:val="000364C3"/>
    <w:rsid w:val="000364D0"/>
    <w:rsid w:val="0003659D"/>
    <w:rsid w:val="000366CB"/>
    <w:rsid w:val="0003689B"/>
    <w:rsid w:val="00036978"/>
    <w:rsid w:val="00036BA4"/>
    <w:rsid w:val="00036DCE"/>
    <w:rsid w:val="00036F67"/>
    <w:rsid w:val="0003706E"/>
    <w:rsid w:val="00037124"/>
    <w:rsid w:val="00037205"/>
    <w:rsid w:val="0003750B"/>
    <w:rsid w:val="000375C5"/>
    <w:rsid w:val="00037673"/>
    <w:rsid w:val="00037683"/>
    <w:rsid w:val="000376F1"/>
    <w:rsid w:val="000379AE"/>
    <w:rsid w:val="00037A50"/>
    <w:rsid w:val="00037C15"/>
    <w:rsid w:val="00037D88"/>
    <w:rsid w:val="00037E5F"/>
    <w:rsid w:val="00037E7B"/>
    <w:rsid w:val="00037EC6"/>
    <w:rsid w:val="0004015D"/>
    <w:rsid w:val="000401D4"/>
    <w:rsid w:val="00040244"/>
    <w:rsid w:val="00040267"/>
    <w:rsid w:val="000404F7"/>
    <w:rsid w:val="00040514"/>
    <w:rsid w:val="00040542"/>
    <w:rsid w:val="0004059F"/>
    <w:rsid w:val="000405F8"/>
    <w:rsid w:val="00040609"/>
    <w:rsid w:val="0004063B"/>
    <w:rsid w:val="0004070E"/>
    <w:rsid w:val="000408A0"/>
    <w:rsid w:val="000409E2"/>
    <w:rsid w:val="00040A92"/>
    <w:rsid w:val="00040AC8"/>
    <w:rsid w:val="00040BFC"/>
    <w:rsid w:val="00040C03"/>
    <w:rsid w:val="00040C56"/>
    <w:rsid w:val="00040D1E"/>
    <w:rsid w:val="00040D65"/>
    <w:rsid w:val="00040E60"/>
    <w:rsid w:val="00040F08"/>
    <w:rsid w:val="00040F9B"/>
    <w:rsid w:val="00041178"/>
    <w:rsid w:val="00041190"/>
    <w:rsid w:val="00041247"/>
    <w:rsid w:val="00041297"/>
    <w:rsid w:val="00041361"/>
    <w:rsid w:val="00041396"/>
    <w:rsid w:val="000415F7"/>
    <w:rsid w:val="0004189B"/>
    <w:rsid w:val="00041937"/>
    <w:rsid w:val="00041CD6"/>
    <w:rsid w:val="00041D21"/>
    <w:rsid w:val="00041DA1"/>
    <w:rsid w:val="00041E14"/>
    <w:rsid w:val="00041E87"/>
    <w:rsid w:val="00041EC3"/>
    <w:rsid w:val="00041F7B"/>
    <w:rsid w:val="00042097"/>
    <w:rsid w:val="00042127"/>
    <w:rsid w:val="00042163"/>
    <w:rsid w:val="000422E2"/>
    <w:rsid w:val="00042426"/>
    <w:rsid w:val="000426BF"/>
    <w:rsid w:val="000428C3"/>
    <w:rsid w:val="00042905"/>
    <w:rsid w:val="00042926"/>
    <w:rsid w:val="00042A63"/>
    <w:rsid w:val="00042AE2"/>
    <w:rsid w:val="00042C5C"/>
    <w:rsid w:val="00042CC2"/>
    <w:rsid w:val="00042DC4"/>
    <w:rsid w:val="00042E29"/>
    <w:rsid w:val="00042EBD"/>
    <w:rsid w:val="00042EEB"/>
    <w:rsid w:val="000430F9"/>
    <w:rsid w:val="000431B7"/>
    <w:rsid w:val="0004326D"/>
    <w:rsid w:val="00043461"/>
    <w:rsid w:val="000434ED"/>
    <w:rsid w:val="00043570"/>
    <w:rsid w:val="000435BA"/>
    <w:rsid w:val="000436B9"/>
    <w:rsid w:val="0004371A"/>
    <w:rsid w:val="000438C3"/>
    <w:rsid w:val="00043AB1"/>
    <w:rsid w:val="00043BA1"/>
    <w:rsid w:val="00043CDE"/>
    <w:rsid w:val="00043DBF"/>
    <w:rsid w:val="00043F78"/>
    <w:rsid w:val="00044279"/>
    <w:rsid w:val="000442C7"/>
    <w:rsid w:val="000442DF"/>
    <w:rsid w:val="0004437A"/>
    <w:rsid w:val="000445B3"/>
    <w:rsid w:val="00044ACB"/>
    <w:rsid w:val="00044E4F"/>
    <w:rsid w:val="00044F0E"/>
    <w:rsid w:val="00045116"/>
    <w:rsid w:val="000451CD"/>
    <w:rsid w:val="000452FE"/>
    <w:rsid w:val="0004537D"/>
    <w:rsid w:val="000454FC"/>
    <w:rsid w:val="000455DA"/>
    <w:rsid w:val="000456AD"/>
    <w:rsid w:val="000456E9"/>
    <w:rsid w:val="00045971"/>
    <w:rsid w:val="000459CB"/>
    <w:rsid w:val="00045AB7"/>
    <w:rsid w:val="00045BED"/>
    <w:rsid w:val="00046095"/>
    <w:rsid w:val="0004617B"/>
    <w:rsid w:val="0004617F"/>
    <w:rsid w:val="000468E1"/>
    <w:rsid w:val="00046E1F"/>
    <w:rsid w:val="00046F80"/>
    <w:rsid w:val="00046FA7"/>
    <w:rsid w:val="00047007"/>
    <w:rsid w:val="000470A4"/>
    <w:rsid w:val="000473A5"/>
    <w:rsid w:val="00047408"/>
    <w:rsid w:val="00047498"/>
    <w:rsid w:val="00047578"/>
    <w:rsid w:val="000475B2"/>
    <w:rsid w:val="00047709"/>
    <w:rsid w:val="000477F0"/>
    <w:rsid w:val="000479E5"/>
    <w:rsid w:val="00050044"/>
    <w:rsid w:val="000501C2"/>
    <w:rsid w:val="00050394"/>
    <w:rsid w:val="000506A0"/>
    <w:rsid w:val="000506BB"/>
    <w:rsid w:val="000507F1"/>
    <w:rsid w:val="000509F5"/>
    <w:rsid w:val="00050B8F"/>
    <w:rsid w:val="00050BCB"/>
    <w:rsid w:val="00050CFE"/>
    <w:rsid w:val="00050D5F"/>
    <w:rsid w:val="00050E35"/>
    <w:rsid w:val="00050F95"/>
    <w:rsid w:val="000513EF"/>
    <w:rsid w:val="0005147E"/>
    <w:rsid w:val="000514AB"/>
    <w:rsid w:val="000514BD"/>
    <w:rsid w:val="0005150F"/>
    <w:rsid w:val="0005151B"/>
    <w:rsid w:val="000515AA"/>
    <w:rsid w:val="00051621"/>
    <w:rsid w:val="00051639"/>
    <w:rsid w:val="00051897"/>
    <w:rsid w:val="0005194D"/>
    <w:rsid w:val="0005199C"/>
    <w:rsid w:val="00051A47"/>
    <w:rsid w:val="00051B05"/>
    <w:rsid w:val="00051B38"/>
    <w:rsid w:val="00051B53"/>
    <w:rsid w:val="00051B86"/>
    <w:rsid w:val="00051C60"/>
    <w:rsid w:val="00051D23"/>
    <w:rsid w:val="00051D66"/>
    <w:rsid w:val="00051D67"/>
    <w:rsid w:val="00051DAA"/>
    <w:rsid w:val="00051DF3"/>
    <w:rsid w:val="0005221F"/>
    <w:rsid w:val="000523D1"/>
    <w:rsid w:val="0005243C"/>
    <w:rsid w:val="000524C3"/>
    <w:rsid w:val="000524DC"/>
    <w:rsid w:val="0005251E"/>
    <w:rsid w:val="0005259E"/>
    <w:rsid w:val="0005273B"/>
    <w:rsid w:val="0005275F"/>
    <w:rsid w:val="00052804"/>
    <w:rsid w:val="00052886"/>
    <w:rsid w:val="000528A0"/>
    <w:rsid w:val="00052CAB"/>
    <w:rsid w:val="00052D5A"/>
    <w:rsid w:val="00052DE5"/>
    <w:rsid w:val="00052F50"/>
    <w:rsid w:val="00052F64"/>
    <w:rsid w:val="00053047"/>
    <w:rsid w:val="000530D4"/>
    <w:rsid w:val="000534FD"/>
    <w:rsid w:val="00053556"/>
    <w:rsid w:val="00053576"/>
    <w:rsid w:val="000535F4"/>
    <w:rsid w:val="000536AC"/>
    <w:rsid w:val="00053BBD"/>
    <w:rsid w:val="00053D29"/>
    <w:rsid w:val="00053FF7"/>
    <w:rsid w:val="0005408C"/>
    <w:rsid w:val="0005426C"/>
    <w:rsid w:val="000542DD"/>
    <w:rsid w:val="00054758"/>
    <w:rsid w:val="00054BA5"/>
    <w:rsid w:val="00054C1C"/>
    <w:rsid w:val="00054CB7"/>
    <w:rsid w:val="00054E18"/>
    <w:rsid w:val="00054E66"/>
    <w:rsid w:val="00054F2D"/>
    <w:rsid w:val="0005522B"/>
    <w:rsid w:val="000552E7"/>
    <w:rsid w:val="0005531D"/>
    <w:rsid w:val="00055361"/>
    <w:rsid w:val="000553F0"/>
    <w:rsid w:val="00055464"/>
    <w:rsid w:val="00055695"/>
    <w:rsid w:val="00055764"/>
    <w:rsid w:val="00055822"/>
    <w:rsid w:val="00055853"/>
    <w:rsid w:val="000558FD"/>
    <w:rsid w:val="00055D79"/>
    <w:rsid w:val="00055F59"/>
    <w:rsid w:val="00055F5C"/>
    <w:rsid w:val="000560C5"/>
    <w:rsid w:val="00056123"/>
    <w:rsid w:val="00056256"/>
    <w:rsid w:val="0005628A"/>
    <w:rsid w:val="000562A3"/>
    <w:rsid w:val="000563E2"/>
    <w:rsid w:val="0005658F"/>
    <w:rsid w:val="00056658"/>
    <w:rsid w:val="0005676A"/>
    <w:rsid w:val="00056774"/>
    <w:rsid w:val="0005689F"/>
    <w:rsid w:val="00056953"/>
    <w:rsid w:val="00056E7A"/>
    <w:rsid w:val="00056EA0"/>
    <w:rsid w:val="00057004"/>
    <w:rsid w:val="00057069"/>
    <w:rsid w:val="000570B6"/>
    <w:rsid w:val="0005715F"/>
    <w:rsid w:val="0005741D"/>
    <w:rsid w:val="000574A1"/>
    <w:rsid w:val="000578A1"/>
    <w:rsid w:val="000578BE"/>
    <w:rsid w:val="000579BC"/>
    <w:rsid w:val="00057A90"/>
    <w:rsid w:val="00057E5B"/>
    <w:rsid w:val="00057FB5"/>
    <w:rsid w:val="00057FCC"/>
    <w:rsid w:val="000601D4"/>
    <w:rsid w:val="0006038D"/>
    <w:rsid w:val="000603C5"/>
    <w:rsid w:val="00060478"/>
    <w:rsid w:val="000604B6"/>
    <w:rsid w:val="000606C1"/>
    <w:rsid w:val="00060A03"/>
    <w:rsid w:val="00060EFF"/>
    <w:rsid w:val="00061309"/>
    <w:rsid w:val="00061564"/>
    <w:rsid w:val="00061599"/>
    <w:rsid w:val="0006164C"/>
    <w:rsid w:val="00061680"/>
    <w:rsid w:val="000616EC"/>
    <w:rsid w:val="00061742"/>
    <w:rsid w:val="000618B4"/>
    <w:rsid w:val="00061A82"/>
    <w:rsid w:val="00061DF8"/>
    <w:rsid w:val="00061E8A"/>
    <w:rsid w:val="00061EB3"/>
    <w:rsid w:val="00061F1F"/>
    <w:rsid w:val="00062089"/>
    <w:rsid w:val="0006246B"/>
    <w:rsid w:val="000624AE"/>
    <w:rsid w:val="000627BD"/>
    <w:rsid w:val="00062814"/>
    <w:rsid w:val="000629C4"/>
    <w:rsid w:val="00062A04"/>
    <w:rsid w:val="00062A58"/>
    <w:rsid w:val="00062C18"/>
    <w:rsid w:val="00062D4E"/>
    <w:rsid w:val="00062E8A"/>
    <w:rsid w:val="00062F23"/>
    <w:rsid w:val="00062FD6"/>
    <w:rsid w:val="000630A0"/>
    <w:rsid w:val="00063338"/>
    <w:rsid w:val="000633C5"/>
    <w:rsid w:val="0006369D"/>
    <w:rsid w:val="0006379F"/>
    <w:rsid w:val="000638CE"/>
    <w:rsid w:val="00063901"/>
    <w:rsid w:val="0006395B"/>
    <w:rsid w:val="00063A92"/>
    <w:rsid w:val="00063DBA"/>
    <w:rsid w:val="00063E19"/>
    <w:rsid w:val="00063E8A"/>
    <w:rsid w:val="00063F1D"/>
    <w:rsid w:val="00063F48"/>
    <w:rsid w:val="00063F63"/>
    <w:rsid w:val="00064230"/>
    <w:rsid w:val="00064377"/>
    <w:rsid w:val="000643CD"/>
    <w:rsid w:val="000644EE"/>
    <w:rsid w:val="000647EF"/>
    <w:rsid w:val="00064BC5"/>
    <w:rsid w:val="00065027"/>
    <w:rsid w:val="00065A19"/>
    <w:rsid w:val="00065C0C"/>
    <w:rsid w:val="00065C1E"/>
    <w:rsid w:val="00065D7D"/>
    <w:rsid w:val="000660B2"/>
    <w:rsid w:val="000660C6"/>
    <w:rsid w:val="000662F2"/>
    <w:rsid w:val="00066366"/>
    <w:rsid w:val="00066387"/>
    <w:rsid w:val="0006644A"/>
    <w:rsid w:val="00066479"/>
    <w:rsid w:val="0006671D"/>
    <w:rsid w:val="00066990"/>
    <w:rsid w:val="000669D9"/>
    <w:rsid w:val="00066A23"/>
    <w:rsid w:val="00066E14"/>
    <w:rsid w:val="00066EE9"/>
    <w:rsid w:val="00067008"/>
    <w:rsid w:val="0006700F"/>
    <w:rsid w:val="00067049"/>
    <w:rsid w:val="00067416"/>
    <w:rsid w:val="0006746B"/>
    <w:rsid w:val="00067539"/>
    <w:rsid w:val="0006769B"/>
    <w:rsid w:val="000676F4"/>
    <w:rsid w:val="00067AB0"/>
    <w:rsid w:val="00067BE0"/>
    <w:rsid w:val="00067ED0"/>
    <w:rsid w:val="00070150"/>
    <w:rsid w:val="000701B7"/>
    <w:rsid w:val="00070220"/>
    <w:rsid w:val="000703FE"/>
    <w:rsid w:val="000704F8"/>
    <w:rsid w:val="000705DC"/>
    <w:rsid w:val="00070660"/>
    <w:rsid w:val="0007077C"/>
    <w:rsid w:val="00070866"/>
    <w:rsid w:val="00070901"/>
    <w:rsid w:val="00070A48"/>
    <w:rsid w:val="00070CB7"/>
    <w:rsid w:val="0007112A"/>
    <w:rsid w:val="0007116F"/>
    <w:rsid w:val="000713A2"/>
    <w:rsid w:val="0007143C"/>
    <w:rsid w:val="00071562"/>
    <w:rsid w:val="00071743"/>
    <w:rsid w:val="0007192F"/>
    <w:rsid w:val="00071A21"/>
    <w:rsid w:val="00071A3A"/>
    <w:rsid w:val="00071B33"/>
    <w:rsid w:val="00071CA0"/>
    <w:rsid w:val="00071D30"/>
    <w:rsid w:val="00071F65"/>
    <w:rsid w:val="00072210"/>
    <w:rsid w:val="00072270"/>
    <w:rsid w:val="00072352"/>
    <w:rsid w:val="0007237B"/>
    <w:rsid w:val="00072437"/>
    <w:rsid w:val="000724FC"/>
    <w:rsid w:val="0007252D"/>
    <w:rsid w:val="000725CF"/>
    <w:rsid w:val="00072620"/>
    <w:rsid w:val="00072864"/>
    <w:rsid w:val="000728A6"/>
    <w:rsid w:val="00072978"/>
    <w:rsid w:val="00072991"/>
    <w:rsid w:val="00072AA8"/>
    <w:rsid w:val="00072BDA"/>
    <w:rsid w:val="00072C8B"/>
    <w:rsid w:val="00072DB5"/>
    <w:rsid w:val="00072DC2"/>
    <w:rsid w:val="00072ED6"/>
    <w:rsid w:val="00072F72"/>
    <w:rsid w:val="0007300B"/>
    <w:rsid w:val="000730B8"/>
    <w:rsid w:val="000730C0"/>
    <w:rsid w:val="00073135"/>
    <w:rsid w:val="00073194"/>
    <w:rsid w:val="0007343F"/>
    <w:rsid w:val="00073604"/>
    <w:rsid w:val="0007362A"/>
    <w:rsid w:val="000737AB"/>
    <w:rsid w:val="000737AF"/>
    <w:rsid w:val="000738A1"/>
    <w:rsid w:val="000739AD"/>
    <w:rsid w:val="00073A05"/>
    <w:rsid w:val="00073A0E"/>
    <w:rsid w:val="00073BD6"/>
    <w:rsid w:val="00073D62"/>
    <w:rsid w:val="00073EB3"/>
    <w:rsid w:val="000740A6"/>
    <w:rsid w:val="000740E0"/>
    <w:rsid w:val="00074391"/>
    <w:rsid w:val="00074419"/>
    <w:rsid w:val="00074525"/>
    <w:rsid w:val="0007453A"/>
    <w:rsid w:val="0007477B"/>
    <w:rsid w:val="000748C8"/>
    <w:rsid w:val="000748C9"/>
    <w:rsid w:val="00075041"/>
    <w:rsid w:val="00075136"/>
    <w:rsid w:val="0007522C"/>
    <w:rsid w:val="0007530B"/>
    <w:rsid w:val="00075349"/>
    <w:rsid w:val="00075409"/>
    <w:rsid w:val="00075486"/>
    <w:rsid w:val="000754BF"/>
    <w:rsid w:val="000756DD"/>
    <w:rsid w:val="000757FA"/>
    <w:rsid w:val="0007591F"/>
    <w:rsid w:val="0007596F"/>
    <w:rsid w:val="00075B11"/>
    <w:rsid w:val="00075D40"/>
    <w:rsid w:val="00075D99"/>
    <w:rsid w:val="00075DC8"/>
    <w:rsid w:val="00075E00"/>
    <w:rsid w:val="00075E3E"/>
    <w:rsid w:val="00075EB0"/>
    <w:rsid w:val="00075F90"/>
    <w:rsid w:val="000760AF"/>
    <w:rsid w:val="0007623B"/>
    <w:rsid w:val="00076350"/>
    <w:rsid w:val="00076390"/>
    <w:rsid w:val="00076420"/>
    <w:rsid w:val="0007648C"/>
    <w:rsid w:val="00076582"/>
    <w:rsid w:val="0007670B"/>
    <w:rsid w:val="00076774"/>
    <w:rsid w:val="00076791"/>
    <w:rsid w:val="000767C1"/>
    <w:rsid w:val="000768BE"/>
    <w:rsid w:val="000769DD"/>
    <w:rsid w:val="00076A28"/>
    <w:rsid w:val="00076A2D"/>
    <w:rsid w:val="00076CC8"/>
    <w:rsid w:val="00076DB7"/>
    <w:rsid w:val="00076E7B"/>
    <w:rsid w:val="00076EA4"/>
    <w:rsid w:val="00076F20"/>
    <w:rsid w:val="00077125"/>
    <w:rsid w:val="00077163"/>
    <w:rsid w:val="0007726A"/>
    <w:rsid w:val="000772A9"/>
    <w:rsid w:val="00077367"/>
    <w:rsid w:val="000774A8"/>
    <w:rsid w:val="000777F4"/>
    <w:rsid w:val="00077950"/>
    <w:rsid w:val="0007797C"/>
    <w:rsid w:val="00077984"/>
    <w:rsid w:val="00077A6B"/>
    <w:rsid w:val="00077C0F"/>
    <w:rsid w:val="00077E7C"/>
    <w:rsid w:val="0008005E"/>
    <w:rsid w:val="00080192"/>
    <w:rsid w:val="000804D4"/>
    <w:rsid w:val="0008052E"/>
    <w:rsid w:val="0008054B"/>
    <w:rsid w:val="0008063F"/>
    <w:rsid w:val="000806A2"/>
    <w:rsid w:val="00080786"/>
    <w:rsid w:val="000808A5"/>
    <w:rsid w:val="000809C0"/>
    <w:rsid w:val="00080A23"/>
    <w:rsid w:val="00080A99"/>
    <w:rsid w:val="00080D5D"/>
    <w:rsid w:val="00080E16"/>
    <w:rsid w:val="0008106E"/>
    <w:rsid w:val="000811AD"/>
    <w:rsid w:val="0008149A"/>
    <w:rsid w:val="000814AF"/>
    <w:rsid w:val="000814D9"/>
    <w:rsid w:val="0008162D"/>
    <w:rsid w:val="00081686"/>
    <w:rsid w:val="000819D3"/>
    <w:rsid w:val="00081A4B"/>
    <w:rsid w:val="00081B1A"/>
    <w:rsid w:val="00081E84"/>
    <w:rsid w:val="00081EDE"/>
    <w:rsid w:val="00081FA5"/>
    <w:rsid w:val="0008205D"/>
    <w:rsid w:val="0008212F"/>
    <w:rsid w:val="0008233E"/>
    <w:rsid w:val="000823D3"/>
    <w:rsid w:val="00082539"/>
    <w:rsid w:val="00082909"/>
    <w:rsid w:val="00082BBF"/>
    <w:rsid w:val="00082D37"/>
    <w:rsid w:val="00082DC3"/>
    <w:rsid w:val="00082E82"/>
    <w:rsid w:val="00083197"/>
    <w:rsid w:val="000831B4"/>
    <w:rsid w:val="000831DF"/>
    <w:rsid w:val="00083203"/>
    <w:rsid w:val="0008332A"/>
    <w:rsid w:val="00083451"/>
    <w:rsid w:val="00083575"/>
    <w:rsid w:val="0008357C"/>
    <w:rsid w:val="0008378C"/>
    <w:rsid w:val="00083823"/>
    <w:rsid w:val="00083878"/>
    <w:rsid w:val="00083B61"/>
    <w:rsid w:val="00083BD5"/>
    <w:rsid w:val="00083C15"/>
    <w:rsid w:val="00083FE3"/>
    <w:rsid w:val="0008414F"/>
    <w:rsid w:val="00084244"/>
    <w:rsid w:val="000842C0"/>
    <w:rsid w:val="000843F1"/>
    <w:rsid w:val="000843FF"/>
    <w:rsid w:val="00084447"/>
    <w:rsid w:val="00084574"/>
    <w:rsid w:val="00084711"/>
    <w:rsid w:val="00084AC9"/>
    <w:rsid w:val="00084CB8"/>
    <w:rsid w:val="00084DD4"/>
    <w:rsid w:val="00084E8F"/>
    <w:rsid w:val="000851F4"/>
    <w:rsid w:val="0008535C"/>
    <w:rsid w:val="00085642"/>
    <w:rsid w:val="00085677"/>
    <w:rsid w:val="000858B8"/>
    <w:rsid w:val="0008595A"/>
    <w:rsid w:val="00085AF6"/>
    <w:rsid w:val="00085B1B"/>
    <w:rsid w:val="00085B69"/>
    <w:rsid w:val="00085F6F"/>
    <w:rsid w:val="00085F99"/>
    <w:rsid w:val="00086101"/>
    <w:rsid w:val="00086134"/>
    <w:rsid w:val="0008621E"/>
    <w:rsid w:val="000863C1"/>
    <w:rsid w:val="000863DB"/>
    <w:rsid w:val="00086547"/>
    <w:rsid w:val="000865CB"/>
    <w:rsid w:val="000866A1"/>
    <w:rsid w:val="000868EB"/>
    <w:rsid w:val="0008697A"/>
    <w:rsid w:val="000869F1"/>
    <w:rsid w:val="00086A13"/>
    <w:rsid w:val="00086C1C"/>
    <w:rsid w:val="00086DB0"/>
    <w:rsid w:val="00086E04"/>
    <w:rsid w:val="00086E95"/>
    <w:rsid w:val="00086EDF"/>
    <w:rsid w:val="000871F4"/>
    <w:rsid w:val="0008722B"/>
    <w:rsid w:val="0008773D"/>
    <w:rsid w:val="000878B3"/>
    <w:rsid w:val="000879DA"/>
    <w:rsid w:val="00087A8F"/>
    <w:rsid w:val="00087ACB"/>
    <w:rsid w:val="00087ADD"/>
    <w:rsid w:val="00087B22"/>
    <w:rsid w:val="00087B7A"/>
    <w:rsid w:val="00087EAD"/>
    <w:rsid w:val="00087ED4"/>
    <w:rsid w:val="000902C6"/>
    <w:rsid w:val="000903B1"/>
    <w:rsid w:val="0009041C"/>
    <w:rsid w:val="000904B9"/>
    <w:rsid w:val="000908BD"/>
    <w:rsid w:val="00090B10"/>
    <w:rsid w:val="00090C9F"/>
    <w:rsid w:val="00090CE2"/>
    <w:rsid w:val="00090F61"/>
    <w:rsid w:val="00090F70"/>
    <w:rsid w:val="00091177"/>
    <w:rsid w:val="0009134A"/>
    <w:rsid w:val="00091380"/>
    <w:rsid w:val="00091466"/>
    <w:rsid w:val="00091497"/>
    <w:rsid w:val="000915B9"/>
    <w:rsid w:val="00091622"/>
    <w:rsid w:val="000916E4"/>
    <w:rsid w:val="0009174A"/>
    <w:rsid w:val="00091971"/>
    <w:rsid w:val="00091B49"/>
    <w:rsid w:val="00091CA9"/>
    <w:rsid w:val="00091CC5"/>
    <w:rsid w:val="00091D4A"/>
    <w:rsid w:val="00092247"/>
    <w:rsid w:val="00092327"/>
    <w:rsid w:val="00092542"/>
    <w:rsid w:val="000926F1"/>
    <w:rsid w:val="000928D5"/>
    <w:rsid w:val="00092930"/>
    <w:rsid w:val="00092B78"/>
    <w:rsid w:val="00092C68"/>
    <w:rsid w:val="00092DD9"/>
    <w:rsid w:val="000932DD"/>
    <w:rsid w:val="00093354"/>
    <w:rsid w:val="000934FC"/>
    <w:rsid w:val="00093619"/>
    <w:rsid w:val="0009364E"/>
    <w:rsid w:val="000938E1"/>
    <w:rsid w:val="00093B67"/>
    <w:rsid w:val="00093CA7"/>
    <w:rsid w:val="00093CB3"/>
    <w:rsid w:val="00093D33"/>
    <w:rsid w:val="00093D58"/>
    <w:rsid w:val="00093F28"/>
    <w:rsid w:val="00093F6B"/>
    <w:rsid w:val="00094032"/>
    <w:rsid w:val="000941E1"/>
    <w:rsid w:val="000944B8"/>
    <w:rsid w:val="000945B2"/>
    <w:rsid w:val="0009468A"/>
    <w:rsid w:val="000946A3"/>
    <w:rsid w:val="000946A8"/>
    <w:rsid w:val="00094923"/>
    <w:rsid w:val="000949A8"/>
    <w:rsid w:val="000949BF"/>
    <w:rsid w:val="000949E1"/>
    <w:rsid w:val="00094A00"/>
    <w:rsid w:val="00094AD7"/>
    <w:rsid w:val="00094B6C"/>
    <w:rsid w:val="00094BD8"/>
    <w:rsid w:val="00094C50"/>
    <w:rsid w:val="00094CFD"/>
    <w:rsid w:val="00094D0E"/>
    <w:rsid w:val="00094EA5"/>
    <w:rsid w:val="00094FD9"/>
    <w:rsid w:val="0009502B"/>
    <w:rsid w:val="00095277"/>
    <w:rsid w:val="00095537"/>
    <w:rsid w:val="000955E7"/>
    <w:rsid w:val="00095634"/>
    <w:rsid w:val="0009566B"/>
    <w:rsid w:val="000956B1"/>
    <w:rsid w:val="000956F7"/>
    <w:rsid w:val="000959F3"/>
    <w:rsid w:val="00095A74"/>
    <w:rsid w:val="00095AB9"/>
    <w:rsid w:val="00095CB7"/>
    <w:rsid w:val="00095D4A"/>
    <w:rsid w:val="00095E46"/>
    <w:rsid w:val="00095E92"/>
    <w:rsid w:val="00095F5B"/>
    <w:rsid w:val="00096055"/>
    <w:rsid w:val="000961B2"/>
    <w:rsid w:val="00096378"/>
    <w:rsid w:val="000963F9"/>
    <w:rsid w:val="00096475"/>
    <w:rsid w:val="000964B4"/>
    <w:rsid w:val="00096826"/>
    <w:rsid w:val="00096892"/>
    <w:rsid w:val="000969A3"/>
    <w:rsid w:val="00096A6E"/>
    <w:rsid w:val="00096B10"/>
    <w:rsid w:val="00096BFF"/>
    <w:rsid w:val="00097053"/>
    <w:rsid w:val="0009714F"/>
    <w:rsid w:val="000972A8"/>
    <w:rsid w:val="00097432"/>
    <w:rsid w:val="000975B9"/>
    <w:rsid w:val="00097613"/>
    <w:rsid w:val="00097644"/>
    <w:rsid w:val="00097655"/>
    <w:rsid w:val="000977CF"/>
    <w:rsid w:val="00097890"/>
    <w:rsid w:val="00097BB5"/>
    <w:rsid w:val="00097C56"/>
    <w:rsid w:val="00097F74"/>
    <w:rsid w:val="000A0300"/>
    <w:rsid w:val="000A0365"/>
    <w:rsid w:val="000A03B2"/>
    <w:rsid w:val="000A05AA"/>
    <w:rsid w:val="000A081E"/>
    <w:rsid w:val="000A0859"/>
    <w:rsid w:val="000A08E7"/>
    <w:rsid w:val="000A0A95"/>
    <w:rsid w:val="000A0B0D"/>
    <w:rsid w:val="000A0C64"/>
    <w:rsid w:val="000A0F5A"/>
    <w:rsid w:val="000A10ED"/>
    <w:rsid w:val="000A111B"/>
    <w:rsid w:val="000A1145"/>
    <w:rsid w:val="000A11E3"/>
    <w:rsid w:val="000A1295"/>
    <w:rsid w:val="000A157F"/>
    <w:rsid w:val="000A1670"/>
    <w:rsid w:val="000A1758"/>
    <w:rsid w:val="000A1774"/>
    <w:rsid w:val="000A1804"/>
    <w:rsid w:val="000A184D"/>
    <w:rsid w:val="000A18C5"/>
    <w:rsid w:val="000A1904"/>
    <w:rsid w:val="000A1DE3"/>
    <w:rsid w:val="000A1F9C"/>
    <w:rsid w:val="000A22C6"/>
    <w:rsid w:val="000A2311"/>
    <w:rsid w:val="000A235C"/>
    <w:rsid w:val="000A2582"/>
    <w:rsid w:val="000A258E"/>
    <w:rsid w:val="000A27C5"/>
    <w:rsid w:val="000A2B11"/>
    <w:rsid w:val="000A2D12"/>
    <w:rsid w:val="000A2F62"/>
    <w:rsid w:val="000A2F85"/>
    <w:rsid w:val="000A325F"/>
    <w:rsid w:val="000A33D0"/>
    <w:rsid w:val="000A34A6"/>
    <w:rsid w:val="000A3556"/>
    <w:rsid w:val="000A3610"/>
    <w:rsid w:val="000A386A"/>
    <w:rsid w:val="000A3904"/>
    <w:rsid w:val="000A3938"/>
    <w:rsid w:val="000A393C"/>
    <w:rsid w:val="000A3B1D"/>
    <w:rsid w:val="000A3B98"/>
    <w:rsid w:val="000A3C92"/>
    <w:rsid w:val="000A3FC2"/>
    <w:rsid w:val="000A3FC5"/>
    <w:rsid w:val="000A4032"/>
    <w:rsid w:val="000A426B"/>
    <w:rsid w:val="000A4367"/>
    <w:rsid w:val="000A4384"/>
    <w:rsid w:val="000A44C2"/>
    <w:rsid w:val="000A44E4"/>
    <w:rsid w:val="000A4800"/>
    <w:rsid w:val="000A4C06"/>
    <w:rsid w:val="000A4DDD"/>
    <w:rsid w:val="000A4E47"/>
    <w:rsid w:val="000A4F63"/>
    <w:rsid w:val="000A5069"/>
    <w:rsid w:val="000A506E"/>
    <w:rsid w:val="000A50F1"/>
    <w:rsid w:val="000A5219"/>
    <w:rsid w:val="000A5239"/>
    <w:rsid w:val="000A53C8"/>
    <w:rsid w:val="000A5425"/>
    <w:rsid w:val="000A55C2"/>
    <w:rsid w:val="000A561A"/>
    <w:rsid w:val="000A5740"/>
    <w:rsid w:val="000A57CC"/>
    <w:rsid w:val="000A5EB9"/>
    <w:rsid w:val="000A6074"/>
    <w:rsid w:val="000A6163"/>
    <w:rsid w:val="000A6234"/>
    <w:rsid w:val="000A640A"/>
    <w:rsid w:val="000A6509"/>
    <w:rsid w:val="000A651B"/>
    <w:rsid w:val="000A662D"/>
    <w:rsid w:val="000A6834"/>
    <w:rsid w:val="000A686E"/>
    <w:rsid w:val="000A6899"/>
    <w:rsid w:val="000A6ACA"/>
    <w:rsid w:val="000A6E2D"/>
    <w:rsid w:val="000A6EA2"/>
    <w:rsid w:val="000A700E"/>
    <w:rsid w:val="000A703E"/>
    <w:rsid w:val="000A71CF"/>
    <w:rsid w:val="000A7266"/>
    <w:rsid w:val="000A7269"/>
    <w:rsid w:val="000A72F1"/>
    <w:rsid w:val="000A746B"/>
    <w:rsid w:val="000A75E0"/>
    <w:rsid w:val="000A77C3"/>
    <w:rsid w:val="000A788E"/>
    <w:rsid w:val="000A78BB"/>
    <w:rsid w:val="000A7D93"/>
    <w:rsid w:val="000A7EED"/>
    <w:rsid w:val="000A7F40"/>
    <w:rsid w:val="000A7FD9"/>
    <w:rsid w:val="000B0136"/>
    <w:rsid w:val="000B01F7"/>
    <w:rsid w:val="000B03AA"/>
    <w:rsid w:val="000B054D"/>
    <w:rsid w:val="000B05A6"/>
    <w:rsid w:val="000B092F"/>
    <w:rsid w:val="000B0999"/>
    <w:rsid w:val="000B0A26"/>
    <w:rsid w:val="000B0A87"/>
    <w:rsid w:val="000B0B92"/>
    <w:rsid w:val="000B0C1A"/>
    <w:rsid w:val="000B0C30"/>
    <w:rsid w:val="000B0D17"/>
    <w:rsid w:val="000B0E0D"/>
    <w:rsid w:val="000B0F5E"/>
    <w:rsid w:val="000B0FCF"/>
    <w:rsid w:val="000B1073"/>
    <w:rsid w:val="000B1090"/>
    <w:rsid w:val="000B10D3"/>
    <w:rsid w:val="000B1183"/>
    <w:rsid w:val="000B1194"/>
    <w:rsid w:val="000B1386"/>
    <w:rsid w:val="000B13E6"/>
    <w:rsid w:val="000B158A"/>
    <w:rsid w:val="000B1625"/>
    <w:rsid w:val="000B17FE"/>
    <w:rsid w:val="000B1998"/>
    <w:rsid w:val="000B19BB"/>
    <w:rsid w:val="000B1AAB"/>
    <w:rsid w:val="000B1B21"/>
    <w:rsid w:val="000B1B67"/>
    <w:rsid w:val="000B1E5E"/>
    <w:rsid w:val="000B20D2"/>
    <w:rsid w:val="000B21C2"/>
    <w:rsid w:val="000B21DC"/>
    <w:rsid w:val="000B227B"/>
    <w:rsid w:val="000B22A0"/>
    <w:rsid w:val="000B2393"/>
    <w:rsid w:val="000B23AB"/>
    <w:rsid w:val="000B23B8"/>
    <w:rsid w:val="000B23F9"/>
    <w:rsid w:val="000B244C"/>
    <w:rsid w:val="000B252A"/>
    <w:rsid w:val="000B26A3"/>
    <w:rsid w:val="000B2798"/>
    <w:rsid w:val="000B2993"/>
    <w:rsid w:val="000B2A82"/>
    <w:rsid w:val="000B2C6E"/>
    <w:rsid w:val="000B2D82"/>
    <w:rsid w:val="000B2E08"/>
    <w:rsid w:val="000B2E3B"/>
    <w:rsid w:val="000B2E8B"/>
    <w:rsid w:val="000B2FD7"/>
    <w:rsid w:val="000B382F"/>
    <w:rsid w:val="000B3873"/>
    <w:rsid w:val="000B39F2"/>
    <w:rsid w:val="000B3A54"/>
    <w:rsid w:val="000B3B3A"/>
    <w:rsid w:val="000B3B43"/>
    <w:rsid w:val="000B3CC8"/>
    <w:rsid w:val="000B3D39"/>
    <w:rsid w:val="000B4017"/>
    <w:rsid w:val="000B402B"/>
    <w:rsid w:val="000B4056"/>
    <w:rsid w:val="000B40AC"/>
    <w:rsid w:val="000B43A0"/>
    <w:rsid w:val="000B47E2"/>
    <w:rsid w:val="000B49E2"/>
    <w:rsid w:val="000B4B07"/>
    <w:rsid w:val="000B4C8A"/>
    <w:rsid w:val="000B4CC2"/>
    <w:rsid w:val="000B4F50"/>
    <w:rsid w:val="000B533A"/>
    <w:rsid w:val="000B53C7"/>
    <w:rsid w:val="000B547B"/>
    <w:rsid w:val="000B54BB"/>
    <w:rsid w:val="000B5510"/>
    <w:rsid w:val="000B573D"/>
    <w:rsid w:val="000B5791"/>
    <w:rsid w:val="000B57B2"/>
    <w:rsid w:val="000B5807"/>
    <w:rsid w:val="000B5B9A"/>
    <w:rsid w:val="000B5C10"/>
    <w:rsid w:val="000B5CB3"/>
    <w:rsid w:val="000B5DE7"/>
    <w:rsid w:val="000B5F53"/>
    <w:rsid w:val="000B5F93"/>
    <w:rsid w:val="000B6059"/>
    <w:rsid w:val="000B610A"/>
    <w:rsid w:val="000B61A3"/>
    <w:rsid w:val="000B6214"/>
    <w:rsid w:val="000B6258"/>
    <w:rsid w:val="000B62B7"/>
    <w:rsid w:val="000B6356"/>
    <w:rsid w:val="000B639B"/>
    <w:rsid w:val="000B6533"/>
    <w:rsid w:val="000B65B8"/>
    <w:rsid w:val="000B6669"/>
    <w:rsid w:val="000B671A"/>
    <w:rsid w:val="000B67A1"/>
    <w:rsid w:val="000B6841"/>
    <w:rsid w:val="000B68E5"/>
    <w:rsid w:val="000B6925"/>
    <w:rsid w:val="000B69B8"/>
    <w:rsid w:val="000B6A73"/>
    <w:rsid w:val="000B6AC7"/>
    <w:rsid w:val="000B6B9E"/>
    <w:rsid w:val="000B6C6C"/>
    <w:rsid w:val="000B6CE3"/>
    <w:rsid w:val="000B6DBD"/>
    <w:rsid w:val="000B6E24"/>
    <w:rsid w:val="000B6F96"/>
    <w:rsid w:val="000B6F9E"/>
    <w:rsid w:val="000B727B"/>
    <w:rsid w:val="000B72A6"/>
    <w:rsid w:val="000B7691"/>
    <w:rsid w:val="000B772B"/>
    <w:rsid w:val="000B7A19"/>
    <w:rsid w:val="000B7ABC"/>
    <w:rsid w:val="000B7B85"/>
    <w:rsid w:val="000B7FE1"/>
    <w:rsid w:val="000C01D7"/>
    <w:rsid w:val="000C0286"/>
    <w:rsid w:val="000C033D"/>
    <w:rsid w:val="000C079B"/>
    <w:rsid w:val="000C07E9"/>
    <w:rsid w:val="000C0AC1"/>
    <w:rsid w:val="000C0B23"/>
    <w:rsid w:val="000C0B33"/>
    <w:rsid w:val="000C0C10"/>
    <w:rsid w:val="000C0C59"/>
    <w:rsid w:val="000C0F5A"/>
    <w:rsid w:val="000C11D4"/>
    <w:rsid w:val="000C1226"/>
    <w:rsid w:val="000C1281"/>
    <w:rsid w:val="000C128C"/>
    <w:rsid w:val="000C12D3"/>
    <w:rsid w:val="000C167D"/>
    <w:rsid w:val="000C17CB"/>
    <w:rsid w:val="000C17DE"/>
    <w:rsid w:val="000C18C2"/>
    <w:rsid w:val="000C19F6"/>
    <w:rsid w:val="000C1B99"/>
    <w:rsid w:val="000C1D66"/>
    <w:rsid w:val="000C1E25"/>
    <w:rsid w:val="000C1E2B"/>
    <w:rsid w:val="000C1E32"/>
    <w:rsid w:val="000C1EB2"/>
    <w:rsid w:val="000C2237"/>
    <w:rsid w:val="000C24DB"/>
    <w:rsid w:val="000C27DE"/>
    <w:rsid w:val="000C284E"/>
    <w:rsid w:val="000C2886"/>
    <w:rsid w:val="000C29D9"/>
    <w:rsid w:val="000C3028"/>
    <w:rsid w:val="000C31B2"/>
    <w:rsid w:val="000C31BF"/>
    <w:rsid w:val="000C3206"/>
    <w:rsid w:val="000C323E"/>
    <w:rsid w:val="000C3273"/>
    <w:rsid w:val="000C34F4"/>
    <w:rsid w:val="000C36FE"/>
    <w:rsid w:val="000C3709"/>
    <w:rsid w:val="000C374E"/>
    <w:rsid w:val="000C3835"/>
    <w:rsid w:val="000C3A0B"/>
    <w:rsid w:val="000C3B8B"/>
    <w:rsid w:val="000C3BAE"/>
    <w:rsid w:val="000C3DCA"/>
    <w:rsid w:val="000C3FB5"/>
    <w:rsid w:val="000C4283"/>
    <w:rsid w:val="000C42F8"/>
    <w:rsid w:val="000C4305"/>
    <w:rsid w:val="000C45D1"/>
    <w:rsid w:val="000C4671"/>
    <w:rsid w:val="000C4796"/>
    <w:rsid w:val="000C4826"/>
    <w:rsid w:val="000C482D"/>
    <w:rsid w:val="000C494C"/>
    <w:rsid w:val="000C4951"/>
    <w:rsid w:val="000C4B0A"/>
    <w:rsid w:val="000C4B37"/>
    <w:rsid w:val="000C4E02"/>
    <w:rsid w:val="000C4FCA"/>
    <w:rsid w:val="000C507E"/>
    <w:rsid w:val="000C5281"/>
    <w:rsid w:val="000C534E"/>
    <w:rsid w:val="000C5441"/>
    <w:rsid w:val="000C54DA"/>
    <w:rsid w:val="000C55F7"/>
    <w:rsid w:val="000C56BC"/>
    <w:rsid w:val="000C5808"/>
    <w:rsid w:val="000C590F"/>
    <w:rsid w:val="000C5D01"/>
    <w:rsid w:val="000C5DD9"/>
    <w:rsid w:val="000C5DE4"/>
    <w:rsid w:val="000C5FAA"/>
    <w:rsid w:val="000C60E4"/>
    <w:rsid w:val="000C6273"/>
    <w:rsid w:val="000C6327"/>
    <w:rsid w:val="000C63F6"/>
    <w:rsid w:val="000C6440"/>
    <w:rsid w:val="000C6473"/>
    <w:rsid w:val="000C6559"/>
    <w:rsid w:val="000C66DE"/>
    <w:rsid w:val="000C6A73"/>
    <w:rsid w:val="000C6ABD"/>
    <w:rsid w:val="000C6B0B"/>
    <w:rsid w:val="000C6CAE"/>
    <w:rsid w:val="000C6EFA"/>
    <w:rsid w:val="000C6F77"/>
    <w:rsid w:val="000C702D"/>
    <w:rsid w:val="000C72E2"/>
    <w:rsid w:val="000C73D7"/>
    <w:rsid w:val="000C7495"/>
    <w:rsid w:val="000C75D7"/>
    <w:rsid w:val="000C767D"/>
    <w:rsid w:val="000C7715"/>
    <w:rsid w:val="000C77CA"/>
    <w:rsid w:val="000C7ABB"/>
    <w:rsid w:val="000C7B20"/>
    <w:rsid w:val="000C7B69"/>
    <w:rsid w:val="000C7BEE"/>
    <w:rsid w:val="000C7D22"/>
    <w:rsid w:val="000C7EED"/>
    <w:rsid w:val="000D046E"/>
    <w:rsid w:val="000D064D"/>
    <w:rsid w:val="000D06FA"/>
    <w:rsid w:val="000D06FF"/>
    <w:rsid w:val="000D08D2"/>
    <w:rsid w:val="000D0987"/>
    <w:rsid w:val="000D09A5"/>
    <w:rsid w:val="000D09D1"/>
    <w:rsid w:val="000D0A1D"/>
    <w:rsid w:val="000D0A21"/>
    <w:rsid w:val="000D0BAA"/>
    <w:rsid w:val="000D0C08"/>
    <w:rsid w:val="000D0C61"/>
    <w:rsid w:val="000D0E5B"/>
    <w:rsid w:val="000D100A"/>
    <w:rsid w:val="000D113F"/>
    <w:rsid w:val="000D1437"/>
    <w:rsid w:val="000D1954"/>
    <w:rsid w:val="000D1A3D"/>
    <w:rsid w:val="000D1B4E"/>
    <w:rsid w:val="000D1E99"/>
    <w:rsid w:val="000D1ECE"/>
    <w:rsid w:val="000D1F70"/>
    <w:rsid w:val="000D2171"/>
    <w:rsid w:val="000D226E"/>
    <w:rsid w:val="000D2412"/>
    <w:rsid w:val="000D245B"/>
    <w:rsid w:val="000D250C"/>
    <w:rsid w:val="000D259D"/>
    <w:rsid w:val="000D25A0"/>
    <w:rsid w:val="000D2666"/>
    <w:rsid w:val="000D271A"/>
    <w:rsid w:val="000D2951"/>
    <w:rsid w:val="000D2985"/>
    <w:rsid w:val="000D29E7"/>
    <w:rsid w:val="000D2BC4"/>
    <w:rsid w:val="000D2C8B"/>
    <w:rsid w:val="000D2CF8"/>
    <w:rsid w:val="000D2D6D"/>
    <w:rsid w:val="000D2D98"/>
    <w:rsid w:val="000D2FA1"/>
    <w:rsid w:val="000D303D"/>
    <w:rsid w:val="000D3171"/>
    <w:rsid w:val="000D317C"/>
    <w:rsid w:val="000D32BD"/>
    <w:rsid w:val="000D3622"/>
    <w:rsid w:val="000D39FD"/>
    <w:rsid w:val="000D3A83"/>
    <w:rsid w:val="000D3AB4"/>
    <w:rsid w:val="000D3B17"/>
    <w:rsid w:val="000D3CF0"/>
    <w:rsid w:val="000D3DF9"/>
    <w:rsid w:val="000D3E90"/>
    <w:rsid w:val="000D40E7"/>
    <w:rsid w:val="000D419D"/>
    <w:rsid w:val="000D4201"/>
    <w:rsid w:val="000D4286"/>
    <w:rsid w:val="000D42AD"/>
    <w:rsid w:val="000D42BB"/>
    <w:rsid w:val="000D43A5"/>
    <w:rsid w:val="000D44B3"/>
    <w:rsid w:val="000D45F8"/>
    <w:rsid w:val="000D46C0"/>
    <w:rsid w:val="000D47FB"/>
    <w:rsid w:val="000D48A6"/>
    <w:rsid w:val="000D4A41"/>
    <w:rsid w:val="000D4CA6"/>
    <w:rsid w:val="000D4CCE"/>
    <w:rsid w:val="000D4D99"/>
    <w:rsid w:val="000D4E6C"/>
    <w:rsid w:val="000D50B6"/>
    <w:rsid w:val="000D5367"/>
    <w:rsid w:val="000D54EF"/>
    <w:rsid w:val="000D5559"/>
    <w:rsid w:val="000D5684"/>
    <w:rsid w:val="000D56F2"/>
    <w:rsid w:val="000D5926"/>
    <w:rsid w:val="000D5B17"/>
    <w:rsid w:val="000D5BC8"/>
    <w:rsid w:val="000D5C82"/>
    <w:rsid w:val="000D5DAF"/>
    <w:rsid w:val="000D5EDA"/>
    <w:rsid w:val="000D60F8"/>
    <w:rsid w:val="000D62C8"/>
    <w:rsid w:val="000D65CB"/>
    <w:rsid w:val="000D668A"/>
    <w:rsid w:val="000D6698"/>
    <w:rsid w:val="000D66A0"/>
    <w:rsid w:val="000D66BA"/>
    <w:rsid w:val="000D6772"/>
    <w:rsid w:val="000D6A6D"/>
    <w:rsid w:val="000D6D57"/>
    <w:rsid w:val="000D6EF9"/>
    <w:rsid w:val="000D7279"/>
    <w:rsid w:val="000D745C"/>
    <w:rsid w:val="000D749A"/>
    <w:rsid w:val="000D7586"/>
    <w:rsid w:val="000D75C7"/>
    <w:rsid w:val="000D7933"/>
    <w:rsid w:val="000D7A82"/>
    <w:rsid w:val="000D7AF1"/>
    <w:rsid w:val="000D7D01"/>
    <w:rsid w:val="000D7EA9"/>
    <w:rsid w:val="000D7F78"/>
    <w:rsid w:val="000D7FB0"/>
    <w:rsid w:val="000DDFF7"/>
    <w:rsid w:val="000E0175"/>
    <w:rsid w:val="000E0278"/>
    <w:rsid w:val="000E038A"/>
    <w:rsid w:val="000E03A7"/>
    <w:rsid w:val="000E03AC"/>
    <w:rsid w:val="000E0464"/>
    <w:rsid w:val="000E047A"/>
    <w:rsid w:val="000E04C7"/>
    <w:rsid w:val="000E066E"/>
    <w:rsid w:val="000E092A"/>
    <w:rsid w:val="000E0AFF"/>
    <w:rsid w:val="000E0C71"/>
    <w:rsid w:val="000E0D96"/>
    <w:rsid w:val="000E0E87"/>
    <w:rsid w:val="000E0EE9"/>
    <w:rsid w:val="000E0EFD"/>
    <w:rsid w:val="000E10CC"/>
    <w:rsid w:val="000E11D7"/>
    <w:rsid w:val="000E127F"/>
    <w:rsid w:val="000E1372"/>
    <w:rsid w:val="000E1375"/>
    <w:rsid w:val="000E1635"/>
    <w:rsid w:val="000E163C"/>
    <w:rsid w:val="000E17B6"/>
    <w:rsid w:val="000E1807"/>
    <w:rsid w:val="000E18B9"/>
    <w:rsid w:val="000E18D1"/>
    <w:rsid w:val="000E194E"/>
    <w:rsid w:val="000E1BC6"/>
    <w:rsid w:val="000E1C61"/>
    <w:rsid w:val="000E1D9E"/>
    <w:rsid w:val="000E1FB6"/>
    <w:rsid w:val="000E20A1"/>
    <w:rsid w:val="000E2101"/>
    <w:rsid w:val="000E2161"/>
    <w:rsid w:val="000E21A3"/>
    <w:rsid w:val="000E225A"/>
    <w:rsid w:val="000E23AB"/>
    <w:rsid w:val="000E2460"/>
    <w:rsid w:val="000E24DC"/>
    <w:rsid w:val="000E252F"/>
    <w:rsid w:val="000E27B0"/>
    <w:rsid w:val="000E280C"/>
    <w:rsid w:val="000E29FF"/>
    <w:rsid w:val="000E2A58"/>
    <w:rsid w:val="000E2E7C"/>
    <w:rsid w:val="000E3102"/>
    <w:rsid w:val="000E3475"/>
    <w:rsid w:val="000E34AA"/>
    <w:rsid w:val="000E3524"/>
    <w:rsid w:val="000E374B"/>
    <w:rsid w:val="000E385C"/>
    <w:rsid w:val="000E38B4"/>
    <w:rsid w:val="000E3922"/>
    <w:rsid w:val="000E392D"/>
    <w:rsid w:val="000E396B"/>
    <w:rsid w:val="000E3A6B"/>
    <w:rsid w:val="000E3BA3"/>
    <w:rsid w:val="000E3DEB"/>
    <w:rsid w:val="000E3F53"/>
    <w:rsid w:val="000E400E"/>
    <w:rsid w:val="000E4038"/>
    <w:rsid w:val="000E41DC"/>
    <w:rsid w:val="000E41F4"/>
    <w:rsid w:val="000E4281"/>
    <w:rsid w:val="000E4829"/>
    <w:rsid w:val="000E4927"/>
    <w:rsid w:val="000E4A4D"/>
    <w:rsid w:val="000E4BB5"/>
    <w:rsid w:val="000E4D89"/>
    <w:rsid w:val="000E4EB3"/>
    <w:rsid w:val="000E4EC2"/>
    <w:rsid w:val="000E4FAC"/>
    <w:rsid w:val="000E5022"/>
    <w:rsid w:val="000E5058"/>
    <w:rsid w:val="000E50A0"/>
    <w:rsid w:val="000E5233"/>
    <w:rsid w:val="000E5289"/>
    <w:rsid w:val="000E534D"/>
    <w:rsid w:val="000E539A"/>
    <w:rsid w:val="000E53BF"/>
    <w:rsid w:val="000E545A"/>
    <w:rsid w:val="000E5483"/>
    <w:rsid w:val="000E54D3"/>
    <w:rsid w:val="000E56DC"/>
    <w:rsid w:val="000E5822"/>
    <w:rsid w:val="000E5974"/>
    <w:rsid w:val="000E5A6F"/>
    <w:rsid w:val="000E5BA1"/>
    <w:rsid w:val="000E5CDD"/>
    <w:rsid w:val="000E5F14"/>
    <w:rsid w:val="000E5F2E"/>
    <w:rsid w:val="000E60C8"/>
    <w:rsid w:val="000E6747"/>
    <w:rsid w:val="000E6953"/>
    <w:rsid w:val="000E6D1A"/>
    <w:rsid w:val="000E6DAB"/>
    <w:rsid w:val="000E6F87"/>
    <w:rsid w:val="000E6FCC"/>
    <w:rsid w:val="000E7019"/>
    <w:rsid w:val="000E7060"/>
    <w:rsid w:val="000E718A"/>
    <w:rsid w:val="000E734A"/>
    <w:rsid w:val="000E73B6"/>
    <w:rsid w:val="000E7424"/>
    <w:rsid w:val="000E77FC"/>
    <w:rsid w:val="000E79B3"/>
    <w:rsid w:val="000E79FE"/>
    <w:rsid w:val="000E7BB1"/>
    <w:rsid w:val="000E7CCB"/>
    <w:rsid w:val="000E7D2C"/>
    <w:rsid w:val="000E7DDB"/>
    <w:rsid w:val="000E7E1F"/>
    <w:rsid w:val="000E7E4E"/>
    <w:rsid w:val="000E7F51"/>
    <w:rsid w:val="000E7FB2"/>
    <w:rsid w:val="000E7FDB"/>
    <w:rsid w:val="000E7FE8"/>
    <w:rsid w:val="000F0225"/>
    <w:rsid w:val="000F025E"/>
    <w:rsid w:val="000F0279"/>
    <w:rsid w:val="000F028B"/>
    <w:rsid w:val="000F0361"/>
    <w:rsid w:val="000F0499"/>
    <w:rsid w:val="000F04E0"/>
    <w:rsid w:val="000F05AF"/>
    <w:rsid w:val="000F05D0"/>
    <w:rsid w:val="000F0697"/>
    <w:rsid w:val="000F07DB"/>
    <w:rsid w:val="000F080F"/>
    <w:rsid w:val="000F089E"/>
    <w:rsid w:val="000F0A4D"/>
    <w:rsid w:val="000F0CB1"/>
    <w:rsid w:val="000F0EB6"/>
    <w:rsid w:val="000F121B"/>
    <w:rsid w:val="000F1222"/>
    <w:rsid w:val="000F12FE"/>
    <w:rsid w:val="000F130B"/>
    <w:rsid w:val="000F1391"/>
    <w:rsid w:val="000F1825"/>
    <w:rsid w:val="000F1926"/>
    <w:rsid w:val="000F1A66"/>
    <w:rsid w:val="000F1CCE"/>
    <w:rsid w:val="000F1F8C"/>
    <w:rsid w:val="000F2120"/>
    <w:rsid w:val="000F2247"/>
    <w:rsid w:val="000F2329"/>
    <w:rsid w:val="000F2376"/>
    <w:rsid w:val="000F237B"/>
    <w:rsid w:val="000F23C7"/>
    <w:rsid w:val="000F25F6"/>
    <w:rsid w:val="000F26FA"/>
    <w:rsid w:val="000F270C"/>
    <w:rsid w:val="000F2752"/>
    <w:rsid w:val="000F27C0"/>
    <w:rsid w:val="000F2870"/>
    <w:rsid w:val="000F296A"/>
    <w:rsid w:val="000F2BA5"/>
    <w:rsid w:val="000F2C01"/>
    <w:rsid w:val="000F2C3B"/>
    <w:rsid w:val="000F2E79"/>
    <w:rsid w:val="000F2F5B"/>
    <w:rsid w:val="000F3020"/>
    <w:rsid w:val="000F30F2"/>
    <w:rsid w:val="000F31E5"/>
    <w:rsid w:val="000F327A"/>
    <w:rsid w:val="000F32C3"/>
    <w:rsid w:val="000F338F"/>
    <w:rsid w:val="000F34FE"/>
    <w:rsid w:val="000F357B"/>
    <w:rsid w:val="000F35C8"/>
    <w:rsid w:val="000F36A7"/>
    <w:rsid w:val="000F37F7"/>
    <w:rsid w:val="000F3929"/>
    <w:rsid w:val="000F3970"/>
    <w:rsid w:val="000F3C0E"/>
    <w:rsid w:val="000F3D0C"/>
    <w:rsid w:val="000F3DE9"/>
    <w:rsid w:val="000F3F6D"/>
    <w:rsid w:val="000F4097"/>
    <w:rsid w:val="000F4282"/>
    <w:rsid w:val="000F4309"/>
    <w:rsid w:val="000F4351"/>
    <w:rsid w:val="000F440B"/>
    <w:rsid w:val="000F4512"/>
    <w:rsid w:val="000F45FD"/>
    <w:rsid w:val="000F4635"/>
    <w:rsid w:val="000F4660"/>
    <w:rsid w:val="000F4937"/>
    <w:rsid w:val="000F49D3"/>
    <w:rsid w:val="000F4A08"/>
    <w:rsid w:val="000F4AD0"/>
    <w:rsid w:val="000F5105"/>
    <w:rsid w:val="000F51F4"/>
    <w:rsid w:val="000F5324"/>
    <w:rsid w:val="000F542F"/>
    <w:rsid w:val="000F544B"/>
    <w:rsid w:val="000F54EF"/>
    <w:rsid w:val="000F562C"/>
    <w:rsid w:val="000F5769"/>
    <w:rsid w:val="000F57A0"/>
    <w:rsid w:val="000F57ED"/>
    <w:rsid w:val="000F594C"/>
    <w:rsid w:val="000F5B9F"/>
    <w:rsid w:val="000F5CD0"/>
    <w:rsid w:val="000F5D71"/>
    <w:rsid w:val="000F65D9"/>
    <w:rsid w:val="000F65FA"/>
    <w:rsid w:val="000F698C"/>
    <w:rsid w:val="000F6A84"/>
    <w:rsid w:val="000F6B0C"/>
    <w:rsid w:val="000F6BB7"/>
    <w:rsid w:val="000F6F94"/>
    <w:rsid w:val="000F7058"/>
    <w:rsid w:val="000F7061"/>
    <w:rsid w:val="000F7189"/>
    <w:rsid w:val="000F7222"/>
    <w:rsid w:val="000F72B5"/>
    <w:rsid w:val="000F7484"/>
    <w:rsid w:val="000F7582"/>
    <w:rsid w:val="000F77A3"/>
    <w:rsid w:val="000F77E4"/>
    <w:rsid w:val="000F791E"/>
    <w:rsid w:val="000F7C34"/>
    <w:rsid w:val="000F7DD6"/>
    <w:rsid w:val="000F7E19"/>
    <w:rsid w:val="00100055"/>
    <w:rsid w:val="0010042C"/>
    <w:rsid w:val="00100463"/>
    <w:rsid w:val="001004FC"/>
    <w:rsid w:val="00100521"/>
    <w:rsid w:val="0010068E"/>
    <w:rsid w:val="0010072C"/>
    <w:rsid w:val="00100768"/>
    <w:rsid w:val="001009A1"/>
    <w:rsid w:val="00100A1B"/>
    <w:rsid w:val="00100A57"/>
    <w:rsid w:val="00100A73"/>
    <w:rsid w:val="00100BCC"/>
    <w:rsid w:val="00100BF9"/>
    <w:rsid w:val="00100E36"/>
    <w:rsid w:val="00100E5A"/>
    <w:rsid w:val="00100EC5"/>
    <w:rsid w:val="00100F4C"/>
    <w:rsid w:val="00101008"/>
    <w:rsid w:val="00101076"/>
    <w:rsid w:val="0010113E"/>
    <w:rsid w:val="001011B7"/>
    <w:rsid w:val="001012C9"/>
    <w:rsid w:val="001013C4"/>
    <w:rsid w:val="001014C1"/>
    <w:rsid w:val="00101570"/>
    <w:rsid w:val="00101596"/>
    <w:rsid w:val="00101650"/>
    <w:rsid w:val="001016DA"/>
    <w:rsid w:val="0010187C"/>
    <w:rsid w:val="00101C12"/>
    <w:rsid w:val="00101D6B"/>
    <w:rsid w:val="00101FB5"/>
    <w:rsid w:val="001021B6"/>
    <w:rsid w:val="00102265"/>
    <w:rsid w:val="00102306"/>
    <w:rsid w:val="00102381"/>
    <w:rsid w:val="00102420"/>
    <w:rsid w:val="0010274B"/>
    <w:rsid w:val="0010287F"/>
    <w:rsid w:val="00102892"/>
    <w:rsid w:val="0010298A"/>
    <w:rsid w:val="00102EA2"/>
    <w:rsid w:val="00102F82"/>
    <w:rsid w:val="0010300B"/>
    <w:rsid w:val="0010361C"/>
    <w:rsid w:val="00103675"/>
    <w:rsid w:val="0010372E"/>
    <w:rsid w:val="001038D2"/>
    <w:rsid w:val="00103AF2"/>
    <w:rsid w:val="00103BE7"/>
    <w:rsid w:val="00103BEF"/>
    <w:rsid w:val="00103C8D"/>
    <w:rsid w:val="00103CD6"/>
    <w:rsid w:val="00103EA8"/>
    <w:rsid w:val="00103F39"/>
    <w:rsid w:val="00104386"/>
    <w:rsid w:val="0010452C"/>
    <w:rsid w:val="0010457E"/>
    <w:rsid w:val="001046AE"/>
    <w:rsid w:val="0010474C"/>
    <w:rsid w:val="0010481E"/>
    <w:rsid w:val="00104834"/>
    <w:rsid w:val="0010483A"/>
    <w:rsid w:val="0010492C"/>
    <w:rsid w:val="001049F1"/>
    <w:rsid w:val="00104A95"/>
    <w:rsid w:val="00104AB7"/>
    <w:rsid w:val="00104E74"/>
    <w:rsid w:val="0010507C"/>
    <w:rsid w:val="00105224"/>
    <w:rsid w:val="00105303"/>
    <w:rsid w:val="00105304"/>
    <w:rsid w:val="001053AC"/>
    <w:rsid w:val="001053E0"/>
    <w:rsid w:val="00105425"/>
    <w:rsid w:val="0010574B"/>
    <w:rsid w:val="0010575C"/>
    <w:rsid w:val="00105AF3"/>
    <w:rsid w:val="00105B53"/>
    <w:rsid w:val="00105D12"/>
    <w:rsid w:val="00105DFF"/>
    <w:rsid w:val="00105E43"/>
    <w:rsid w:val="001060D7"/>
    <w:rsid w:val="00106133"/>
    <w:rsid w:val="001061D0"/>
    <w:rsid w:val="0010623C"/>
    <w:rsid w:val="0010639B"/>
    <w:rsid w:val="001063E1"/>
    <w:rsid w:val="0010644D"/>
    <w:rsid w:val="00106864"/>
    <w:rsid w:val="00106973"/>
    <w:rsid w:val="00106A40"/>
    <w:rsid w:val="00106AA7"/>
    <w:rsid w:val="00106B3B"/>
    <w:rsid w:val="00106B51"/>
    <w:rsid w:val="00106C44"/>
    <w:rsid w:val="00106D24"/>
    <w:rsid w:val="00106D87"/>
    <w:rsid w:val="00106FBD"/>
    <w:rsid w:val="00107227"/>
    <w:rsid w:val="00107249"/>
    <w:rsid w:val="00107250"/>
    <w:rsid w:val="00107333"/>
    <w:rsid w:val="00107484"/>
    <w:rsid w:val="0010764F"/>
    <w:rsid w:val="00107718"/>
    <w:rsid w:val="0010778E"/>
    <w:rsid w:val="001077EF"/>
    <w:rsid w:val="001079E6"/>
    <w:rsid w:val="00107A3B"/>
    <w:rsid w:val="00107A3C"/>
    <w:rsid w:val="00107C8E"/>
    <w:rsid w:val="00107CC7"/>
    <w:rsid w:val="00107CE2"/>
    <w:rsid w:val="0011007E"/>
    <w:rsid w:val="00110234"/>
    <w:rsid w:val="0011033D"/>
    <w:rsid w:val="0011034F"/>
    <w:rsid w:val="00110475"/>
    <w:rsid w:val="001104B1"/>
    <w:rsid w:val="00110627"/>
    <w:rsid w:val="001106AE"/>
    <w:rsid w:val="001108CB"/>
    <w:rsid w:val="00110C3A"/>
    <w:rsid w:val="00110D74"/>
    <w:rsid w:val="00110D84"/>
    <w:rsid w:val="00110E07"/>
    <w:rsid w:val="0011103A"/>
    <w:rsid w:val="00111085"/>
    <w:rsid w:val="00111283"/>
    <w:rsid w:val="001112C3"/>
    <w:rsid w:val="001113B9"/>
    <w:rsid w:val="001114C0"/>
    <w:rsid w:val="0011156D"/>
    <w:rsid w:val="001115C3"/>
    <w:rsid w:val="00111690"/>
    <w:rsid w:val="0011170A"/>
    <w:rsid w:val="0011189E"/>
    <w:rsid w:val="00111952"/>
    <w:rsid w:val="001119C7"/>
    <w:rsid w:val="00111A23"/>
    <w:rsid w:val="00111C32"/>
    <w:rsid w:val="00111DB3"/>
    <w:rsid w:val="00111DFD"/>
    <w:rsid w:val="00111EF5"/>
    <w:rsid w:val="00111FBB"/>
    <w:rsid w:val="00112009"/>
    <w:rsid w:val="001120C3"/>
    <w:rsid w:val="0011217A"/>
    <w:rsid w:val="00112473"/>
    <w:rsid w:val="00112780"/>
    <w:rsid w:val="0011286B"/>
    <w:rsid w:val="001128B4"/>
    <w:rsid w:val="00112A83"/>
    <w:rsid w:val="00112AC9"/>
    <w:rsid w:val="00112BFC"/>
    <w:rsid w:val="00112C25"/>
    <w:rsid w:val="00112CD9"/>
    <w:rsid w:val="00112CE3"/>
    <w:rsid w:val="00112CF3"/>
    <w:rsid w:val="00112D04"/>
    <w:rsid w:val="00112D5E"/>
    <w:rsid w:val="00113010"/>
    <w:rsid w:val="0011303E"/>
    <w:rsid w:val="00113177"/>
    <w:rsid w:val="001131B6"/>
    <w:rsid w:val="00113217"/>
    <w:rsid w:val="00113236"/>
    <w:rsid w:val="001133D4"/>
    <w:rsid w:val="00113479"/>
    <w:rsid w:val="00113517"/>
    <w:rsid w:val="001136AB"/>
    <w:rsid w:val="001136DF"/>
    <w:rsid w:val="00113964"/>
    <w:rsid w:val="001139E2"/>
    <w:rsid w:val="00113B39"/>
    <w:rsid w:val="00113CBB"/>
    <w:rsid w:val="00113D90"/>
    <w:rsid w:val="00114066"/>
    <w:rsid w:val="001140BD"/>
    <w:rsid w:val="0011412A"/>
    <w:rsid w:val="00114237"/>
    <w:rsid w:val="00114276"/>
    <w:rsid w:val="00114280"/>
    <w:rsid w:val="00114303"/>
    <w:rsid w:val="001144C5"/>
    <w:rsid w:val="001146B5"/>
    <w:rsid w:val="00114713"/>
    <w:rsid w:val="001147CC"/>
    <w:rsid w:val="001147E5"/>
    <w:rsid w:val="00114830"/>
    <w:rsid w:val="001149C4"/>
    <w:rsid w:val="00114B05"/>
    <w:rsid w:val="00114B0D"/>
    <w:rsid w:val="00114B89"/>
    <w:rsid w:val="00114C4F"/>
    <w:rsid w:val="00114DAB"/>
    <w:rsid w:val="00114DC1"/>
    <w:rsid w:val="00114E0A"/>
    <w:rsid w:val="00114F0B"/>
    <w:rsid w:val="00114F7C"/>
    <w:rsid w:val="00115161"/>
    <w:rsid w:val="00115220"/>
    <w:rsid w:val="001155AB"/>
    <w:rsid w:val="00115732"/>
    <w:rsid w:val="001157F9"/>
    <w:rsid w:val="001158CD"/>
    <w:rsid w:val="00115A20"/>
    <w:rsid w:val="00115A38"/>
    <w:rsid w:val="00115CCE"/>
    <w:rsid w:val="00115CFF"/>
    <w:rsid w:val="00115D65"/>
    <w:rsid w:val="00115ED0"/>
    <w:rsid w:val="00115F70"/>
    <w:rsid w:val="00116071"/>
    <w:rsid w:val="00116133"/>
    <w:rsid w:val="0011615E"/>
    <w:rsid w:val="001162F6"/>
    <w:rsid w:val="00116556"/>
    <w:rsid w:val="001166A6"/>
    <w:rsid w:val="001166D8"/>
    <w:rsid w:val="001166ED"/>
    <w:rsid w:val="001166F5"/>
    <w:rsid w:val="00116871"/>
    <w:rsid w:val="00116912"/>
    <w:rsid w:val="00116DF0"/>
    <w:rsid w:val="00116E14"/>
    <w:rsid w:val="00116FA2"/>
    <w:rsid w:val="00117221"/>
    <w:rsid w:val="0011726D"/>
    <w:rsid w:val="00117407"/>
    <w:rsid w:val="001175FA"/>
    <w:rsid w:val="001176CC"/>
    <w:rsid w:val="0011778A"/>
    <w:rsid w:val="001178F2"/>
    <w:rsid w:val="00117967"/>
    <w:rsid w:val="0011797A"/>
    <w:rsid w:val="00117B43"/>
    <w:rsid w:val="00117B82"/>
    <w:rsid w:val="00117BA2"/>
    <w:rsid w:val="00117E9B"/>
    <w:rsid w:val="00117EE9"/>
    <w:rsid w:val="00117FA3"/>
    <w:rsid w:val="001200E2"/>
    <w:rsid w:val="00120384"/>
    <w:rsid w:val="001203AB"/>
    <w:rsid w:val="00120797"/>
    <w:rsid w:val="001207E7"/>
    <w:rsid w:val="0012093B"/>
    <w:rsid w:val="0012096F"/>
    <w:rsid w:val="00120D08"/>
    <w:rsid w:val="00120D2F"/>
    <w:rsid w:val="001210A1"/>
    <w:rsid w:val="00121130"/>
    <w:rsid w:val="00121283"/>
    <w:rsid w:val="001212C5"/>
    <w:rsid w:val="0012146F"/>
    <w:rsid w:val="00121565"/>
    <w:rsid w:val="00121669"/>
    <w:rsid w:val="001216ED"/>
    <w:rsid w:val="001216FB"/>
    <w:rsid w:val="00121740"/>
    <w:rsid w:val="001217A4"/>
    <w:rsid w:val="001218A4"/>
    <w:rsid w:val="001219AF"/>
    <w:rsid w:val="00121A5E"/>
    <w:rsid w:val="00121AF2"/>
    <w:rsid w:val="00121B91"/>
    <w:rsid w:val="00121BDE"/>
    <w:rsid w:val="00121BE0"/>
    <w:rsid w:val="00121CAD"/>
    <w:rsid w:val="0012216B"/>
    <w:rsid w:val="001221A1"/>
    <w:rsid w:val="00122201"/>
    <w:rsid w:val="00122401"/>
    <w:rsid w:val="0012258B"/>
    <w:rsid w:val="001227E5"/>
    <w:rsid w:val="00122815"/>
    <w:rsid w:val="00122846"/>
    <w:rsid w:val="00122C70"/>
    <w:rsid w:val="00122C77"/>
    <w:rsid w:val="00122CD7"/>
    <w:rsid w:val="00122EC8"/>
    <w:rsid w:val="00123056"/>
    <w:rsid w:val="001230F1"/>
    <w:rsid w:val="0012319D"/>
    <w:rsid w:val="00123236"/>
    <w:rsid w:val="00123595"/>
    <w:rsid w:val="0012362C"/>
    <w:rsid w:val="001236D4"/>
    <w:rsid w:val="00123960"/>
    <w:rsid w:val="00123998"/>
    <w:rsid w:val="001239C4"/>
    <w:rsid w:val="00123A23"/>
    <w:rsid w:val="00123A52"/>
    <w:rsid w:val="00123AEB"/>
    <w:rsid w:val="0012403B"/>
    <w:rsid w:val="001241F5"/>
    <w:rsid w:val="0012432E"/>
    <w:rsid w:val="001245DE"/>
    <w:rsid w:val="001246ED"/>
    <w:rsid w:val="001249AD"/>
    <w:rsid w:val="00124A0F"/>
    <w:rsid w:val="00124B85"/>
    <w:rsid w:val="00124C0D"/>
    <w:rsid w:val="00124F13"/>
    <w:rsid w:val="0012500E"/>
    <w:rsid w:val="00125118"/>
    <w:rsid w:val="001251AC"/>
    <w:rsid w:val="0012539C"/>
    <w:rsid w:val="0012539D"/>
    <w:rsid w:val="001253F3"/>
    <w:rsid w:val="00125402"/>
    <w:rsid w:val="00125465"/>
    <w:rsid w:val="0012565B"/>
    <w:rsid w:val="0012596B"/>
    <w:rsid w:val="00125A4E"/>
    <w:rsid w:val="00125AC6"/>
    <w:rsid w:val="00125BC9"/>
    <w:rsid w:val="00125C37"/>
    <w:rsid w:val="00125FDD"/>
    <w:rsid w:val="00126083"/>
    <w:rsid w:val="0012618C"/>
    <w:rsid w:val="00126324"/>
    <w:rsid w:val="001264A7"/>
    <w:rsid w:val="0012660C"/>
    <w:rsid w:val="00126840"/>
    <w:rsid w:val="00126894"/>
    <w:rsid w:val="001268A2"/>
    <w:rsid w:val="00126C78"/>
    <w:rsid w:val="00126CD0"/>
    <w:rsid w:val="00126E7F"/>
    <w:rsid w:val="001272FA"/>
    <w:rsid w:val="0012733C"/>
    <w:rsid w:val="00127399"/>
    <w:rsid w:val="001273A1"/>
    <w:rsid w:val="00127439"/>
    <w:rsid w:val="0012768A"/>
    <w:rsid w:val="0012771F"/>
    <w:rsid w:val="001277E8"/>
    <w:rsid w:val="001277FD"/>
    <w:rsid w:val="00127934"/>
    <w:rsid w:val="001279C1"/>
    <w:rsid w:val="00127AD3"/>
    <w:rsid w:val="00127B10"/>
    <w:rsid w:val="00127B4B"/>
    <w:rsid w:val="00127CDE"/>
    <w:rsid w:val="00127D01"/>
    <w:rsid w:val="00127F23"/>
    <w:rsid w:val="0013030C"/>
    <w:rsid w:val="001304E9"/>
    <w:rsid w:val="0013051E"/>
    <w:rsid w:val="0013055E"/>
    <w:rsid w:val="00130620"/>
    <w:rsid w:val="00130680"/>
    <w:rsid w:val="0013068D"/>
    <w:rsid w:val="00130A73"/>
    <w:rsid w:val="00130BB1"/>
    <w:rsid w:val="00130C58"/>
    <w:rsid w:val="00130D93"/>
    <w:rsid w:val="00130D9A"/>
    <w:rsid w:val="00130E0A"/>
    <w:rsid w:val="001310BB"/>
    <w:rsid w:val="001313B7"/>
    <w:rsid w:val="00131634"/>
    <w:rsid w:val="0013185A"/>
    <w:rsid w:val="001318A9"/>
    <w:rsid w:val="001318F5"/>
    <w:rsid w:val="0013191F"/>
    <w:rsid w:val="00131B11"/>
    <w:rsid w:val="00131B5E"/>
    <w:rsid w:val="00131ECF"/>
    <w:rsid w:val="001323BA"/>
    <w:rsid w:val="00132419"/>
    <w:rsid w:val="001329A5"/>
    <w:rsid w:val="00132B39"/>
    <w:rsid w:val="00132BA8"/>
    <w:rsid w:val="00132DC6"/>
    <w:rsid w:val="00132E22"/>
    <w:rsid w:val="001331F3"/>
    <w:rsid w:val="00133425"/>
    <w:rsid w:val="00133485"/>
    <w:rsid w:val="001334AA"/>
    <w:rsid w:val="001337C4"/>
    <w:rsid w:val="001338E4"/>
    <w:rsid w:val="00133A71"/>
    <w:rsid w:val="00133B1F"/>
    <w:rsid w:val="00133C82"/>
    <w:rsid w:val="00133CC2"/>
    <w:rsid w:val="00134058"/>
    <w:rsid w:val="001341A1"/>
    <w:rsid w:val="001343A4"/>
    <w:rsid w:val="001343AD"/>
    <w:rsid w:val="0013485F"/>
    <w:rsid w:val="00134885"/>
    <w:rsid w:val="00134AD8"/>
    <w:rsid w:val="00134B4C"/>
    <w:rsid w:val="00134B6F"/>
    <w:rsid w:val="00134BAD"/>
    <w:rsid w:val="00134BD7"/>
    <w:rsid w:val="00134DE0"/>
    <w:rsid w:val="00134E36"/>
    <w:rsid w:val="00134E86"/>
    <w:rsid w:val="00134ECF"/>
    <w:rsid w:val="001350ED"/>
    <w:rsid w:val="00135103"/>
    <w:rsid w:val="00135158"/>
    <w:rsid w:val="001351D1"/>
    <w:rsid w:val="001352A6"/>
    <w:rsid w:val="0013548B"/>
    <w:rsid w:val="001355BA"/>
    <w:rsid w:val="0013567D"/>
    <w:rsid w:val="001356FE"/>
    <w:rsid w:val="00135992"/>
    <w:rsid w:val="00135997"/>
    <w:rsid w:val="00135BB6"/>
    <w:rsid w:val="00135C32"/>
    <w:rsid w:val="001361D9"/>
    <w:rsid w:val="00136313"/>
    <w:rsid w:val="0013632F"/>
    <w:rsid w:val="0013648F"/>
    <w:rsid w:val="001364E8"/>
    <w:rsid w:val="00136541"/>
    <w:rsid w:val="00136577"/>
    <w:rsid w:val="0013666C"/>
    <w:rsid w:val="001366D0"/>
    <w:rsid w:val="001367DD"/>
    <w:rsid w:val="001369C4"/>
    <w:rsid w:val="00136A3B"/>
    <w:rsid w:val="00136AA8"/>
    <w:rsid w:val="00136DF0"/>
    <w:rsid w:val="00136FBB"/>
    <w:rsid w:val="00136FEC"/>
    <w:rsid w:val="00137071"/>
    <w:rsid w:val="0013740F"/>
    <w:rsid w:val="0013749A"/>
    <w:rsid w:val="001376E8"/>
    <w:rsid w:val="001378C0"/>
    <w:rsid w:val="00137922"/>
    <w:rsid w:val="00137990"/>
    <w:rsid w:val="00137A71"/>
    <w:rsid w:val="00137B2E"/>
    <w:rsid w:val="00137BAD"/>
    <w:rsid w:val="00137CEE"/>
    <w:rsid w:val="00137E22"/>
    <w:rsid w:val="00137E75"/>
    <w:rsid w:val="00137E88"/>
    <w:rsid w:val="00137EF5"/>
    <w:rsid w:val="00137F8B"/>
    <w:rsid w:val="00137FD3"/>
    <w:rsid w:val="00140059"/>
    <w:rsid w:val="001402A4"/>
    <w:rsid w:val="001403DE"/>
    <w:rsid w:val="001407FB"/>
    <w:rsid w:val="00140A92"/>
    <w:rsid w:val="00140C74"/>
    <w:rsid w:val="00140DC6"/>
    <w:rsid w:val="00140DF6"/>
    <w:rsid w:val="00140F89"/>
    <w:rsid w:val="001411D8"/>
    <w:rsid w:val="0014120E"/>
    <w:rsid w:val="001412E2"/>
    <w:rsid w:val="0014145F"/>
    <w:rsid w:val="001416DF"/>
    <w:rsid w:val="00141708"/>
    <w:rsid w:val="00141783"/>
    <w:rsid w:val="001418C0"/>
    <w:rsid w:val="001419B3"/>
    <w:rsid w:val="00141AC9"/>
    <w:rsid w:val="00141D18"/>
    <w:rsid w:val="00141D83"/>
    <w:rsid w:val="00141E2C"/>
    <w:rsid w:val="00141E7A"/>
    <w:rsid w:val="0014228D"/>
    <w:rsid w:val="00142328"/>
    <w:rsid w:val="0014252F"/>
    <w:rsid w:val="001427FE"/>
    <w:rsid w:val="001429FE"/>
    <w:rsid w:val="00142A52"/>
    <w:rsid w:val="00142ACA"/>
    <w:rsid w:val="00142BE4"/>
    <w:rsid w:val="00142CAE"/>
    <w:rsid w:val="00142E4A"/>
    <w:rsid w:val="00142EB5"/>
    <w:rsid w:val="00142FD5"/>
    <w:rsid w:val="00143170"/>
    <w:rsid w:val="0014317A"/>
    <w:rsid w:val="00143211"/>
    <w:rsid w:val="0014332D"/>
    <w:rsid w:val="00143422"/>
    <w:rsid w:val="00143482"/>
    <w:rsid w:val="001434ED"/>
    <w:rsid w:val="0014353B"/>
    <w:rsid w:val="0014360A"/>
    <w:rsid w:val="00143719"/>
    <w:rsid w:val="00143A07"/>
    <w:rsid w:val="00143A24"/>
    <w:rsid w:val="00143ADA"/>
    <w:rsid w:val="00143BE1"/>
    <w:rsid w:val="00143CD9"/>
    <w:rsid w:val="00143D07"/>
    <w:rsid w:val="00143F25"/>
    <w:rsid w:val="00143F41"/>
    <w:rsid w:val="001441CD"/>
    <w:rsid w:val="001441F0"/>
    <w:rsid w:val="001443A5"/>
    <w:rsid w:val="0014446F"/>
    <w:rsid w:val="001445E8"/>
    <w:rsid w:val="00144A51"/>
    <w:rsid w:val="00144B26"/>
    <w:rsid w:val="00144B3D"/>
    <w:rsid w:val="00144B8A"/>
    <w:rsid w:val="00144FDB"/>
    <w:rsid w:val="001451AF"/>
    <w:rsid w:val="001451EE"/>
    <w:rsid w:val="001451F1"/>
    <w:rsid w:val="0014520F"/>
    <w:rsid w:val="00145259"/>
    <w:rsid w:val="00145294"/>
    <w:rsid w:val="0014537A"/>
    <w:rsid w:val="001454C5"/>
    <w:rsid w:val="0014556A"/>
    <w:rsid w:val="001455A4"/>
    <w:rsid w:val="001456F5"/>
    <w:rsid w:val="001458CD"/>
    <w:rsid w:val="00145A89"/>
    <w:rsid w:val="00145C1F"/>
    <w:rsid w:val="00145D06"/>
    <w:rsid w:val="00145F75"/>
    <w:rsid w:val="001461B3"/>
    <w:rsid w:val="00146264"/>
    <w:rsid w:val="0014699A"/>
    <w:rsid w:val="001469CE"/>
    <w:rsid w:val="00146B05"/>
    <w:rsid w:val="00146B21"/>
    <w:rsid w:val="00146B6C"/>
    <w:rsid w:val="00146E52"/>
    <w:rsid w:val="00146E8A"/>
    <w:rsid w:val="00146FA7"/>
    <w:rsid w:val="00147293"/>
    <w:rsid w:val="001474B1"/>
    <w:rsid w:val="001474F0"/>
    <w:rsid w:val="001479A2"/>
    <w:rsid w:val="00147BB8"/>
    <w:rsid w:val="00147BEE"/>
    <w:rsid w:val="00147C24"/>
    <w:rsid w:val="00147EF9"/>
    <w:rsid w:val="00150157"/>
    <w:rsid w:val="001502E0"/>
    <w:rsid w:val="0015031F"/>
    <w:rsid w:val="0015032D"/>
    <w:rsid w:val="0015049F"/>
    <w:rsid w:val="001505E3"/>
    <w:rsid w:val="001506D0"/>
    <w:rsid w:val="001508F2"/>
    <w:rsid w:val="00150905"/>
    <w:rsid w:val="00150B00"/>
    <w:rsid w:val="00150B8A"/>
    <w:rsid w:val="00150C11"/>
    <w:rsid w:val="00150C6E"/>
    <w:rsid w:val="00150D35"/>
    <w:rsid w:val="00150DAF"/>
    <w:rsid w:val="00150E6C"/>
    <w:rsid w:val="00150F58"/>
    <w:rsid w:val="0015101D"/>
    <w:rsid w:val="001511D8"/>
    <w:rsid w:val="00151201"/>
    <w:rsid w:val="001513B7"/>
    <w:rsid w:val="00151493"/>
    <w:rsid w:val="00151505"/>
    <w:rsid w:val="00151689"/>
    <w:rsid w:val="001516BD"/>
    <w:rsid w:val="00151971"/>
    <w:rsid w:val="00151984"/>
    <w:rsid w:val="001519D6"/>
    <w:rsid w:val="00151AA6"/>
    <w:rsid w:val="00151AFE"/>
    <w:rsid w:val="00151B18"/>
    <w:rsid w:val="00151B42"/>
    <w:rsid w:val="00151CBA"/>
    <w:rsid w:val="00151FD4"/>
    <w:rsid w:val="00152027"/>
    <w:rsid w:val="00152214"/>
    <w:rsid w:val="00152263"/>
    <w:rsid w:val="00152406"/>
    <w:rsid w:val="00152410"/>
    <w:rsid w:val="0015250A"/>
    <w:rsid w:val="001527F7"/>
    <w:rsid w:val="00152822"/>
    <w:rsid w:val="00152E43"/>
    <w:rsid w:val="00152F37"/>
    <w:rsid w:val="00152FC6"/>
    <w:rsid w:val="00152FF3"/>
    <w:rsid w:val="00153085"/>
    <w:rsid w:val="001530A7"/>
    <w:rsid w:val="00153596"/>
    <w:rsid w:val="001536AA"/>
    <w:rsid w:val="00153911"/>
    <w:rsid w:val="00153B62"/>
    <w:rsid w:val="00153BFE"/>
    <w:rsid w:val="00153D29"/>
    <w:rsid w:val="00153DF5"/>
    <w:rsid w:val="00153EAA"/>
    <w:rsid w:val="0015400B"/>
    <w:rsid w:val="001540BE"/>
    <w:rsid w:val="0015411C"/>
    <w:rsid w:val="00154193"/>
    <w:rsid w:val="00154217"/>
    <w:rsid w:val="001542A7"/>
    <w:rsid w:val="001544FD"/>
    <w:rsid w:val="00154522"/>
    <w:rsid w:val="0015457E"/>
    <w:rsid w:val="0015474A"/>
    <w:rsid w:val="00154866"/>
    <w:rsid w:val="00154A3E"/>
    <w:rsid w:val="00154A9C"/>
    <w:rsid w:val="00154D66"/>
    <w:rsid w:val="00154E77"/>
    <w:rsid w:val="00154FF1"/>
    <w:rsid w:val="00155142"/>
    <w:rsid w:val="001552B0"/>
    <w:rsid w:val="00155409"/>
    <w:rsid w:val="001554D3"/>
    <w:rsid w:val="001554DB"/>
    <w:rsid w:val="001555CB"/>
    <w:rsid w:val="0015593E"/>
    <w:rsid w:val="00155B3A"/>
    <w:rsid w:val="00155BE1"/>
    <w:rsid w:val="00155C83"/>
    <w:rsid w:val="00155CC0"/>
    <w:rsid w:val="0015605C"/>
    <w:rsid w:val="00156320"/>
    <w:rsid w:val="001563E9"/>
    <w:rsid w:val="001567B4"/>
    <w:rsid w:val="001569F5"/>
    <w:rsid w:val="00156B18"/>
    <w:rsid w:val="00156B53"/>
    <w:rsid w:val="00156B8E"/>
    <w:rsid w:val="00156F8C"/>
    <w:rsid w:val="00156FDF"/>
    <w:rsid w:val="00157227"/>
    <w:rsid w:val="00157314"/>
    <w:rsid w:val="0015735E"/>
    <w:rsid w:val="001575B0"/>
    <w:rsid w:val="001575CC"/>
    <w:rsid w:val="00157751"/>
    <w:rsid w:val="0015789F"/>
    <w:rsid w:val="00157915"/>
    <w:rsid w:val="00157949"/>
    <w:rsid w:val="00157AB0"/>
    <w:rsid w:val="00157AEB"/>
    <w:rsid w:val="00157B42"/>
    <w:rsid w:val="00157B6E"/>
    <w:rsid w:val="00157C7E"/>
    <w:rsid w:val="00157CCD"/>
    <w:rsid w:val="00157E5B"/>
    <w:rsid w:val="001600CE"/>
    <w:rsid w:val="001600EF"/>
    <w:rsid w:val="001601BE"/>
    <w:rsid w:val="0016036B"/>
    <w:rsid w:val="00160390"/>
    <w:rsid w:val="001603F7"/>
    <w:rsid w:val="001605E8"/>
    <w:rsid w:val="001608B2"/>
    <w:rsid w:val="001608D4"/>
    <w:rsid w:val="00160C23"/>
    <w:rsid w:val="00160D41"/>
    <w:rsid w:val="00160FE2"/>
    <w:rsid w:val="001610DB"/>
    <w:rsid w:val="001612F1"/>
    <w:rsid w:val="001613A6"/>
    <w:rsid w:val="00161446"/>
    <w:rsid w:val="00161496"/>
    <w:rsid w:val="001614B4"/>
    <w:rsid w:val="00161523"/>
    <w:rsid w:val="0016152F"/>
    <w:rsid w:val="00161A28"/>
    <w:rsid w:val="00161A34"/>
    <w:rsid w:val="00161B9F"/>
    <w:rsid w:val="00161DD4"/>
    <w:rsid w:val="00162245"/>
    <w:rsid w:val="0016254B"/>
    <w:rsid w:val="00162639"/>
    <w:rsid w:val="001629EE"/>
    <w:rsid w:val="00162BAC"/>
    <w:rsid w:val="00162C31"/>
    <w:rsid w:val="00162FF0"/>
    <w:rsid w:val="0016303E"/>
    <w:rsid w:val="00163102"/>
    <w:rsid w:val="00163284"/>
    <w:rsid w:val="00163296"/>
    <w:rsid w:val="001632F1"/>
    <w:rsid w:val="001636D6"/>
    <w:rsid w:val="001637BA"/>
    <w:rsid w:val="00163997"/>
    <w:rsid w:val="001639C4"/>
    <w:rsid w:val="001639E1"/>
    <w:rsid w:val="00163A0F"/>
    <w:rsid w:val="00163A6A"/>
    <w:rsid w:val="00163ABA"/>
    <w:rsid w:val="00163C7D"/>
    <w:rsid w:val="00163E04"/>
    <w:rsid w:val="00163ECA"/>
    <w:rsid w:val="00163F77"/>
    <w:rsid w:val="00164005"/>
    <w:rsid w:val="00164285"/>
    <w:rsid w:val="001642AD"/>
    <w:rsid w:val="001642DB"/>
    <w:rsid w:val="00164594"/>
    <w:rsid w:val="001645B3"/>
    <w:rsid w:val="001645BE"/>
    <w:rsid w:val="001645EC"/>
    <w:rsid w:val="00164710"/>
    <w:rsid w:val="00164716"/>
    <w:rsid w:val="001647CD"/>
    <w:rsid w:val="00164AD5"/>
    <w:rsid w:val="00164C05"/>
    <w:rsid w:val="00164C75"/>
    <w:rsid w:val="00164CBA"/>
    <w:rsid w:val="00164D19"/>
    <w:rsid w:val="00165057"/>
    <w:rsid w:val="0016512D"/>
    <w:rsid w:val="0016525A"/>
    <w:rsid w:val="00165443"/>
    <w:rsid w:val="0016554C"/>
    <w:rsid w:val="0016576A"/>
    <w:rsid w:val="0016585F"/>
    <w:rsid w:val="001658B0"/>
    <w:rsid w:val="001658E2"/>
    <w:rsid w:val="001659A2"/>
    <w:rsid w:val="00165AA4"/>
    <w:rsid w:val="00165BA4"/>
    <w:rsid w:val="00165D0C"/>
    <w:rsid w:val="00165D65"/>
    <w:rsid w:val="00165D80"/>
    <w:rsid w:val="00165DC6"/>
    <w:rsid w:val="001661B9"/>
    <w:rsid w:val="0016673B"/>
    <w:rsid w:val="0016683D"/>
    <w:rsid w:val="00166877"/>
    <w:rsid w:val="00166934"/>
    <w:rsid w:val="00166B8D"/>
    <w:rsid w:val="00166E01"/>
    <w:rsid w:val="00166EDF"/>
    <w:rsid w:val="00166F1F"/>
    <w:rsid w:val="00166F53"/>
    <w:rsid w:val="00166FCB"/>
    <w:rsid w:val="00167131"/>
    <w:rsid w:val="001671B9"/>
    <w:rsid w:val="001671EA"/>
    <w:rsid w:val="00167306"/>
    <w:rsid w:val="0016746C"/>
    <w:rsid w:val="001675A1"/>
    <w:rsid w:val="0016761E"/>
    <w:rsid w:val="00167760"/>
    <w:rsid w:val="00167A0B"/>
    <w:rsid w:val="00167A26"/>
    <w:rsid w:val="00167ACD"/>
    <w:rsid w:val="00167DD7"/>
    <w:rsid w:val="00167E52"/>
    <w:rsid w:val="00167ED4"/>
    <w:rsid w:val="00170258"/>
    <w:rsid w:val="001704FD"/>
    <w:rsid w:val="0017072E"/>
    <w:rsid w:val="0017099D"/>
    <w:rsid w:val="00170B1B"/>
    <w:rsid w:val="00170C40"/>
    <w:rsid w:val="00170DF9"/>
    <w:rsid w:val="00170E36"/>
    <w:rsid w:val="0017113F"/>
    <w:rsid w:val="001711C6"/>
    <w:rsid w:val="00171231"/>
    <w:rsid w:val="001712D5"/>
    <w:rsid w:val="00171628"/>
    <w:rsid w:val="00171889"/>
    <w:rsid w:val="0017190E"/>
    <w:rsid w:val="0017194B"/>
    <w:rsid w:val="001719A8"/>
    <w:rsid w:val="00171A75"/>
    <w:rsid w:val="00171AC0"/>
    <w:rsid w:val="00171BB3"/>
    <w:rsid w:val="00171BBE"/>
    <w:rsid w:val="00171DAC"/>
    <w:rsid w:val="00172038"/>
    <w:rsid w:val="001720CD"/>
    <w:rsid w:val="00172372"/>
    <w:rsid w:val="00172485"/>
    <w:rsid w:val="001724C2"/>
    <w:rsid w:val="00172533"/>
    <w:rsid w:val="001725BE"/>
    <w:rsid w:val="00172A2F"/>
    <w:rsid w:val="00172B92"/>
    <w:rsid w:val="00172C5B"/>
    <w:rsid w:val="00173254"/>
    <w:rsid w:val="00173281"/>
    <w:rsid w:val="00173408"/>
    <w:rsid w:val="00173798"/>
    <w:rsid w:val="001737E3"/>
    <w:rsid w:val="001737FE"/>
    <w:rsid w:val="00173A23"/>
    <w:rsid w:val="00173B7B"/>
    <w:rsid w:val="00173CCA"/>
    <w:rsid w:val="00173D3C"/>
    <w:rsid w:val="00173F09"/>
    <w:rsid w:val="00173F73"/>
    <w:rsid w:val="0017400A"/>
    <w:rsid w:val="00174183"/>
    <w:rsid w:val="001742B5"/>
    <w:rsid w:val="0017434A"/>
    <w:rsid w:val="00174407"/>
    <w:rsid w:val="00174507"/>
    <w:rsid w:val="001745CB"/>
    <w:rsid w:val="00174614"/>
    <w:rsid w:val="00174621"/>
    <w:rsid w:val="0017468E"/>
    <w:rsid w:val="0017474F"/>
    <w:rsid w:val="001748B0"/>
    <w:rsid w:val="001748FB"/>
    <w:rsid w:val="001749AD"/>
    <w:rsid w:val="001749F6"/>
    <w:rsid w:val="00174A3C"/>
    <w:rsid w:val="00174B13"/>
    <w:rsid w:val="00174B40"/>
    <w:rsid w:val="00174B93"/>
    <w:rsid w:val="00174CD7"/>
    <w:rsid w:val="00174F57"/>
    <w:rsid w:val="00174FF3"/>
    <w:rsid w:val="00174FF8"/>
    <w:rsid w:val="00174FFC"/>
    <w:rsid w:val="00175083"/>
    <w:rsid w:val="00175298"/>
    <w:rsid w:val="0017533E"/>
    <w:rsid w:val="00175504"/>
    <w:rsid w:val="00175572"/>
    <w:rsid w:val="0017558B"/>
    <w:rsid w:val="00175744"/>
    <w:rsid w:val="001757E7"/>
    <w:rsid w:val="00175906"/>
    <w:rsid w:val="00175AE1"/>
    <w:rsid w:val="00175CBC"/>
    <w:rsid w:val="00175D25"/>
    <w:rsid w:val="00176096"/>
    <w:rsid w:val="001761A0"/>
    <w:rsid w:val="0017626C"/>
    <w:rsid w:val="001762DB"/>
    <w:rsid w:val="001763F9"/>
    <w:rsid w:val="00176529"/>
    <w:rsid w:val="0017662E"/>
    <w:rsid w:val="0017667C"/>
    <w:rsid w:val="00176704"/>
    <w:rsid w:val="0017670E"/>
    <w:rsid w:val="0017679D"/>
    <w:rsid w:val="00176847"/>
    <w:rsid w:val="00176864"/>
    <w:rsid w:val="00176867"/>
    <w:rsid w:val="001768C6"/>
    <w:rsid w:val="00176999"/>
    <w:rsid w:val="00176B34"/>
    <w:rsid w:val="00176BA7"/>
    <w:rsid w:val="00176DAC"/>
    <w:rsid w:val="00176E0F"/>
    <w:rsid w:val="00176FCB"/>
    <w:rsid w:val="00177192"/>
    <w:rsid w:val="001773A4"/>
    <w:rsid w:val="00177407"/>
    <w:rsid w:val="00177575"/>
    <w:rsid w:val="001776CA"/>
    <w:rsid w:val="00177826"/>
    <w:rsid w:val="001779D8"/>
    <w:rsid w:val="00177A5E"/>
    <w:rsid w:val="00180171"/>
    <w:rsid w:val="001801F6"/>
    <w:rsid w:val="001803F2"/>
    <w:rsid w:val="00180555"/>
    <w:rsid w:val="0018061E"/>
    <w:rsid w:val="00180D2F"/>
    <w:rsid w:val="00180D83"/>
    <w:rsid w:val="00180DBD"/>
    <w:rsid w:val="00180F04"/>
    <w:rsid w:val="001810F3"/>
    <w:rsid w:val="001811F9"/>
    <w:rsid w:val="0018131B"/>
    <w:rsid w:val="001819D1"/>
    <w:rsid w:val="001819ED"/>
    <w:rsid w:val="001819FE"/>
    <w:rsid w:val="00181A31"/>
    <w:rsid w:val="00181A4E"/>
    <w:rsid w:val="00181A55"/>
    <w:rsid w:val="00181AF1"/>
    <w:rsid w:val="00181B70"/>
    <w:rsid w:val="00181D49"/>
    <w:rsid w:val="00182029"/>
    <w:rsid w:val="00182231"/>
    <w:rsid w:val="00182561"/>
    <w:rsid w:val="00182973"/>
    <w:rsid w:val="00182AB7"/>
    <w:rsid w:val="00182D25"/>
    <w:rsid w:val="00182DB3"/>
    <w:rsid w:val="00182F01"/>
    <w:rsid w:val="00182F57"/>
    <w:rsid w:val="00182FAD"/>
    <w:rsid w:val="00183027"/>
    <w:rsid w:val="00183038"/>
    <w:rsid w:val="001830F4"/>
    <w:rsid w:val="00183258"/>
    <w:rsid w:val="00183289"/>
    <w:rsid w:val="001832B5"/>
    <w:rsid w:val="001835FD"/>
    <w:rsid w:val="00183818"/>
    <w:rsid w:val="00183884"/>
    <w:rsid w:val="001838EB"/>
    <w:rsid w:val="00183BAC"/>
    <w:rsid w:val="00183E6D"/>
    <w:rsid w:val="00183F15"/>
    <w:rsid w:val="00183F1B"/>
    <w:rsid w:val="001842B9"/>
    <w:rsid w:val="001842F0"/>
    <w:rsid w:val="001844F9"/>
    <w:rsid w:val="00184546"/>
    <w:rsid w:val="00184675"/>
    <w:rsid w:val="00184683"/>
    <w:rsid w:val="001846BC"/>
    <w:rsid w:val="0018493A"/>
    <w:rsid w:val="00184B26"/>
    <w:rsid w:val="00184B8E"/>
    <w:rsid w:val="00184BD1"/>
    <w:rsid w:val="00184E1A"/>
    <w:rsid w:val="00184E77"/>
    <w:rsid w:val="001851A8"/>
    <w:rsid w:val="00185283"/>
    <w:rsid w:val="0018561E"/>
    <w:rsid w:val="00185665"/>
    <w:rsid w:val="00185A2C"/>
    <w:rsid w:val="00185B20"/>
    <w:rsid w:val="00185C62"/>
    <w:rsid w:val="00185D5F"/>
    <w:rsid w:val="00185E12"/>
    <w:rsid w:val="00185E34"/>
    <w:rsid w:val="00185F6B"/>
    <w:rsid w:val="001860BB"/>
    <w:rsid w:val="001861FD"/>
    <w:rsid w:val="00186289"/>
    <w:rsid w:val="00186394"/>
    <w:rsid w:val="00186562"/>
    <w:rsid w:val="0018661D"/>
    <w:rsid w:val="001866FD"/>
    <w:rsid w:val="001867BD"/>
    <w:rsid w:val="001867D9"/>
    <w:rsid w:val="001867E3"/>
    <w:rsid w:val="00186863"/>
    <w:rsid w:val="001868E9"/>
    <w:rsid w:val="001869C8"/>
    <w:rsid w:val="00186AA8"/>
    <w:rsid w:val="00186B1E"/>
    <w:rsid w:val="00186BEA"/>
    <w:rsid w:val="00186D19"/>
    <w:rsid w:val="00186F59"/>
    <w:rsid w:val="001870B4"/>
    <w:rsid w:val="00187199"/>
    <w:rsid w:val="001871FF"/>
    <w:rsid w:val="001872DE"/>
    <w:rsid w:val="00187370"/>
    <w:rsid w:val="001873C0"/>
    <w:rsid w:val="001874A9"/>
    <w:rsid w:val="001874E1"/>
    <w:rsid w:val="001875C0"/>
    <w:rsid w:val="0018779E"/>
    <w:rsid w:val="00187CC4"/>
    <w:rsid w:val="00187D34"/>
    <w:rsid w:val="00187D7F"/>
    <w:rsid w:val="00187DA6"/>
    <w:rsid w:val="00187E32"/>
    <w:rsid w:val="00187EC5"/>
    <w:rsid w:val="00187EF8"/>
    <w:rsid w:val="00187FAB"/>
    <w:rsid w:val="00190014"/>
    <w:rsid w:val="0019023D"/>
    <w:rsid w:val="001903B3"/>
    <w:rsid w:val="001904B7"/>
    <w:rsid w:val="001906FB"/>
    <w:rsid w:val="001909F5"/>
    <w:rsid w:val="00190AED"/>
    <w:rsid w:val="00190B69"/>
    <w:rsid w:val="00190BD6"/>
    <w:rsid w:val="00190DCB"/>
    <w:rsid w:val="00190E0E"/>
    <w:rsid w:val="00191214"/>
    <w:rsid w:val="001912E4"/>
    <w:rsid w:val="001915D7"/>
    <w:rsid w:val="001916D6"/>
    <w:rsid w:val="00191923"/>
    <w:rsid w:val="00191A2F"/>
    <w:rsid w:val="00191C87"/>
    <w:rsid w:val="00191CB1"/>
    <w:rsid w:val="00191E43"/>
    <w:rsid w:val="00191EA5"/>
    <w:rsid w:val="00192005"/>
    <w:rsid w:val="001920A7"/>
    <w:rsid w:val="001920F5"/>
    <w:rsid w:val="00192134"/>
    <w:rsid w:val="0019250E"/>
    <w:rsid w:val="00192573"/>
    <w:rsid w:val="0019260F"/>
    <w:rsid w:val="00192790"/>
    <w:rsid w:val="001927BC"/>
    <w:rsid w:val="001929D9"/>
    <w:rsid w:val="00192BCB"/>
    <w:rsid w:val="00192C86"/>
    <w:rsid w:val="00192DD1"/>
    <w:rsid w:val="00192DE4"/>
    <w:rsid w:val="00192E27"/>
    <w:rsid w:val="00192EBB"/>
    <w:rsid w:val="0019350A"/>
    <w:rsid w:val="001935DA"/>
    <w:rsid w:val="001936FD"/>
    <w:rsid w:val="00193A7E"/>
    <w:rsid w:val="00193B17"/>
    <w:rsid w:val="00193D3E"/>
    <w:rsid w:val="00193DA0"/>
    <w:rsid w:val="00193E5B"/>
    <w:rsid w:val="00193F2B"/>
    <w:rsid w:val="00193F44"/>
    <w:rsid w:val="00193F83"/>
    <w:rsid w:val="0019410F"/>
    <w:rsid w:val="00194291"/>
    <w:rsid w:val="0019432F"/>
    <w:rsid w:val="00194486"/>
    <w:rsid w:val="001945AA"/>
    <w:rsid w:val="00194994"/>
    <w:rsid w:val="00194A72"/>
    <w:rsid w:val="00194B31"/>
    <w:rsid w:val="00194B7E"/>
    <w:rsid w:val="00194C8B"/>
    <w:rsid w:val="00194EFE"/>
    <w:rsid w:val="00194F6D"/>
    <w:rsid w:val="00194F9A"/>
    <w:rsid w:val="0019500B"/>
    <w:rsid w:val="001950D4"/>
    <w:rsid w:val="001953AA"/>
    <w:rsid w:val="0019548A"/>
    <w:rsid w:val="00195537"/>
    <w:rsid w:val="001956AC"/>
    <w:rsid w:val="00195A0C"/>
    <w:rsid w:val="00195B25"/>
    <w:rsid w:val="00195BF2"/>
    <w:rsid w:val="00195D4F"/>
    <w:rsid w:val="00195F43"/>
    <w:rsid w:val="00195F97"/>
    <w:rsid w:val="00196648"/>
    <w:rsid w:val="0019670E"/>
    <w:rsid w:val="00196799"/>
    <w:rsid w:val="001967A7"/>
    <w:rsid w:val="00196A3D"/>
    <w:rsid w:val="00196A85"/>
    <w:rsid w:val="00196A95"/>
    <w:rsid w:val="00196A97"/>
    <w:rsid w:val="00196B7E"/>
    <w:rsid w:val="00196C13"/>
    <w:rsid w:val="00196F16"/>
    <w:rsid w:val="00196FAF"/>
    <w:rsid w:val="00197029"/>
    <w:rsid w:val="001970D6"/>
    <w:rsid w:val="0019725E"/>
    <w:rsid w:val="0019729B"/>
    <w:rsid w:val="00197352"/>
    <w:rsid w:val="00197B58"/>
    <w:rsid w:val="00197CF4"/>
    <w:rsid w:val="00197DF5"/>
    <w:rsid w:val="00197E9B"/>
    <w:rsid w:val="001A0023"/>
    <w:rsid w:val="001A002A"/>
    <w:rsid w:val="001A00F4"/>
    <w:rsid w:val="001A00FA"/>
    <w:rsid w:val="001A0418"/>
    <w:rsid w:val="001A0632"/>
    <w:rsid w:val="001A0644"/>
    <w:rsid w:val="001A0673"/>
    <w:rsid w:val="001A0D4E"/>
    <w:rsid w:val="001A0F76"/>
    <w:rsid w:val="001A1048"/>
    <w:rsid w:val="001A1053"/>
    <w:rsid w:val="001A10B2"/>
    <w:rsid w:val="001A1137"/>
    <w:rsid w:val="001A1388"/>
    <w:rsid w:val="001A144B"/>
    <w:rsid w:val="001A14A1"/>
    <w:rsid w:val="001A14DF"/>
    <w:rsid w:val="001A15C6"/>
    <w:rsid w:val="001A1766"/>
    <w:rsid w:val="001A1778"/>
    <w:rsid w:val="001A189B"/>
    <w:rsid w:val="001A1B32"/>
    <w:rsid w:val="001A1C16"/>
    <w:rsid w:val="001A1C3A"/>
    <w:rsid w:val="001A1C7A"/>
    <w:rsid w:val="001A1F67"/>
    <w:rsid w:val="001A1FF7"/>
    <w:rsid w:val="001A2161"/>
    <w:rsid w:val="001A2399"/>
    <w:rsid w:val="001A25E0"/>
    <w:rsid w:val="001A27BD"/>
    <w:rsid w:val="001A283E"/>
    <w:rsid w:val="001A2B6F"/>
    <w:rsid w:val="001A2CA2"/>
    <w:rsid w:val="001A2D32"/>
    <w:rsid w:val="001A2DF4"/>
    <w:rsid w:val="001A2FF9"/>
    <w:rsid w:val="001A322D"/>
    <w:rsid w:val="001A325B"/>
    <w:rsid w:val="001A338D"/>
    <w:rsid w:val="001A3407"/>
    <w:rsid w:val="001A342D"/>
    <w:rsid w:val="001A38FA"/>
    <w:rsid w:val="001A3911"/>
    <w:rsid w:val="001A3946"/>
    <w:rsid w:val="001A3A32"/>
    <w:rsid w:val="001A3AA8"/>
    <w:rsid w:val="001A3AB2"/>
    <w:rsid w:val="001A3C21"/>
    <w:rsid w:val="001A3C4E"/>
    <w:rsid w:val="001A3C64"/>
    <w:rsid w:val="001A406F"/>
    <w:rsid w:val="001A4429"/>
    <w:rsid w:val="001A45E4"/>
    <w:rsid w:val="001A4823"/>
    <w:rsid w:val="001A4828"/>
    <w:rsid w:val="001A4845"/>
    <w:rsid w:val="001A48D5"/>
    <w:rsid w:val="001A49B2"/>
    <w:rsid w:val="001A4A7B"/>
    <w:rsid w:val="001A4B9A"/>
    <w:rsid w:val="001A4BED"/>
    <w:rsid w:val="001A4EC2"/>
    <w:rsid w:val="001A5029"/>
    <w:rsid w:val="001A511B"/>
    <w:rsid w:val="001A51E0"/>
    <w:rsid w:val="001A52BE"/>
    <w:rsid w:val="001A5314"/>
    <w:rsid w:val="001A542E"/>
    <w:rsid w:val="001A565C"/>
    <w:rsid w:val="001A588A"/>
    <w:rsid w:val="001A5893"/>
    <w:rsid w:val="001A5AD0"/>
    <w:rsid w:val="001A5AD8"/>
    <w:rsid w:val="001A5C69"/>
    <w:rsid w:val="001A5C71"/>
    <w:rsid w:val="001A5FF0"/>
    <w:rsid w:val="001A6038"/>
    <w:rsid w:val="001A6244"/>
    <w:rsid w:val="001A645F"/>
    <w:rsid w:val="001A649A"/>
    <w:rsid w:val="001A650A"/>
    <w:rsid w:val="001A662F"/>
    <w:rsid w:val="001A6646"/>
    <w:rsid w:val="001A6701"/>
    <w:rsid w:val="001A69C4"/>
    <w:rsid w:val="001A6B91"/>
    <w:rsid w:val="001A6D29"/>
    <w:rsid w:val="001A6EC1"/>
    <w:rsid w:val="001A7012"/>
    <w:rsid w:val="001A701D"/>
    <w:rsid w:val="001A70D2"/>
    <w:rsid w:val="001A72BE"/>
    <w:rsid w:val="001A72C2"/>
    <w:rsid w:val="001A730B"/>
    <w:rsid w:val="001A73EF"/>
    <w:rsid w:val="001A7402"/>
    <w:rsid w:val="001A740E"/>
    <w:rsid w:val="001A75A4"/>
    <w:rsid w:val="001A75F3"/>
    <w:rsid w:val="001A76DB"/>
    <w:rsid w:val="001A77E3"/>
    <w:rsid w:val="001A7A39"/>
    <w:rsid w:val="001A7A55"/>
    <w:rsid w:val="001A7A75"/>
    <w:rsid w:val="001A7C0D"/>
    <w:rsid w:val="001A7CF0"/>
    <w:rsid w:val="001A7DFE"/>
    <w:rsid w:val="001A7E29"/>
    <w:rsid w:val="001A7E8D"/>
    <w:rsid w:val="001A7F87"/>
    <w:rsid w:val="001A7F8E"/>
    <w:rsid w:val="001B005F"/>
    <w:rsid w:val="001B0437"/>
    <w:rsid w:val="001B048D"/>
    <w:rsid w:val="001B0768"/>
    <w:rsid w:val="001B0919"/>
    <w:rsid w:val="001B0CB4"/>
    <w:rsid w:val="001B0CC9"/>
    <w:rsid w:val="001B0EF2"/>
    <w:rsid w:val="001B0FF2"/>
    <w:rsid w:val="001B10C5"/>
    <w:rsid w:val="001B1757"/>
    <w:rsid w:val="001B1888"/>
    <w:rsid w:val="001B188A"/>
    <w:rsid w:val="001B18CD"/>
    <w:rsid w:val="001B1C14"/>
    <w:rsid w:val="001B1C20"/>
    <w:rsid w:val="001B1C81"/>
    <w:rsid w:val="001B1E46"/>
    <w:rsid w:val="001B21B8"/>
    <w:rsid w:val="001B2235"/>
    <w:rsid w:val="001B2402"/>
    <w:rsid w:val="001B2433"/>
    <w:rsid w:val="001B28A5"/>
    <w:rsid w:val="001B2AA2"/>
    <w:rsid w:val="001B2AE7"/>
    <w:rsid w:val="001B2BDD"/>
    <w:rsid w:val="001B2BF7"/>
    <w:rsid w:val="001B2C2E"/>
    <w:rsid w:val="001B2CC4"/>
    <w:rsid w:val="001B2EAA"/>
    <w:rsid w:val="001B30B3"/>
    <w:rsid w:val="001B3131"/>
    <w:rsid w:val="001B3163"/>
    <w:rsid w:val="001B3202"/>
    <w:rsid w:val="001B32A2"/>
    <w:rsid w:val="001B32F0"/>
    <w:rsid w:val="001B3307"/>
    <w:rsid w:val="001B34D0"/>
    <w:rsid w:val="001B34D3"/>
    <w:rsid w:val="001B35F0"/>
    <w:rsid w:val="001B365B"/>
    <w:rsid w:val="001B3746"/>
    <w:rsid w:val="001B37BB"/>
    <w:rsid w:val="001B3812"/>
    <w:rsid w:val="001B3CAC"/>
    <w:rsid w:val="001B3EBC"/>
    <w:rsid w:val="001B3F9D"/>
    <w:rsid w:val="001B40C9"/>
    <w:rsid w:val="001B4168"/>
    <w:rsid w:val="001B4377"/>
    <w:rsid w:val="001B442D"/>
    <w:rsid w:val="001B4446"/>
    <w:rsid w:val="001B4582"/>
    <w:rsid w:val="001B4859"/>
    <w:rsid w:val="001B4A5B"/>
    <w:rsid w:val="001B4A80"/>
    <w:rsid w:val="001B4AA0"/>
    <w:rsid w:val="001B4B42"/>
    <w:rsid w:val="001B4C10"/>
    <w:rsid w:val="001B4C76"/>
    <w:rsid w:val="001B4D3A"/>
    <w:rsid w:val="001B4DE6"/>
    <w:rsid w:val="001B5062"/>
    <w:rsid w:val="001B5091"/>
    <w:rsid w:val="001B50E0"/>
    <w:rsid w:val="001B519D"/>
    <w:rsid w:val="001B5247"/>
    <w:rsid w:val="001B52EB"/>
    <w:rsid w:val="001B53F2"/>
    <w:rsid w:val="001B5687"/>
    <w:rsid w:val="001B57E0"/>
    <w:rsid w:val="001B5800"/>
    <w:rsid w:val="001B5807"/>
    <w:rsid w:val="001B58B3"/>
    <w:rsid w:val="001B58B6"/>
    <w:rsid w:val="001B59B8"/>
    <w:rsid w:val="001B5B4A"/>
    <w:rsid w:val="001B5BF7"/>
    <w:rsid w:val="001B5C57"/>
    <w:rsid w:val="001B5D32"/>
    <w:rsid w:val="001B5D73"/>
    <w:rsid w:val="001B5D8D"/>
    <w:rsid w:val="001B5DFE"/>
    <w:rsid w:val="001B5F21"/>
    <w:rsid w:val="001B5FE1"/>
    <w:rsid w:val="001B5FFC"/>
    <w:rsid w:val="001B63EE"/>
    <w:rsid w:val="001B640D"/>
    <w:rsid w:val="001B6654"/>
    <w:rsid w:val="001B66CC"/>
    <w:rsid w:val="001B6736"/>
    <w:rsid w:val="001B676E"/>
    <w:rsid w:val="001B685B"/>
    <w:rsid w:val="001B6D12"/>
    <w:rsid w:val="001B6E3A"/>
    <w:rsid w:val="001B7126"/>
    <w:rsid w:val="001B7225"/>
    <w:rsid w:val="001B72A9"/>
    <w:rsid w:val="001B7858"/>
    <w:rsid w:val="001B78B5"/>
    <w:rsid w:val="001B79B3"/>
    <w:rsid w:val="001B79EE"/>
    <w:rsid w:val="001B7A44"/>
    <w:rsid w:val="001B7AC9"/>
    <w:rsid w:val="001B7B64"/>
    <w:rsid w:val="001B7C0B"/>
    <w:rsid w:val="001C0063"/>
    <w:rsid w:val="001C00F3"/>
    <w:rsid w:val="001C030C"/>
    <w:rsid w:val="001C0437"/>
    <w:rsid w:val="001C058A"/>
    <w:rsid w:val="001C05A0"/>
    <w:rsid w:val="001C0647"/>
    <w:rsid w:val="001C0794"/>
    <w:rsid w:val="001C099B"/>
    <w:rsid w:val="001C0A07"/>
    <w:rsid w:val="001C0ACD"/>
    <w:rsid w:val="001C0D56"/>
    <w:rsid w:val="001C0F0C"/>
    <w:rsid w:val="001C1075"/>
    <w:rsid w:val="001C12FD"/>
    <w:rsid w:val="001C1363"/>
    <w:rsid w:val="001C13F8"/>
    <w:rsid w:val="001C1627"/>
    <w:rsid w:val="001C17A9"/>
    <w:rsid w:val="001C18A8"/>
    <w:rsid w:val="001C199E"/>
    <w:rsid w:val="001C1DD3"/>
    <w:rsid w:val="001C2001"/>
    <w:rsid w:val="001C2079"/>
    <w:rsid w:val="001C2366"/>
    <w:rsid w:val="001C25B9"/>
    <w:rsid w:val="001C25F3"/>
    <w:rsid w:val="001C26A3"/>
    <w:rsid w:val="001C26B1"/>
    <w:rsid w:val="001C27F1"/>
    <w:rsid w:val="001C2A1E"/>
    <w:rsid w:val="001C2A6A"/>
    <w:rsid w:val="001C2B8F"/>
    <w:rsid w:val="001C2CC1"/>
    <w:rsid w:val="001C2D4C"/>
    <w:rsid w:val="001C2D85"/>
    <w:rsid w:val="001C2DD5"/>
    <w:rsid w:val="001C30C1"/>
    <w:rsid w:val="001C30D6"/>
    <w:rsid w:val="001C30DA"/>
    <w:rsid w:val="001C31A3"/>
    <w:rsid w:val="001C3204"/>
    <w:rsid w:val="001C35EF"/>
    <w:rsid w:val="001C3602"/>
    <w:rsid w:val="001C363E"/>
    <w:rsid w:val="001C3696"/>
    <w:rsid w:val="001C38D4"/>
    <w:rsid w:val="001C3BB5"/>
    <w:rsid w:val="001C3CCB"/>
    <w:rsid w:val="001C3F3A"/>
    <w:rsid w:val="001C3F6F"/>
    <w:rsid w:val="001C4169"/>
    <w:rsid w:val="001C421B"/>
    <w:rsid w:val="001C4332"/>
    <w:rsid w:val="001C45E4"/>
    <w:rsid w:val="001C46DE"/>
    <w:rsid w:val="001C4757"/>
    <w:rsid w:val="001C475A"/>
    <w:rsid w:val="001C47B2"/>
    <w:rsid w:val="001C4874"/>
    <w:rsid w:val="001C4913"/>
    <w:rsid w:val="001C4998"/>
    <w:rsid w:val="001C4A3A"/>
    <w:rsid w:val="001C4AA2"/>
    <w:rsid w:val="001C4B2F"/>
    <w:rsid w:val="001C4E5F"/>
    <w:rsid w:val="001C4FD4"/>
    <w:rsid w:val="001C5015"/>
    <w:rsid w:val="001C50B5"/>
    <w:rsid w:val="001C51FA"/>
    <w:rsid w:val="001C56A4"/>
    <w:rsid w:val="001C58A5"/>
    <w:rsid w:val="001C58C4"/>
    <w:rsid w:val="001C5C74"/>
    <w:rsid w:val="001C5E9C"/>
    <w:rsid w:val="001C600B"/>
    <w:rsid w:val="001C601D"/>
    <w:rsid w:val="001C6080"/>
    <w:rsid w:val="001C6103"/>
    <w:rsid w:val="001C6594"/>
    <w:rsid w:val="001C66BF"/>
    <w:rsid w:val="001C6718"/>
    <w:rsid w:val="001C6772"/>
    <w:rsid w:val="001C679C"/>
    <w:rsid w:val="001C6838"/>
    <w:rsid w:val="001C6849"/>
    <w:rsid w:val="001C69ED"/>
    <w:rsid w:val="001C6A00"/>
    <w:rsid w:val="001C6A5B"/>
    <w:rsid w:val="001C6AB3"/>
    <w:rsid w:val="001C6AC4"/>
    <w:rsid w:val="001C6D42"/>
    <w:rsid w:val="001C6F77"/>
    <w:rsid w:val="001C7040"/>
    <w:rsid w:val="001C7050"/>
    <w:rsid w:val="001C7074"/>
    <w:rsid w:val="001C7165"/>
    <w:rsid w:val="001C7176"/>
    <w:rsid w:val="001C778B"/>
    <w:rsid w:val="001C77FB"/>
    <w:rsid w:val="001C7BC6"/>
    <w:rsid w:val="001C7C5C"/>
    <w:rsid w:val="001C7CFB"/>
    <w:rsid w:val="001C7DF6"/>
    <w:rsid w:val="001C7E43"/>
    <w:rsid w:val="001C7E75"/>
    <w:rsid w:val="001C7FA8"/>
    <w:rsid w:val="001D0224"/>
    <w:rsid w:val="001D03D8"/>
    <w:rsid w:val="001D0526"/>
    <w:rsid w:val="001D0548"/>
    <w:rsid w:val="001D0612"/>
    <w:rsid w:val="001D0668"/>
    <w:rsid w:val="001D0724"/>
    <w:rsid w:val="001D07E9"/>
    <w:rsid w:val="001D095F"/>
    <w:rsid w:val="001D0A4A"/>
    <w:rsid w:val="001D0A4F"/>
    <w:rsid w:val="001D0E9B"/>
    <w:rsid w:val="001D0ED4"/>
    <w:rsid w:val="001D0EF7"/>
    <w:rsid w:val="001D0FDD"/>
    <w:rsid w:val="001D100C"/>
    <w:rsid w:val="001D10E5"/>
    <w:rsid w:val="001D114D"/>
    <w:rsid w:val="001D1280"/>
    <w:rsid w:val="001D131D"/>
    <w:rsid w:val="001D1426"/>
    <w:rsid w:val="001D144B"/>
    <w:rsid w:val="001D15A5"/>
    <w:rsid w:val="001D1648"/>
    <w:rsid w:val="001D19F9"/>
    <w:rsid w:val="001D1BB3"/>
    <w:rsid w:val="001D1C44"/>
    <w:rsid w:val="001D1C9F"/>
    <w:rsid w:val="001D1CBC"/>
    <w:rsid w:val="001D1D96"/>
    <w:rsid w:val="001D1DA2"/>
    <w:rsid w:val="001D1DD0"/>
    <w:rsid w:val="001D1DDD"/>
    <w:rsid w:val="001D1E83"/>
    <w:rsid w:val="001D1E89"/>
    <w:rsid w:val="001D226E"/>
    <w:rsid w:val="001D2311"/>
    <w:rsid w:val="001D24C0"/>
    <w:rsid w:val="001D2525"/>
    <w:rsid w:val="001D25EE"/>
    <w:rsid w:val="001D2A24"/>
    <w:rsid w:val="001D2C63"/>
    <w:rsid w:val="001D2DF8"/>
    <w:rsid w:val="001D2F28"/>
    <w:rsid w:val="001D3029"/>
    <w:rsid w:val="001D32E5"/>
    <w:rsid w:val="001D34CD"/>
    <w:rsid w:val="001D3536"/>
    <w:rsid w:val="001D3603"/>
    <w:rsid w:val="001D3763"/>
    <w:rsid w:val="001D39C0"/>
    <w:rsid w:val="001D3C91"/>
    <w:rsid w:val="001D3D2B"/>
    <w:rsid w:val="001D3DF7"/>
    <w:rsid w:val="001D3F1F"/>
    <w:rsid w:val="001D40EE"/>
    <w:rsid w:val="001D41C3"/>
    <w:rsid w:val="001D432E"/>
    <w:rsid w:val="001D44BA"/>
    <w:rsid w:val="001D44F7"/>
    <w:rsid w:val="001D4592"/>
    <w:rsid w:val="001D4767"/>
    <w:rsid w:val="001D4783"/>
    <w:rsid w:val="001D4A22"/>
    <w:rsid w:val="001D4BA3"/>
    <w:rsid w:val="001D4C5E"/>
    <w:rsid w:val="001D4DC3"/>
    <w:rsid w:val="001D4FC0"/>
    <w:rsid w:val="001D5260"/>
    <w:rsid w:val="001D528E"/>
    <w:rsid w:val="001D5297"/>
    <w:rsid w:val="001D5498"/>
    <w:rsid w:val="001D55EC"/>
    <w:rsid w:val="001D55FE"/>
    <w:rsid w:val="001D575B"/>
    <w:rsid w:val="001D588F"/>
    <w:rsid w:val="001D59F0"/>
    <w:rsid w:val="001D5B1E"/>
    <w:rsid w:val="001D5C91"/>
    <w:rsid w:val="001D5C93"/>
    <w:rsid w:val="001D6029"/>
    <w:rsid w:val="001D6595"/>
    <w:rsid w:val="001D6627"/>
    <w:rsid w:val="001D66F4"/>
    <w:rsid w:val="001D66F7"/>
    <w:rsid w:val="001D68C0"/>
    <w:rsid w:val="001D69CE"/>
    <w:rsid w:val="001D69DC"/>
    <w:rsid w:val="001D6B0D"/>
    <w:rsid w:val="001D6B2F"/>
    <w:rsid w:val="001D6D57"/>
    <w:rsid w:val="001D6D9B"/>
    <w:rsid w:val="001D6DB7"/>
    <w:rsid w:val="001D737F"/>
    <w:rsid w:val="001D78BC"/>
    <w:rsid w:val="001D7936"/>
    <w:rsid w:val="001D79E3"/>
    <w:rsid w:val="001D7AD2"/>
    <w:rsid w:val="001D7BB1"/>
    <w:rsid w:val="001D7F5A"/>
    <w:rsid w:val="001E001F"/>
    <w:rsid w:val="001E068C"/>
    <w:rsid w:val="001E0830"/>
    <w:rsid w:val="001E08B4"/>
    <w:rsid w:val="001E08B8"/>
    <w:rsid w:val="001E0C56"/>
    <w:rsid w:val="001E0D67"/>
    <w:rsid w:val="001E0F74"/>
    <w:rsid w:val="001E0F8C"/>
    <w:rsid w:val="001E1152"/>
    <w:rsid w:val="001E128A"/>
    <w:rsid w:val="001E12A1"/>
    <w:rsid w:val="001E1361"/>
    <w:rsid w:val="001E140C"/>
    <w:rsid w:val="001E1410"/>
    <w:rsid w:val="001E14BC"/>
    <w:rsid w:val="001E1684"/>
    <w:rsid w:val="001E1882"/>
    <w:rsid w:val="001E197C"/>
    <w:rsid w:val="001E1AF5"/>
    <w:rsid w:val="001E1C7C"/>
    <w:rsid w:val="001E1CE9"/>
    <w:rsid w:val="001E1D5F"/>
    <w:rsid w:val="001E1FBD"/>
    <w:rsid w:val="001E20DF"/>
    <w:rsid w:val="001E20E4"/>
    <w:rsid w:val="001E2269"/>
    <w:rsid w:val="001E24B8"/>
    <w:rsid w:val="001E2584"/>
    <w:rsid w:val="001E26DB"/>
    <w:rsid w:val="001E2837"/>
    <w:rsid w:val="001E2866"/>
    <w:rsid w:val="001E28A2"/>
    <w:rsid w:val="001E295D"/>
    <w:rsid w:val="001E2A53"/>
    <w:rsid w:val="001E2B23"/>
    <w:rsid w:val="001E2B24"/>
    <w:rsid w:val="001E2BEE"/>
    <w:rsid w:val="001E2C2A"/>
    <w:rsid w:val="001E2C9C"/>
    <w:rsid w:val="001E2CBA"/>
    <w:rsid w:val="001E2E2E"/>
    <w:rsid w:val="001E2E81"/>
    <w:rsid w:val="001E2E82"/>
    <w:rsid w:val="001E2EB6"/>
    <w:rsid w:val="001E2F81"/>
    <w:rsid w:val="001E34E8"/>
    <w:rsid w:val="001E34ED"/>
    <w:rsid w:val="001E34FF"/>
    <w:rsid w:val="001E35D8"/>
    <w:rsid w:val="001E3906"/>
    <w:rsid w:val="001E3960"/>
    <w:rsid w:val="001E3A8F"/>
    <w:rsid w:val="001E3AF3"/>
    <w:rsid w:val="001E3BFE"/>
    <w:rsid w:val="001E3C33"/>
    <w:rsid w:val="001E3D9D"/>
    <w:rsid w:val="001E3E29"/>
    <w:rsid w:val="001E40AC"/>
    <w:rsid w:val="001E428F"/>
    <w:rsid w:val="001E4542"/>
    <w:rsid w:val="001E488E"/>
    <w:rsid w:val="001E49CE"/>
    <w:rsid w:val="001E4E05"/>
    <w:rsid w:val="001E4F98"/>
    <w:rsid w:val="001E4FEE"/>
    <w:rsid w:val="001E503A"/>
    <w:rsid w:val="001E50A5"/>
    <w:rsid w:val="001E511D"/>
    <w:rsid w:val="001E515C"/>
    <w:rsid w:val="001E516B"/>
    <w:rsid w:val="001E516D"/>
    <w:rsid w:val="001E5194"/>
    <w:rsid w:val="001E5335"/>
    <w:rsid w:val="001E54E8"/>
    <w:rsid w:val="001E576B"/>
    <w:rsid w:val="001E593E"/>
    <w:rsid w:val="001E5A45"/>
    <w:rsid w:val="001E5A89"/>
    <w:rsid w:val="001E5B3C"/>
    <w:rsid w:val="001E5DF4"/>
    <w:rsid w:val="001E5E9A"/>
    <w:rsid w:val="001E6083"/>
    <w:rsid w:val="001E6087"/>
    <w:rsid w:val="001E622B"/>
    <w:rsid w:val="001E6277"/>
    <w:rsid w:val="001E630B"/>
    <w:rsid w:val="001E6327"/>
    <w:rsid w:val="001E6359"/>
    <w:rsid w:val="001E6372"/>
    <w:rsid w:val="001E63BE"/>
    <w:rsid w:val="001E65E5"/>
    <w:rsid w:val="001E6686"/>
    <w:rsid w:val="001E67BC"/>
    <w:rsid w:val="001E6A79"/>
    <w:rsid w:val="001E6BE9"/>
    <w:rsid w:val="001E720B"/>
    <w:rsid w:val="001E7218"/>
    <w:rsid w:val="001E7277"/>
    <w:rsid w:val="001E72FA"/>
    <w:rsid w:val="001E76CA"/>
    <w:rsid w:val="001E7B24"/>
    <w:rsid w:val="001E7C06"/>
    <w:rsid w:val="001E7C65"/>
    <w:rsid w:val="001E7F1A"/>
    <w:rsid w:val="001E7F51"/>
    <w:rsid w:val="001F03D2"/>
    <w:rsid w:val="001F03F8"/>
    <w:rsid w:val="001F0457"/>
    <w:rsid w:val="001F075B"/>
    <w:rsid w:val="001F077D"/>
    <w:rsid w:val="001F07FC"/>
    <w:rsid w:val="001F0912"/>
    <w:rsid w:val="001F09F3"/>
    <w:rsid w:val="001F0A60"/>
    <w:rsid w:val="001F0A74"/>
    <w:rsid w:val="001F0AD4"/>
    <w:rsid w:val="001F0DBF"/>
    <w:rsid w:val="001F14C1"/>
    <w:rsid w:val="001F155D"/>
    <w:rsid w:val="001F163E"/>
    <w:rsid w:val="001F16B9"/>
    <w:rsid w:val="001F1878"/>
    <w:rsid w:val="001F1A1D"/>
    <w:rsid w:val="001F1A20"/>
    <w:rsid w:val="001F1AA5"/>
    <w:rsid w:val="001F1B76"/>
    <w:rsid w:val="001F1DBC"/>
    <w:rsid w:val="001F1F52"/>
    <w:rsid w:val="001F1FEB"/>
    <w:rsid w:val="001F22AD"/>
    <w:rsid w:val="001F22AF"/>
    <w:rsid w:val="001F22FB"/>
    <w:rsid w:val="001F23BE"/>
    <w:rsid w:val="001F241A"/>
    <w:rsid w:val="001F2684"/>
    <w:rsid w:val="001F2757"/>
    <w:rsid w:val="001F2767"/>
    <w:rsid w:val="001F29C3"/>
    <w:rsid w:val="001F2C5D"/>
    <w:rsid w:val="001F2CEA"/>
    <w:rsid w:val="001F2D3F"/>
    <w:rsid w:val="001F2E83"/>
    <w:rsid w:val="001F2FE6"/>
    <w:rsid w:val="001F303A"/>
    <w:rsid w:val="001F305E"/>
    <w:rsid w:val="001F3131"/>
    <w:rsid w:val="001F316F"/>
    <w:rsid w:val="001F32A4"/>
    <w:rsid w:val="001F36C0"/>
    <w:rsid w:val="001F3979"/>
    <w:rsid w:val="001F39E6"/>
    <w:rsid w:val="001F3B41"/>
    <w:rsid w:val="001F3C0F"/>
    <w:rsid w:val="001F407F"/>
    <w:rsid w:val="001F4251"/>
    <w:rsid w:val="001F427F"/>
    <w:rsid w:val="001F45B4"/>
    <w:rsid w:val="001F45D2"/>
    <w:rsid w:val="001F45ED"/>
    <w:rsid w:val="001F4648"/>
    <w:rsid w:val="001F46CE"/>
    <w:rsid w:val="001F4775"/>
    <w:rsid w:val="001F482B"/>
    <w:rsid w:val="001F48B6"/>
    <w:rsid w:val="001F4BC2"/>
    <w:rsid w:val="001F4FC4"/>
    <w:rsid w:val="001F5121"/>
    <w:rsid w:val="001F550F"/>
    <w:rsid w:val="001F570A"/>
    <w:rsid w:val="001F5792"/>
    <w:rsid w:val="001F5902"/>
    <w:rsid w:val="001F5B11"/>
    <w:rsid w:val="001F5C2D"/>
    <w:rsid w:val="001F5C57"/>
    <w:rsid w:val="001F5D65"/>
    <w:rsid w:val="001F5D9A"/>
    <w:rsid w:val="001F5DF5"/>
    <w:rsid w:val="001F5EB6"/>
    <w:rsid w:val="001F5F0C"/>
    <w:rsid w:val="001F602F"/>
    <w:rsid w:val="001F6032"/>
    <w:rsid w:val="001F6056"/>
    <w:rsid w:val="001F6200"/>
    <w:rsid w:val="001F6205"/>
    <w:rsid w:val="001F62B4"/>
    <w:rsid w:val="001F62C2"/>
    <w:rsid w:val="001F66CC"/>
    <w:rsid w:val="001F66CF"/>
    <w:rsid w:val="001F671F"/>
    <w:rsid w:val="001F6828"/>
    <w:rsid w:val="001F6831"/>
    <w:rsid w:val="001F6CF5"/>
    <w:rsid w:val="001F6F16"/>
    <w:rsid w:val="001F6F6A"/>
    <w:rsid w:val="001F6FA1"/>
    <w:rsid w:val="001F7160"/>
    <w:rsid w:val="001F7264"/>
    <w:rsid w:val="001F73B5"/>
    <w:rsid w:val="001F7422"/>
    <w:rsid w:val="001F75A8"/>
    <w:rsid w:val="001F7894"/>
    <w:rsid w:val="001F797A"/>
    <w:rsid w:val="001F79AB"/>
    <w:rsid w:val="001F7B37"/>
    <w:rsid w:val="001F7C7E"/>
    <w:rsid w:val="001F7E11"/>
    <w:rsid w:val="001F7E93"/>
    <w:rsid w:val="001F7FE5"/>
    <w:rsid w:val="0020002D"/>
    <w:rsid w:val="002000C9"/>
    <w:rsid w:val="00200181"/>
    <w:rsid w:val="00200246"/>
    <w:rsid w:val="002002C9"/>
    <w:rsid w:val="0020046F"/>
    <w:rsid w:val="002004B8"/>
    <w:rsid w:val="00200906"/>
    <w:rsid w:val="00200934"/>
    <w:rsid w:val="00200A1B"/>
    <w:rsid w:val="00200C50"/>
    <w:rsid w:val="00200D23"/>
    <w:rsid w:val="00200F44"/>
    <w:rsid w:val="00201095"/>
    <w:rsid w:val="00201459"/>
    <w:rsid w:val="0020150E"/>
    <w:rsid w:val="00201720"/>
    <w:rsid w:val="0020178A"/>
    <w:rsid w:val="00201998"/>
    <w:rsid w:val="00201B29"/>
    <w:rsid w:val="00201C80"/>
    <w:rsid w:val="00201CA1"/>
    <w:rsid w:val="0020200B"/>
    <w:rsid w:val="002020D9"/>
    <w:rsid w:val="0020210A"/>
    <w:rsid w:val="0020211A"/>
    <w:rsid w:val="00202152"/>
    <w:rsid w:val="00202212"/>
    <w:rsid w:val="00202292"/>
    <w:rsid w:val="00202570"/>
    <w:rsid w:val="00202D4A"/>
    <w:rsid w:val="00202EBE"/>
    <w:rsid w:val="002031E6"/>
    <w:rsid w:val="00203809"/>
    <w:rsid w:val="00203A1C"/>
    <w:rsid w:val="00203BDD"/>
    <w:rsid w:val="00203D69"/>
    <w:rsid w:val="00203FFC"/>
    <w:rsid w:val="002042F8"/>
    <w:rsid w:val="0020432F"/>
    <w:rsid w:val="0020434C"/>
    <w:rsid w:val="00204376"/>
    <w:rsid w:val="00204457"/>
    <w:rsid w:val="0020453F"/>
    <w:rsid w:val="00204625"/>
    <w:rsid w:val="0020479B"/>
    <w:rsid w:val="002048DB"/>
    <w:rsid w:val="002049F0"/>
    <w:rsid w:val="00204A67"/>
    <w:rsid w:val="00204D3C"/>
    <w:rsid w:val="00204DB5"/>
    <w:rsid w:val="00204F0B"/>
    <w:rsid w:val="00204F14"/>
    <w:rsid w:val="00205209"/>
    <w:rsid w:val="00205318"/>
    <w:rsid w:val="002053D8"/>
    <w:rsid w:val="00205532"/>
    <w:rsid w:val="002055E0"/>
    <w:rsid w:val="00205632"/>
    <w:rsid w:val="002056B6"/>
    <w:rsid w:val="00205887"/>
    <w:rsid w:val="002058B4"/>
    <w:rsid w:val="002059AD"/>
    <w:rsid w:val="00205CE2"/>
    <w:rsid w:val="00205D42"/>
    <w:rsid w:val="00205D43"/>
    <w:rsid w:val="00205EB0"/>
    <w:rsid w:val="0020632F"/>
    <w:rsid w:val="002064B9"/>
    <w:rsid w:val="00206554"/>
    <w:rsid w:val="002065CE"/>
    <w:rsid w:val="002065D4"/>
    <w:rsid w:val="00206A34"/>
    <w:rsid w:val="00206BD5"/>
    <w:rsid w:val="00206CDE"/>
    <w:rsid w:val="00206E34"/>
    <w:rsid w:val="00206F81"/>
    <w:rsid w:val="00206FF2"/>
    <w:rsid w:val="00207069"/>
    <w:rsid w:val="00207657"/>
    <w:rsid w:val="002076C5"/>
    <w:rsid w:val="00207812"/>
    <w:rsid w:val="002079C3"/>
    <w:rsid w:val="00207A72"/>
    <w:rsid w:val="00207B05"/>
    <w:rsid w:val="00207CDC"/>
    <w:rsid w:val="00207D95"/>
    <w:rsid w:val="00207DE7"/>
    <w:rsid w:val="00207E0F"/>
    <w:rsid w:val="00207E23"/>
    <w:rsid w:val="00207E98"/>
    <w:rsid w:val="00207F46"/>
    <w:rsid w:val="00210055"/>
    <w:rsid w:val="00210158"/>
    <w:rsid w:val="00210222"/>
    <w:rsid w:val="00210412"/>
    <w:rsid w:val="00210465"/>
    <w:rsid w:val="002104FF"/>
    <w:rsid w:val="0021066D"/>
    <w:rsid w:val="002108CF"/>
    <w:rsid w:val="00210A57"/>
    <w:rsid w:val="00210A59"/>
    <w:rsid w:val="00210AD6"/>
    <w:rsid w:val="00210D94"/>
    <w:rsid w:val="002110E3"/>
    <w:rsid w:val="0021131B"/>
    <w:rsid w:val="00211556"/>
    <w:rsid w:val="00211592"/>
    <w:rsid w:val="002115C1"/>
    <w:rsid w:val="002115D3"/>
    <w:rsid w:val="002115FB"/>
    <w:rsid w:val="00211678"/>
    <w:rsid w:val="002118BD"/>
    <w:rsid w:val="00211B0D"/>
    <w:rsid w:val="00211BC6"/>
    <w:rsid w:val="00211CA8"/>
    <w:rsid w:val="00211DEC"/>
    <w:rsid w:val="00211E09"/>
    <w:rsid w:val="00211E22"/>
    <w:rsid w:val="00212113"/>
    <w:rsid w:val="00212448"/>
    <w:rsid w:val="002125E9"/>
    <w:rsid w:val="002128C0"/>
    <w:rsid w:val="002128E1"/>
    <w:rsid w:val="002128F2"/>
    <w:rsid w:val="00212CA6"/>
    <w:rsid w:val="00212CD0"/>
    <w:rsid w:val="00212E38"/>
    <w:rsid w:val="00212EAA"/>
    <w:rsid w:val="0021305C"/>
    <w:rsid w:val="00213096"/>
    <w:rsid w:val="002130F5"/>
    <w:rsid w:val="002131E2"/>
    <w:rsid w:val="0021338C"/>
    <w:rsid w:val="002134EF"/>
    <w:rsid w:val="0021365D"/>
    <w:rsid w:val="00213830"/>
    <w:rsid w:val="00213853"/>
    <w:rsid w:val="0021385F"/>
    <w:rsid w:val="002138BD"/>
    <w:rsid w:val="00213B36"/>
    <w:rsid w:val="00213B76"/>
    <w:rsid w:val="00213B96"/>
    <w:rsid w:val="00213C88"/>
    <w:rsid w:val="00213CE4"/>
    <w:rsid w:val="00213E4A"/>
    <w:rsid w:val="00213EEE"/>
    <w:rsid w:val="00213FE4"/>
    <w:rsid w:val="00214022"/>
    <w:rsid w:val="002140D7"/>
    <w:rsid w:val="002141A1"/>
    <w:rsid w:val="002143F0"/>
    <w:rsid w:val="002146D7"/>
    <w:rsid w:val="002146FF"/>
    <w:rsid w:val="0021476C"/>
    <w:rsid w:val="002147B9"/>
    <w:rsid w:val="00214805"/>
    <w:rsid w:val="00214930"/>
    <w:rsid w:val="00214B2B"/>
    <w:rsid w:val="00214BCF"/>
    <w:rsid w:val="00214EEE"/>
    <w:rsid w:val="00214F78"/>
    <w:rsid w:val="002151F0"/>
    <w:rsid w:val="00215402"/>
    <w:rsid w:val="002158A3"/>
    <w:rsid w:val="002158E6"/>
    <w:rsid w:val="00215915"/>
    <w:rsid w:val="00215C45"/>
    <w:rsid w:val="00215E95"/>
    <w:rsid w:val="00215F0D"/>
    <w:rsid w:val="00215F9F"/>
    <w:rsid w:val="00215FFE"/>
    <w:rsid w:val="0021602F"/>
    <w:rsid w:val="00216120"/>
    <w:rsid w:val="002161D3"/>
    <w:rsid w:val="002162AD"/>
    <w:rsid w:val="0021642A"/>
    <w:rsid w:val="0021687E"/>
    <w:rsid w:val="002168E8"/>
    <w:rsid w:val="00216A05"/>
    <w:rsid w:val="00216AAB"/>
    <w:rsid w:val="00216B5E"/>
    <w:rsid w:val="00216C18"/>
    <w:rsid w:val="00216F89"/>
    <w:rsid w:val="00217112"/>
    <w:rsid w:val="00217207"/>
    <w:rsid w:val="0021740E"/>
    <w:rsid w:val="0021750A"/>
    <w:rsid w:val="00217818"/>
    <w:rsid w:val="002179E0"/>
    <w:rsid w:val="00217C9A"/>
    <w:rsid w:val="00217E86"/>
    <w:rsid w:val="00220148"/>
    <w:rsid w:val="0022014E"/>
    <w:rsid w:val="00220181"/>
    <w:rsid w:val="00220264"/>
    <w:rsid w:val="00220353"/>
    <w:rsid w:val="002204C4"/>
    <w:rsid w:val="002206C9"/>
    <w:rsid w:val="002206D6"/>
    <w:rsid w:val="00220810"/>
    <w:rsid w:val="002209A3"/>
    <w:rsid w:val="00220A63"/>
    <w:rsid w:val="00220BA1"/>
    <w:rsid w:val="00220BE5"/>
    <w:rsid w:val="00220DAF"/>
    <w:rsid w:val="00220EE3"/>
    <w:rsid w:val="00220F47"/>
    <w:rsid w:val="00220F92"/>
    <w:rsid w:val="00220FE2"/>
    <w:rsid w:val="00221045"/>
    <w:rsid w:val="0022134A"/>
    <w:rsid w:val="00221513"/>
    <w:rsid w:val="00221628"/>
    <w:rsid w:val="002219FC"/>
    <w:rsid w:val="00221AF6"/>
    <w:rsid w:val="00221B37"/>
    <w:rsid w:val="00221BCF"/>
    <w:rsid w:val="002220B1"/>
    <w:rsid w:val="002221B5"/>
    <w:rsid w:val="002221D3"/>
    <w:rsid w:val="002222B4"/>
    <w:rsid w:val="00222637"/>
    <w:rsid w:val="0022264D"/>
    <w:rsid w:val="00222710"/>
    <w:rsid w:val="00222A57"/>
    <w:rsid w:val="00222AA8"/>
    <w:rsid w:val="00222AFA"/>
    <w:rsid w:val="00222CBF"/>
    <w:rsid w:val="00222D5C"/>
    <w:rsid w:val="00222D83"/>
    <w:rsid w:val="00222D9E"/>
    <w:rsid w:val="00222E31"/>
    <w:rsid w:val="0022314D"/>
    <w:rsid w:val="00223449"/>
    <w:rsid w:val="0022344F"/>
    <w:rsid w:val="002234F9"/>
    <w:rsid w:val="00223609"/>
    <w:rsid w:val="002239C2"/>
    <w:rsid w:val="00223A77"/>
    <w:rsid w:val="00223AB2"/>
    <w:rsid w:val="00223C53"/>
    <w:rsid w:val="00223CF5"/>
    <w:rsid w:val="00223D4D"/>
    <w:rsid w:val="00223DCF"/>
    <w:rsid w:val="00223E9C"/>
    <w:rsid w:val="0022402E"/>
    <w:rsid w:val="00224070"/>
    <w:rsid w:val="00224084"/>
    <w:rsid w:val="00224149"/>
    <w:rsid w:val="002244C1"/>
    <w:rsid w:val="002244C6"/>
    <w:rsid w:val="00224556"/>
    <w:rsid w:val="0022464D"/>
    <w:rsid w:val="002246C8"/>
    <w:rsid w:val="0022471A"/>
    <w:rsid w:val="00224728"/>
    <w:rsid w:val="00224767"/>
    <w:rsid w:val="00224893"/>
    <w:rsid w:val="0022489D"/>
    <w:rsid w:val="002248AA"/>
    <w:rsid w:val="0022496B"/>
    <w:rsid w:val="002249CB"/>
    <w:rsid w:val="002249ED"/>
    <w:rsid w:val="00224B17"/>
    <w:rsid w:val="00224B2D"/>
    <w:rsid w:val="00224CA0"/>
    <w:rsid w:val="00224D7D"/>
    <w:rsid w:val="00224E9F"/>
    <w:rsid w:val="00224F82"/>
    <w:rsid w:val="0022518B"/>
    <w:rsid w:val="002251A8"/>
    <w:rsid w:val="002251E5"/>
    <w:rsid w:val="002252FE"/>
    <w:rsid w:val="002255AF"/>
    <w:rsid w:val="00225973"/>
    <w:rsid w:val="00225A2E"/>
    <w:rsid w:val="00225B01"/>
    <w:rsid w:val="00225B24"/>
    <w:rsid w:val="00225BB1"/>
    <w:rsid w:val="00225BDD"/>
    <w:rsid w:val="00225C73"/>
    <w:rsid w:val="00225C93"/>
    <w:rsid w:val="00225D22"/>
    <w:rsid w:val="00225DCE"/>
    <w:rsid w:val="00226052"/>
    <w:rsid w:val="00226204"/>
    <w:rsid w:val="00226299"/>
    <w:rsid w:val="0022635D"/>
    <w:rsid w:val="00226421"/>
    <w:rsid w:val="002264EF"/>
    <w:rsid w:val="002265D1"/>
    <w:rsid w:val="002266A1"/>
    <w:rsid w:val="002266DA"/>
    <w:rsid w:val="0022677E"/>
    <w:rsid w:val="002269F4"/>
    <w:rsid w:val="00226BA1"/>
    <w:rsid w:val="00226BAB"/>
    <w:rsid w:val="00226D08"/>
    <w:rsid w:val="00227102"/>
    <w:rsid w:val="0022713B"/>
    <w:rsid w:val="002271D6"/>
    <w:rsid w:val="0022723E"/>
    <w:rsid w:val="00227370"/>
    <w:rsid w:val="0022750E"/>
    <w:rsid w:val="0022774A"/>
    <w:rsid w:val="00227817"/>
    <w:rsid w:val="00227C37"/>
    <w:rsid w:val="00227C62"/>
    <w:rsid w:val="00227C64"/>
    <w:rsid w:val="00227CF3"/>
    <w:rsid w:val="00227D08"/>
    <w:rsid w:val="00227E1D"/>
    <w:rsid w:val="002301B7"/>
    <w:rsid w:val="002302D6"/>
    <w:rsid w:val="0023053F"/>
    <w:rsid w:val="00230668"/>
    <w:rsid w:val="002306E5"/>
    <w:rsid w:val="00230942"/>
    <w:rsid w:val="002309F0"/>
    <w:rsid w:val="002309F2"/>
    <w:rsid w:val="00230BA9"/>
    <w:rsid w:val="00230BCB"/>
    <w:rsid w:val="00230CEA"/>
    <w:rsid w:val="00231209"/>
    <w:rsid w:val="002312A8"/>
    <w:rsid w:val="002313E4"/>
    <w:rsid w:val="00231453"/>
    <w:rsid w:val="0023170F"/>
    <w:rsid w:val="002317A5"/>
    <w:rsid w:val="00231A50"/>
    <w:rsid w:val="00231AA0"/>
    <w:rsid w:val="00231B43"/>
    <w:rsid w:val="00231BFF"/>
    <w:rsid w:val="00231C76"/>
    <w:rsid w:val="00231F17"/>
    <w:rsid w:val="00231F2B"/>
    <w:rsid w:val="00231FA0"/>
    <w:rsid w:val="00232041"/>
    <w:rsid w:val="0023218D"/>
    <w:rsid w:val="00232277"/>
    <w:rsid w:val="00232304"/>
    <w:rsid w:val="002324A5"/>
    <w:rsid w:val="002326B1"/>
    <w:rsid w:val="0023274D"/>
    <w:rsid w:val="00232770"/>
    <w:rsid w:val="00232780"/>
    <w:rsid w:val="00232841"/>
    <w:rsid w:val="0023295E"/>
    <w:rsid w:val="002329CE"/>
    <w:rsid w:val="002329DC"/>
    <w:rsid w:val="00232B79"/>
    <w:rsid w:val="00232E90"/>
    <w:rsid w:val="00232F70"/>
    <w:rsid w:val="00232FBE"/>
    <w:rsid w:val="00232FBF"/>
    <w:rsid w:val="0023321C"/>
    <w:rsid w:val="00233278"/>
    <w:rsid w:val="00233371"/>
    <w:rsid w:val="002333BF"/>
    <w:rsid w:val="00233716"/>
    <w:rsid w:val="002337D2"/>
    <w:rsid w:val="0023396E"/>
    <w:rsid w:val="00233B7A"/>
    <w:rsid w:val="00233BE3"/>
    <w:rsid w:val="00233E35"/>
    <w:rsid w:val="00233EA6"/>
    <w:rsid w:val="00233F25"/>
    <w:rsid w:val="00233FA3"/>
    <w:rsid w:val="00233FB8"/>
    <w:rsid w:val="0023425A"/>
    <w:rsid w:val="0023429A"/>
    <w:rsid w:val="002343A1"/>
    <w:rsid w:val="00234559"/>
    <w:rsid w:val="002345CE"/>
    <w:rsid w:val="002347D7"/>
    <w:rsid w:val="00234ABD"/>
    <w:rsid w:val="00234C73"/>
    <w:rsid w:val="00234D3B"/>
    <w:rsid w:val="00234E63"/>
    <w:rsid w:val="00234EAE"/>
    <w:rsid w:val="00234F4C"/>
    <w:rsid w:val="00234F92"/>
    <w:rsid w:val="002350CC"/>
    <w:rsid w:val="002354EA"/>
    <w:rsid w:val="00235501"/>
    <w:rsid w:val="0023553E"/>
    <w:rsid w:val="002355DF"/>
    <w:rsid w:val="002356ED"/>
    <w:rsid w:val="00235708"/>
    <w:rsid w:val="0023578A"/>
    <w:rsid w:val="00235820"/>
    <w:rsid w:val="0023587B"/>
    <w:rsid w:val="0023590A"/>
    <w:rsid w:val="0023590E"/>
    <w:rsid w:val="00235995"/>
    <w:rsid w:val="002359CC"/>
    <w:rsid w:val="00235AB6"/>
    <w:rsid w:val="00235AEF"/>
    <w:rsid w:val="00235B13"/>
    <w:rsid w:val="00235C6C"/>
    <w:rsid w:val="00235CBF"/>
    <w:rsid w:val="00235D20"/>
    <w:rsid w:val="00235D50"/>
    <w:rsid w:val="00235F5B"/>
    <w:rsid w:val="002360A4"/>
    <w:rsid w:val="00236126"/>
    <w:rsid w:val="0023657C"/>
    <w:rsid w:val="002365DC"/>
    <w:rsid w:val="002367DC"/>
    <w:rsid w:val="00236987"/>
    <w:rsid w:val="00236A55"/>
    <w:rsid w:val="00236A69"/>
    <w:rsid w:val="00236BEA"/>
    <w:rsid w:val="00236D54"/>
    <w:rsid w:val="00236DE5"/>
    <w:rsid w:val="00236FF2"/>
    <w:rsid w:val="00237163"/>
    <w:rsid w:val="002371CE"/>
    <w:rsid w:val="0023734C"/>
    <w:rsid w:val="002373D3"/>
    <w:rsid w:val="002374BF"/>
    <w:rsid w:val="002374D2"/>
    <w:rsid w:val="0023758A"/>
    <w:rsid w:val="002375B8"/>
    <w:rsid w:val="002378D8"/>
    <w:rsid w:val="00237908"/>
    <w:rsid w:val="0023791A"/>
    <w:rsid w:val="002379EE"/>
    <w:rsid w:val="00237A12"/>
    <w:rsid w:val="00237A86"/>
    <w:rsid w:val="00237A93"/>
    <w:rsid w:val="00237B3E"/>
    <w:rsid w:val="00237B79"/>
    <w:rsid w:val="00237C30"/>
    <w:rsid w:val="00237C9F"/>
    <w:rsid w:val="00237E0D"/>
    <w:rsid w:val="00237F41"/>
    <w:rsid w:val="00240045"/>
    <w:rsid w:val="00240203"/>
    <w:rsid w:val="00240405"/>
    <w:rsid w:val="0024042F"/>
    <w:rsid w:val="002404D0"/>
    <w:rsid w:val="002406EE"/>
    <w:rsid w:val="002407DE"/>
    <w:rsid w:val="00240A40"/>
    <w:rsid w:val="00240B8F"/>
    <w:rsid w:val="00240D50"/>
    <w:rsid w:val="00241153"/>
    <w:rsid w:val="0024146C"/>
    <w:rsid w:val="00241574"/>
    <w:rsid w:val="002415CF"/>
    <w:rsid w:val="00241641"/>
    <w:rsid w:val="002416CD"/>
    <w:rsid w:val="0024179A"/>
    <w:rsid w:val="00241857"/>
    <w:rsid w:val="0024199E"/>
    <w:rsid w:val="00241A65"/>
    <w:rsid w:val="00241AE6"/>
    <w:rsid w:val="00241D18"/>
    <w:rsid w:val="00241E77"/>
    <w:rsid w:val="00241EDA"/>
    <w:rsid w:val="00242018"/>
    <w:rsid w:val="00242216"/>
    <w:rsid w:val="002424C5"/>
    <w:rsid w:val="00242707"/>
    <w:rsid w:val="00242966"/>
    <w:rsid w:val="002429AD"/>
    <w:rsid w:val="002429E3"/>
    <w:rsid w:val="00242A10"/>
    <w:rsid w:val="00242C88"/>
    <w:rsid w:val="00242F12"/>
    <w:rsid w:val="00242F58"/>
    <w:rsid w:val="00242F62"/>
    <w:rsid w:val="00243043"/>
    <w:rsid w:val="00243251"/>
    <w:rsid w:val="002435F3"/>
    <w:rsid w:val="00243607"/>
    <w:rsid w:val="00243B4E"/>
    <w:rsid w:val="00243CD0"/>
    <w:rsid w:val="00243DC9"/>
    <w:rsid w:val="00243E9E"/>
    <w:rsid w:val="00243FC1"/>
    <w:rsid w:val="0024415F"/>
    <w:rsid w:val="00244202"/>
    <w:rsid w:val="00244237"/>
    <w:rsid w:val="00244254"/>
    <w:rsid w:val="00244336"/>
    <w:rsid w:val="0024448A"/>
    <w:rsid w:val="00244507"/>
    <w:rsid w:val="002447E9"/>
    <w:rsid w:val="002447ED"/>
    <w:rsid w:val="0024484D"/>
    <w:rsid w:val="002449B3"/>
    <w:rsid w:val="002449B8"/>
    <w:rsid w:val="00244B6F"/>
    <w:rsid w:val="00244C41"/>
    <w:rsid w:val="00244C87"/>
    <w:rsid w:val="00244D1C"/>
    <w:rsid w:val="002451B9"/>
    <w:rsid w:val="002452AE"/>
    <w:rsid w:val="00245359"/>
    <w:rsid w:val="00245363"/>
    <w:rsid w:val="002454B2"/>
    <w:rsid w:val="002456AE"/>
    <w:rsid w:val="0024586E"/>
    <w:rsid w:val="00245921"/>
    <w:rsid w:val="00245943"/>
    <w:rsid w:val="00245BB7"/>
    <w:rsid w:val="00245D6D"/>
    <w:rsid w:val="00245E69"/>
    <w:rsid w:val="00246041"/>
    <w:rsid w:val="002460EF"/>
    <w:rsid w:val="00246354"/>
    <w:rsid w:val="002465C3"/>
    <w:rsid w:val="002468C4"/>
    <w:rsid w:val="00246A14"/>
    <w:rsid w:val="00246A42"/>
    <w:rsid w:val="00246DF7"/>
    <w:rsid w:val="00246E39"/>
    <w:rsid w:val="00246F55"/>
    <w:rsid w:val="00246F8C"/>
    <w:rsid w:val="00246FE0"/>
    <w:rsid w:val="00247440"/>
    <w:rsid w:val="00247500"/>
    <w:rsid w:val="0024767F"/>
    <w:rsid w:val="0024773F"/>
    <w:rsid w:val="00247801"/>
    <w:rsid w:val="002478C8"/>
    <w:rsid w:val="00247A1E"/>
    <w:rsid w:val="00247AB7"/>
    <w:rsid w:val="00247B68"/>
    <w:rsid w:val="00247B69"/>
    <w:rsid w:val="00247DBA"/>
    <w:rsid w:val="00247E0A"/>
    <w:rsid w:val="00247E0F"/>
    <w:rsid w:val="00247E4F"/>
    <w:rsid w:val="00247FC7"/>
    <w:rsid w:val="0025007B"/>
    <w:rsid w:val="0025007C"/>
    <w:rsid w:val="002500DF"/>
    <w:rsid w:val="0025027A"/>
    <w:rsid w:val="002502A5"/>
    <w:rsid w:val="00250370"/>
    <w:rsid w:val="002503C4"/>
    <w:rsid w:val="00250617"/>
    <w:rsid w:val="00250677"/>
    <w:rsid w:val="002506B3"/>
    <w:rsid w:val="00250716"/>
    <w:rsid w:val="0025087A"/>
    <w:rsid w:val="00250978"/>
    <w:rsid w:val="00250997"/>
    <w:rsid w:val="00250B5E"/>
    <w:rsid w:val="00250B71"/>
    <w:rsid w:val="00250C5B"/>
    <w:rsid w:val="00250D86"/>
    <w:rsid w:val="00250D9A"/>
    <w:rsid w:val="0025116C"/>
    <w:rsid w:val="002512DE"/>
    <w:rsid w:val="00251386"/>
    <w:rsid w:val="002513B2"/>
    <w:rsid w:val="002515CD"/>
    <w:rsid w:val="002515DF"/>
    <w:rsid w:val="0025169D"/>
    <w:rsid w:val="002516B4"/>
    <w:rsid w:val="00251936"/>
    <w:rsid w:val="00251958"/>
    <w:rsid w:val="00251A24"/>
    <w:rsid w:val="00251C15"/>
    <w:rsid w:val="00251CD0"/>
    <w:rsid w:val="00251D21"/>
    <w:rsid w:val="00251F54"/>
    <w:rsid w:val="00252225"/>
    <w:rsid w:val="00252236"/>
    <w:rsid w:val="00252478"/>
    <w:rsid w:val="00252505"/>
    <w:rsid w:val="00252588"/>
    <w:rsid w:val="002525CC"/>
    <w:rsid w:val="00252687"/>
    <w:rsid w:val="0025269B"/>
    <w:rsid w:val="002527B2"/>
    <w:rsid w:val="002527FC"/>
    <w:rsid w:val="00252880"/>
    <w:rsid w:val="00252B3C"/>
    <w:rsid w:val="00252BB3"/>
    <w:rsid w:val="00252EDD"/>
    <w:rsid w:val="002530F6"/>
    <w:rsid w:val="002533B6"/>
    <w:rsid w:val="0025349F"/>
    <w:rsid w:val="002534CC"/>
    <w:rsid w:val="00253650"/>
    <w:rsid w:val="002537C0"/>
    <w:rsid w:val="0025386C"/>
    <w:rsid w:val="002538BA"/>
    <w:rsid w:val="00253989"/>
    <w:rsid w:val="00253B2F"/>
    <w:rsid w:val="00253C50"/>
    <w:rsid w:val="00253CB6"/>
    <w:rsid w:val="00253D14"/>
    <w:rsid w:val="00253D30"/>
    <w:rsid w:val="00253DF2"/>
    <w:rsid w:val="00253EAE"/>
    <w:rsid w:val="00253FFD"/>
    <w:rsid w:val="00254033"/>
    <w:rsid w:val="002540EF"/>
    <w:rsid w:val="002541BF"/>
    <w:rsid w:val="00254234"/>
    <w:rsid w:val="00254447"/>
    <w:rsid w:val="00254550"/>
    <w:rsid w:val="002545B0"/>
    <w:rsid w:val="002546AB"/>
    <w:rsid w:val="0025474E"/>
    <w:rsid w:val="00254AA7"/>
    <w:rsid w:val="00254B5E"/>
    <w:rsid w:val="00254EC5"/>
    <w:rsid w:val="002550AB"/>
    <w:rsid w:val="00255414"/>
    <w:rsid w:val="002556D0"/>
    <w:rsid w:val="00255943"/>
    <w:rsid w:val="00255B59"/>
    <w:rsid w:val="00255C1B"/>
    <w:rsid w:val="00255C22"/>
    <w:rsid w:val="00255C75"/>
    <w:rsid w:val="00255C78"/>
    <w:rsid w:val="00255D09"/>
    <w:rsid w:val="00255D8F"/>
    <w:rsid w:val="00255F66"/>
    <w:rsid w:val="00256043"/>
    <w:rsid w:val="002560E8"/>
    <w:rsid w:val="0025619F"/>
    <w:rsid w:val="0025621E"/>
    <w:rsid w:val="00256294"/>
    <w:rsid w:val="0025629D"/>
    <w:rsid w:val="00256384"/>
    <w:rsid w:val="00256403"/>
    <w:rsid w:val="00256424"/>
    <w:rsid w:val="00256527"/>
    <w:rsid w:val="00256687"/>
    <w:rsid w:val="002569C3"/>
    <w:rsid w:val="00256B64"/>
    <w:rsid w:val="00256D6A"/>
    <w:rsid w:val="00256DB5"/>
    <w:rsid w:val="00256DC6"/>
    <w:rsid w:val="00256DC7"/>
    <w:rsid w:val="00256E81"/>
    <w:rsid w:val="00256FA1"/>
    <w:rsid w:val="00257075"/>
    <w:rsid w:val="002571E3"/>
    <w:rsid w:val="00257375"/>
    <w:rsid w:val="00257398"/>
    <w:rsid w:val="0025741E"/>
    <w:rsid w:val="0025743B"/>
    <w:rsid w:val="0025782B"/>
    <w:rsid w:val="002578BF"/>
    <w:rsid w:val="00257A35"/>
    <w:rsid w:val="00257AA6"/>
    <w:rsid w:val="00257B34"/>
    <w:rsid w:val="00257C11"/>
    <w:rsid w:val="00257D1F"/>
    <w:rsid w:val="00257F11"/>
    <w:rsid w:val="00257F54"/>
    <w:rsid w:val="00257FD6"/>
    <w:rsid w:val="00260058"/>
    <w:rsid w:val="002601C2"/>
    <w:rsid w:val="002601D7"/>
    <w:rsid w:val="002601E0"/>
    <w:rsid w:val="002601E7"/>
    <w:rsid w:val="002603A3"/>
    <w:rsid w:val="0026045B"/>
    <w:rsid w:val="00260645"/>
    <w:rsid w:val="0026067B"/>
    <w:rsid w:val="0026082E"/>
    <w:rsid w:val="00260932"/>
    <w:rsid w:val="002609D1"/>
    <w:rsid w:val="00260CF7"/>
    <w:rsid w:val="00260DB1"/>
    <w:rsid w:val="00260DDB"/>
    <w:rsid w:val="00261020"/>
    <w:rsid w:val="00261038"/>
    <w:rsid w:val="00261283"/>
    <w:rsid w:val="0026158B"/>
    <w:rsid w:val="00261951"/>
    <w:rsid w:val="00261BD2"/>
    <w:rsid w:val="00261FC7"/>
    <w:rsid w:val="00262017"/>
    <w:rsid w:val="002620E0"/>
    <w:rsid w:val="00262184"/>
    <w:rsid w:val="002621C6"/>
    <w:rsid w:val="00262304"/>
    <w:rsid w:val="00262543"/>
    <w:rsid w:val="002625E3"/>
    <w:rsid w:val="0026266E"/>
    <w:rsid w:val="002626F7"/>
    <w:rsid w:val="0026278A"/>
    <w:rsid w:val="002629B8"/>
    <w:rsid w:val="00263069"/>
    <w:rsid w:val="00263188"/>
    <w:rsid w:val="0026322C"/>
    <w:rsid w:val="00263231"/>
    <w:rsid w:val="00263433"/>
    <w:rsid w:val="00263557"/>
    <w:rsid w:val="002635DB"/>
    <w:rsid w:val="00263634"/>
    <w:rsid w:val="002636F4"/>
    <w:rsid w:val="00263B52"/>
    <w:rsid w:val="00263D49"/>
    <w:rsid w:val="00263E1D"/>
    <w:rsid w:val="00263E48"/>
    <w:rsid w:val="00263EAE"/>
    <w:rsid w:val="00263EEB"/>
    <w:rsid w:val="00264297"/>
    <w:rsid w:val="002644E2"/>
    <w:rsid w:val="002644E9"/>
    <w:rsid w:val="00264527"/>
    <w:rsid w:val="00264562"/>
    <w:rsid w:val="0026462D"/>
    <w:rsid w:val="00264645"/>
    <w:rsid w:val="002648C6"/>
    <w:rsid w:val="00264AC0"/>
    <w:rsid w:val="00264C11"/>
    <w:rsid w:val="00264C16"/>
    <w:rsid w:val="00264EAA"/>
    <w:rsid w:val="00264F43"/>
    <w:rsid w:val="00264F55"/>
    <w:rsid w:val="002650CC"/>
    <w:rsid w:val="00265111"/>
    <w:rsid w:val="00265134"/>
    <w:rsid w:val="00265207"/>
    <w:rsid w:val="00265287"/>
    <w:rsid w:val="002653CA"/>
    <w:rsid w:val="00265457"/>
    <w:rsid w:val="00265A60"/>
    <w:rsid w:val="00265B18"/>
    <w:rsid w:val="00265B6F"/>
    <w:rsid w:val="00265BB0"/>
    <w:rsid w:val="00265BE1"/>
    <w:rsid w:val="00265C05"/>
    <w:rsid w:val="00265C31"/>
    <w:rsid w:val="00265C64"/>
    <w:rsid w:val="00265D63"/>
    <w:rsid w:val="00265E61"/>
    <w:rsid w:val="00265EA9"/>
    <w:rsid w:val="00265F95"/>
    <w:rsid w:val="00265FFD"/>
    <w:rsid w:val="002661D7"/>
    <w:rsid w:val="002661ED"/>
    <w:rsid w:val="002661F1"/>
    <w:rsid w:val="0026625A"/>
    <w:rsid w:val="00266515"/>
    <w:rsid w:val="0026658E"/>
    <w:rsid w:val="002665D2"/>
    <w:rsid w:val="0026683E"/>
    <w:rsid w:val="00266908"/>
    <w:rsid w:val="00266A72"/>
    <w:rsid w:val="00266C22"/>
    <w:rsid w:val="00266CB7"/>
    <w:rsid w:val="00266CCD"/>
    <w:rsid w:val="00266D54"/>
    <w:rsid w:val="00266E07"/>
    <w:rsid w:val="00266E44"/>
    <w:rsid w:val="00266F72"/>
    <w:rsid w:val="00266FEF"/>
    <w:rsid w:val="002670B2"/>
    <w:rsid w:val="00267216"/>
    <w:rsid w:val="00267393"/>
    <w:rsid w:val="0026739C"/>
    <w:rsid w:val="002673C7"/>
    <w:rsid w:val="002674AC"/>
    <w:rsid w:val="00267538"/>
    <w:rsid w:val="0026780E"/>
    <w:rsid w:val="00267A48"/>
    <w:rsid w:val="00267B06"/>
    <w:rsid w:val="00267BDF"/>
    <w:rsid w:val="00267C48"/>
    <w:rsid w:val="00267D6D"/>
    <w:rsid w:val="00267DD0"/>
    <w:rsid w:val="00267E3C"/>
    <w:rsid w:val="00267F64"/>
    <w:rsid w:val="00267FEB"/>
    <w:rsid w:val="00270023"/>
    <w:rsid w:val="00270135"/>
    <w:rsid w:val="0027017E"/>
    <w:rsid w:val="00270224"/>
    <w:rsid w:val="00270523"/>
    <w:rsid w:val="00270562"/>
    <w:rsid w:val="0027062F"/>
    <w:rsid w:val="00270797"/>
    <w:rsid w:val="002707D7"/>
    <w:rsid w:val="00270CEE"/>
    <w:rsid w:val="00271070"/>
    <w:rsid w:val="002711FB"/>
    <w:rsid w:val="0027128F"/>
    <w:rsid w:val="00271542"/>
    <w:rsid w:val="002715C3"/>
    <w:rsid w:val="002715F1"/>
    <w:rsid w:val="002716E3"/>
    <w:rsid w:val="002717C0"/>
    <w:rsid w:val="002717FB"/>
    <w:rsid w:val="00271877"/>
    <w:rsid w:val="00271B54"/>
    <w:rsid w:val="00271D07"/>
    <w:rsid w:val="00271D7E"/>
    <w:rsid w:val="0027217E"/>
    <w:rsid w:val="002721EE"/>
    <w:rsid w:val="00272268"/>
    <w:rsid w:val="0027231D"/>
    <w:rsid w:val="0027243E"/>
    <w:rsid w:val="002724FB"/>
    <w:rsid w:val="00272660"/>
    <w:rsid w:val="00272695"/>
    <w:rsid w:val="00272AB6"/>
    <w:rsid w:val="00272B34"/>
    <w:rsid w:val="00272C16"/>
    <w:rsid w:val="00272C82"/>
    <w:rsid w:val="00272CBA"/>
    <w:rsid w:val="00272F76"/>
    <w:rsid w:val="00272FD3"/>
    <w:rsid w:val="00272FF1"/>
    <w:rsid w:val="0027317D"/>
    <w:rsid w:val="00273297"/>
    <w:rsid w:val="0027334F"/>
    <w:rsid w:val="002735E6"/>
    <w:rsid w:val="0027378A"/>
    <w:rsid w:val="00273825"/>
    <w:rsid w:val="00273908"/>
    <w:rsid w:val="00273A8A"/>
    <w:rsid w:val="00273BA7"/>
    <w:rsid w:val="00273BAF"/>
    <w:rsid w:val="00273BB5"/>
    <w:rsid w:val="00273BD8"/>
    <w:rsid w:val="00273DC5"/>
    <w:rsid w:val="00273E1B"/>
    <w:rsid w:val="00273E59"/>
    <w:rsid w:val="00273F8E"/>
    <w:rsid w:val="00274043"/>
    <w:rsid w:val="00274060"/>
    <w:rsid w:val="00274139"/>
    <w:rsid w:val="00274160"/>
    <w:rsid w:val="00274259"/>
    <w:rsid w:val="00274388"/>
    <w:rsid w:val="00274439"/>
    <w:rsid w:val="002744A8"/>
    <w:rsid w:val="002745E5"/>
    <w:rsid w:val="0027462C"/>
    <w:rsid w:val="002746FE"/>
    <w:rsid w:val="00274936"/>
    <w:rsid w:val="002749C2"/>
    <w:rsid w:val="00274A6B"/>
    <w:rsid w:val="00274CBC"/>
    <w:rsid w:val="00274CBD"/>
    <w:rsid w:val="00274D39"/>
    <w:rsid w:val="00274DEA"/>
    <w:rsid w:val="00275004"/>
    <w:rsid w:val="00275127"/>
    <w:rsid w:val="00275141"/>
    <w:rsid w:val="00275161"/>
    <w:rsid w:val="0027520F"/>
    <w:rsid w:val="002752A6"/>
    <w:rsid w:val="00275664"/>
    <w:rsid w:val="002756EE"/>
    <w:rsid w:val="0027575C"/>
    <w:rsid w:val="00275823"/>
    <w:rsid w:val="00275A4B"/>
    <w:rsid w:val="00275AE7"/>
    <w:rsid w:val="00275BCB"/>
    <w:rsid w:val="00275CE0"/>
    <w:rsid w:val="00275E69"/>
    <w:rsid w:val="00275EB3"/>
    <w:rsid w:val="00275ECD"/>
    <w:rsid w:val="0027613A"/>
    <w:rsid w:val="002761F7"/>
    <w:rsid w:val="00276276"/>
    <w:rsid w:val="002763FE"/>
    <w:rsid w:val="00276409"/>
    <w:rsid w:val="0027643E"/>
    <w:rsid w:val="00276502"/>
    <w:rsid w:val="0027665D"/>
    <w:rsid w:val="00276B39"/>
    <w:rsid w:val="00276B95"/>
    <w:rsid w:val="00276BEF"/>
    <w:rsid w:val="00276E40"/>
    <w:rsid w:val="00276E5B"/>
    <w:rsid w:val="00276E7B"/>
    <w:rsid w:val="00276EFC"/>
    <w:rsid w:val="00277030"/>
    <w:rsid w:val="002773F3"/>
    <w:rsid w:val="0027764D"/>
    <w:rsid w:val="00277728"/>
    <w:rsid w:val="00277758"/>
    <w:rsid w:val="0027777E"/>
    <w:rsid w:val="00277926"/>
    <w:rsid w:val="00277B9F"/>
    <w:rsid w:val="00277CDB"/>
    <w:rsid w:val="0028006B"/>
    <w:rsid w:val="0028017A"/>
    <w:rsid w:val="00280325"/>
    <w:rsid w:val="002803F1"/>
    <w:rsid w:val="00280635"/>
    <w:rsid w:val="00280756"/>
    <w:rsid w:val="00280760"/>
    <w:rsid w:val="00280968"/>
    <w:rsid w:val="00280A45"/>
    <w:rsid w:val="00280BAE"/>
    <w:rsid w:val="00281083"/>
    <w:rsid w:val="0028125A"/>
    <w:rsid w:val="002812AF"/>
    <w:rsid w:val="00281522"/>
    <w:rsid w:val="002815D4"/>
    <w:rsid w:val="00281666"/>
    <w:rsid w:val="00281668"/>
    <w:rsid w:val="0028168C"/>
    <w:rsid w:val="002816C3"/>
    <w:rsid w:val="002818CD"/>
    <w:rsid w:val="00281B71"/>
    <w:rsid w:val="00281CA8"/>
    <w:rsid w:val="00281F05"/>
    <w:rsid w:val="00282020"/>
    <w:rsid w:val="00282023"/>
    <w:rsid w:val="002821B0"/>
    <w:rsid w:val="002821DB"/>
    <w:rsid w:val="00282348"/>
    <w:rsid w:val="002826A6"/>
    <w:rsid w:val="002826C8"/>
    <w:rsid w:val="002827D8"/>
    <w:rsid w:val="00282869"/>
    <w:rsid w:val="00282876"/>
    <w:rsid w:val="00282A51"/>
    <w:rsid w:val="00282A53"/>
    <w:rsid w:val="00282B8F"/>
    <w:rsid w:val="00282BAB"/>
    <w:rsid w:val="00282C58"/>
    <w:rsid w:val="00282C80"/>
    <w:rsid w:val="00282E0C"/>
    <w:rsid w:val="00282E74"/>
    <w:rsid w:val="00282E93"/>
    <w:rsid w:val="00282FD5"/>
    <w:rsid w:val="00283126"/>
    <w:rsid w:val="00283319"/>
    <w:rsid w:val="002834CB"/>
    <w:rsid w:val="00283565"/>
    <w:rsid w:val="0028380B"/>
    <w:rsid w:val="00283899"/>
    <w:rsid w:val="002838DE"/>
    <w:rsid w:val="002839F5"/>
    <w:rsid w:val="00283B5E"/>
    <w:rsid w:val="00283C5E"/>
    <w:rsid w:val="00283ECB"/>
    <w:rsid w:val="00283F14"/>
    <w:rsid w:val="00284098"/>
    <w:rsid w:val="00284117"/>
    <w:rsid w:val="002841FA"/>
    <w:rsid w:val="002844ED"/>
    <w:rsid w:val="002844F7"/>
    <w:rsid w:val="00284541"/>
    <w:rsid w:val="002845A2"/>
    <w:rsid w:val="002846F9"/>
    <w:rsid w:val="00284A96"/>
    <w:rsid w:val="00284BF6"/>
    <w:rsid w:val="00284C01"/>
    <w:rsid w:val="00284D84"/>
    <w:rsid w:val="00284F59"/>
    <w:rsid w:val="00284FDC"/>
    <w:rsid w:val="00285071"/>
    <w:rsid w:val="00285075"/>
    <w:rsid w:val="002850C6"/>
    <w:rsid w:val="0028516C"/>
    <w:rsid w:val="00285287"/>
    <w:rsid w:val="002853E0"/>
    <w:rsid w:val="00285471"/>
    <w:rsid w:val="0028548E"/>
    <w:rsid w:val="002854FF"/>
    <w:rsid w:val="00285693"/>
    <w:rsid w:val="002857A6"/>
    <w:rsid w:val="002857DE"/>
    <w:rsid w:val="00285A33"/>
    <w:rsid w:val="00285A83"/>
    <w:rsid w:val="00285CEE"/>
    <w:rsid w:val="00285DFD"/>
    <w:rsid w:val="0028601A"/>
    <w:rsid w:val="0028609B"/>
    <w:rsid w:val="00286188"/>
    <w:rsid w:val="0028631D"/>
    <w:rsid w:val="002864A6"/>
    <w:rsid w:val="00286582"/>
    <w:rsid w:val="002865D3"/>
    <w:rsid w:val="002865EC"/>
    <w:rsid w:val="002866B0"/>
    <w:rsid w:val="002866BE"/>
    <w:rsid w:val="00286C02"/>
    <w:rsid w:val="00286E04"/>
    <w:rsid w:val="00287463"/>
    <w:rsid w:val="0028756C"/>
    <w:rsid w:val="002875A7"/>
    <w:rsid w:val="002875D6"/>
    <w:rsid w:val="002876E7"/>
    <w:rsid w:val="0028778E"/>
    <w:rsid w:val="00287824"/>
    <w:rsid w:val="0028785B"/>
    <w:rsid w:val="00287964"/>
    <w:rsid w:val="00287A1D"/>
    <w:rsid w:val="00287C66"/>
    <w:rsid w:val="00287CD8"/>
    <w:rsid w:val="00287DC8"/>
    <w:rsid w:val="00287E2D"/>
    <w:rsid w:val="00287F2B"/>
    <w:rsid w:val="00287FBA"/>
    <w:rsid w:val="0029018F"/>
    <w:rsid w:val="0029023F"/>
    <w:rsid w:val="002904D9"/>
    <w:rsid w:val="0029063B"/>
    <w:rsid w:val="00290699"/>
    <w:rsid w:val="00290A22"/>
    <w:rsid w:val="00290B22"/>
    <w:rsid w:val="00290BB2"/>
    <w:rsid w:val="00290BEB"/>
    <w:rsid w:val="00290C36"/>
    <w:rsid w:val="00290DDC"/>
    <w:rsid w:val="00290E5D"/>
    <w:rsid w:val="00290FE1"/>
    <w:rsid w:val="00290FE8"/>
    <w:rsid w:val="002910F2"/>
    <w:rsid w:val="00291245"/>
    <w:rsid w:val="0029136A"/>
    <w:rsid w:val="002913C8"/>
    <w:rsid w:val="0029144E"/>
    <w:rsid w:val="0029150A"/>
    <w:rsid w:val="00291519"/>
    <w:rsid w:val="002915CC"/>
    <w:rsid w:val="00291A20"/>
    <w:rsid w:val="00291D91"/>
    <w:rsid w:val="00291E07"/>
    <w:rsid w:val="00291F01"/>
    <w:rsid w:val="00292125"/>
    <w:rsid w:val="00292203"/>
    <w:rsid w:val="0029232A"/>
    <w:rsid w:val="002924ED"/>
    <w:rsid w:val="00292517"/>
    <w:rsid w:val="002925E5"/>
    <w:rsid w:val="00292774"/>
    <w:rsid w:val="00292813"/>
    <w:rsid w:val="00292822"/>
    <w:rsid w:val="00292A9C"/>
    <w:rsid w:val="00292CBF"/>
    <w:rsid w:val="00292F08"/>
    <w:rsid w:val="00292FE7"/>
    <w:rsid w:val="002931F2"/>
    <w:rsid w:val="002932A2"/>
    <w:rsid w:val="002935F0"/>
    <w:rsid w:val="00293667"/>
    <w:rsid w:val="00293716"/>
    <w:rsid w:val="00293764"/>
    <w:rsid w:val="002938CE"/>
    <w:rsid w:val="002939B7"/>
    <w:rsid w:val="00293AA7"/>
    <w:rsid w:val="00293B0E"/>
    <w:rsid w:val="00293B34"/>
    <w:rsid w:val="00293B84"/>
    <w:rsid w:val="00293BC4"/>
    <w:rsid w:val="00293CB8"/>
    <w:rsid w:val="00293DFB"/>
    <w:rsid w:val="00293F35"/>
    <w:rsid w:val="00293F4F"/>
    <w:rsid w:val="00294034"/>
    <w:rsid w:val="00294346"/>
    <w:rsid w:val="00294401"/>
    <w:rsid w:val="0029452B"/>
    <w:rsid w:val="0029454E"/>
    <w:rsid w:val="002948E5"/>
    <w:rsid w:val="00294992"/>
    <w:rsid w:val="00294A29"/>
    <w:rsid w:val="00294BA4"/>
    <w:rsid w:val="00294BED"/>
    <w:rsid w:val="00294FBB"/>
    <w:rsid w:val="002951C7"/>
    <w:rsid w:val="002952CD"/>
    <w:rsid w:val="002952EE"/>
    <w:rsid w:val="002954A9"/>
    <w:rsid w:val="002957C7"/>
    <w:rsid w:val="002958AB"/>
    <w:rsid w:val="002958B6"/>
    <w:rsid w:val="0029594A"/>
    <w:rsid w:val="00295961"/>
    <w:rsid w:val="00295B21"/>
    <w:rsid w:val="00295BFE"/>
    <w:rsid w:val="00295F0C"/>
    <w:rsid w:val="00296078"/>
    <w:rsid w:val="002960DC"/>
    <w:rsid w:val="00296179"/>
    <w:rsid w:val="00296219"/>
    <w:rsid w:val="0029623D"/>
    <w:rsid w:val="002964FF"/>
    <w:rsid w:val="0029674D"/>
    <w:rsid w:val="002967D2"/>
    <w:rsid w:val="00296AED"/>
    <w:rsid w:val="00296DF4"/>
    <w:rsid w:val="00296E3D"/>
    <w:rsid w:val="00296F0F"/>
    <w:rsid w:val="00296F45"/>
    <w:rsid w:val="00296FC4"/>
    <w:rsid w:val="00296FD1"/>
    <w:rsid w:val="0029701F"/>
    <w:rsid w:val="002970AA"/>
    <w:rsid w:val="00297342"/>
    <w:rsid w:val="002973CB"/>
    <w:rsid w:val="002973FC"/>
    <w:rsid w:val="00297595"/>
    <w:rsid w:val="00297776"/>
    <w:rsid w:val="002978E0"/>
    <w:rsid w:val="00297984"/>
    <w:rsid w:val="00297A51"/>
    <w:rsid w:val="00297A8F"/>
    <w:rsid w:val="00297D6A"/>
    <w:rsid w:val="00297FB7"/>
    <w:rsid w:val="002A0033"/>
    <w:rsid w:val="002A0555"/>
    <w:rsid w:val="002A08E7"/>
    <w:rsid w:val="002A0BED"/>
    <w:rsid w:val="002A0C7F"/>
    <w:rsid w:val="002A0C91"/>
    <w:rsid w:val="002A0D3A"/>
    <w:rsid w:val="002A0D88"/>
    <w:rsid w:val="002A0E7A"/>
    <w:rsid w:val="002A0EE1"/>
    <w:rsid w:val="002A10DD"/>
    <w:rsid w:val="002A1553"/>
    <w:rsid w:val="002A15EF"/>
    <w:rsid w:val="002A177F"/>
    <w:rsid w:val="002A17D7"/>
    <w:rsid w:val="002A189C"/>
    <w:rsid w:val="002A19F3"/>
    <w:rsid w:val="002A1F70"/>
    <w:rsid w:val="002A1FCB"/>
    <w:rsid w:val="002A208D"/>
    <w:rsid w:val="002A20F9"/>
    <w:rsid w:val="002A2374"/>
    <w:rsid w:val="002A23C7"/>
    <w:rsid w:val="002A23E6"/>
    <w:rsid w:val="002A26B4"/>
    <w:rsid w:val="002A276E"/>
    <w:rsid w:val="002A28D6"/>
    <w:rsid w:val="002A2908"/>
    <w:rsid w:val="002A2945"/>
    <w:rsid w:val="002A2A28"/>
    <w:rsid w:val="002A2A6B"/>
    <w:rsid w:val="002A2B6E"/>
    <w:rsid w:val="002A2B78"/>
    <w:rsid w:val="002A2C6D"/>
    <w:rsid w:val="002A2EE1"/>
    <w:rsid w:val="002A30E7"/>
    <w:rsid w:val="002A3150"/>
    <w:rsid w:val="002A322A"/>
    <w:rsid w:val="002A333C"/>
    <w:rsid w:val="002A3425"/>
    <w:rsid w:val="002A38FC"/>
    <w:rsid w:val="002A3965"/>
    <w:rsid w:val="002A3A18"/>
    <w:rsid w:val="002A3A29"/>
    <w:rsid w:val="002A3A54"/>
    <w:rsid w:val="002A3A6B"/>
    <w:rsid w:val="002A3C67"/>
    <w:rsid w:val="002A3E41"/>
    <w:rsid w:val="002A3FD7"/>
    <w:rsid w:val="002A3FEC"/>
    <w:rsid w:val="002A4001"/>
    <w:rsid w:val="002A4019"/>
    <w:rsid w:val="002A40BD"/>
    <w:rsid w:val="002A41B2"/>
    <w:rsid w:val="002A4200"/>
    <w:rsid w:val="002A433A"/>
    <w:rsid w:val="002A4413"/>
    <w:rsid w:val="002A46F1"/>
    <w:rsid w:val="002A47F8"/>
    <w:rsid w:val="002A488C"/>
    <w:rsid w:val="002A4977"/>
    <w:rsid w:val="002A498D"/>
    <w:rsid w:val="002A4BA3"/>
    <w:rsid w:val="002A4BDF"/>
    <w:rsid w:val="002A4C8D"/>
    <w:rsid w:val="002A4CAD"/>
    <w:rsid w:val="002A4D08"/>
    <w:rsid w:val="002A4D86"/>
    <w:rsid w:val="002A5187"/>
    <w:rsid w:val="002A525B"/>
    <w:rsid w:val="002A533D"/>
    <w:rsid w:val="002A5342"/>
    <w:rsid w:val="002A53EE"/>
    <w:rsid w:val="002A541B"/>
    <w:rsid w:val="002A5491"/>
    <w:rsid w:val="002A5801"/>
    <w:rsid w:val="002A58E9"/>
    <w:rsid w:val="002A59D8"/>
    <w:rsid w:val="002A5A1D"/>
    <w:rsid w:val="002A5B6A"/>
    <w:rsid w:val="002A5D45"/>
    <w:rsid w:val="002A5F39"/>
    <w:rsid w:val="002A5F8E"/>
    <w:rsid w:val="002A640C"/>
    <w:rsid w:val="002A6436"/>
    <w:rsid w:val="002A66A6"/>
    <w:rsid w:val="002A6849"/>
    <w:rsid w:val="002A6929"/>
    <w:rsid w:val="002A6937"/>
    <w:rsid w:val="002A6ABC"/>
    <w:rsid w:val="002A6C68"/>
    <w:rsid w:val="002A6D34"/>
    <w:rsid w:val="002A6F17"/>
    <w:rsid w:val="002A7145"/>
    <w:rsid w:val="002A71CB"/>
    <w:rsid w:val="002A7213"/>
    <w:rsid w:val="002A7470"/>
    <w:rsid w:val="002A75C2"/>
    <w:rsid w:val="002A75CE"/>
    <w:rsid w:val="002A75F1"/>
    <w:rsid w:val="002A76FA"/>
    <w:rsid w:val="002A7733"/>
    <w:rsid w:val="002A784A"/>
    <w:rsid w:val="002A797B"/>
    <w:rsid w:val="002A7F45"/>
    <w:rsid w:val="002B03E9"/>
    <w:rsid w:val="002B051C"/>
    <w:rsid w:val="002B06F8"/>
    <w:rsid w:val="002B07AB"/>
    <w:rsid w:val="002B08CF"/>
    <w:rsid w:val="002B09B6"/>
    <w:rsid w:val="002B0A30"/>
    <w:rsid w:val="002B0C0B"/>
    <w:rsid w:val="002B0C46"/>
    <w:rsid w:val="002B0D45"/>
    <w:rsid w:val="002B0DFD"/>
    <w:rsid w:val="002B0FAC"/>
    <w:rsid w:val="002B1052"/>
    <w:rsid w:val="002B1071"/>
    <w:rsid w:val="002B1082"/>
    <w:rsid w:val="002B1256"/>
    <w:rsid w:val="002B127E"/>
    <w:rsid w:val="002B12F2"/>
    <w:rsid w:val="002B1337"/>
    <w:rsid w:val="002B1737"/>
    <w:rsid w:val="002B1786"/>
    <w:rsid w:val="002B189D"/>
    <w:rsid w:val="002B18B8"/>
    <w:rsid w:val="002B18D8"/>
    <w:rsid w:val="002B1BD2"/>
    <w:rsid w:val="002B1D91"/>
    <w:rsid w:val="002B21FD"/>
    <w:rsid w:val="002B2214"/>
    <w:rsid w:val="002B22A1"/>
    <w:rsid w:val="002B22AB"/>
    <w:rsid w:val="002B22EB"/>
    <w:rsid w:val="002B261B"/>
    <w:rsid w:val="002B26EB"/>
    <w:rsid w:val="002B276F"/>
    <w:rsid w:val="002B27D0"/>
    <w:rsid w:val="002B29C6"/>
    <w:rsid w:val="002B2AAD"/>
    <w:rsid w:val="002B2ACE"/>
    <w:rsid w:val="002B2BAF"/>
    <w:rsid w:val="002B2BE8"/>
    <w:rsid w:val="002B2CD6"/>
    <w:rsid w:val="002B2FB4"/>
    <w:rsid w:val="002B2FB6"/>
    <w:rsid w:val="002B304C"/>
    <w:rsid w:val="002B30A2"/>
    <w:rsid w:val="002B359F"/>
    <w:rsid w:val="002B3797"/>
    <w:rsid w:val="002B382E"/>
    <w:rsid w:val="002B383A"/>
    <w:rsid w:val="002B390E"/>
    <w:rsid w:val="002B39DB"/>
    <w:rsid w:val="002B3A19"/>
    <w:rsid w:val="002B3D80"/>
    <w:rsid w:val="002B3E05"/>
    <w:rsid w:val="002B3E72"/>
    <w:rsid w:val="002B4183"/>
    <w:rsid w:val="002B428A"/>
    <w:rsid w:val="002B433E"/>
    <w:rsid w:val="002B44F9"/>
    <w:rsid w:val="002B4544"/>
    <w:rsid w:val="002B4635"/>
    <w:rsid w:val="002B479E"/>
    <w:rsid w:val="002B47CE"/>
    <w:rsid w:val="002B480C"/>
    <w:rsid w:val="002B4837"/>
    <w:rsid w:val="002B4908"/>
    <w:rsid w:val="002B498F"/>
    <w:rsid w:val="002B4B4E"/>
    <w:rsid w:val="002B4DC8"/>
    <w:rsid w:val="002B4F03"/>
    <w:rsid w:val="002B506D"/>
    <w:rsid w:val="002B5101"/>
    <w:rsid w:val="002B5134"/>
    <w:rsid w:val="002B5210"/>
    <w:rsid w:val="002B53F1"/>
    <w:rsid w:val="002B54BD"/>
    <w:rsid w:val="002B55C1"/>
    <w:rsid w:val="002B58CC"/>
    <w:rsid w:val="002B58FF"/>
    <w:rsid w:val="002B5A1F"/>
    <w:rsid w:val="002B5B37"/>
    <w:rsid w:val="002B5D37"/>
    <w:rsid w:val="002B5EEF"/>
    <w:rsid w:val="002B60AE"/>
    <w:rsid w:val="002B622D"/>
    <w:rsid w:val="002B6305"/>
    <w:rsid w:val="002B6404"/>
    <w:rsid w:val="002B6540"/>
    <w:rsid w:val="002B6645"/>
    <w:rsid w:val="002B6661"/>
    <w:rsid w:val="002B688A"/>
    <w:rsid w:val="002B695F"/>
    <w:rsid w:val="002B6A3B"/>
    <w:rsid w:val="002B6B71"/>
    <w:rsid w:val="002B6C03"/>
    <w:rsid w:val="002B6C51"/>
    <w:rsid w:val="002B6C93"/>
    <w:rsid w:val="002B6D60"/>
    <w:rsid w:val="002B6DF3"/>
    <w:rsid w:val="002B6F27"/>
    <w:rsid w:val="002B6FA9"/>
    <w:rsid w:val="002B7275"/>
    <w:rsid w:val="002B7484"/>
    <w:rsid w:val="002B76B5"/>
    <w:rsid w:val="002B76E5"/>
    <w:rsid w:val="002B7964"/>
    <w:rsid w:val="002B7B3B"/>
    <w:rsid w:val="002B7D4F"/>
    <w:rsid w:val="002B7D72"/>
    <w:rsid w:val="002B7F07"/>
    <w:rsid w:val="002B7F08"/>
    <w:rsid w:val="002B7F37"/>
    <w:rsid w:val="002B7F47"/>
    <w:rsid w:val="002C00BC"/>
    <w:rsid w:val="002C00D1"/>
    <w:rsid w:val="002C0374"/>
    <w:rsid w:val="002C051A"/>
    <w:rsid w:val="002C056E"/>
    <w:rsid w:val="002C05D5"/>
    <w:rsid w:val="002C065F"/>
    <w:rsid w:val="002C088B"/>
    <w:rsid w:val="002C0C43"/>
    <w:rsid w:val="002C0C50"/>
    <w:rsid w:val="002C0E25"/>
    <w:rsid w:val="002C0E4A"/>
    <w:rsid w:val="002C0E81"/>
    <w:rsid w:val="002C11FF"/>
    <w:rsid w:val="002C127A"/>
    <w:rsid w:val="002C146E"/>
    <w:rsid w:val="002C1485"/>
    <w:rsid w:val="002C19D4"/>
    <w:rsid w:val="002C1AD4"/>
    <w:rsid w:val="002C1AD8"/>
    <w:rsid w:val="002C1B1A"/>
    <w:rsid w:val="002C1D30"/>
    <w:rsid w:val="002C214B"/>
    <w:rsid w:val="002C230D"/>
    <w:rsid w:val="002C2449"/>
    <w:rsid w:val="002C2A28"/>
    <w:rsid w:val="002C2AC4"/>
    <w:rsid w:val="002C2BB5"/>
    <w:rsid w:val="002C2BBB"/>
    <w:rsid w:val="002C2C01"/>
    <w:rsid w:val="002C2CA7"/>
    <w:rsid w:val="002C2D1C"/>
    <w:rsid w:val="002C2DD4"/>
    <w:rsid w:val="002C2F61"/>
    <w:rsid w:val="002C3002"/>
    <w:rsid w:val="002C32A5"/>
    <w:rsid w:val="002C3399"/>
    <w:rsid w:val="002C33DE"/>
    <w:rsid w:val="002C3459"/>
    <w:rsid w:val="002C35E0"/>
    <w:rsid w:val="002C3686"/>
    <w:rsid w:val="002C37CC"/>
    <w:rsid w:val="002C39B3"/>
    <w:rsid w:val="002C3CBC"/>
    <w:rsid w:val="002C3E52"/>
    <w:rsid w:val="002C3ED4"/>
    <w:rsid w:val="002C3FC1"/>
    <w:rsid w:val="002C404A"/>
    <w:rsid w:val="002C41EF"/>
    <w:rsid w:val="002C42C7"/>
    <w:rsid w:val="002C43A7"/>
    <w:rsid w:val="002C44FC"/>
    <w:rsid w:val="002C461A"/>
    <w:rsid w:val="002C462B"/>
    <w:rsid w:val="002C47E8"/>
    <w:rsid w:val="002C480D"/>
    <w:rsid w:val="002C4822"/>
    <w:rsid w:val="002C4854"/>
    <w:rsid w:val="002C4CCB"/>
    <w:rsid w:val="002C4D71"/>
    <w:rsid w:val="002C4EB5"/>
    <w:rsid w:val="002C4FFB"/>
    <w:rsid w:val="002C5080"/>
    <w:rsid w:val="002C50B6"/>
    <w:rsid w:val="002C520C"/>
    <w:rsid w:val="002C5845"/>
    <w:rsid w:val="002C5868"/>
    <w:rsid w:val="002C5D16"/>
    <w:rsid w:val="002C5D9C"/>
    <w:rsid w:val="002C5DC2"/>
    <w:rsid w:val="002C5E8C"/>
    <w:rsid w:val="002C61F5"/>
    <w:rsid w:val="002C655D"/>
    <w:rsid w:val="002C655E"/>
    <w:rsid w:val="002C65AA"/>
    <w:rsid w:val="002C65BC"/>
    <w:rsid w:val="002C6708"/>
    <w:rsid w:val="002C67B6"/>
    <w:rsid w:val="002C6809"/>
    <w:rsid w:val="002C68E6"/>
    <w:rsid w:val="002C6918"/>
    <w:rsid w:val="002C6932"/>
    <w:rsid w:val="002C6AAD"/>
    <w:rsid w:val="002C6AFE"/>
    <w:rsid w:val="002C6CEF"/>
    <w:rsid w:val="002C6D3B"/>
    <w:rsid w:val="002C6DEA"/>
    <w:rsid w:val="002C6E3D"/>
    <w:rsid w:val="002C6F3B"/>
    <w:rsid w:val="002C720C"/>
    <w:rsid w:val="002C7468"/>
    <w:rsid w:val="002C74D7"/>
    <w:rsid w:val="002C7537"/>
    <w:rsid w:val="002C75D7"/>
    <w:rsid w:val="002C76C7"/>
    <w:rsid w:val="002C77AC"/>
    <w:rsid w:val="002C7B04"/>
    <w:rsid w:val="002C7CAB"/>
    <w:rsid w:val="002D0235"/>
    <w:rsid w:val="002D04F1"/>
    <w:rsid w:val="002D054E"/>
    <w:rsid w:val="002D060E"/>
    <w:rsid w:val="002D0D9A"/>
    <w:rsid w:val="002D0DCC"/>
    <w:rsid w:val="002D0DF3"/>
    <w:rsid w:val="002D0F4F"/>
    <w:rsid w:val="002D0FA9"/>
    <w:rsid w:val="002D100D"/>
    <w:rsid w:val="002D1119"/>
    <w:rsid w:val="002D122A"/>
    <w:rsid w:val="002D1234"/>
    <w:rsid w:val="002D138A"/>
    <w:rsid w:val="002D1530"/>
    <w:rsid w:val="002D1711"/>
    <w:rsid w:val="002D1808"/>
    <w:rsid w:val="002D184A"/>
    <w:rsid w:val="002D19AD"/>
    <w:rsid w:val="002D1C20"/>
    <w:rsid w:val="002D1D90"/>
    <w:rsid w:val="002D1DE9"/>
    <w:rsid w:val="002D1E3A"/>
    <w:rsid w:val="002D1FAE"/>
    <w:rsid w:val="002D1FF4"/>
    <w:rsid w:val="002D2006"/>
    <w:rsid w:val="002D214A"/>
    <w:rsid w:val="002D2275"/>
    <w:rsid w:val="002D228A"/>
    <w:rsid w:val="002D238A"/>
    <w:rsid w:val="002D23E9"/>
    <w:rsid w:val="002D2582"/>
    <w:rsid w:val="002D2669"/>
    <w:rsid w:val="002D272D"/>
    <w:rsid w:val="002D2B3C"/>
    <w:rsid w:val="002D2CF2"/>
    <w:rsid w:val="002D2E0E"/>
    <w:rsid w:val="002D2EA8"/>
    <w:rsid w:val="002D3085"/>
    <w:rsid w:val="002D309A"/>
    <w:rsid w:val="002D30A6"/>
    <w:rsid w:val="002D3168"/>
    <w:rsid w:val="002D3286"/>
    <w:rsid w:val="002D354E"/>
    <w:rsid w:val="002D37CD"/>
    <w:rsid w:val="002D3A9C"/>
    <w:rsid w:val="002D3B95"/>
    <w:rsid w:val="002D3C18"/>
    <w:rsid w:val="002D3C44"/>
    <w:rsid w:val="002D3CF6"/>
    <w:rsid w:val="002D3EFC"/>
    <w:rsid w:val="002D3F70"/>
    <w:rsid w:val="002D3FB2"/>
    <w:rsid w:val="002D408C"/>
    <w:rsid w:val="002D40CA"/>
    <w:rsid w:val="002D4138"/>
    <w:rsid w:val="002D41AE"/>
    <w:rsid w:val="002D41CA"/>
    <w:rsid w:val="002D41F7"/>
    <w:rsid w:val="002D425A"/>
    <w:rsid w:val="002D43FD"/>
    <w:rsid w:val="002D4479"/>
    <w:rsid w:val="002D460E"/>
    <w:rsid w:val="002D466D"/>
    <w:rsid w:val="002D4A29"/>
    <w:rsid w:val="002D4B55"/>
    <w:rsid w:val="002D4C84"/>
    <w:rsid w:val="002D4CD2"/>
    <w:rsid w:val="002D4D31"/>
    <w:rsid w:val="002D4D80"/>
    <w:rsid w:val="002D508C"/>
    <w:rsid w:val="002D52F8"/>
    <w:rsid w:val="002D53F9"/>
    <w:rsid w:val="002D5878"/>
    <w:rsid w:val="002D58BD"/>
    <w:rsid w:val="002D5BE9"/>
    <w:rsid w:val="002D5CE9"/>
    <w:rsid w:val="002D5DE8"/>
    <w:rsid w:val="002D5E6E"/>
    <w:rsid w:val="002D5F1B"/>
    <w:rsid w:val="002D60C6"/>
    <w:rsid w:val="002D616A"/>
    <w:rsid w:val="002D6226"/>
    <w:rsid w:val="002D62B0"/>
    <w:rsid w:val="002D63A8"/>
    <w:rsid w:val="002D6507"/>
    <w:rsid w:val="002D65E5"/>
    <w:rsid w:val="002D67DB"/>
    <w:rsid w:val="002D6817"/>
    <w:rsid w:val="002D6939"/>
    <w:rsid w:val="002D69EC"/>
    <w:rsid w:val="002D6B63"/>
    <w:rsid w:val="002D6D3D"/>
    <w:rsid w:val="002D6E4F"/>
    <w:rsid w:val="002D6F23"/>
    <w:rsid w:val="002D70E6"/>
    <w:rsid w:val="002D721E"/>
    <w:rsid w:val="002D74B3"/>
    <w:rsid w:val="002D75E8"/>
    <w:rsid w:val="002D7609"/>
    <w:rsid w:val="002D7676"/>
    <w:rsid w:val="002D7845"/>
    <w:rsid w:val="002D78DF"/>
    <w:rsid w:val="002D7910"/>
    <w:rsid w:val="002D79DF"/>
    <w:rsid w:val="002D7CA2"/>
    <w:rsid w:val="002D7DEB"/>
    <w:rsid w:val="002D7F0D"/>
    <w:rsid w:val="002D7FE4"/>
    <w:rsid w:val="002E0288"/>
    <w:rsid w:val="002E051E"/>
    <w:rsid w:val="002E0556"/>
    <w:rsid w:val="002E0657"/>
    <w:rsid w:val="002E072A"/>
    <w:rsid w:val="002E07D1"/>
    <w:rsid w:val="002E07D9"/>
    <w:rsid w:val="002E0ABF"/>
    <w:rsid w:val="002E0B3F"/>
    <w:rsid w:val="002E0C36"/>
    <w:rsid w:val="002E0D28"/>
    <w:rsid w:val="002E0D4B"/>
    <w:rsid w:val="002E0D77"/>
    <w:rsid w:val="002E0DD9"/>
    <w:rsid w:val="002E0E89"/>
    <w:rsid w:val="002E0EA7"/>
    <w:rsid w:val="002E0EB1"/>
    <w:rsid w:val="002E0F0E"/>
    <w:rsid w:val="002E10A0"/>
    <w:rsid w:val="002E11BA"/>
    <w:rsid w:val="002E1273"/>
    <w:rsid w:val="002E13A3"/>
    <w:rsid w:val="002E17E3"/>
    <w:rsid w:val="002E184F"/>
    <w:rsid w:val="002E189D"/>
    <w:rsid w:val="002E18C9"/>
    <w:rsid w:val="002E1ADC"/>
    <w:rsid w:val="002E1C64"/>
    <w:rsid w:val="002E1D17"/>
    <w:rsid w:val="002E1D50"/>
    <w:rsid w:val="002E1F57"/>
    <w:rsid w:val="002E1FB9"/>
    <w:rsid w:val="002E2016"/>
    <w:rsid w:val="002E22E7"/>
    <w:rsid w:val="002E24EC"/>
    <w:rsid w:val="002E2987"/>
    <w:rsid w:val="002E29FA"/>
    <w:rsid w:val="002E2A1E"/>
    <w:rsid w:val="002E2B8E"/>
    <w:rsid w:val="002E2BB3"/>
    <w:rsid w:val="002E2D9B"/>
    <w:rsid w:val="002E2F68"/>
    <w:rsid w:val="002E3081"/>
    <w:rsid w:val="002E32B9"/>
    <w:rsid w:val="002E345D"/>
    <w:rsid w:val="002E34E7"/>
    <w:rsid w:val="002E364E"/>
    <w:rsid w:val="002E3BA7"/>
    <w:rsid w:val="002E3BE2"/>
    <w:rsid w:val="002E3C69"/>
    <w:rsid w:val="002E3C9C"/>
    <w:rsid w:val="002E4188"/>
    <w:rsid w:val="002E4395"/>
    <w:rsid w:val="002E4505"/>
    <w:rsid w:val="002E456F"/>
    <w:rsid w:val="002E4742"/>
    <w:rsid w:val="002E4A87"/>
    <w:rsid w:val="002E4DEF"/>
    <w:rsid w:val="002E4EE3"/>
    <w:rsid w:val="002E4F07"/>
    <w:rsid w:val="002E4FE1"/>
    <w:rsid w:val="002E5027"/>
    <w:rsid w:val="002E5143"/>
    <w:rsid w:val="002E5182"/>
    <w:rsid w:val="002E5226"/>
    <w:rsid w:val="002E5244"/>
    <w:rsid w:val="002E54B7"/>
    <w:rsid w:val="002E56C4"/>
    <w:rsid w:val="002E5894"/>
    <w:rsid w:val="002E5C16"/>
    <w:rsid w:val="002E5D41"/>
    <w:rsid w:val="002E5DA1"/>
    <w:rsid w:val="002E5EBB"/>
    <w:rsid w:val="002E5EFA"/>
    <w:rsid w:val="002E6039"/>
    <w:rsid w:val="002E61DF"/>
    <w:rsid w:val="002E6457"/>
    <w:rsid w:val="002E6519"/>
    <w:rsid w:val="002E655F"/>
    <w:rsid w:val="002E6982"/>
    <w:rsid w:val="002E69D4"/>
    <w:rsid w:val="002E69E0"/>
    <w:rsid w:val="002E6DBE"/>
    <w:rsid w:val="002E6E58"/>
    <w:rsid w:val="002E6ED6"/>
    <w:rsid w:val="002E6FCE"/>
    <w:rsid w:val="002E70AD"/>
    <w:rsid w:val="002E70AE"/>
    <w:rsid w:val="002E70B1"/>
    <w:rsid w:val="002E7618"/>
    <w:rsid w:val="002E7900"/>
    <w:rsid w:val="002E7979"/>
    <w:rsid w:val="002E7D42"/>
    <w:rsid w:val="002E7D97"/>
    <w:rsid w:val="002E7E52"/>
    <w:rsid w:val="002E7FFE"/>
    <w:rsid w:val="002F0126"/>
    <w:rsid w:val="002F0239"/>
    <w:rsid w:val="002F026F"/>
    <w:rsid w:val="002F036A"/>
    <w:rsid w:val="002F0396"/>
    <w:rsid w:val="002F0494"/>
    <w:rsid w:val="002F0613"/>
    <w:rsid w:val="002F0683"/>
    <w:rsid w:val="002F091E"/>
    <w:rsid w:val="002F0DD1"/>
    <w:rsid w:val="002F0E6D"/>
    <w:rsid w:val="002F0ECA"/>
    <w:rsid w:val="002F1081"/>
    <w:rsid w:val="002F1088"/>
    <w:rsid w:val="002F13B3"/>
    <w:rsid w:val="002F15EE"/>
    <w:rsid w:val="002F1647"/>
    <w:rsid w:val="002F1712"/>
    <w:rsid w:val="002F17C3"/>
    <w:rsid w:val="002F1867"/>
    <w:rsid w:val="002F18C6"/>
    <w:rsid w:val="002F1B1B"/>
    <w:rsid w:val="002F1BEA"/>
    <w:rsid w:val="002F1CEB"/>
    <w:rsid w:val="002F1D17"/>
    <w:rsid w:val="002F2102"/>
    <w:rsid w:val="002F226E"/>
    <w:rsid w:val="002F2404"/>
    <w:rsid w:val="002F2754"/>
    <w:rsid w:val="002F276A"/>
    <w:rsid w:val="002F27A7"/>
    <w:rsid w:val="002F2B95"/>
    <w:rsid w:val="002F2D8E"/>
    <w:rsid w:val="002F2D8F"/>
    <w:rsid w:val="002F2D96"/>
    <w:rsid w:val="002F2F0F"/>
    <w:rsid w:val="002F301F"/>
    <w:rsid w:val="002F3174"/>
    <w:rsid w:val="002F3239"/>
    <w:rsid w:val="002F32AD"/>
    <w:rsid w:val="002F350A"/>
    <w:rsid w:val="002F35AB"/>
    <w:rsid w:val="002F3753"/>
    <w:rsid w:val="002F3791"/>
    <w:rsid w:val="002F37D2"/>
    <w:rsid w:val="002F3ABB"/>
    <w:rsid w:val="002F3BA6"/>
    <w:rsid w:val="002F3DBB"/>
    <w:rsid w:val="002F3E79"/>
    <w:rsid w:val="002F3EB8"/>
    <w:rsid w:val="002F4092"/>
    <w:rsid w:val="002F40C6"/>
    <w:rsid w:val="002F4139"/>
    <w:rsid w:val="002F42EF"/>
    <w:rsid w:val="002F4319"/>
    <w:rsid w:val="002F4514"/>
    <w:rsid w:val="002F472B"/>
    <w:rsid w:val="002F4A72"/>
    <w:rsid w:val="002F4A87"/>
    <w:rsid w:val="002F4E2B"/>
    <w:rsid w:val="002F5112"/>
    <w:rsid w:val="002F518F"/>
    <w:rsid w:val="002F5212"/>
    <w:rsid w:val="002F52A0"/>
    <w:rsid w:val="002F52D7"/>
    <w:rsid w:val="002F5310"/>
    <w:rsid w:val="002F534C"/>
    <w:rsid w:val="002F53C7"/>
    <w:rsid w:val="002F572A"/>
    <w:rsid w:val="002F5920"/>
    <w:rsid w:val="002F592F"/>
    <w:rsid w:val="002F594E"/>
    <w:rsid w:val="002F5A0F"/>
    <w:rsid w:val="002F5A52"/>
    <w:rsid w:val="002F5CC6"/>
    <w:rsid w:val="002F5D69"/>
    <w:rsid w:val="002F5DDE"/>
    <w:rsid w:val="002F5E6C"/>
    <w:rsid w:val="002F5EA9"/>
    <w:rsid w:val="002F5FFE"/>
    <w:rsid w:val="002F6029"/>
    <w:rsid w:val="002F6058"/>
    <w:rsid w:val="002F6119"/>
    <w:rsid w:val="002F637E"/>
    <w:rsid w:val="002F63C6"/>
    <w:rsid w:val="002F64D8"/>
    <w:rsid w:val="002F6530"/>
    <w:rsid w:val="002F658D"/>
    <w:rsid w:val="002F663A"/>
    <w:rsid w:val="002F671D"/>
    <w:rsid w:val="002F67A0"/>
    <w:rsid w:val="002F6864"/>
    <w:rsid w:val="002F68A1"/>
    <w:rsid w:val="002F68EB"/>
    <w:rsid w:val="002F6A77"/>
    <w:rsid w:val="002F6B1E"/>
    <w:rsid w:val="002F6CC0"/>
    <w:rsid w:val="002F7003"/>
    <w:rsid w:val="002F71E6"/>
    <w:rsid w:val="002F7236"/>
    <w:rsid w:val="002F7392"/>
    <w:rsid w:val="002F739A"/>
    <w:rsid w:val="002F73B6"/>
    <w:rsid w:val="002F73B7"/>
    <w:rsid w:val="002F7532"/>
    <w:rsid w:val="002F7640"/>
    <w:rsid w:val="002F764D"/>
    <w:rsid w:val="002F7877"/>
    <w:rsid w:val="002F797C"/>
    <w:rsid w:val="002F79CF"/>
    <w:rsid w:val="002F7AE4"/>
    <w:rsid w:val="002F7D4D"/>
    <w:rsid w:val="002F7F1D"/>
    <w:rsid w:val="00300140"/>
    <w:rsid w:val="00300147"/>
    <w:rsid w:val="00300304"/>
    <w:rsid w:val="00300435"/>
    <w:rsid w:val="003004AA"/>
    <w:rsid w:val="00300545"/>
    <w:rsid w:val="003005B2"/>
    <w:rsid w:val="0030067A"/>
    <w:rsid w:val="0030078B"/>
    <w:rsid w:val="00300847"/>
    <w:rsid w:val="003008CA"/>
    <w:rsid w:val="00300943"/>
    <w:rsid w:val="00300B61"/>
    <w:rsid w:val="00300DB7"/>
    <w:rsid w:val="003011EC"/>
    <w:rsid w:val="003011FF"/>
    <w:rsid w:val="0030124F"/>
    <w:rsid w:val="003014EA"/>
    <w:rsid w:val="0030158C"/>
    <w:rsid w:val="003019CF"/>
    <w:rsid w:val="00301A2A"/>
    <w:rsid w:val="00301A5D"/>
    <w:rsid w:val="00301AA5"/>
    <w:rsid w:val="00301DAC"/>
    <w:rsid w:val="00301F50"/>
    <w:rsid w:val="00301FB3"/>
    <w:rsid w:val="0030246B"/>
    <w:rsid w:val="003024EB"/>
    <w:rsid w:val="003025EA"/>
    <w:rsid w:val="00302634"/>
    <w:rsid w:val="00302779"/>
    <w:rsid w:val="003027C7"/>
    <w:rsid w:val="00302991"/>
    <w:rsid w:val="00302AA5"/>
    <w:rsid w:val="00302C0E"/>
    <w:rsid w:val="00302D1C"/>
    <w:rsid w:val="00302D84"/>
    <w:rsid w:val="00302F2D"/>
    <w:rsid w:val="00302FE7"/>
    <w:rsid w:val="00303211"/>
    <w:rsid w:val="00303299"/>
    <w:rsid w:val="003032B1"/>
    <w:rsid w:val="003032D7"/>
    <w:rsid w:val="003034AA"/>
    <w:rsid w:val="003034C8"/>
    <w:rsid w:val="00303541"/>
    <w:rsid w:val="00303621"/>
    <w:rsid w:val="003038D7"/>
    <w:rsid w:val="0030397F"/>
    <w:rsid w:val="00303985"/>
    <w:rsid w:val="003039F1"/>
    <w:rsid w:val="00303AC8"/>
    <w:rsid w:val="00303DF5"/>
    <w:rsid w:val="00303F44"/>
    <w:rsid w:val="003040DE"/>
    <w:rsid w:val="00304151"/>
    <w:rsid w:val="00304157"/>
    <w:rsid w:val="003043F1"/>
    <w:rsid w:val="00304481"/>
    <w:rsid w:val="003047A2"/>
    <w:rsid w:val="003047AE"/>
    <w:rsid w:val="00304801"/>
    <w:rsid w:val="003048D9"/>
    <w:rsid w:val="0030496D"/>
    <w:rsid w:val="00304ACA"/>
    <w:rsid w:val="00304C8E"/>
    <w:rsid w:val="00304CD8"/>
    <w:rsid w:val="00304DCB"/>
    <w:rsid w:val="00304E97"/>
    <w:rsid w:val="00304F13"/>
    <w:rsid w:val="00304FE5"/>
    <w:rsid w:val="00305021"/>
    <w:rsid w:val="003050CC"/>
    <w:rsid w:val="00305195"/>
    <w:rsid w:val="003053D9"/>
    <w:rsid w:val="0030558B"/>
    <w:rsid w:val="00305604"/>
    <w:rsid w:val="00305701"/>
    <w:rsid w:val="0030580A"/>
    <w:rsid w:val="0030589F"/>
    <w:rsid w:val="00305983"/>
    <w:rsid w:val="00305AB6"/>
    <w:rsid w:val="00305B4B"/>
    <w:rsid w:val="00305BB5"/>
    <w:rsid w:val="00305D0E"/>
    <w:rsid w:val="00305D28"/>
    <w:rsid w:val="00305EC8"/>
    <w:rsid w:val="00305EF9"/>
    <w:rsid w:val="00305F3D"/>
    <w:rsid w:val="00306010"/>
    <w:rsid w:val="00306195"/>
    <w:rsid w:val="00306437"/>
    <w:rsid w:val="00306493"/>
    <w:rsid w:val="003064AC"/>
    <w:rsid w:val="00306556"/>
    <w:rsid w:val="00306585"/>
    <w:rsid w:val="0030662F"/>
    <w:rsid w:val="003067A8"/>
    <w:rsid w:val="003068A9"/>
    <w:rsid w:val="00306944"/>
    <w:rsid w:val="00306A78"/>
    <w:rsid w:val="00306C9F"/>
    <w:rsid w:val="00306CA8"/>
    <w:rsid w:val="00306D13"/>
    <w:rsid w:val="00306F1F"/>
    <w:rsid w:val="00306F68"/>
    <w:rsid w:val="00307165"/>
    <w:rsid w:val="003071D7"/>
    <w:rsid w:val="00307393"/>
    <w:rsid w:val="00307402"/>
    <w:rsid w:val="003074B6"/>
    <w:rsid w:val="00307526"/>
    <w:rsid w:val="00307632"/>
    <w:rsid w:val="003076A6"/>
    <w:rsid w:val="0030795C"/>
    <w:rsid w:val="00307969"/>
    <w:rsid w:val="00307A6E"/>
    <w:rsid w:val="00307AF9"/>
    <w:rsid w:val="00307C3F"/>
    <w:rsid w:val="00307C4B"/>
    <w:rsid w:val="00307CB7"/>
    <w:rsid w:val="00307EAD"/>
    <w:rsid w:val="00307EC1"/>
    <w:rsid w:val="00310003"/>
    <w:rsid w:val="00310029"/>
    <w:rsid w:val="00310092"/>
    <w:rsid w:val="00310128"/>
    <w:rsid w:val="0031051C"/>
    <w:rsid w:val="00310551"/>
    <w:rsid w:val="00310591"/>
    <w:rsid w:val="00310741"/>
    <w:rsid w:val="00310877"/>
    <w:rsid w:val="00310971"/>
    <w:rsid w:val="00310B43"/>
    <w:rsid w:val="00310D41"/>
    <w:rsid w:val="00310EF4"/>
    <w:rsid w:val="00310F02"/>
    <w:rsid w:val="00310F08"/>
    <w:rsid w:val="00310F6A"/>
    <w:rsid w:val="00310FA9"/>
    <w:rsid w:val="00311174"/>
    <w:rsid w:val="00311190"/>
    <w:rsid w:val="003112DE"/>
    <w:rsid w:val="003113AB"/>
    <w:rsid w:val="00311576"/>
    <w:rsid w:val="003115F6"/>
    <w:rsid w:val="00311717"/>
    <w:rsid w:val="003119FF"/>
    <w:rsid w:val="00311A94"/>
    <w:rsid w:val="00311BC8"/>
    <w:rsid w:val="00311C86"/>
    <w:rsid w:val="00311E3A"/>
    <w:rsid w:val="00311E54"/>
    <w:rsid w:val="00311ECA"/>
    <w:rsid w:val="00311F7D"/>
    <w:rsid w:val="00311FD5"/>
    <w:rsid w:val="00311FF3"/>
    <w:rsid w:val="003121AD"/>
    <w:rsid w:val="0031226A"/>
    <w:rsid w:val="003123F8"/>
    <w:rsid w:val="00312464"/>
    <w:rsid w:val="003124B4"/>
    <w:rsid w:val="00312536"/>
    <w:rsid w:val="00312620"/>
    <w:rsid w:val="0031264A"/>
    <w:rsid w:val="00312664"/>
    <w:rsid w:val="003127BA"/>
    <w:rsid w:val="003127BE"/>
    <w:rsid w:val="00312811"/>
    <w:rsid w:val="00312A5A"/>
    <w:rsid w:val="00312ACC"/>
    <w:rsid w:val="00312B0F"/>
    <w:rsid w:val="00312DD1"/>
    <w:rsid w:val="00312E26"/>
    <w:rsid w:val="00312F3C"/>
    <w:rsid w:val="00312FA0"/>
    <w:rsid w:val="0031301E"/>
    <w:rsid w:val="00313050"/>
    <w:rsid w:val="003130B9"/>
    <w:rsid w:val="00313161"/>
    <w:rsid w:val="00313188"/>
    <w:rsid w:val="00313288"/>
    <w:rsid w:val="003133F2"/>
    <w:rsid w:val="0031364D"/>
    <w:rsid w:val="0031396B"/>
    <w:rsid w:val="00313A59"/>
    <w:rsid w:val="00313C50"/>
    <w:rsid w:val="00313F16"/>
    <w:rsid w:val="00313F51"/>
    <w:rsid w:val="00314213"/>
    <w:rsid w:val="003142A5"/>
    <w:rsid w:val="00314389"/>
    <w:rsid w:val="003144A8"/>
    <w:rsid w:val="0031464B"/>
    <w:rsid w:val="0031471D"/>
    <w:rsid w:val="003148F3"/>
    <w:rsid w:val="00314908"/>
    <w:rsid w:val="00314982"/>
    <w:rsid w:val="003149EE"/>
    <w:rsid w:val="00314A8D"/>
    <w:rsid w:val="00314CD6"/>
    <w:rsid w:val="00314DF1"/>
    <w:rsid w:val="00314E6A"/>
    <w:rsid w:val="00314EFE"/>
    <w:rsid w:val="00314F71"/>
    <w:rsid w:val="00314F95"/>
    <w:rsid w:val="00314FFB"/>
    <w:rsid w:val="00315015"/>
    <w:rsid w:val="003151B8"/>
    <w:rsid w:val="003153CC"/>
    <w:rsid w:val="0031554D"/>
    <w:rsid w:val="003156B5"/>
    <w:rsid w:val="003156E5"/>
    <w:rsid w:val="0031573A"/>
    <w:rsid w:val="00315769"/>
    <w:rsid w:val="003157C3"/>
    <w:rsid w:val="003158C7"/>
    <w:rsid w:val="0031594B"/>
    <w:rsid w:val="003159FD"/>
    <w:rsid w:val="00315A68"/>
    <w:rsid w:val="00315C4F"/>
    <w:rsid w:val="00315E36"/>
    <w:rsid w:val="00315F4F"/>
    <w:rsid w:val="00315FFF"/>
    <w:rsid w:val="00316129"/>
    <w:rsid w:val="003161A1"/>
    <w:rsid w:val="003161C1"/>
    <w:rsid w:val="003161C8"/>
    <w:rsid w:val="003162EA"/>
    <w:rsid w:val="003163BC"/>
    <w:rsid w:val="003163F0"/>
    <w:rsid w:val="0031641A"/>
    <w:rsid w:val="003164B4"/>
    <w:rsid w:val="0031654F"/>
    <w:rsid w:val="00316A9D"/>
    <w:rsid w:val="00316BC1"/>
    <w:rsid w:val="00316D41"/>
    <w:rsid w:val="00316DC4"/>
    <w:rsid w:val="00316DE4"/>
    <w:rsid w:val="00316EAE"/>
    <w:rsid w:val="00316F86"/>
    <w:rsid w:val="00317263"/>
    <w:rsid w:val="003173F1"/>
    <w:rsid w:val="0031751F"/>
    <w:rsid w:val="00317532"/>
    <w:rsid w:val="00317562"/>
    <w:rsid w:val="0031757E"/>
    <w:rsid w:val="003175DC"/>
    <w:rsid w:val="003178D2"/>
    <w:rsid w:val="003178D8"/>
    <w:rsid w:val="003179EA"/>
    <w:rsid w:val="00317A2E"/>
    <w:rsid w:val="00317C21"/>
    <w:rsid w:val="00317D4E"/>
    <w:rsid w:val="00317F9A"/>
    <w:rsid w:val="003201AE"/>
    <w:rsid w:val="003203B4"/>
    <w:rsid w:val="00320934"/>
    <w:rsid w:val="00320A52"/>
    <w:rsid w:val="00320B05"/>
    <w:rsid w:val="00320D81"/>
    <w:rsid w:val="00320F1F"/>
    <w:rsid w:val="00321011"/>
    <w:rsid w:val="00321237"/>
    <w:rsid w:val="00321249"/>
    <w:rsid w:val="00321261"/>
    <w:rsid w:val="003214A4"/>
    <w:rsid w:val="00321602"/>
    <w:rsid w:val="00321672"/>
    <w:rsid w:val="003217B1"/>
    <w:rsid w:val="00321C09"/>
    <w:rsid w:val="00321D53"/>
    <w:rsid w:val="00321F46"/>
    <w:rsid w:val="00321F54"/>
    <w:rsid w:val="0032211A"/>
    <w:rsid w:val="0032221E"/>
    <w:rsid w:val="003223B2"/>
    <w:rsid w:val="00322610"/>
    <w:rsid w:val="0032276F"/>
    <w:rsid w:val="0032298E"/>
    <w:rsid w:val="00322A1E"/>
    <w:rsid w:val="00322A44"/>
    <w:rsid w:val="00322A79"/>
    <w:rsid w:val="00322D7F"/>
    <w:rsid w:val="00322DDE"/>
    <w:rsid w:val="00322E15"/>
    <w:rsid w:val="00322EDA"/>
    <w:rsid w:val="00322FE1"/>
    <w:rsid w:val="0032316A"/>
    <w:rsid w:val="0032317D"/>
    <w:rsid w:val="00323242"/>
    <w:rsid w:val="00323421"/>
    <w:rsid w:val="003236EC"/>
    <w:rsid w:val="003237F2"/>
    <w:rsid w:val="00323922"/>
    <w:rsid w:val="00323C44"/>
    <w:rsid w:val="00323E69"/>
    <w:rsid w:val="00323F72"/>
    <w:rsid w:val="00323F97"/>
    <w:rsid w:val="003241E7"/>
    <w:rsid w:val="003241FE"/>
    <w:rsid w:val="0032428E"/>
    <w:rsid w:val="003242C4"/>
    <w:rsid w:val="00324320"/>
    <w:rsid w:val="003243FD"/>
    <w:rsid w:val="003245DB"/>
    <w:rsid w:val="00324806"/>
    <w:rsid w:val="0032494C"/>
    <w:rsid w:val="00324CBA"/>
    <w:rsid w:val="00324F5C"/>
    <w:rsid w:val="0032512F"/>
    <w:rsid w:val="0032521D"/>
    <w:rsid w:val="00325327"/>
    <w:rsid w:val="00325379"/>
    <w:rsid w:val="003258E9"/>
    <w:rsid w:val="00325DB4"/>
    <w:rsid w:val="00325F81"/>
    <w:rsid w:val="003260F2"/>
    <w:rsid w:val="00326340"/>
    <w:rsid w:val="0032640F"/>
    <w:rsid w:val="003264E8"/>
    <w:rsid w:val="0032667B"/>
    <w:rsid w:val="0032672D"/>
    <w:rsid w:val="00326C13"/>
    <w:rsid w:val="00326C8F"/>
    <w:rsid w:val="00326D55"/>
    <w:rsid w:val="00326DFB"/>
    <w:rsid w:val="00326EA3"/>
    <w:rsid w:val="00326FC5"/>
    <w:rsid w:val="00327130"/>
    <w:rsid w:val="00327372"/>
    <w:rsid w:val="00327411"/>
    <w:rsid w:val="0032755B"/>
    <w:rsid w:val="00327618"/>
    <w:rsid w:val="00327721"/>
    <w:rsid w:val="0032776B"/>
    <w:rsid w:val="00327D73"/>
    <w:rsid w:val="00327EAB"/>
    <w:rsid w:val="00327EB6"/>
    <w:rsid w:val="00327F2D"/>
    <w:rsid w:val="00327F70"/>
    <w:rsid w:val="00327FA6"/>
    <w:rsid w:val="0033018C"/>
    <w:rsid w:val="003301AA"/>
    <w:rsid w:val="003302FC"/>
    <w:rsid w:val="00330447"/>
    <w:rsid w:val="00330955"/>
    <w:rsid w:val="00330A12"/>
    <w:rsid w:val="00330AC4"/>
    <w:rsid w:val="00330B9E"/>
    <w:rsid w:val="00330E71"/>
    <w:rsid w:val="00330F40"/>
    <w:rsid w:val="003310A6"/>
    <w:rsid w:val="003310B7"/>
    <w:rsid w:val="00331279"/>
    <w:rsid w:val="00331539"/>
    <w:rsid w:val="0033155C"/>
    <w:rsid w:val="003315DA"/>
    <w:rsid w:val="0033198C"/>
    <w:rsid w:val="00331A4A"/>
    <w:rsid w:val="00331A94"/>
    <w:rsid w:val="00331BDC"/>
    <w:rsid w:val="00331C4E"/>
    <w:rsid w:val="00331D10"/>
    <w:rsid w:val="003321B4"/>
    <w:rsid w:val="003322B4"/>
    <w:rsid w:val="003322D9"/>
    <w:rsid w:val="003323AA"/>
    <w:rsid w:val="003323B2"/>
    <w:rsid w:val="003323F9"/>
    <w:rsid w:val="0033251A"/>
    <w:rsid w:val="003325FB"/>
    <w:rsid w:val="00332C9F"/>
    <w:rsid w:val="00332EF4"/>
    <w:rsid w:val="003330B6"/>
    <w:rsid w:val="003331E7"/>
    <w:rsid w:val="003331FE"/>
    <w:rsid w:val="00333265"/>
    <w:rsid w:val="003332F4"/>
    <w:rsid w:val="0033334A"/>
    <w:rsid w:val="0033352F"/>
    <w:rsid w:val="00333686"/>
    <w:rsid w:val="0033379E"/>
    <w:rsid w:val="003338FD"/>
    <w:rsid w:val="0033397F"/>
    <w:rsid w:val="00333B1B"/>
    <w:rsid w:val="00333BE2"/>
    <w:rsid w:val="00333BF8"/>
    <w:rsid w:val="00333DAA"/>
    <w:rsid w:val="00333F10"/>
    <w:rsid w:val="00333FA5"/>
    <w:rsid w:val="00333FDA"/>
    <w:rsid w:val="00334141"/>
    <w:rsid w:val="00334282"/>
    <w:rsid w:val="00334353"/>
    <w:rsid w:val="003343BB"/>
    <w:rsid w:val="00334406"/>
    <w:rsid w:val="00334456"/>
    <w:rsid w:val="00334498"/>
    <w:rsid w:val="003344A8"/>
    <w:rsid w:val="003345DE"/>
    <w:rsid w:val="00334622"/>
    <w:rsid w:val="003346EB"/>
    <w:rsid w:val="00334867"/>
    <w:rsid w:val="00334871"/>
    <w:rsid w:val="00334890"/>
    <w:rsid w:val="003349E9"/>
    <w:rsid w:val="00334CD8"/>
    <w:rsid w:val="00334D41"/>
    <w:rsid w:val="00334DD0"/>
    <w:rsid w:val="00334F9B"/>
    <w:rsid w:val="00334FA8"/>
    <w:rsid w:val="003350E2"/>
    <w:rsid w:val="00335136"/>
    <w:rsid w:val="003351D5"/>
    <w:rsid w:val="003353CA"/>
    <w:rsid w:val="003353FB"/>
    <w:rsid w:val="00335427"/>
    <w:rsid w:val="00335485"/>
    <w:rsid w:val="00335512"/>
    <w:rsid w:val="0033572C"/>
    <w:rsid w:val="0033575B"/>
    <w:rsid w:val="00335972"/>
    <w:rsid w:val="00335A2F"/>
    <w:rsid w:val="00335BAE"/>
    <w:rsid w:val="00335CFF"/>
    <w:rsid w:val="00335D3B"/>
    <w:rsid w:val="00335F43"/>
    <w:rsid w:val="00335F48"/>
    <w:rsid w:val="00335FB2"/>
    <w:rsid w:val="00336617"/>
    <w:rsid w:val="00336870"/>
    <w:rsid w:val="00336F21"/>
    <w:rsid w:val="0033706D"/>
    <w:rsid w:val="003371D6"/>
    <w:rsid w:val="00337470"/>
    <w:rsid w:val="003374FA"/>
    <w:rsid w:val="00337535"/>
    <w:rsid w:val="00337647"/>
    <w:rsid w:val="00337664"/>
    <w:rsid w:val="0033775B"/>
    <w:rsid w:val="003377A7"/>
    <w:rsid w:val="003378D0"/>
    <w:rsid w:val="00337AFE"/>
    <w:rsid w:val="00337CCC"/>
    <w:rsid w:val="00337D6F"/>
    <w:rsid w:val="00337D7C"/>
    <w:rsid w:val="00337D96"/>
    <w:rsid w:val="00337E85"/>
    <w:rsid w:val="00340057"/>
    <w:rsid w:val="00340151"/>
    <w:rsid w:val="00340317"/>
    <w:rsid w:val="00340551"/>
    <w:rsid w:val="00340927"/>
    <w:rsid w:val="0034094E"/>
    <w:rsid w:val="00340A7A"/>
    <w:rsid w:val="00340AB6"/>
    <w:rsid w:val="00340B4D"/>
    <w:rsid w:val="00340B50"/>
    <w:rsid w:val="00340CA8"/>
    <w:rsid w:val="00340ED6"/>
    <w:rsid w:val="00340F7E"/>
    <w:rsid w:val="00341060"/>
    <w:rsid w:val="0034114E"/>
    <w:rsid w:val="00341338"/>
    <w:rsid w:val="0034134D"/>
    <w:rsid w:val="00341571"/>
    <w:rsid w:val="003416E4"/>
    <w:rsid w:val="00341714"/>
    <w:rsid w:val="00341823"/>
    <w:rsid w:val="0034191A"/>
    <w:rsid w:val="00341A2C"/>
    <w:rsid w:val="00341B34"/>
    <w:rsid w:val="00341B80"/>
    <w:rsid w:val="00341E00"/>
    <w:rsid w:val="0034236E"/>
    <w:rsid w:val="0034238B"/>
    <w:rsid w:val="003424D6"/>
    <w:rsid w:val="003424E6"/>
    <w:rsid w:val="00342735"/>
    <w:rsid w:val="00342763"/>
    <w:rsid w:val="003427A0"/>
    <w:rsid w:val="00342AFB"/>
    <w:rsid w:val="00342DA6"/>
    <w:rsid w:val="0034304E"/>
    <w:rsid w:val="003430CD"/>
    <w:rsid w:val="00343139"/>
    <w:rsid w:val="0034328C"/>
    <w:rsid w:val="003432EA"/>
    <w:rsid w:val="00343317"/>
    <w:rsid w:val="0034338A"/>
    <w:rsid w:val="00343475"/>
    <w:rsid w:val="003435A0"/>
    <w:rsid w:val="00343664"/>
    <w:rsid w:val="00343AAE"/>
    <w:rsid w:val="00343BAA"/>
    <w:rsid w:val="00343C28"/>
    <w:rsid w:val="00343D66"/>
    <w:rsid w:val="00343EDF"/>
    <w:rsid w:val="00343EF7"/>
    <w:rsid w:val="00344366"/>
    <w:rsid w:val="003443B0"/>
    <w:rsid w:val="003443E1"/>
    <w:rsid w:val="0034445D"/>
    <w:rsid w:val="0034470D"/>
    <w:rsid w:val="003447A4"/>
    <w:rsid w:val="00344986"/>
    <w:rsid w:val="00344BD4"/>
    <w:rsid w:val="00344CE6"/>
    <w:rsid w:val="00344DC7"/>
    <w:rsid w:val="00344F1F"/>
    <w:rsid w:val="003450FF"/>
    <w:rsid w:val="00345340"/>
    <w:rsid w:val="003454D7"/>
    <w:rsid w:val="00345840"/>
    <w:rsid w:val="00345854"/>
    <w:rsid w:val="003459AD"/>
    <w:rsid w:val="003459EF"/>
    <w:rsid w:val="00345BD3"/>
    <w:rsid w:val="00345DCE"/>
    <w:rsid w:val="00345E65"/>
    <w:rsid w:val="00345E9B"/>
    <w:rsid w:val="0034626D"/>
    <w:rsid w:val="003462B5"/>
    <w:rsid w:val="003463AD"/>
    <w:rsid w:val="0034656E"/>
    <w:rsid w:val="003465E4"/>
    <w:rsid w:val="0034680A"/>
    <w:rsid w:val="003468D9"/>
    <w:rsid w:val="003469A8"/>
    <w:rsid w:val="00346DBF"/>
    <w:rsid w:val="003470A5"/>
    <w:rsid w:val="003474C5"/>
    <w:rsid w:val="00347555"/>
    <w:rsid w:val="00347638"/>
    <w:rsid w:val="003476B5"/>
    <w:rsid w:val="003476C3"/>
    <w:rsid w:val="003476C5"/>
    <w:rsid w:val="00347975"/>
    <w:rsid w:val="003479AA"/>
    <w:rsid w:val="00347AAE"/>
    <w:rsid w:val="00347D54"/>
    <w:rsid w:val="00347D78"/>
    <w:rsid w:val="00347FB2"/>
    <w:rsid w:val="003500C7"/>
    <w:rsid w:val="00350205"/>
    <w:rsid w:val="00350249"/>
    <w:rsid w:val="003502DF"/>
    <w:rsid w:val="00350306"/>
    <w:rsid w:val="0035031A"/>
    <w:rsid w:val="0035032C"/>
    <w:rsid w:val="003504CB"/>
    <w:rsid w:val="00350696"/>
    <w:rsid w:val="003508C4"/>
    <w:rsid w:val="00350934"/>
    <w:rsid w:val="00350978"/>
    <w:rsid w:val="003509DA"/>
    <w:rsid w:val="00350A2A"/>
    <w:rsid w:val="00350AFE"/>
    <w:rsid w:val="00350C00"/>
    <w:rsid w:val="00350C6A"/>
    <w:rsid w:val="00350CD9"/>
    <w:rsid w:val="00350D8B"/>
    <w:rsid w:val="0035114A"/>
    <w:rsid w:val="003511AB"/>
    <w:rsid w:val="003512E1"/>
    <w:rsid w:val="003513CA"/>
    <w:rsid w:val="00351441"/>
    <w:rsid w:val="00351450"/>
    <w:rsid w:val="003514DC"/>
    <w:rsid w:val="003516B4"/>
    <w:rsid w:val="00351813"/>
    <w:rsid w:val="00351B72"/>
    <w:rsid w:val="00351BAC"/>
    <w:rsid w:val="00351C1B"/>
    <w:rsid w:val="00351C31"/>
    <w:rsid w:val="00351C40"/>
    <w:rsid w:val="00351D24"/>
    <w:rsid w:val="00351E3E"/>
    <w:rsid w:val="003520B1"/>
    <w:rsid w:val="003521BA"/>
    <w:rsid w:val="00352299"/>
    <w:rsid w:val="0035240F"/>
    <w:rsid w:val="00352493"/>
    <w:rsid w:val="003525E4"/>
    <w:rsid w:val="003526F6"/>
    <w:rsid w:val="00352819"/>
    <w:rsid w:val="0035285C"/>
    <w:rsid w:val="00352BF3"/>
    <w:rsid w:val="00352C3A"/>
    <w:rsid w:val="00352E3D"/>
    <w:rsid w:val="0035322C"/>
    <w:rsid w:val="00353310"/>
    <w:rsid w:val="0035336E"/>
    <w:rsid w:val="00353389"/>
    <w:rsid w:val="003533F9"/>
    <w:rsid w:val="00353688"/>
    <w:rsid w:val="003536C4"/>
    <w:rsid w:val="00353A33"/>
    <w:rsid w:val="00353AAF"/>
    <w:rsid w:val="00353B1A"/>
    <w:rsid w:val="00353B5F"/>
    <w:rsid w:val="00353C1C"/>
    <w:rsid w:val="00353DA6"/>
    <w:rsid w:val="00353F01"/>
    <w:rsid w:val="00353F2D"/>
    <w:rsid w:val="00353F5D"/>
    <w:rsid w:val="00354052"/>
    <w:rsid w:val="0035405A"/>
    <w:rsid w:val="00354159"/>
    <w:rsid w:val="0035417E"/>
    <w:rsid w:val="00354204"/>
    <w:rsid w:val="00354212"/>
    <w:rsid w:val="0035427D"/>
    <w:rsid w:val="0035444C"/>
    <w:rsid w:val="00354511"/>
    <w:rsid w:val="00354627"/>
    <w:rsid w:val="00354663"/>
    <w:rsid w:val="003546B2"/>
    <w:rsid w:val="00354727"/>
    <w:rsid w:val="00354977"/>
    <w:rsid w:val="00354A83"/>
    <w:rsid w:val="00354B22"/>
    <w:rsid w:val="00354C1A"/>
    <w:rsid w:val="00354D14"/>
    <w:rsid w:val="00354E84"/>
    <w:rsid w:val="00354F2B"/>
    <w:rsid w:val="00354F83"/>
    <w:rsid w:val="0035500B"/>
    <w:rsid w:val="00355178"/>
    <w:rsid w:val="003552A1"/>
    <w:rsid w:val="003552B2"/>
    <w:rsid w:val="00355301"/>
    <w:rsid w:val="0035531D"/>
    <w:rsid w:val="003553F2"/>
    <w:rsid w:val="00355485"/>
    <w:rsid w:val="003556D4"/>
    <w:rsid w:val="00355842"/>
    <w:rsid w:val="0035588B"/>
    <w:rsid w:val="0035596B"/>
    <w:rsid w:val="00355A40"/>
    <w:rsid w:val="00355B1B"/>
    <w:rsid w:val="00355B2F"/>
    <w:rsid w:val="00355C87"/>
    <w:rsid w:val="00355D39"/>
    <w:rsid w:val="00355DA6"/>
    <w:rsid w:val="00355E8C"/>
    <w:rsid w:val="00355EDB"/>
    <w:rsid w:val="00355F46"/>
    <w:rsid w:val="00355FBF"/>
    <w:rsid w:val="00356364"/>
    <w:rsid w:val="0035637A"/>
    <w:rsid w:val="0035646F"/>
    <w:rsid w:val="003564E7"/>
    <w:rsid w:val="0035653C"/>
    <w:rsid w:val="00356617"/>
    <w:rsid w:val="00356667"/>
    <w:rsid w:val="00356799"/>
    <w:rsid w:val="00356949"/>
    <w:rsid w:val="00356BCE"/>
    <w:rsid w:val="00356C58"/>
    <w:rsid w:val="003572EC"/>
    <w:rsid w:val="00357386"/>
    <w:rsid w:val="003575F3"/>
    <w:rsid w:val="0035760B"/>
    <w:rsid w:val="003576A0"/>
    <w:rsid w:val="003576B8"/>
    <w:rsid w:val="003576CD"/>
    <w:rsid w:val="003578A8"/>
    <w:rsid w:val="003579A8"/>
    <w:rsid w:val="00357A2E"/>
    <w:rsid w:val="00357A8D"/>
    <w:rsid w:val="00357B10"/>
    <w:rsid w:val="00357CCD"/>
    <w:rsid w:val="00357D58"/>
    <w:rsid w:val="00357E59"/>
    <w:rsid w:val="00357E89"/>
    <w:rsid w:val="00357EEF"/>
    <w:rsid w:val="00357FF7"/>
    <w:rsid w:val="0036010A"/>
    <w:rsid w:val="003602C0"/>
    <w:rsid w:val="003603D0"/>
    <w:rsid w:val="0036079A"/>
    <w:rsid w:val="003608B0"/>
    <w:rsid w:val="00360AB5"/>
    <w:rsid w:val="00360B06"/>
    <w:rsid w:val="00360D2C"/>
    <w:rsid w:val="00360E29"/>
    <w:rsid w:val="00361036"/>
    <w:rsid w:val="003612F6"/>
    <w:rsid w:val="003614A5"/>
    <w:rsid w:val="003615C1"/>
    <w:rsid w:val="0036184F"/>
    <w:rsid w:val="003618D6"/>
    <w:rsid w:val="003619A4"/>
    <w:rsid w:val="00361D44"/>
    <w:rsid w:val="0036201C"/>
    <w:rsid w:val="00362124"/>
    <w:rsid w:val="003627D8"/>
    <w:rsid w:val="003627E1"/>
    <w:rsid w:val="00362872"/>
    <w:rsid w:val="003628DC"/>
    <w:rsid w:val="00362A74"/>
    <w:rsid w:val="00362DBF"/>
    <w:rsid w:val="00362FDF"/>
    <w:rsid w:val="00363066"/>
    <w:rsid w:val="00363222"/>
    <w:rsid w:val="0036328E"/>
    <w:rsid w:val="003634A5"/>
    <w:rsid w:val="00363545"/>
    <w:rsid w:val="0036368E"/>
    <w:rsid w:val="00363D05"/>
    <w:rsid w:val="00363D12"/>
    <w:rsid w:val="00363ECB"/>
    <w:rsid w:val="00364059"/>
    <w:rsid w:val="003640BF"/>
    <w:rsid w:val="003643E9"/>
    <w:rsid w:val="003643FA"/>
    <w:rsid w:val="0036464B"/>
    <w:rsid w:val="003647E7"/>
    <w:rsid w:val="0036483D"/>
    <w:rsid w:val="00364A32"/>
    <w:rsid w:val="00364AE5"/>
    <w:rsid w:val="00364B37"/>
    <w:rsid w:val="00364B40"/>
    <w:rsid w:val="00364C08"/>
    <w:rsid w:val="0036543C"/>
    <w:rsid w:val="0036543F"/>
    <w:rsid w:val="003654EB"/>
    <w:rsid w:val="00365566"/>
    <w:rsid w:val="003655A6"/>
    <w:rsid w:val="003655B1"/>
    <w:rsid w:val="0036563E"/>
    <w:rsid w:val="003656D3"/>
    <w:rsid w:val="0036589E"/>
    <w:rsid w:val="003658BF"/>
    <w:rsid w:val="00365BF9"/>
    <w:rsid w:val="00365C22"/>
    <w:rsid w:val="00365CDE"/>
    <w:rsid w:val="00365E76"/>
    <w:rsid w:val="00366066"/>
    <w:rsid w:val="00366221"/>
    <w:rsid w:val="0036630D"/>
    <w:rsid w:val="00366399"/>
    <w:rsid w:val="00366422"/>
    <w:rsid w:val="00366694"/>
    <w:rsid w:val="0036669D"/>
    <w:rsid w:val="003666F2"/>
    <w:rsid w:val="003667C1"/>
    <w:rsid w:val="003668BF"/>
    <w:rsid w:val="003668DF"/>
    <w:rsid w:val="00366920"/>
    <w:rsid w:val="00366A03"/>
    <w:rsid w:val="00366A60"/>
    <w:rsid w:val="00366AB6"/>
    <w:rsid w:val="00366BB9"/>
    <w:rsid w:val="00366D1B"/>
    <w:rsid w:val="00366D93"/>
    <w:rsid w:val="00366DA3"/>
    <w:rsid w:val="00367270"/>
    <w:rsid w:val="003672EB"/>
    <w:rsid w:val="00367428"/>
    <w:rsid w:val="003675C7"/>
    <w:rsid w:val="003676F0"/>
    <w:rsid w:val="003677F6"/>
    <w:rsid w:val="00367802"/>
    <w:rsid w:val="003679A4"/>
    <w:rsid w:val="00367A47"/>
    <w:rsid w:val="00367A73"/>
    <w:rsid w:val="00367C16"/>
    <w:rsid w:val="00367C82"/>
    <w:rsid w:val="00367D85"/>
    <w:rsid w:val="00367E7A"/>
    <w:rsid w:val="0037002E"/>
    <w:rsid w:val="0037013B"/>
    <w:rsid w:val="0037017C"/>
    <w:rsid w:val="00370449"/>
    <w:rsid w:val="00370479"/>
    <w:rsid w:val="003704A1"/>
    <w:rsid w:val="003704C1"/>
    <w:rsid w:val="00370522"/>
    <w:rsid w:val="0037079A"/>
    <w:rsid w:val="0037085D"/>
    <w:rsid w:val="003708A3"/>
    <w:rsid w:val="00370919"/>
    <w:rsid w:val="00370A07"/>
    <w:rsid w:val="00370B66"/>
    <w:rsid w:val="00370B6D"/>
    <w:rsid w:val="00370C32"/>
    <w:rsid w:val="00370D78"/>
    <w:rsid w:val="00370EAF"/>
    <w:rsid w:val="003712F9"/>
    <w:rsid w:val="003713B5"/>
    <w:rsid w:val="00371418"/>
    <w:rsid w:val="003714CA"/>
    <w:rsid w:val="00371766"/>
    <w:rsid w:val="003718A6"/>
    <w:rsid w:val="00371A47"/>
    <w:rsid w:val="00371F7D"/>
    <w:rsid w:val="00371FE8"/>
    <w:rsid w:val="00371FEA"/>
    <w:rsid w:val="003720EF"/>
    <w:rsid w:val="0037215B"/>
    <w:rsid w:val="003728BC"/>
    <w:rsid w:val="003728E6"/>
    <w:rsid w:val="003728FE"/>
    <w:rsid w:val="00372953"/>
    <w:rsid w:val="00372C97"/>
    <w:rsid w:val="00372D31"/>
    <w:rsid w:val="00372DBA"/>
    <w:rsid w:val="00372DE8"/>
    <w:rsid w:val="00372E16"/>
    <w:rsid w:val="00372FEA"/>
    <w:rsid w:val="00373026"/>
    <w:rsid w:val="00373062"/>
    <w:rsid w:val="003730C5"/>
    <w:rsid w:val="00373170"/>
    <w:rsid w:val="0037346D"/>
    <w:rsid w:val="00373483"/>
    <w:rsid w:val="00373720"/>
    <w:rsid w:val="00373875"/>
    <w:rsid w:val="00373A52"/>
    <w:rsid w:val="00373A7F"/>
    <w:rsid w:val="00373B1C"/>
    <w:rsid w:val="00373E26"/>
    <w:rsid w:val="00373E90"/>
    <w:rsid w:val="00373F2C"/>
    <w:rsid w:val="00374045"/>
    <w:rsid w:val="00374240"/>
    <w:rsid w:val="0037434C"/>
    <w:rsid w:val="00374357"/>
    <w:rsid w:val="00374636"/>
    <w:rsid w:val="00374651"/>
    <w:rsid w:val="0037484A"/>
    <w:rsid w:val="00374A06"/>
    <w:rsid w:val="00374A0B"/>
    <w:rsid w:val="00374B34"/>
    <w:rsid w:val="00374E96"/>
    <w:rsid w:val="00374EA4"/>
    <w:rsid w:val="003751B0"/>
    <w:rsid w:val="00375248"/>
    <w:rsid w:val="003752DA"/>
    <w:rsid w:val="00375468"/>
    <w:rsid w:val="00375498"/>
    <w:rsid w:val="003754AF"/>
    <w:rsid w:val="00375932"/>
    <w:rsid w:val="00375BC4"/>
    <w:rsid w:val="00375BED"/>
    <w:rsid w:val="00375C21"/>
    <w:rsid w:val="00375DEF"/>
    <w:rsid w:val="003762AC"/>
    <w:rsid w:val="003762D5"/>
    <w:rsid w:val="00376455"/>
    <w:rsid w:val="00376493"/>
    <w:rsid w:val="003767E8"/>
    <w:rsid w:val="00376808"/>
    <w:rsid w:val="00376910"/>
    <w:rsid w:val="00376947"/>
    <w:rsid w:val="00376BC8"/>
    <w:rsid w:val="00376CA1"/>
    <w:rsid w:val="00376E40"/>
    <w:rsid w:val="00376EC5"/>
    <w:rsid w:val="00377266"/>
    <w:rsid w:val="00377295"/>
    <w:rsid w:val="00377304"/>
    <w:rsid w:val="00377330"/>
    <w:rsid w:val="0037759B"/>
    <w:rsid w:val="0037759F"/>
    <w:rsid w:val="003776C2"/>
    <w:rsid w:val="0037789D"/>
    <w:rsid w:val="003778F1"/>
    <w:rsid w:val="003779A5"/>
    <w:rsid w:val="003779AD"/>
    <w:rsid w:val="003779D7"/>
    <w:rsid w:val="00377A2A"/>
    <w:rsid w:val="00377B11"/>
    <w:rsid w:val="00377E2F"/>
    <w:rsid w:val="00377E7C"/>
    <w:rsid w:val="00380087"/>
    <w:rsid w:val="00380196"/>
    <w:rsid w:val="00380253"/>
    <w:rsid w:val="003802E6"/>
    <w:rsid w:val="00380372"/>
    <w:rsid w:val="003804E5"/>
    <w:rsid w:val="00380501"/>
    <w:rsid w:val="00380763"/>
    <w:rsid w:val="003808B3"/>
    <w:rsid w:val="003808F5"/>
    <w:rsid w:val="00380972"/>
    <w:rsid w:val="00380A7B"/>
    <w:rsid w:val="00380AB6"/>
    <w:rsid w:val="00380B4C"/>
    <w:rsid w:val="00380B6B"/>
    <w:rsid w:val="00380B9A"/>
    <w:rsid w:val="00380C3C"/>
    <w:rsid w:val="00380C92"/>
    <w:rsid w:val="00380CF5"/>
    <w:rsid w:val="00380E49"/>
    <w:rsid w:val="00380F2D"/>
    <w:rsid w:val="00380FF3"/>
    <w:rsid w:val="00381136"/>
    <w:rsid w:val="00381266"/>
    <w:rsid w:val="0038140F"/>
    <w:rsid w:val="00381498"/>
    <w:rsid w:val="003814E1"/>
    <w:rsid w:val="00381785"/>
    <w:rsid w:val="003817B5"/>
    <w:rsid w:val="00381A44"/>
    <w:rsid w:val="00381A81"/>
    <w:rsid w:val="00381AB3"/>
    <w:rsid w:val="00381B35"/>
    <w:rsid w:val="00381D0B"/>
    <w:rsid w:val="00381D74"/>
    <w:rsid w:val="00381DC7"/>
    <w:rsid w:val="00381EF9"/>
    <w:rsid w:val="00382017"/>
    <w:rsid w:val="0038203B"/>
    <w:rsid w:val="0038206B"/>
    <w:rsid w:val="00382217"/>
    <w:rsid w:val="0038227C"/>
    <w:rsid w:val="00382523"/>
    <w:rsid w:val="00382601"/>
    <w:rsid w:val="0038270E"/>
    <w:rsid w:val="00382870"/>
    <w:rsid w:val="00382891"/>
    <w:rsid w:val="003828F6"/>
    <w:rsid w:val="00382ADD"/>
    <w:rsid w:val="00382B6B"/>
    <w:rsid w:val="00383368"/>
    <w:rsid w:val="003834F1"/>
    <w:rsid w:val="00383585"/>
    <w:rsid w:val="0038365F"/>
    <w:rsid w:val="0038386A"/>
    <w:rsid w:val="00383ADD"/>
    <w:rsid w:val="00383B5D"/>
    <w:rsid w:val="00383C2B"/>
    <w:rsid w:val="0038402D"/>
    <w:rsid w:val="00384210"/>
    <w:rsid w:val="0038436D"/>
    <w:rsid w:val="003843B8"/>
    <w:rsid w:val="00384530"/>
    <w:rsid w:val="0038485A"/>
    <w:rsid w:val="00384AA9"/>
    <w:rsid w:val="00384BFC"/>
    <w:rsid w:val="00384CF1"/>
    <w:rsid w:val="00384F41"/>
    <w:rsid w:val="00384F4F"/>
    <w:rsid w:val="00384FBF"/>
    <w:rsid w:val="0038508D"/>
    <w:rsid w:val="00385104"/>
    <w:rsid w:val="003851D9"/>
    <w:rsid w:val="0038522A"/>
    <w:rsid w:val="003856B4"/>
    <w:rsid w:val="00385D6E"/>
    <w:rsid w:val="00385DB3"/>
    <w:rsid w:val="00386239"/>
    <w:rsid w:val="003862F8"/>
    <w:rsid w:val="0038630D"/>
    <w:rsid w:val="003863D4"/>
    <w:rsid w:val="003867F2"/>
    <w:rsid w:val="00386B9B"/>
    <w:rsid w:val="00386C6F"/>
    <w:rsid w:val="00386D1E"/>
    <w:rsid w:val="00386E1A"/>
    <w:rsid w:val="00386EFC"/>
    <w:rsid w:val="00387110"/>
    <w:rsid w:val="003874FB"/>
    <w:rsid w:val="0038752C"/>
    <w:rsid w:val="00387618"/>
    <w:rsid w:val="00387748"/>
    <w:rsid w:val="0038779C"/>
    <w:rsid w:val="003877A6"/>
    <w:rsid w:val="0038798B"/>
    <w:rsid w:val="003879EC"/>
    <w:rsid w:val="00387AD9"/>
    <w:rsid w:val="00387C2C"/>
    <w:rsid w:val="00387CE2"/>
    <w:rsid w:val="00387DA3"/>
    <w:rsid w:val="00387DFF"/>
    <w:rsid w:val="00387FE8"/>
    <w:rsid w:val="00390055"/>
    <w:rsid w:val="00390069"/>
    <w:rsid w:val="0039037C"/>
    <w:rsid w:val="00390540"/>
    <w:rsid w:val="003905F1"/>
    <w:rsid w:val="0039062D"/>
    <w:rsid w:val="00390939"/>
    <w:rsid w:val="00390C13"/>
    <w:rsid w:val="00390D56"/>
    <w:rsid w:val="00390D8A"/>
    <w:rsid w:val="00390E7A"/>
    <w:rsid w:val="00390FFC"/>
    <w:rsid w:val="003910D2"/>
    <w:rsid w:val="0039117F"/>
    <w:rsid w:val="00391294"/>
    <w:rsid w:val="003913F2"/>
    <w:rsid w:val="00391520"/>
    <w:rsid w:val="0039153A"/>
    <w:rsid w:val="00391682"/>
    <w:rsid w:val="00391771"/>
    <w:rsid w:val="0039178D"/>
    <w:rsid w:val="00391882"/>
    <w:rsid w:val="00391A13"/>
    <w:rsid w:val="00391A8E"/>
    <w:rsid w:val="00391A94"/>
    <w:rsid w:val="00391EFE"/>
    <w:rsid w:val="003921F2"/>
    <w:rsid w:val="00392248"/>
    <w:rsid w:val="0039224B"/>
    <w:rsid w:val="0039241C"/>
    <w:rsid w:val="0039263B"/>
    <w:rsid w:val="00392BA2"/>
    <w:rsid w:val="00392CAE"/>
    <w:rsid w:val="00392D44"/>
    <w:rsid w:val="00392FFC"/>
    <w:rsid w:val="00393004"/>
    <w:rsid w:val="003931D4"/>
    <w:rsid w:val="00393791"/>
    <w:rsid w:val="00394026"/>
    <w:rsid w:val="00394246"/>
    <w:rsid w:val="003944D4"/>
    <w:rsid w:val="003944D7"/>
    <w:rsid w:val="00394533"/>
    <w:rsid w:val="0039481D"/>
    <w:rsid w:val="00394886"/>
    <w:rsid w:val="003948A0"/>
    <w:rsid w:val="00394984"/>
    <w:rsid w:val="00394B1B"/>
    <w:rsid w:val="00394B2E"/>
    <w:rsid w:val="00394CF3"/>
    <w:rsid w:val="00394E43"/>
    <w:rsid w:val="00394F06"/>
    <w:rsid w:val="003951E5"/>
    <w:rsid w:val="00395314"/>
    <w:rsid w:val="00395496"/>
    <w:rsid w:val="003954CE"/>
    <w:rsid w:val="00395690"/>
    <w:rsid w:val="003957AC"/>
    <w:rsid w:val="00395834"/>
    <w:rsid w:val="00395A20"/>
    <w:rsid w:val="00395B26"/>
    <w:rsid w:val="00395B43"/>
    <w:rsid w:val="00395B6A"/>
    <w:rsid w:val="00395CAE"/>
    <w:rsid w:val="00395F0D"/>
    <w:rsid w:val="00395F49"/>
    <w:rsid w:val="0039606F"/>
    <w:rsid w:val="0039629B"/>
    <w:rsid w:val="00396361"/>
    <w:rsid w:val="0039637E"/>
    <w:rsid w:val="00396426"/>
    <w:rsid w:val="003969F2"/>
    <w:rsid w:val="00396A46"/>
    <w:rsid w:val="00396B6B"/>
    <w:rsid w:val="00396BED"/>
    <w:rsid w:val="00396DF5"/>
    <w:rsid w:val="00396F37"/>
    <w:rsid w:val="00396F54"/>
    <w:rsid w:val="00397236"/>
    <w:rsid w:val="00397301"/>
    <w:rsid w:val="00397310"/>
    <w:rsid w:val="003974F6"/>
    <w:rsid w:val="00397534"/>
    <w:rsid w:val="003976A4"/>
    <w:rsid w:val="0039798B"/>
    <w:rsid w:val="00397C1C"/>
    <w:rsid w:val="00397DD4"/>
    <w:rsid w:val="00397F5F"/>
    <w:rsid w:val="00397F8C"/>
    <w:rsid w:val="003A007F"/>
    <w:rsid w:val="003A010C"/>
    <w:rsid w:val="003A019A"/>
    <w:rsid w:val="003A023D"/>
    <w:rsid w:val="003A0246"/>
    <w:rsid w:val="003A0556"/>
    <w:rsid w:val="003A056D"/>
    <w:rsid w:val="003A058C"/>
    <w:rsid w:val="003A07AE"/>
    <w:rsid w:val="003A0AB4"/>
    <w:rsid w:val="003A0AC9"/>
    <w:rsid w:val="003A0C18"/>
    <w:rsid w:val="003A0CB9"/>
    <w:rsid w:val="003A0D17"/>
    <w:rsid w:val="003A0DB5"/>
    <w:rsid w:val="003A11D9"/>
    <w:rsid w:val="003A1201"/>
    <w:rsid w:val="003A141F"/>
    <w:rsid w:val="003A14D2"/>
    <w:rsid w:val="003A1595"/>
    <w:rsid w:val="003A1685"/>
    <w:rsid w:val="003A17BC"/>
    <w:rsid w:val="003A1884"/>
    <w:rsid w:val="003A19E7"/>
    <w:rsid w:val="003A1D51"/>
    <w:rsid w:val="003A1E29"/>
    <w:rsid w:val="003A1F51"/>
    <w:rsid w:val="003A2109"/>
    <w:rsid w:val="003A224E"/>
    <w:rsid w:val="003A23B8"/>
    <w:rsid w:val="003A26B7"/>
    <w:rsid w:val="003A28F1"/>
    <w:rsid w:val="003A291B"/>
    <w:rsid w:val="003A2A52"/>
    <w:rsid w:val="003A2BF7"/>
    <w:rsid w:val="003A2C8B"/>
    <w:rsid w:val="003A2DAA"/>
    <w:rsid w:val="003A2DD4"/>
    <w:rsid w:val="003A2ED5"/>
    <w:rsid w:val="003A319D"/>
    <w:rsid w:val="003A3250"/>
    <w:rsid w:val="003A365B"/>
    <w:rsid w:val="003A3750"/>
    <w:rsid w:val="003A3B77"/>
    <w:rsid w:val="003A3D4C"/>
    <w:rsid w:val="003A3E4A"/>
    <w:rsid w:val="003A3E94"/>
    <w:rsid w:val="003A4018"/>
    <w:rsid w:val="003A406E"/>
    <w:rsid w:val="003A41EB"/>
    <w:rsid w:val="003A42DE"/>
    <w:rsid w:val="003A42F9"/>
    <w:rsid w:val="003A4504"/>
    <w:rsid w:val="003A4899"/>
    <w:rsid w:val="003A48C4"/>
    <w:rsid w:val="003A4C7D"/>
    <w:rsid w:val="003A4D00"/>
    <w:rsid w:val="003A509F"/>
    <w:rsid w:val="003A5122"/>
    <w:rsid w:val="003A524B"/>
    <w:rsid w:val="003A547F"/>
    <w:rsid w:val="003A5837"/>
    <w:rsid w:val="003A5A59"/>
    <w:rsid w:val="003A5E6F"/>
    <w:rsid w:val="003A6063"/>
    <w:rsid w:val="003A60AB"/>
    <w:rsid w:val="003A6192"/>
    <w:rsid w:val="003A62E0"/>
    <w:rsid w:val="003A6601"/>
    <w:rsid w:val="003A6798"/>
    <w:rsid w:val="003A6967"/>
    <w:rsid w:val="003A6BEF"/>
    <w:rsid w:val="003A6FB1"/>
    <w:rsid w:val="003A70A9"/>
    <w:rsid w:val="003A710C"/>
    <w:rsid w:val="003A7110"/>
    <w:rsid w:val="003A71B5"/>
    <w:rsid w:val="003A7365"/>
    <w:rsid w:val="003A7468"/>
    <w:rsid w:val="003A75D3"/>
    <w:rsid w:val="003A783B"/>
    <w:rsid w:val="003A797F"/>
    <w:rsid w:val="003A7A42"/>
    <w:rsid w:val="003A7A6D"/>
    <w:rsid w:val="003A7BB5"/>
    <w:rsid w:val="003A7C1C"/>
    <w:rsid w:val="003A7C7F"/>
    <w:rsid w:val="003B008D"/>
    <w:rsid w:val="003B0098"/>
    <w:rsid w:val="003B00C7"/>
    <w:rsid w:val="003B0210"/>
    <w:rsid w:val="003B02EE"/>
    <w:rsid w:val="003B0388"/>
    <w:rsid w:val="003B0404"/>
    <w:rsid w:val="003B06B3"/>
    <w:rsid w:val="003B0896"/>
    <w:rsid w:val="003B09E9"/>
    <w:rsid w:val="003B0AF6"/>
    <w:rsid w:val="003B0B08"/>
    <w:rsid w:val="003B0B2A"/>
    <w:rsid w:val="003B0B8E"/>
    <w:rsid w:val="003B0C01"/>
    <w:rsid w:val="003B0C63"/>
    <w:rsid w:val="003B0CEC"/>
    <w:rsid w:val="003B0DAD"/>
    <w:rsid w:val="003B1075"/>
    <w:rsid w:val="003B1321"/>
    <w:rsid w:val="003B148E"/>
    <w:rsid w:val="003B1656"/>
    <w:rsid w:val="003B1688"/>
    <w:rsid w:val="003B1819"/>
    <w:rsid w:val="003B1849"/>
    <w:rsid w:val="003B191C"/>
    <w:rsid w:val="003B192E"/>
    <w:rsid w:val="003B1A36"/>
    <w:rsid w:val="003B1A37"/>
    <w:rsid w:val="003B1DF2"/>
    <w:rsid w:val="003B1E67"/>
    <w:rsid w:val="003B1F6C"/>
    <w:rsid w:val="003B1FED"/>
    <w:rsid w:val="003B201F"/>
    <w:rsid w:val="003B22A8"/>
    <w:rsid w:val="003B2325"/>
    <w:rsid w:val="003B243E"/>
    <w:rsid w:val="003B2522"/>
    <w:rsid w:val="003B254A"/>
    <w:rsid w:val="003B27FF"/>
    <w:rsid w:val="003B29D9"/>
    <w:rsid w:val="003B2A47"/>
    <w:rsid w:val="003B2AA4"/>
    <w:rsid w:val="003B2C57"/>
    <w:rsid w:val="003B2E8F"/>
    <w:rsid w:val="003B2ED0"/>
    <w:rsid w:val="003B2F31"/>
    <w:rsid w:val="003B3001"/>
    <w:rsid w:val="003B3181"/>
    <w:rsid w:val="003B326F"/>
    <w:rsid w:val="003B3323"/>
    <w:rsid w:val="003B33BF"/>
    <w:rsid w:val="003B3401"/>
    <w:rsid w:val="003B3442"/>
    <w:rsid w:val="003B34D5"/>
    <w:rsid w:val="003B3617"/>
    <w:rsid w:val="003B36A0"/>
    <w:rsid w:val="003B3729"/>
    <w:rsid w:val="003B386A"/>
    <w:rsid w:val="003B389F"/>
    <w:rsid w:val="003B3976"/>
    <w:rsid w:val="003B3995"/>
    <w:rsid w:val="003B3BF1"/>
    <w:rsid w:val="003B3C84"/>
    <w:rsid w:val="003B3D12"/>
    <w:rsid w:val="003B3D7D"/>
    <w:rsid w:val="003B3FAC"/>
    <w:rsid w:val="003B402A"/>
    <w:rsid w:val="003B4280"/>
    <w:rsid w:val="003B434B"/>
    <w:rsid w:val="003B439D"/>
    <w:rsid w:val="003B43DA"/>
    <w:rsid w:val="003B4566"/>
    <w:rsid w:val="003B4589"/>
    <w:rsid w:val="003B4694"/>
    <w:rsid w:val="003B484C"/>
    <w:rsid w:val="003B4939"/>
    <w:rsid w:val="003B499E"/>
    <w:rsid w:val="003B4BAA"/>
    <w:rsid w:val="003B4BCE"/>
    <w:rsid w:val="003B4D2A"/>
    <w:rsid w:val="003B4D7F"/>
    <w:rsid w:val="003B4F2B"/>
    <w:rsid w:val="003B5003"/>
    <w:rsid w:val="003B5189"/>
    <w:rsid w:val="003B51C1"/>
    <w:rsid w:val="003B5368"/>
    <w:rsid w:val="003B54C7"/>
    <w:rsid w:val="003B569E"/>
    <w:rsid w:val="003B5730"/>
    <w:rsid w:val="003B583A"/>
    <w:rsid w:val="003B5962"/>
    <w:rsid w:val="003B5D56"/>
    <w:rsid w:val="003B5E4C"/>
    <w:rsid w:val="003B5E63"/>
    <w:rsid w:val="003B5EA0"/>
    <w:rsid w:val="003B5FF3"/>
    <w:rsid w:val="003B6015"/>
    <w:rsid w:val="003B6086"/>
    <w:rsid w:val="003B610C"/>
    <w:rsid w:val="003B6208"/>
    <w:rsid w:val="003B627A"/>
    <w:rsid w:val="003B6511"/>
    <w:rsid w:val="003B6531"/>
    <w:rsid w:val="003B6761"/>
    <w:rsid w:val="003B68AB"/>
    <w:rsid w:val="003B6AB4"/>
    <w:rsid w:val="003B6AD3"/>
    <w:rsid w:val="003B6BB5"/>
    <w:rsid w:val="003B6BC8"/>
    <w:rsid w:val="003B6D9C"/>
    <w:rsid w:val="003B6ED0"/>
    <w:rsid w:val="003B705D"/>
    <w:rsid w:val="003B72F2"/>
    <w:rsid w:val="003B7354"/>
    <w:rsid w:val="003B735E"/>
    <w:rsid w:val="003B777A"/>
    <w:rsid w:val="003B7818"/>
    <w:rsid w:val="003B7B74"/>
    <w:rsid w:val="003B7F04"/>
    <w:rsid w:val="003B7F44"/>
    <w:rsid w:val="003C0036"/>
    <w:rsid w:val="003C0043"/>
    <w:rsid w:val="003C00EF"/>
    <w:rsid w:val="003C0197"/>
    <w:rsid w:val="003C0370"/>
    <w:rsid w:val="003C03D2"/>
    <w:rsid w:val="003C0401"/>
    <w:rsid w:val="003C04E4"/>
    <w:rsid w:val="003C071A"/>
    <w:rsid w:val="003C0795"/>
    <w:rsid w:val="003C09E9"/>
    <w:rsid w:val="003C0A74"/>
    <w:rsid w:val="003C0A9E"/>
    <w:rsid w:val="003C0B4B"/>
    <w:rsid w:val="003C0B83"/>
    <w:rsid w:val="003C0DD5"/>
    <w:rsid w:val="003C0DFB"/>
    <w:rsid w:val="003C0F08"/>
    <w:rsid w:val="003C0FC8"/>
    <w:rsid w:val="003C119C"/>
    <w:rsid w:val="003C12BD"/>
    <w:rsid w:val="003C1383"/>
    <w:rsid w:val="003C1426"/>
    <w:rsid w:val="003C146C"/>
    <w:rsid w:val="003C16AE"/>
    <w:rsid w:val="003C1720"/>
    <w:rsid w:val="003C172E"/>
    <w:rsid w:val="003C17E8"/>
    <w:rsid w:val="003C18A9"/>
    <w:rsid w:val="003C18EE"/>
    <w:rsid w:val="003C1944"/>
    <w:rsid w:val="003C1B49"/>
    <w:rsid w:val="003C1BBC"/>
    <w:rsid w:val="003C1C11"/>
    <w:rsid w:val="003C1E94"/>
    <w:rsid w:val="003C216F"/>
    <w:rsid w:val="003C219C"/>
    <w:rsid w:val="003C2358"/>
    <w:rsid w:val="003C2363"/>
    <w:rsid w:val="003C23AB"/>
    <w:rsid w:val="003C2444"/>
    <w:rsid w:val="003C2A60"/>
    <w:rsid w:val="003C2D9B"/>
    <w:rsid w:val="003C2DD1"/>
    <w:rsid w:val="003C2DD6"/>
    <w:rsid w:val="003C2F93"/>
    <w:rsid w:val="003C303C"/>
    <w:rsid w:val="003C304E"/>
    <w:rsid w:val="003C3104"/>
    <w:rsid w:val="003C321C"/>
    <w:rsid w:val="003C328A"/>
    <w:rsid w:val="003C3447"/>
    <w:rsid w:val="003C3475"/>
    <w:rsid w:val="003C351D"/>
    <w:rsid w:val="003C3794"/>
    <w:rsid w:val="003C39D0"/>
    <w:rsid w:val="003C3A29"/>
    <w:rsid w:val="003C3C08"/>
    <w:rsid w:val="003C3CCF"/>
    <w:rsid w:val="003C3D43"/>
    <w:rsid w:val="003C3DC4"/>
    <w:rsid w:val="003C3DDF"/>
    <w:rsid w:val="003C3E1A"/>
    <w:rsid w:val="003C3ECB"/>
    <w:rsid w:val="003C3F0E"/>
    <w:rsid w:val="003C3F73"/>
    <w:rsid w:val="003C400C"/>
    <w:rsid w:val="003C4030"/>
    <w:rsid w:val="003C4032"/>
    <w:rsid w:val="003C41BA"/>
    <w:rsid w:val="003C420D"/>
    <w:rsid w:val="003C4295"/>
    <w:rsid w:val="003C4674"/>
    <w:rsid w:val="003C4A93"/>
    <w:rsid w:val="003C4ACE"/>
    <w:rsid w:val="003C4C1F"/>
    <w:rsid w:val="003C4D85"/>
    <w:rsid w:val="003C52F8"/>
    <w:rsid w:val="003C552C"/>
    <w:rsid w:val="003C55AA"/>
    <w:rsid w:val="003C55BD"/>
    <w:rsid w:val="003C56AF"/>
    <w:rsid w:val="003C5775"/>
    <w:rsid w:val="003C5789"/>
    <w:rsid w:val="003C5924"/>
    <w:rsid w:val="003C5AFF"/>
    <w:rsid w:val="003C5B90"/>
    <w:rsid w:val="003C5BED"/>
    <w:rsid w:val="003C5CEE"/>
    <w:rsid w:val="003C5F90"/>
    <w:rsid w:val="003C618B"/>
    <w:rsid w:val="003C6299"/>
    <w:rsid w:val="003C63BD"/>
    <w:rsid w:val="003C6423"/>
    <w:rsid w:val="003C646A"/>
    <w:rsid w:val="003C64D3"/>
    <w:rsid w:val="003C65D1"/>
    <w:rsid w:val="003C6646"/>
    <w:rsid w:val="003C666E"/>
    <w:rsid w:val="003C6788"/>
    <w:rsid w:val="003C67C0"/>
    <w:rsid w:val="003C68B0"/>
    <w:rsid w:val="003C693C"/>
    <w:rsid w:val="003C6A1B"/>
    <w:rsid w:val="003C6B31"/>
    <w:rsid w:val="003C6B8D"/>
    <w:rsid w:val="003C6D87"/>
    <w:rsid w:val="003C6DE2"/>
    <w:rsid w:val="003C73A8"/>
    <w:rsid w:val="003C7418"/>
    <w:rsid w:val="003C7441"/>
    <w:rsid w:val="003C7568"/>
    <w:rsid w:val="003C75D2"/>
    <w:rsid w:val="003C79A7"/>
    <w:rsid w:val="003C7ABC"/>
    <w:rsid w:val="003C7B0A"/>
    <w:rsid w:val="003C7E16"/>
    <w:rsid w:val="003C7F7A"/>
    <w:rsid w:val="003C7FF6"/>
    <w:rsid w:val="003D0013"/>
    <w:rsid w:val="003D014E"/>
    <w:rsid w:val="003D020B"/>
    <w:rsid w:val="003D028F"/>
    <w:rsid w:val="003D0368"/>
    <w:rsid w:val="003D0640"/>
    <w:rsid w:val="003D0736"/>
    <w:rsid w:val="003D08A0"/>
    <w:rsid w:val="003D09AA"/>
    <w:rsid w:val="003D0A39"/>
    <w:rsid w:val="003D0B3A"/>
    <w:rsid w:val="003D0E54"/>
    <w:rsid w:val="003D0E63"/>
    <w:rsid w:val="003D0E81"/>
    <w:rsid w:val="003D0EF7"/>
    <w:rsid w:val="003D104E"/>
    <w:rsid w:val="003D110C"/>
    <w:rsid w:val="003D1136"/>
    <w:rsid w:val="003D12CE"/>
    <w:rsid w:val="003D13A9"/>
    <w:rsid w:val="003D1617"/>
    <w:rsid w:val="003D1755"/>
    <w:rsid w:val="003D186C"/>
    <w:rsid w:val="003D1A2C"/>
    <w:rsid w:val="003D1E23"/>
    <w:rsid w:val="003D204C"/>
    <w:rsid w:val="003D2119"/>
    <w:rsid w:val="003D22CB"/>
    <w:rsid w:val="003D24B0"/>
    <w:rsid w:val="003D24CF"/>
    <w:rsid w:val="003D2568"/>
    <w:rsid w:val="003D2718"/>
    <w:rsid w:val="003D2913"/>
    <w:rsid w:val="003D2922"/>
    <w:rsid w:val="003D2930"/>
    <w:rsid w:val="003D2933"/>
    <w:rsid w:val="003D2B43"/>
    <w:rsid w:val="003D2B45"/>
    <w:rsid w:val="003D2BBB"/>
    <w:rsid w:val="003D2D93"/>
    <w:rsid w:val="003D2E94"/>
    <w:rsid w:val="003D2F36"/>
    <w:rsid w:val="003D30C6"/>
    <w:rsid w:val="003D338C"/>
    <w:rsid w:val="003D3430"/>
    <w:rsid w:val="003D3537"/>
    <w:rsid w:val="003D3585"/>
    <w:rsid w:val="003D35E3"/>
    <w:rsid w:val="003D3995"/>
    <w:rsid w:val="003D3BA7"/>
    <w:rsid w:val="003D3C9B"/>
    <w:rsid w:val="003D4041"/>
    <w:rsid w:val="003D405D"/>
    <w:rsid w:val="003D40C7"/>
    <w:rsid w:val="003D41E9"/>
    <w:rsid w:val="003D4395"/>
    <w:rsid w:val="003D4765"/>
    <w:rsid w:val="003D4A0C"/>
    <w:rsid w:val="003D4C65"/>
    <w:rsid w:val="003D5185"/>
    <w:rsid w:val="003D51F6"/>
    <w:rsid w:val="003D51FC"/>
    <w:rsid w:val="003D5216"/>
    <w:rsid w:val="003D56D6"/>
    <w:rsid w:val="003D56DB"/>
    <w:rsid w:val="003D5905"/>
    <w:rsid w:val="003D59AF"/>
    <w:rsid w:val="003D5D74"/>
    <w:rsid w:val="003D5E90"/>
    <w:rsid w:val="003D5EDE"/>
    <w:rsid w:val="003D6209"/>
    <w:rsid w:val="003D62A6"/>
    <w:rsid w:val="003D6476"/>
    <w:rsid w:val="003D649C"/>
    <w:rsid w:val="003D6676"/>
    <w:rsid w:val="003D66CE"/>
    <w:rsid w:val="003D6734"/>
    <w:rsid w:val="003D675F"/>
    <w:rsid w:val="003D6865"/>
    <w:rsid w:val="003D68FE"/>
    <w:rsid w:val="003D6A1C"/>
    <w:rsid w:val="003D6AC2"/>
    <w:rsid w:val="003D6BAE"/>
    <w:rsid w:val="003D6BF8"/>
    <w:rsid w:val="003D6CB0"/>
    <w:rsid w:val="003D6DC4"/>
    <w:rsid w:val="003D6ED0"/>
    <w:rsid w:val="003D705D"/>
    <w:rsid w:val="003D70A4"/>
    <w:rsid w:val="003D70EA"/>
    <w:rsid w:val="003D71B9"/>
    <w:rsid w:val="003D7282"/>
    <w:rsid w:val="003D72AC"/>
    <w:rsid w:val="003D7448"/>
    <w:rsid w:val="003D746E"/>
    <w:rsid w:val="003D769D"/>
    <w:rsid w:val="003D77D4"/>
    <w:rsid w:val="003D78C1"/>
    <w:rsid w:val="003D7A51"/>
    <w:rsid w:val="003D7B20"/>
    <w:rsid w:val="003D7D44"/>
    <w:rsid w:val="003D7E13"/>
    <w:rsid w:val="003D7F8A"/>
    <w:rsid w:val="003E00EC"/>
    <w:rsid w:val="003E0120"/>
    <w:rsid w:val="003E0259"/>
    <w:rsid w:val="003E03C0"/>
    <w:rsid w:val="003E0415"/>
    <w:rsid w:val="003E0473"/>
    <w:rsid w:val="003E04F7"/>
    <w:rsid w:val="003E060A"/>
    <w:rsid w:val="003E06F2"/>
    <w:rsid w:val="003E0752"/>
    <w:rsid w:val="003E0817"/>
    <w:rsid w:val="003E0883"/>
    <w:rsid w:val="003E0952"/>
    <w:rsid w:val="003E0AC9"/>
    <w:rsid w:val="003E0C22"/>
    <w:rsid w:val="003E0CC2"/>
    <w:rsid w:val="003E0D6A"/>
    <w:rsid w:val="003E0DFA"/>
    <w:rsid w:val="003E0E78"/>
    <w:rsid w:val="003E0FE1"/>
    <w:rsid w:val="003E101A"/>
    <w:rsid w:val="003E107C"/>
    <w:rsid w:val="003E1399"/>
    <w:rsid w:val="003E13BB"/>
    <w:rsid w:val="003E1474"/>
    <w:rsid w:val="003E164F"/>
    <w:rsid w:val="003E1853"/>
    <w:rsid w:val="003E1A75"/>
    <w:rsid w:val="003E2213"/>
    <w:rsid w:val="003E223F"/>
    <w:rsid w:val="003E23B7"/>
    <w:rsid w:val="003E242D"/>
    <w:rsid w:val="003E247C"/>
    <w:rsid w:val="003E25FE"/>
    <w:rsid w:val="003E26DC"/>
    <w:rsid w:val="003E2807"/>
    <w:rsid w:val="003E280A"/>
    <w:rsid w:val="003E2927"/>
    <w:rsid w:val="003E2B72"/>
    <w:rsid w:val="003E2BB8"/>
    <w:rsid w:val="003E2CB9"/>
    <w:rsid w:val="003E2FF2"/>
    <w:rsid w:val="003E313C"/>
    <w:rsid w:val="003E333B"/>
    <w:rsid w:val="003E33CC"/>
    <w:rsid w:val="003E352C"/>
    <w:rsid w:val="003E3574"/>
    <w:rsid w:val="003E35D9"/>
    <w:rsid w:val="003E35DA"/>
    <w:rsid w:val="003E38F6"/>
    <w:rsid w:val="003E3CA5"/>
    <w:rsid w:val="003E3E85"/>
    <w:rsid w:val="003E3F43"/>
    <w:rsid w:val="003E3F4A"/>
    <w:rsid w:val="003E40A4"/>
    <w:rsid w:val="003E424E"/>
    <w:rsid w:val="003E4360"/>
    <w:rsid w:val="003E450C"/>
    <w:rsid w:val="003E4912"/>
    <w:rsid w:val="003E4AC3"/>
    <w:rsid w:val="003E4AE5"/>
    <w:rsid w:val="003E4BEA"/>
    <w:rsid w:val="003E4C2F"/>
    <w:rsid w:val="003E4DB0"/>
    <w:rsid w:val="003E4ED7"/>
    <w:rsid w:val="003E4FE9"/>
    <w:rsid w:val="003E51FF"/>
    <w:rsid w:val="003E5555"/>
    <w:rsid w:val="003E5616"/>
    <w:rsid w:val="003E5867"/>
    <w:rsid w:val="003E59F9"/>
    <w:rsid w:val="003E5B4E"/>
    <w:rsid w:val="003E5BAB"/>
    <w:rsid w:val="003E5D69"/>
    <w:rsid w:val="003E5EC0"/>
    <w:rsid w:val="003E5F39"/>
    <w:rsid w:val="003E5FA7"/>
    <w:rsid w:val="003E64AF"/>
    <w:rsid w:val="003E64E5"/>
    <w:rsid w:val="003E6512"/>
    <w:rsid w:val="003E65A6"/>
    <w:rsid w:val="003E6653"/>
    <w:rsid w:val="003E69DD"/>
    <w:rsid w:val="003E6A8C"/>
    <w:rsid w:val="003E6A93"/>
    <w:rsid w:val="003E6AB9"/>
    <w:rsid w:val="003E6C8F"/>
    <w:rsid w:val="003E6EFE"/>
    <w:rsid w:val="003E6F74"/>
    <w:rsid w:val="003E7000"/>
    <w:rsid w:val="003E707E"/>
    <w:rsid w:val="003E71E9"/>
    <w:rsid w:val="003E727D"/>
    <w:rsid w:val="003E7377"/>
    <w:rsid w:val="003E738C"/>
    <w:rsid w:val="003E750D"/>
    <w:rsid w:val="003E759B"/>
    <w:rsid w:val="003E766E"/>
    <w:rsid w:val="003E78A5"/>
    <w:rsid w:val="003E791B"/>
    <w:rsid w:val="003E7AC1"/>
    <w:rsid w:val="003E7BB0"/>
    <w:rsid w:val="003E7BE3"/>
    <w:rsid w:val="003E7C15"/>
    <w:rsid w:val="003E7DB4"/>
    <w:rsid w:val="003E7DD1"/>
    <w:rsid w:val="003E7E6D"/>
    <w:rsid w:val="003F0230"/>
    <w:rsid w:val="003F0295"/>
    <w:rsid w:val="003F04A3"/>
    <w:rsid w:val="003F0573"/>
    <w:rsid w:val="003F0647"/>
    <w:rsid w:val="003F07F4"/>
    <w:rsid w:val="003F0B11"/>
    <w:rsid w:val="003F0D04"/>
    <w:rsid w:val="003F0D95"/>
    <w:rsid w:val="003F0F05"/>
    <w:rsid w:val="003F1055"/>
    <w:rsid w:val="003F10E3"/>
    <w:rsid w:val="003F110E"/>
    <w:rsid w:val="003F13CD"/>
    <w:rsid w:val="003F14F6"/>
    <w:rsid w:val="003F1678"/>
    <w:rsid w:val="003F172F"/>
    <w:rsid w:val="003F1B4B"/>
    <w:rsid w:val="003F1B73"/>
    <w:rsid w:val="003F1C2C"/>
    <w:rsid w:val="003F1D0C"/>
    <w:rsid w:val="003F1FE4"/>
    <w:rsid w:val="003F2056"/>
    <w:rsid w:val="003F20BE"/>
    <w:rsid w:val="003F2188"/>
    <w:rsid w:val="003F2202"/>
    <w:rsid w:val="003F2208"/>
    <w:rsid w:val="003F23B4"/>
    <w:rsid w:val="003F2915"/>
    <w:rsid w:val="003F2C1B"/>
    <w:rsid w:val="003F2D61"/>
    <w:rsid w:val="003F3029"/>
    <w:rsid w:val="003F3076"/>
    <w:rsid w:val="003F319D"/>
    <w:rsid w:val="003F320E"/>
    <w:rsid w:val="003F3241"/>
    <w:rsid w:val="003F3256"/>
    <w:rsid w:val="003F327F"/>
    <w:rsid w:val="003F32FF"/>
    <w:rsid w:val="003F3483"/>
    <w:rsid w:val="003F3488"/>
    <w:rsid w:val="003F349C"/>
    <w:rsid w:val="003F34E9"/>
    <w:rsid w:val="003F34FD"/>
    <w:rsid w:val="003F3530"/>
    <w:rsid w:val="003F35CD"/>
    <w:rsid w:val="003F35EE"/>
    <w:rsid w:val="003F36B5"/>
    <w:rsid w:val="003F3811"/>
    <w:rsid w:val="003F38D8"/>
    <w:rsid w:val="003F3A9C"/>
    <w:rsid w:val="003F3B4E"/>
    <w:rsid w:val="003F3C67"/>
    <w:rsid w:val="003F3CD6"/>
    <w:rsid w:val="003F3F58"/>
    <w:rsid w:val="003F3F89"/>
    <w:rsid w:val="003F4425"/>
    <w:rsid w:val="003F44C1"/>
    <w:rsid w:val="003F44FD"/>
    <w:rsid w:val="003F4A85"/>
    <w:rsid w:val="003F4D7B"/>
    <w:rsid w:val="003F5055"/>
    <w:rsid w:val="003F5075"/>
    <w:rsid w:val="003F519E"/>
    <w:rsid w:val="003F52B0"/>
    <w:rsid w:val="003F52BE"/>
    <w:rsid w:val="003F55C0"/>
    <w:rsid w:val="003F55F9"/>
    <w:rsid w:val="003F56EE"/>
    <w:rsid w:val="003F56FC"/>
    <w:rsid w:val="003F57A6"/>
    <w:rsid w:val="003F57BE"/>
    <w:rsid w:val="003F5A72"/>
    <w:rsid w:val="003F5CE9"/>
    <w:rsid w:val="003F5DA7"/>
    <w:rsid w:val="003F5F65"/>
    <w:rsid w:val="003F5F8B"/>
    <w:rsid w:val="003F604D"/>
    <w:rsid w:val="003F62B1"/>
    <w:rsid w:val="003F6387"/>
    <w:rsid w:val="003F6635"/>
    <w:rsid w:val="003F6661"/>
    <w:rsid w:val="003F6768"/>
    <w:rsid w:val="003F6788"/>
    <w:rsid w:val="003F6897"/>
    <w:rsid w:val="003F6ABB"/>
    <w:rsid w:val="003F6D63"/>
    <w:rsid w:val="003F6E65"/>
    <w:rsid w:val="003F6F22"/>
    <w:rsid w:val="003F6F37"/>
    <w:rsid w:val="003F7037"/>
    <w:rsid w:val="003F7245"/>
    <w:rsid w:val="003F726C"/>
    <w:rsid w:val="003F73C4"/>
    <w:rsid w:val="003F7402"/>
    <w:rsid w:val="003F7427"/>
    <w:rsid w:val="003F748B"/>
    <w:rsid w:val="003F75E3"/>
    <w:rsid w:val="003F762A"/>
    <w:rsid w:val="003F77A4"/>
    <w:rsid w:val="003F79BE"/>
    <w:rsid w:val="003F79D4"/>
    <w:rsid w:val="003F7C99"/>
    <w:rsid w:val="003F7CB7"/>
    <w:rsid w:val="003F7ED3"/>
    <w:rsid w:val="003F7FAC"/>
    <w:rsid w:val="003F7FCD"/>
    <w:rsid w:val="0040004A"/>
    <w:rsid w:val="004000F3"/>
    <w:rsid w:val="00400252"/>
    <w:rsid w:val="004003D5"/>
    <w:rsid w:val="004003F6"/>
    <w:rsid w:val="00400735"/>
    <w:rsid w:val="0040078E"/>
    <w:rsid w:val="004009F3"/>
    <w:rsid w:val="00400A67"/>
    <w:rsid w:val="00400B30"/>
    <w:rsid w:val="00400CDD"/>
    <w:rsid w:val="00400D4C"/>
    <w:rsid w:val="00400E78"/>
    <w:rsid w:val="00401077"/>
    <w:rsid w:val="004010C2"/>
    <w:rsid w:val="00401141"/>
    <w:rsid w:val="00401183"/>
    <w:rsid w:val="00401610"/>
    <w:rsid w:val="00401793"/>
    <w:rsid w:val="00401A9E"/>
    <w:rsid w:val="00401BE5"/>
    <w:rsid w:val="00401CA8"/>
    <w:rsid w:val="00401DE5"/>
    <w:rsid w:val="004020F2"/>
    <w:rsid w:val="004021E8"/>
    <w:rsid w:val="004024D2"/>
    <w:rsid w:val="0040298F"/>
    <w:rsid w:val="00402D1B"/>
    <w:rsid w:val="00402E02"/>
    <w:rsid w:val="00402E05"/>
    <w:rsid w:val="00402F95"/>
    <w:rsid w:val="00402FB4"/>
    <w:rsid w:val="00402FE2"/>
    <w:rsid w:val="004030EF"/>
    <w:rsid w:val="00403152"/>
    <w:rsid w:val="00403294"/>
    <w:rsid w:val="00403375"/>
    <w:rsid w:val="004034AE"/>
    <w:rsid w:val="004035AD"/>
    <w:rsid w:val="00403696"/>
    <w:rsid w:val="004036CC"/>
    <w:rsid w:val="004036E5"/>
    <w:rsid w:val="00403770"/>
    <w:rsid w:val="00403922"/>
    <w:rsid w:val="00403C0B"/>
    <w:rsid w:val="00403CBE"/>
    <w:rsid w:val="00403D33"/>
    <w:rsid w:val="00403D94"/>
    <w:rsid w:val="00403D9E"/>
    <w:rsid w:val="00403F7E"/>
    <w:rsid w:val="004040D4"/>
    <w:rsid w:val="00404190"/>
    <w:rsid w:val="0040441B"/>
    <w:rsid w:val="004044BF"/>
    <w:rsid w:val="004045ED"/>
    <w:rsid w:val="00404774"/>
    <w:rsid w:val="004049EF"/>
    <w:rsid w:val="00404BBD"/>
    <w:rsid w:val="00404C28"/>
    <w:rsid w:val="00404DB5"/>
    <w:rsid w:val="00404DEC"/>
    <w:rsid w:val="00404E87"/>
    <w:rsid w:val="0040510C"/>
    <w:rsid w:val="00405242"/>
    <w:rsid w:val="00405379"/>
    <w:rsid w:val="00405414"/>
    <w:rsid w:val="0040584F"/>
    <w:rsid w:val="00405858"/>
    <w:rsid w:val="0040592B"/>
    <w:rsid w:val="004059AD"/>
    <w:rsid w:val="00405A0A"/>
    <w:rsid w:val="00405BED"/>
    <w:rsid w:val="00405C7E"/>
    <w:rsid w:val="00405DBD"/>
    <w:rsid w:val="00405DE1"/>
    <w:rsid w:val="00405DFE"/>
    <w:rsid w:val="0040614A"/>
    <w:rsid w:val="00406194"/>
    <w:rsid w:val="00406376"/>
    <w:rsid w:val="0040656E"/>
    <w:rsid w:val="0040680B"/>
    <w:rsid w:val="004068D1"/>
    <w:rsid w:val="00406A76"/>
    <w:rsid w:val="00406ADA"/>
    <w:rsid w:val="00406B57"/>
    <w:rsid w:val="00406BA1"/>
    <w:rsid w:val="00406C1B"/>
    <w:rsid w:val="00406C49"/>
    <w:rsid w:val="00406D31"/>
    <w:rsid w:val="00406D51"/>
    <w:rsid w:val="00406D5B"/>
    <w:rsid w:val="00406F0B"/>
    <w:rsid w:val="00406FC8"/>
    <w:rsid w:val="0040721C"/>
    <w:rsid w:val="0040739A"/>
    <w:rsid w:val="004074E5"/>
    <w:rsid w:val="00407748"/>
    <w:rsid w:val="0040786D"/>
    <w:rsid w:val="0040792D"/>
    <w:rsid w:val="00407BCB"/>
    <w:rsid w:val="00407E4F"/>
    <w:rsid w:val="00407F13"/>
    <w:rsid w:val="00410017"/>
    <w:rsid w:val="004100B4"/>
    <w:rsid w:val="00410158"/>
    <w:rsid w:val="00410331"/>
    <w:rsid w:val="004104A2"/>
    <w:rsid w:val="004105E7"/>
    <w:rsid w:val="00410651"/>
    <w:rsid w:val="00410675"/>
    <w:rsid w:val="00410916"/>
    <w:rsid w:val="00410973"/>
    <w:rsid w:val="00410AAF"/>
    <w:rsid w:val="00410C20"/>
    <w:rsid w:val="00410D1E"/>
    <w:rsid w:val="00410DFC"/>
    <w:rsid w:val="00410EC5"/>
    <w:rsid w:val="00411371"/>
    <w:rsid w:val="004113A7"/>
    <w:rsid w:val="004117BC"/>
    <w:rsid w:val="004117BE"/>
    <w:rsid w:val="004118BA"/>
    <w:rsid w:val="0041194A"/>
    <w:rsid w:val="00411C90"/>
    <w:rsid w:val="00411D49"/>
    <w:rsid w:val="00411E9E"/>
    <w:rsid w:val="004120A8"/>
    <w:rsid w:val="004120BC"/>
    <w:rsid w:val="00412235"/>
    <w:rsid w:val="00412583"/>
    <w:rsid w:val="00412639"/>
    <w:rsid w:val="0041270E"/>
    <w:rsid w:val="004127BC"/>
    <w:rsid w:val="00412C2D"/>
    <w:rsid w:val="00412F59"/>
    <w:rsid w:val="00413066"/>
    <w:rsid w:val="0041310E"/>
    <w:rsid w:val="00413184"/>
    <w:rsid w:val="004131AF"/>
    <w:rsid w:val="0041321C"/>
    <w:rsid w:val="0041333B"/>
    <w:rsid w:val="004133E2"/>
    <w:rsid w:val="0041350F"/>
    <w:rsid w:val="0041389E"/>
    <w:rsid w:val="0041391A"/>
    <w:rsid w:val="00413BC6"/>
    <w:rsid w:val="00413E9B"/>
    <w:rsid w:val="004140F3"/>
    <w:rsid w:val="004142E8"/>
    <w:rsid w:val="0041434C"/>
    <w:rsid w:val="00414363"/>
    <w:rsid w:val="004143A8"/>
    <w:rsid w:val="004143AC"/>
    <w:rsid w:val="004143F6"/>
    <w:rsid w:val="00414564"/>
    <w:rsid w:val="004145FA"/>
    <w:rsid w:val="00414677"/>
    <w:rsid w:val="004146E8"/>
    <w:rsid w:val="0041483D"/>
    <w:rsid w:val="0041487C"/>
    <w:rsid w:val="00414A2B"/>
    <w:rsid w:val="00414ABA"/>
    <w:rsid w:val="00414B44"/>
    <w:rsid w:val="00414BDB"/>
    <w:rsid w:val="00414CB6"/>
    <w:rsid w:val="00414CC0"/>
    <w:rsid w:val="00414EE3"/>
    <w:rsid w:val="00414F51"/>
    <w:rsid w:val="00414FCC"/>
    <w:rsid w:val="00415035"/>
    <w:rsid w:val="004151E0"/>
    <w:rsid w:val="004154A8"/>
    <w:rsid w:val="004154E6"/>
    <w:rsid w:val="0041554F"/>
    <w:rsid w:val="0041560F"/>
    <w:rsid w:val="0041576D"/>
    <w:rsid w:val="00415794"/>
    <w:rsid w:val="004159D7"/>
    <w:rsid w:val="004159F6"/>
    <w:rsid w:val="00415B4C"/>
    <w:rsid w:val="00415B8B"/>
    <w:rsid w:val="00415E74"/>
    <w:rsid w:val="00415F1E"/>
    <w:rsid w:val="0041604B"/>
    <w:rsid w:val="004160EF"/>
    <w:rsid w:val="004161CA"/>
    <w:rsid w:val="00416231"/>
    <w:rsid w:val="004162D5"/>
    <w:rsid w:val="004163E7"/>
    <w:rsid w:val="0041676B"/>
    <w:rsid w:val="0041676F"/>
    <w:rsid w:val="004169AD"/>
    <w:rsid w:val="00416A16"/>
    <w:rsid w:val="00416ADD"/>
    <w:rsid w:val="00416B5E"/>
    <w:rsid w:val="00416C11"/>
    <w:rsid w:val="00416E4E"/>
    <w:rsid w:val="00416F25"/>
    <w:rsid w:val="004172CB"/>
    <w:rsid w:val="00417398"/>
    <w:rsid w:val="00417451"/>
    <w:rsid w:val="004175B1"/>
    <w:rsid w:val="004175FB"/>
    <w:rsid w:val="0041779E"/>
    <w:rsid w:val="00417962"/>
    <w:rsid w:val="00417977"/>
    <w:rsid w:val="00417B80"/>
    <w:rsid w:val="00417C33"/>
    <w:rsid w:val="00417DC4"/>
    <w:rsid w:val="00417FDC"/>
    <w:rsid w:val="00420015"/>
    <w:rsid w:val="004200E4"/>
    <w:rsid w:val="0042014B"/>
    <w:rsid w:val="00420198"/>
    <w:rsid w:val="0042023A"/>
    <w:rsid w:val="00420293"/>
    <w:rsid w:val="004206D6"/>
    <w:rsid w:val="0042094D"/>
    <w:rsid w:val="00420A79"/>
    <w:rsid w:val="00420BA1"/>
    <w:rsid w:val="00420BE5"/>
    <w:rsid w:val="00421199"/>
    <w:rsid w:val="004212D7"/>
    <w:rsid w:val="00421604"/>
    <w:rsid w:val="004216AB"/>
    <w:rsid w:val="00421702"/>
    <w:rsid w:val="00421731"/>
    <w:rsid w:val="004217A1"/>
    <w:rsid w:val="00421892"/>
    <w:rsid w:val="004219EF"/>
    <w:rsid w:val="00421AE4"/>
    <w:rsid w:val="00421B50"/>
    <w:rsid w:val="00421C74"/>
    <w:rsid w:val="00421C7C"/>
    <w:rsid w:val="00422386"/>
    <w:rsid w:val="00422387"/>
    <w:rsid w:val="00422625"/>
    <w:rsid w:val="0042265A"/>
    <w:rsid w:val="0042290C"/>
    <w:rsid w:val="00422B37"/>
    <w:rsid w:val="00422EB0"/>
    <w:rsid w:val="00423021"/>
    <w:rsid w:val="0042320B"/>
    <w:rsid w:val="00423380"/>
    <w:rsid w:val="0042339F"/>
    <w:rsid w:val="0042344C"/>
    <w:rsid w:val="00423721"/>
    <w:rsid w:val="00423771"/>
    <w:rsid w:val="00423CFF"/>
    <w:rsid w:val="00423D14"/>
    <w:rsid w:val="00423E35"/>
    <w:rsid w:val="00423E98"/>
    <w:rsid w:val="00423EB1"/>
    <w:rsid w:val="00424005"/>
    <w:rsid w:val="00424223"/>
    <w:rsid w:val="00424572"/>
    <w:rsid w:val="004246DD"/>
    <w:rsid w:val="004248E3"/>
    <w:rsid w:val="00424B12"/>
    <w:rsid w:val="00424C40"/>
    <w:rsid w:val="00424D82"/>
    <w:rsid w:val="00424F29"/>
    <w:rsid w:val="0042510F"/>
    <w:rsid w:val="004253B1"/>
    <w:rsid w:val="0042584E"/>
    <w:rsid w:val="00425D09"/>
    <w:rsid w:val="00425DBE"/>
    <w:rsid w:val="00426088"/>
    <w:rsid w:val="0042609A"/>
    <w:rsid w:val="004260DC"/>
    <w:rsid w:val="0042623F"/>
    <w:rsid w:val="00426257"/>
    <w:rsid w:val="00426272"/>
    <w:rsid w:val="004263A8"/>
    <w:rsid w:val="0042640D"/>
    <w:rsid w:val="004266CD"/>
    <w:rsid w:val="00426782"/>
    <w:rsid w:val="004268E6"/>
    <w:rsid w:val="00426AE4"/>
    <w:rsid w:val="00426AF1"/>
    <w:rsid w:val="00426BA8"/>
    <w:rsid w:val="00426DC8"/>
    <w:rsid w:val="00426FD2"/>
    <w:rsid w:val="004271F2"/>
    <w:rsid w:val="004272EE"/>
    <w:rsid w:val="004273AB"/>
    <w:rsid w:val="004273D4"/>
    <w:rsid w:val="00427507"/>
    <w:rsid w:val="0042759F"/>
    <w:rsid w:val="004277C5"/>
    <w:rsid w:val="004277E8"/>
    <w:rsid w:val="00427807"/>
    <w:rsid w:val="00427BE0"/>
    <w:rsid w:val="00427C45"/>
    <w:rsid w:val="00427D1E"/>
    <w:rsid w:val="00427D47"/>
    <w:rsid w:val="00427E23"/>
    <w:rsid w:val="00427E45"/>
    <w:rsid w:val="00427E74"/>
    <w:rsid w:val="004302E2"/>
    <w:rsid w:val="0043052C"/>
    <w:rsid w:val="0043058C"/>
    <w:rsid w:val="0043059E"/>
    <w:rsid w:val="00430707"/>
    <w:rsid w:val="00430726"/>
    <w:rsid w:val="00430978"/>
    <w:rsid w:val="004309F8"/>
    <w:rsid w:val="00430A50"/>
    <w:rsid w:val="00430ACB"/>
    <w:rsid w:val="00430B30"/>
    <w:rsid w:val="00430D77"/>
    <w:rsid w:val="00430ED2"/>
    <w:rsid w:val="0043124A"/>
    <w:rsid w:val="00431318"/>
    <w:rsid w:val="0043147A"/>
    <w:rsid w:val="0043150E"/>
    <w:rsid w:val="004316A2"/>
    <w:rsid w:val="0043180F"/>
    <w:rsid w:val="0043187E"/>
    <w:rsid w:val="004318DD"/>
    <w:rsid w:val="004318ED"/>
    <w:rsid w:val="00431A12"/>
    <w:rsid w:val="00431BFA"/>
    <w:rsid w:val="00431D41"/>
    <w:rsid w:val="00431E61"/>
    <w:rsid w:val="00431ED2"/>
    <w:rsid w:val="004320C4"/>
    <w:rsid w:val="00432171"/>
    <w:rsid w:val="00432328"/>
    <w:rsid w:val="004323D9"/>
    <w:rsid w:val="004324DF"/>
    <w:rsid w:val="004329CE"/>
    <w:rsid w:val="00432AE0"/>
    <w:rsid w:val="00432B48"/>
    <w:rsid w:val="00432B56"/>
    <w:rsid w:val="00432D9E"/>
    <w:rsid w:val="00432DC7"/>
    <w:rsid w:val="0043300D"/>
    <w:rsid w:val="0043308F"/>
    <w:rsid w:val="004335B8"/>
    <w:rsid w:val="00433871"/>
    <w:rsid w:val="00433A12"/>
    <w:rsid w:val="00433A76"/>
    <w:rsid w:val="00433B33"/>
    <w:rsid w:val="00433B4A"/>
    <w:rsid w:val="00433B58"/>
    <w:rsid w:val="00433CC7"/>
    <w:rsid w:val="00433D1E"/>
    <w:rsid w:val="00433ECE"/>
    <w:rsid w:val="00433F67"/>
    <w:rsid w:val="0043400B"/>
    <w:rsid w:val="0043406E"/>
    <w:rsid w:val="004342ED"/>
    <w:rsid w:val="00434486"/>
    <w:rsid w:val="00434626"/>
    <w:rsid w:val="0043473A"/>
    <w:rsid w:val="0043476C"/>
    <w:rsid w:val="00434A20"/>
    <w:rsid w:val="00434AFE"/>
    <w:rsid w:val="00434D3A"/>
    <w:rsid w:val="00434EA8"/>
    <w:rsid w:val="00434F19"/>
    <w:rsid w:val="004350B0"/>
    <w:rsid w:val="004352E7"/>
    <w:rsid w:val="0043564E"/>
    <w:rsid w:val="004356A8"/>
    <w:rsid w:val="00435775"/>
    <w:rsid w:val="004357EC"/>
    <w:rsid w:val="004358C0"/>
    <w:rsid w:val="00435A04"/>
    <w:rsid w:val="00435D69"/>
    <w:rsid w:val="00435E58"/>
    <w:rsid w:val="00435F6A"/>
    <w:rsid w:val="00435FBC"/>
    <w:rsid w:val="004360DD"/>
    <w:rsid w:val="004361CD"/>
    <w:rsid w:val="004362B7"/>
    <w:rsid w:val="004365D1"/>
    <w:rsid w:val="004366FE"/>
    <w:rsid w:val="0043675B"/>
    <w:rsid w:val="0043677A"/>
    <w:rsid w:val="004367C2"/>
    <w:rsid w:val="0043681C"/>
    <w:rsid w:val="004369C1"/>
    <w:rsid w:val="00436AC3"/>
    <w:rsid w:val="00436E60"/>
    <w:rsid w:val="0043704A"/>
    <w:rsid w:val="004370FF"/>
    <w:rsid w:val="00437328"/>
    <w:rsid w:val="004373B5"/>
    <w:rsid w:val="00437531"/>
    <w:rsid w:val="0043761C"/>
    <w:rsid w:val="00437B79"/>
    <w:rsid w:val="00437F19"/>
    <w:rsid w:val="00437FCF"/>
    <w:rsid w:val="00437FDC"/>
    <w:rsid w:val="00437FFC"/>
    <w:rsid w:val="00440026"/>
    <w:rsid w:val="004400EE"/>
    <w:rsid w:val="0044011A"/>
    <w:rsid w:val="0044033B"/>
    <w:rsid w:val="00440635"/>
    <w:rsid w:val="00440684"/>
    <w:rsid w:val="0044086A"/>
    <w:rsid w:val="00440A1B"/>
    <w:rsid w:val="00440B00"/>
    <w:rsid w:val="00440B5E"/>
    <w:rsid w:val="00440E2B"/>
    <w:rsid w:val="00440F33"/>
    <w:rsid w:val="0044126C"/>
    <w:rsid w:val="00441388"/>
    <w:rsid w:val="004414A0"/>
    <w:rsid w:val="00441679"/>
    <w:rsid w:val="004417E3"/>
    <w:rsid w:val="00441AAE"/>
    <w:rsid w:val="00441C60"/>
    <w:rsid w:val="00441F65"/>
    <w:rsid w:val="004420B8"/>
    <w:rsid w:val="004420EF"/>
    <w:rsid w:val="00442153"/>
    <w:rsid w:val="0044219A"/>
    <w:rsid w:val="0044264D"/>
    <w:rsid w:val="00442757"/>
    <w:rsid w:val="004427B4"/>
    <w:rsid w:val="00442A82"/>
    <w:rsid w:val="00442DC5"/>
    <w:rsid w:val="00442E33"/>
    <w:rsid w:val="00443099"/>
    <w:rsid w:val="00443123"/>
    <w:rsid w:val="00443217"/>
    <w:rsid w:val="004432E0"/>
    <w:rsid w:val="004433E2"/>
    <w:rsid w:val="004435D1"/>
    <w:rsid w:val="0044361B"/>
    <w:rsid w:val="004436FB"/>
    <w:rsid w:val="004439CB"/>
    <w:rsid w:val="00443AD1"/>
    <w:rsid w:val="00443E43"/>
    <w:rsid w:val="00443EAD"/>
    <w:rsid w:val="0044418C"/>
    <w:rsid w:val="0044422D"/>
    <w:rsid w:val="004443B6"/>
    <w:rsid w:val="004446CD"/>
    <w:rsid w:val="00444859"/>
    <w:rsid w:val="00444AD4"/>
    <w:rsid w:val="00444B32"/>
    <w:rsid w:val="00444FF9"/>
    <w:rsid w:val="004451A5"/>
    <w:rsid w:val="00445269"/>
    <w:rsid w:val="004454C1"/>
    <w:rsid w:val="00445551"/>
    <w:rsid w:val="004455EE"/>
    <w:rsid w:val="00445604"/>
    <w:rsid w:val="004456C7"/>
    <w:rsid w:val="00445878"/>
    <w:rsid w:val="004458C2"/>
    <w:rsid w:val="00445B7D"/>
    <w:rsid w:val="00445C2C"/>
    <w:rsid w:val="0044616A"/>
    <w:rsid w:val="00446495"/>
    <w:rsid w:val="00446593"/>
    <w:rsid w:val="004465E7"/>
    <w:rsid w:val="004465F6"/>
    <w:rsid w:val="00446636"/>
    <w:rsid w:val="004467A5"/>
    <w:rsid w:val="00446AF8"/>
    <w:rsid w:val="00446B9A"/>
    <w:rsid w:val="00446C09"/>
    <w:rsid w:val="00446D44"/>
    <w:rsid w:val="00446D53"/>
    <w:rsid w:val="00446E0A"/>
    <w:rsid w:val="00446F8E"/>
    <w:rsid w:val="0044717D"/>
    <w:rsid w:val="0044730C"/>
    <w:rsid w:val="004474C4"/>
    <w:rsid w:val="004477BA"/>
    <w:rsid w:val="00447866"/>
    <w:rsid w:val="004478FE"/>
    <w:rsid w:val="00447A86"/>
    <w:rsid w:val="00447BDD"/>
    <w:rsid w:val="00447C1B"/>
    <w:rsid w:val="00447DC8"/>
    <w:rsid w:val="00447F0D"/>
    <w:rsid w:val="00447FA5"/>
    <w:rsid w:val="00450018"/>
    <w:rsid w:val="0045023E"/>
    <w:rsid w:val="00450356"/>
    <w:rsid w:val="0045039C"/>
    <w:rsid w:val="004504BD"/>
    <w:rsid w:val="004505FF"/>
    <w:rsid w:val="00450995"/>
    <w:rsid w:val="004509FE"/>
    <w:rsid w:val="00450A32"/>
    <w:rsid w:val="00450A79"/>
    <w:rsid w:val="00450A8E"/>
    <w:rsid w:val="00450C4A"/>
    <w:rsid w:val="00450F82"/>
    <w:rsid w:val="0045123D"/>
    <w:rsid w:val="00451255"/>
    <w:rsid w:val="00451342"/>
    <w:rsid w:val="004513DF"/>
    <w:rsid w:val="004514F1"/>
    <w:rsid w:val="004516BA"/>
    <w:rsid w:val="004516BF"/>
    <w:rsid w:val="004519A3"/>
    <w:rsid w:val="004519D3"/>
    <w:rsid w:val="00451C64"/>
    <w:rsid w:val="00451EDF"/>
    <w:rsid w:val="00451F8E"/>
    <w:rsid w:val="00452162"/>
    <w:rsid w:val="004521AC"/>
    <w:rsid w:val="00452296"/>
    <w:rsid w:val="004523C4"/>
    <w:rsid w:val="00452C58"/>
    <w:rsid w:val="00452CFB"/>
    <w:rsid w:val="00452D18"/>
    <w:rsid w:val="00452D85"/>
    <w:rsid w:val="00452E0D"/>
    <w:rsid w:val="00452EBD"/>
    <w:rsid w:val="00452FB1"/>
    <w:rsid w:val="0045309F"/>
    <w:rsid w:val="00453155"/>
    <w:rsid w:val="00453427"/>
    <w:rsid w:val="004535AA"/>
    <w:rsid w:val="0045391E"/>
    <w:rsid w:val="00453DDA"/>
    <w:rsid w:val="00453F2A"/>
    <w:rsid w:val="00453FC9"/>
    <w:rsid w:val="00454047"/>
    <w:rsid w:val="00454065"/>
    <w:rsid w:val="0045407D"/>
    <w:rsid w:val="00454135"/>
    <w:rsid w:val="004541F1"/>
    <w:rsid w:val="0045427F"/>
    <w:rsid w:val="00454433"/>
    <w:rsid w:val="004547C9"/>
    <w:rsid w:val="004548D8"/>
    <w:rsid w:val="00454947"/>
    <w:rsid w:val="00454B52"/>
    <w:rsid w:val="00454B75"/>
    <w:rsid w:val="00454BBE"/>
    <w:rsid w:val="00454D9F"/>
    <w:rsid w:val="00455102"/>
    <w:rsid w:val="00455199"/>
    <w:rsid w:val="00455277"/>
    <w:rsid w:val="00455365"/>
    <w:rsid w:val="0045566E"/>
    <w:rsid w:val="004556C6"/>
    <w:rsid w:val="004557B0"/>
    <w:rsid w:val="00455878"/>
    <w:rsid w:val="00455B6B"/>
    <w:rsid w:val="00455C36"/>
    <w:rsid w:val="00455DCD"/>
    <w:rsid w:val="00455DCF"/>
    <w:rsid w:val="00455F8C"/>
    <w:rsid w:val="0045600B"/>
    <w:rsid w:val="0045615A"/>
    <w:rsid w:val="00456172"/>
    <w:rsid w:val="004561D9"/>
    <w:rsid w:val="004562EA"/>
    <w:rsid w:val="0045633C"/>
    <w:rsid w:val="004563A3"/>
    <w:rsid w:val="0045641B"/>
    <w:rsid w:val="00456522"/>
    <w:rsid w:val="0045658F"/>
    <w:rsid w:val="004565A4"/>
    <w:rsid w:val="004566EA"/>
    <w:rsid w:val="0045687E"/>
    <w:rsid w:val="00456A33"/>
    <w:rsid w:val="00456A5C"/>
    <w:rsid w:val="00456C43"/>
    <w:rsid w:val="00456C69"/>
    <w:rsid w:val="00456CCD"/>
    <w:rsid w:val="00456E4F"/>
    <w:rsid w:val="004570AF"/>
    <w:rsid w:val="00457140"/>
    <w:rsid w:val="00457210"/>
    <w:rsid w:val="00457395"/>
    <w:rsid w:val="00457814"/>
    <w:rsid w:val="00457890"/>
    <w:rsid w:val="004578DE"/>
    <w:rsid w:val="004579D9"/>
    <w:rsid w:val="00457A43"/>
    <w:rsid w:val="00457A97"/>
    <w:rsid w:val="00457B21"/>
    <w:rsid w:val="00457D5E"/>
    <w:rsid w:val="00457E06"/>
    <w:rsid w:val="00457E0B"/>
    <w:rsid w:val="00457FB5"/>
    <w:rsid w:val="004602A2"/>
    <w:rsid w:val="00460499"/>
    <w:rsid w:val="004604C7"/>
    <w:rsid w:val="00460728"/>
    <w:rsid w:val="00460820"/>
    <w:rsid w:val="0046087F"/>
    <w:rsid w:val="004609F4"/>
    <w:rsid w:val="004609FB"/>
    <w:rsid w:val="00460B45"/>
    <w:rsid w:val="00460BA0"/>
    <w:rsid w:val="00460CBF"/>
    <w:rsid w:val="00460D56"/>
    <w:rsid w:val="0046110C"/>
    <w:rsid w:val="00461182"/>
    <w:rsid w:val="0046123D"/>
    <w:rsid w:val="004615EB"/>
    <w:rsid w:val="004616EE"/>
    <w:rsid w:val="00461728"/>
    <w:rsid w:val="00461904"/>
    <w:rsid w:val="00461928"/>
    <w:rsid w:val="0046192D"/>
    <w:rsid w:val="00461963"/>
    <w:rsid w:val="00461B22"/>
    <w:rsid w:val="00461B61"/>
    <w:rsid w:val="00461DAA"/>
    <w:rsid w:val="00461ED2"/>
    <w:rsid w:val="00461FE5"/>
    <w:rsid w:val="00462511"/>
    <w:rsid w:val="00462627"/>
    <w:rsid w:val="00462663"/>
    <w:rsid w:val="0046271F"/>
    <w:rsid w:val="004627E6"/>
    <w:rsid w:val="00462831"/>
    <w:rsid w:val="0046283D"/>
    <w:rsid w:val="004628C5"/>
    <w:rsid w:val="0046293F"/>
    <w:rsid w:val="0046296E"/>
    <w:rsid w:val="00462991"/>
    <w:rsid w:val="00462B91"/>
    <w:rsid w:val="00462BC8"/>
    <w:rsid w:val="00462C9B"/>
    <w:rsid w:val="00462DAB"/>
    <w:rsid w:val="00463145"/>
    <w:rsid w:val="004631C8"/>
    <w:rsid w:val="004631D5"/>
    <w:rsid w:val="00463279"/>
    <w:rsid w:val="004632B5"/>
    <w:rsid w:val="0046341D"/>
    <w:rsid w:val="00463504"/>
    <w:rsid w:val="004637AD"/>
    <w:rsid w:val="004639E9"/>
    <w:rsid w:val="00463A4D"/>
    <w:rsid w:val="00463ADA"/>
    <w:rsid w:val="00463C8F"/>
    <w:rsid w:val="00463EC9"/>
    <w:rsid w:val="00463F7A"/>
    <w:rsid w:val="0046403B"/>
    <w:rsid w:val="0046404D"/>
    <w:rsid w:val="00464167"/>
    <w:rsid w:val="004641B9"/>
    <w:rsid w:val="0046437A"/>
    <w:rsid w:val="00464848"/>
    <w:rsid w:val="00464948"/>
    <w:rsid w:val="00464B0A"/>
    <w:rsid w:val="00464B48"/>
    <w:rsid w:val="00464CBA"/>
    <w:rsid w:val="00464D1A"/>
    <w:rsid w:val="00464E31"/>
    <w:rsid w:val="00464FB2"/>
    <w:rsid w:val="0046517D"/>
    <w:rsid w:val="004653F8"/>
    <w:rsid w:val="00465499"/>
    <w:rsid w:val="004654E8"/>
    <w:rsid w:val="00465579"/>
    <w:rsid w:val="00465645"/>
    <w:rsid w:val="004657D9"/>
    <w:rsid w:val="004658FA"/>
    <w:rsid w:val="00465A53"/>
    <w:rsid w:val="00465AD9"/>
    <w:rsid w:val="00465C0D"/>
    <w:rsid w:val="00466250"/>
    <w:rsid w:val="00466385"/>
    <w:rsid w:val="00466523"/>
    <w:rsid w:val="004665BD"/>
    <w:rsid w:val="004665E0"/>
    <w:rsid w:val="00466641"/>
    <w:rsid w:val="004667BC"/>
    <w:rsid w:val="00466907"/>
    <w:rsid w:val="00466A3E"/>
    <w:rsid w:val="00466AC9"/>
    <w:rsid w:val="00466B0F"/>
    <w:rsid w:val="00466C25"/>
    <w:rsid w:val="00466C9F"/>
    <w:rsid w:val="00466D28"/>
    <w:rsid w:val="00466D3C"/>
    <w:rsid w:val="00466D75"/>
    <w:rsid w:val="00466EF7"/>
    <w:rsid w:val="00466FAC"/>
    <w:rsid w:val="0046714C"/>
    <w:rsid w:val="0046759D"/>
    <w:rsid w:val="00467666"/>
    <w:rsid w:val="0046787F"/>
    <w:rsid w:val="00467896"/>
    <w:rsid w:val="004678B3"/>
    <w:rsid w:val="004679C3"/>
    <w:rsid w:val="00467CBD"/>
    <w:rsid w:val="00467D8B"/>
    <w:rsid w:val="00467DAE"/>
    <w:rsid w:val="00467E14"/>
    <w:rsid w:val="0047004B"/>
    <w:rsid w:val="00470381"/>
    <w:rsid w:val="00470738"/>
    <w:rsid w:val="00470764"/>
    <w:rsid w:val="00470C2F"/>
    <w:rsid w:val="00470D19"/>
    <w:rsid w:val="00470D3A"/>
    <w:rsid w:val="004710D9"/>
    <w:rsid w:val="00471413"/>
    <w:rsid w:val="0047169A"/>
    <w:rsid w:val="004716F8"/>
    <w:rsid w:val="004718DD"/>
    <w:rsid w:val="004718FB"/>
    <w:rsid w:val="00471961"/>
    <w:rsid w:val="00471C23"/>
    <w:rsid w:val="00471C91"/>
    <w:rsid w:val="00471DB9"/>
    <w:rsid w:val="00472111"/>
    <w:rsid w:val="0047216F"/>
    <w:rsid w:val="0047227E"/>
    <w:rsid w:val="0047239E"/>
    <w:rsid w:val="004724E7"/>
    <w:rsid w:val="00472703"/>
    <w:rsid w:val="00472704"/>
    <w:rsid w:val="0047270D"/>
    <w:rsid w:val="004727C9"/>
    <w:rsid w:val="0047290E"/>
    <w:rsid w:val="00472CDA"/>
    <w:rsid w:val="00472E05"/>
    <w:rsid w:val="0047312A"/>
    <w:rsid w:val="00473189"/>
    <w:rsid w:val="00473468"/>
    <w:rsid w:val="004735D5"/>
    <w:rsid w:val="004737DB"/>
    <w:rsid w:val="004738F7"/>
    <w:rsid w:val="00473B55"/>
    <w:rsid w:val="00473C3C"/>
    <w:rsid w:val="00473D04"/>
    <w:rsid w:val="0047411B"/>
    <w:rsid w:val="00474136"/>
    <w:rsid w:val="004741CD"/>
    <w:rsid w:val="0047443B"/>
    <w:rsid w:val="0047448F"/>
    <w:rsid w:val="004744B5"/>
    <w:rsid w:val="00474553"/>
    <w:rsid w:val="00474591"/>
    <w:rsid w:val="004746FC"/>
    <w:rsid w:val="0047476F"/>
    <w:rsid w:val="004748DF"/>
    <w:rsid w:val="00474AA3"/>
    <w:rsid w:val="00474AD1"/>
    <w:rsid w:val="00474CCE"/>
    <w:rsid w:val="00474D46"/>
    <w:rsid w:val="00474D54"/>
    <w:rsid w:val="00474E66"/>
    <w:rsid w:val="00474F73"/>
    <w:rsid w:val="00475059"/>
    <w:rsid w:val="004750FE"/>
    <w:rsid w:val="0047535B"/>
    <w:rsid w:val="00475388"/>
    <w:rsid w:val="00475406"/>
    <w:rsid w:val="00475548"/>
    <w:rsid w:val="004755C2"/>
    <w:rsid w:val="00475601"/>
    <w:rsid w:val="00475693"/>
    <w:rsid w:val="0047571C"/>
    <w:rsid w:val="004758FD"/>
    <w:rsid w:val="00475A36"/>
    <w:rsid w:val="00475AE1"/>
    <w:rsid w:val="00475AEB"/>
    <w:rsid w:val="00475C65"/>
    <w:rsid w:val="00475E8C"/>
    <w:rsid w:val="004760BB"/>
    <w:rsid w:val="0047615C"/>
    <w:rsid w:val="00476245"/>
    <w:rsid w:val="004762D2"/>
    <w:rsid w:val="00476314"/>
    <w:rsid w:val="0047632B"/>
    <w:rsid w:val="004763BC"/>
    <w:rsid w:val="004766BA"/>
    <w:rsid w:val="004766C8"/>
    <w:rsid w:val="00476DCE"/>
    <w:rsid w:val="00476ED0"/>
    <w:rsid w:val="00476F24"/>
    <w:rsid w:val="00477074"/>
    <w:rsid w:val="00477077"/>
    <w:rsid w:val="00477099"/>
    <w:rsid w:val="004770C2"/>
    <w:rsid w:val="004772F8"/>
    <w:rsid w:val="00477316"/>
    <w:rsid w:val="004773B0"/>
    <w:rsid w:val="00477404"/>
    <w:rsid w:val="00477685"/>
    <w:rsid w:val="00477696"/>
    <w:rsid w:val="004777BF"/>
    <w:rsid w:val="004779A4"/>
    <w:rsid w:val="00477AB3"/>
    <w:rsid w:val="00477B18"/>
    <w:rsid w:val="00477B19"/>
    <w:rsid w:val="00477E29"/>
    <w:rsid w:val="00477E57"/>
    <w:rsid w:val="00477FC2"/>
    <w:rsid w:val="004801D2"/>
    <w:rsid w:val="004802A2"/>
    <w:rsid w:val="004803F4"/>
    <w:rsid w:val="0048063A"/>
    <w:rsid w:val="00480692"/>
    <w:rsid w:val="004806D4"/>
    <w:rsid w:val="00480798"/>
    <w:rsid w:val="004807E1"/>
    <w:rsid w:val="00480AC3"/>
    <w:rsid w:val="00480B2E"/>
    <w:rsid w:val="00480C9D"/>
    <w:rsid w:val="004810F7"/>
    <w:rsid w:val="0048114B"/>
    <w:rsid w:val="0048125F"/>
    <w:rsid w:val="00481509"/>
    <w:rsid w:val="0048152B"/>
    <w:rsid w:val="00481847"/>
    <w:rsid w:val="00481994"/>
    <w:rsid w:val="00481AE7"/>
    <w:rsid w:val="00481B0B"/>
    <w:rsid w:val="00481DFA"/>
    <w:rsid w:val="004820D5"/>
    <w:rsid w:val="004821EB"/>
    <w:rsid w:val="004826C5"/>
    <w:rsid w:val="004826F7"/>
    <w:rsid w:val="00482768"/>
    <w:rsid w:val="00482882"/>
    <w:rsid w:val="004828A7"/>
    <w:rsid w:val="00482940"/>
    <w:rsid w:val="00482A26"/>
    <w:rsid w:val="00482AFE"/>
    <w:rsid w:val="00482B32"/>
    <w:rsid w:val="00482D4F"/>
    <w:rsid w:val="00482FCA"/>
    <w:rsid w:val="004830AF"/>
    <w:rsid w:val="00483239"/>
    <w:rsid w:val="0048331E"/>
    <w:rsid w:val="004835FF"/>
    <w:rsid w:val="0048363B"/>
    <w:rsid w:val="00483A7E"/>
    <w:rsid w:val="00483BB1"/>
    <w:rsid w:val="00483D27"/>
    <w:rsid w:val="00483D57"/>
    <w:rsid w:val="00483E4B"/>
    <w:rsid w:val="004841C3"/>
    <w:rsid w:val="0048489F"/>
    <w:rsid w:val="004848FA"/>
    <w:rsid w:val="00484929"/>
    <w:rsid w:val="00484A1A"/>
    <w:rsid w:val="00484D2C"/>
    <w:rsid w:val="00484D57"/>
    <w:rsid w:val="00484E13"/>
    <w:rsid w:val="00484E66"/>
    <w:rsid w:val="00484ED4"/>
    <w:rsid w:val="00484EF2"/>
    <w:rsid w:val="004850B5"/>
    <w:rsid w:val="004851AB"/>
    <w:rsid w:val="004852FD"/>
    <w:rsid w:val="00485320"/>
    <w:rsid w:val="00485398"/>
    <w:rsid w:val="00485470"/>
    <w:rsid w:val="004854FB"/>
    <w:rsid w:val="004856D7"/>
    <w:rsid w:val="0048585A"/>
    <w:rsid w:val="0048597B"/>
    <w:rsid w:val="00485C8D"/>
    <w:rsid w:val="00485CAD"/>
    <w:rsid w:val="00485CD2"/>
    <w:rsid w:val="00485D19"/>
    <w:rsid w:val="00485F21"/>
    <w:rsid w:val="004863A0"/>
    <w:rsid w:val="004865FD"/>
    <w:rsid w:val="0048662F"/>
    <w:rsid w:val="004866F8"/>
    <w:rsid w:val="00486926"/>
    <w:rsid w:val="00486C71"/>
    <w:rsid w:val="00486CA8"/>
    <w:rsid w:val="00486F7B"/>
    <w:rsid w:val="00486FA7"/>
    <w:rsid w:val="00487000"/>
    <w:rsid w:val="00487004"/>
    <w:rsid w:val="00487055"/>
    <w:rsid w:val="0048705C"/>
    <w:rsid w:val="004872EA"/>
    <w:rsid w:val="00487336"/>
    <w:rsid w:val="004873FA"/>
    <w:rsid w:val="00487405"/>
    <w:rsid w:val="00487435"/>
    <w:rsid w:val="00487503"/>
    <w:rsid w:val="004876B7"/>
    <w:rsid w:val="00487850"/>
    <w:rsid w:val="0048788B"/>
    <w:rsid w:val="004879F6"/>
    <w:rsid w:val="00487F56"/>
    <w:rsid w:val="0049000D"/>
    <w:rsid w:val="0049019C"/>
    <w:rsid w:val="0049027F"/>
    <w:rsid w:val="00490342"/>
    <w:rsid w:val="00490450"/>
    <w:rsid w:val="00490458"/>
    <w:rsid w:val="0049067A"/>
    <w:rsid w:val="0049071C"/>
    <w:rsid w:val="0049076B"/>
    <w:rsid w:val="00490A6C"/>
    <w:rsid w:val="00490B4B"/>
    <w:rsid w:val="00490BDD"/>
    <w:rsid w:val="00490BDE"/>
    <w:rsid w:val="00490C4D"/>
    <w:rsid w:val="00490C7C"/>
    <w:rsid w:val="00490DB3"/>
    <w:rsid w:val="00490DE6"/>
    <w:rsid w:val="00490FBC"/>
    <w:rsid w:val="0049107B"/>
    <w:rsid w:val="00491092"/>
    <w:rsid w:val="0049115A"/>
    <w:rsid w:val="004911E4"/>
    <w:rsid w:val="00491478"/>
    <w:rsid w:val="00491A40"/>
    <w:rsid w:val="00491A55"/>
    <w:rsid w:val="00491ABA"/>
    <w:rsid w:val="00491AE6"/>
    <w:rsid w:val="00491D8C"/>
    <w:rsid w:val="004920B8"/>
    <w:rsid w:val="00492168"/>
    <w:rsid w:val="004921B3"/>
    <w:rsid w:val="00492211"/>
    <w:rsid w:val="00492604"/>
    <w:rsid w:val="00492736"/>
    <w:rsid w:val="00492792"/>
    <w:rsid w:val="004927D0"/>
    <w:rsid w:val="0049281D"/>
    <w:rsid w:val="004928E6"/>
    <w:rsid w:val="00492982"/>
    <w:rsid w:val="00492A04"/>
    <w:rsid w:val="00492A83"/>
    <w:rsid w:val="00492B64"/>
    <w:rsid w:val="00492C3C"/>
    <w:rsid w:val="00492C93"/>
    <w:rsid w:val="00492D45"/>
    <w:rsid w:val="004930D2"/>
    <w:rsid w:val="0049321C"/>
    <w:rsid w:val="00493263"/>
    <w:rsid w:val="00493282"/>
    <w:rsid w:val="004935FC"/>
    <w:rsid w:val="00493707"/>
    <w:rsid w:val="0049395A"/>
    <w:rsid w:val="00493A75"/>
    <w:rsid w:val="00493B95"/>
    <w:rsid w:val="00493C70"/>
    <w:rsid w:val="00493C93"/>
    <w:rsid w:val="0049400B"/>
    <w:rsid w:val="0049409F"/>
    <w:rsid w:val="00494152"/>
    <w:rsid w:val="004941AC"/>
    <w:rsid w:val="004942C4"/>
    <w:rsid w:val="00494348"/>
    <w:rsid w:val="004943FC"/>
    <w:rsid w:val="0049453E"/>
    <w:rsid w:val="0049457A"/>
    <w:rsid w:val="004949F0"/>
    <w:rsid w:val="00494A33"/>
    <w:rsid w:val="00494AB1"/>
    <w:rsid w:val="00494C6F"/>
    <w:rsid w:val="00494CBB"/>
    <w:rsid w:val="00494FFB"/>
    <w:rsid w:val="00495226"/>
    <w:rsid w:val="004952ED"/>
    <w:rsid w:val="0049544B"/>
    <w:rsid w:val="00495569"/>
    <w:rsid w:val="004956AA"/>
    <w:rsid w:val="004956F0"/>
    <w:rsid w:val="00495815"/>
    <w:rsid w:val="00495D09"/>
    <w:rsid w:val="00495EEE"/>
    <w:rsid w:val="004960F7"/>
    <w:rsid w:val="00496293"/>
    <w:rsid w:val="004962B2"/>
    <w:rsid w:val="00496458"/>
    <w:rsid w:val="004967EB"/>
    <w:rsid w:val="00496857"/>
    <w:rsid w:val="00496B4D"/>
    <w:rsid w:val="00496E41"/>
    <w:rsid w:val="00497012"/>
    <w:rsid w:val="00497107"/>
    <w:rsid w:val="004971C0"/>
    <w:rsid w:val="004973DC"/>
    <w:rsid w:val="0049743C"/>
    <w:rsid w:val="0049764E"/>
    <w:rsid w:val="004976E6"/>
    <w:rsid w:val="0049778B"/>
    <w:rsid w:val="004977D8"/>
    <w:rsid w:val="00497988"/>
    <w:rsid w:val="00497A34"/>
    <w:rsid w:val="00497B2B"/>
    <w:rsid w:val="00497C22"/>
    <w:rsid w:val="00497C23"/>
    <w:rsid w:val="00497C68"/>
    <w:rsid w:val="00497CC8"/>
    <w:rsid w:val="00497EE2"/>
    <w:rsid w:val="00497F81"/>
    <w:rsid w:val="004A01BB"/>
    <w:rsid w:val="004A0229"/>
    <w:rsid w:val="004A03CA"/>
    <w:rsid w:val="004A03DE"/>
    <w:rsid w:val="004A0413"/>
    <w:rsid w:val="004A0440"/>
    <w:rsid w:val="004A0538"/>
    <w:rsid w:val="004A05BB"/>
    <w:rsid w:val="004A05E8"/>
    <w:rsid w:val="004A06B4"/>
    <w:rsid w:val="004A07EC"/>
    <w:rsid w:val="004A0BFF"/>
    <w:rsid w:val="004A0C67"/>
    <w:rsid w:val="004A0D59"/>
    <w:rsid w:val="004A1126"/>
    <w:rsid w:val="004A1165"/>
    <w:rsid w:val="004A11CC"/>
    <w:rsid w:val="004A1336"/>
    <w:rsid w:val="004A13CB"/>
    <w:rsid w:val="004A1517"/>
    <w:rsid w:val="004A16C1"/>
    <w:rsid w:val="004A17FA"/>
    <w:rsid w:val="004A1980"/>
    <w:rsid w:val="004A19D7"/>
    <w:rsid w:val="004A1A4C"/>
    <w:rsid w:val="004A1D1B"/>
    <w:rsid w:val="004A1E80"/>
    <w:rsid w:val="004A1EE5"/>
    <w:rsid w:val="004A21D1"/>
    <w:rsid w:val="004A2343"/>
    <w:rsid w:val="004A235C"/>
    <w:rsid w:val="004A2744"/>
    <w:rsid w:val="004A279B"/>
    <w:rsid w:val="004A2A07"/>
    <w:rsid w:val="004A2A66"/>
    <w:rsid w:val="004A2C6C"/>
    <w:rsid w:val="004A2DA2"/>
    <w:rsid w:val="004A2EB8"/>
    <w:rsid w:val="004A2F1A"/>
    <w:rsid w:val="004A2FCC"/>
    <w:rsid w:val="004A323B"/>
    <w:rsid w:val="004A32F4"/>
    <w:rsid w:val="004A3329"/>
    <w:rsid w:val="004A3411"/>
    <w:rsid w:val="004A3462"/>
    <w:rsid w:val="004A3743"/>
    <w:rsid w:val="004A38B2"/>
    <w:rsid w:val="004A3969"/>
    <w:rsid w:val="004A3991"/>
    <w:rsid w:val="004A39F2"/>
    <w:rsid w:val="004A39F6"/>
    <w:rsid w:val="004A3FEB"/>
    <w:rsid w:val="004A4003"/>
    <w:rsid w:val="004A41F5"/>
    <w:rsid w:val="004A4288"/>
    <w:rsid w:val="004A42B9"/>
    <w:rsid w:val="004A42D1"/>
    <w:rsid w:val="004A435F"/>
    <w:rsid w:val="004A44C8"/>
    <w:rsid w:val="004A4555"/>
    <w:rsid w:val="004A4962"/>
    <w:rsid w:val="004A4D06"/>
    <w:rsid w:val="004A4E08"/>
    <w:rsid w:val="004A4F95"/>
    <w:rsid w:val="004A5049"/>
    <w:rsid w:val="004A5069"/>
    <w:rsid w:val="004A531A"/>
    <w:rsid w:val="004A55A4"/>
    <w:rsid w:val="004A5922"/>
    <w:rsid w:val="004A5BDB"/>
    <w:rsid w:val="004A5FDF"/>
    <w:rsid w:val="004A62CC"/>
    <w:rsid w:val="004A638B"/>
    <w:rsid w:val="004A6428"/>
    <w:rsid w:val="004A661C"/>
    <w:rsid w:val="004A66D0"/>
    <w:rsid w:val="004A68E5"/>
    <w:rsid w:val="004A6903"/>
    <w:rsid w:val="004A6BC6"/>
    <w:rsid w:val="004A6F70"/>
    <w:rsid w:val="004A6FAB"/>
    <w:rsid w:val="004A7171"/>
    <w:rsid w:val="004A7216"/>
    <w:rsid w:val="004A7250"/>
    <w:rsid w:val="004A7274"/>
    <w:rsid w:val="004A74AA"/>
    <w:rsid w:val="004A751C"/>
    <w:rsid w:val="004A7563"/>
    <w:rsid w:val="004A7648"/>
    <w:rsid w:val="004A76C2"/>
    <w:rsid w:val="004A778E"/>
    <w:rsid w:val="004A779E"/>
    <w:rsid w:val="004A7A3A"/>
    <w:rsid w:val="004A7A9D"/>
    <w:rsid w:val="004A7B6F"/>
    <w:rsid w:val="004A7B71"/>
    <w:rsid w:val="004A7D4C"/>
    <w:rsid w:val="004B0290"/>
    <w:rsid w:val="004B0301"/>
    <w:rsid w:val="004B039A"/>
    <w:rsid w:val="004B043D"/>
    <w:rsid w:val="004B07AD"/>
    <w:rsid w:val="004B0D8D"/>
    <w:rsid w:val="004B0F43"/>
    <w:rsid w:val="004B0F7D"/>
    <w:rsid w:val="004B13EB"/>
    <w:rsid w:val="004B1456"/>
    <w:rsid w:val="004B163C"/>
    <w:rsid w:val="004B1694"/>
    <w:rsid w:val="004B1E2E"/>
    <w:rsid w:val="004B200D"/>
    <w:rsid w:val="004B21CB"/>
    <w:rsid w:val="004B220B"/>
    <w:rsid w:val="004B25E0"/>
    <w:rsid w:val="004B26BF"/>
    <w:rsid w:val="004B26F5"/>
    <w:rsid w:val="004B2878"/>
    <w:rsid w:val="004B2AB9"/>
    <w:rsid w:val="004B2AE2"/>
    <w:rsid w:val="004B2BE1"/>
    <w:rsid w:val="004B2C87"/>
    <w:rsid w:val="004B2DE1"/>
    <w:rsid w:val="004B2E2B"/>
    <w:rsid w:val="004B2E77"/>
    <w:rsid w:val="004B2F33"/>
    <w:rsid w:val="004B2FB1"/>
    <w:rsid w:val="004B2FB9"/>
    <w:rsid w:val="004B30BA"/>
    <w:rsid w:val="004B31E6"/>
    <w:rsid w:val="004B3387"/>
    <w:rsid w:val="004B33C3"/>
    <w:rsid w:val="004B3512"/>
    <w:rsid w:val="004B35A0"/>
    <w:rsid w:val="004B35FB"/>
    <w:rsid w:val="004B3630"/>
    <w:rsid w:val="004B36D1"/>
    <w:rsid w:val="004B38B4"/>
    <w:rsid w:val="004B39CB"/>
    <w:rsid w:val="004B39F9"/>
    <w:rsid w:val="004B3AB4"/>
    <w:rsid w:val="004B3B31"/>
    <w:rsid w:val="004B3B46"/>
    <w:rsid w:val="004B3B53"/>
    <w:rsid w:val="004B3B89"/>
    <w:rsid w:val="004B3CAC"/>
    <w:rsid w:val="004B3CB6"/>
    <w:rsid w:val="004B3FFB"/>
    <w:rsid w:val="004B402B"/>
    <w:rsid w:val="004B4138"/>
    <w:rsid w:val="004B4276"/>
    <w:rsid w:val="004B43B7"/>
    <w:rsid w:val="004B441E"/>
    <w:rsid w:val="004B4601"/>
    <w:rsid w:val="004B46C1"/>
    <w:rsid w:val="004B470C"/>
    <w:rsid w:val="004B4904"/>
    <w:rsid w:val="004B4A93"/>
    <w:rsid w:val="004B4B96"/>
    <w:rsid w:val="004B4CCD"/>
    <w:rsid w:val="004B4CE4"/>
    <w:rsid w:val="004B4F1C"/>
    <w:rsid w:val="004B4FDA"/>
    <w:rsid w:val="004B501A"/>
    <w:rsid w:val="004B508F"/>
    <w:rsid w:val="004B50B3"/>
    <w:rsid w:val="004B5122"/>
    <w:rsid w:val="004B5203"/>
    <w:rsid w:val="004B527E"/>
    <w:rsid w:val="004B5484"/>
    <w:rsid w:val="004B54F1"/>
    <w:rsid w:val="004B55E4"/>
    <w:rsid w:val="004B564D"/>
    <w:rsid w:val="004B5765"/>
    <w:rsid w:val="004B579B"/>
    <w:rsid w:val="004B5889"/>
    <w:rsid w:val="004B5931"/>
    <w:rsid w:val="004B5ABB"/>
    <w:rsid w:val="004B5AFE"/>
    <w:rsid w:val="004B5B39"/>
    <w:rsid w:val="004B5D4D"/>
    <w:rsid w:val="004B5DA3"/>
    <w:rsid w:val="004B5E2D"/>
    <w:rsid w:val="004B6011"/>
    <w:rsid w:val="004B6184"/>
    <w:rsid w:val="004B628C"/>
    <w:rsid w:val="004B6323"/>
    <w:rsid w:val="004B64A4"/>
    <w:rsid w:val="004B65A4"/>
    <w:rsid w:val="004B6851"/>
    <w:rsid w:val="004B69BB"/>
    <w:rsid w:val="004B6AEF"/>
    <w:rsid w:val="004B6D7B"/>
    <w:rsid w:val="004B6D8F"/>
    <w:rsid w:val="004B6EC0"/>
    <w:rsid w:val="004B6FA9"/>
    <w:rsid w:val="004B7094"/>
    <w:rsid w:val="004B7160"/>
    <w:rsid w:val="004B7268"/>
    <w:rsid w:val="004B7273"/>
    <w:rsid w:val="004B7333"/>
    <w:rsid w:val="004B7478"/>
    <w:rsid w:val="004B787D"/>
    <w:rsid w:val="004B7887"/>
    <w:rsid w:val="004B793F"/>
    <w:rsid w:val="004B79D7"/>
    <w:rsid w:val="004B7C7D"/>
    <w:rsid w:val="004B7EE0"/>
    <w:rsid w:val="004B7F93"/>
    <w:rsid w:val="004B7FC3"/>
    <w:rsid w:val="004C016C"/>
    <w:rsid w:val="004C01CF"/>
    <w:rsid w:val="004C02F9"/>
    <w:rsid w:val="004C057E"/>
    <w:rsid w:val="004C0614"/>
    <w:rsid w:val="004C0652"/>
    <w:rsid w:val="004C08D7"/>
    <w:rsid w:val="004C08F4"/>
    <w:rsid w:val="004C0A04"/>
    <w:rsid w:val="004C0A8D"/>
    <w:rsid w:val="004C0AF6"/>
    <w:rsid w:val="004C0D2E"/>
    <w:rsid w:val="004C0F15"/>
    <w:rsid w:val="004C0FA6"/>
    <w:rsid w:val="004C10B2"/>
    <w:rsid w:val="004C1223"/>
    <w:rsid w:val="004C125E"/>
    <w:rsid w:val="004C1670"/>
    <w:rsid w:val="004C17FA"/>
    <w:rsid w:val="004C1B3F"/>
    <w:rsid w:val="004C1C33"/>
    <w:rsid w:val="004C1E41"/>
    <w:rsid w:val="004C1F5F"/>
    <w:rsid w:val="004C1F64"/>
    <w:rsid w:val="004C1FA9"/>
    <w:rsid w:val="004C20B9"/>
    <w:rsid w:val="004C20E8"/>
    <w:rsid w:val="004C22D6"/>
    <w:rsid w:val="004C24A7"/>
    <w:rsid w:val="004C2539"/>
    <w:rsid w:val="004C2541"/>
    <w:rsid w:val="004C261A"/>
    <w:rsid w:val="004C2716"/>
    <w:rsid w:val="004C2876"/>
    <w:rsid w:val="004C2A36"/>
    <w:rsid w:val="004C2C23"/>
    <w:rsid w:val="004C31EE"/>
    <w:rsid w:val="004C33AC"/>
    <w:rsid w:val="004C33B6"/>
    <w:rsid w:val="004C33E7"/>
    <w:rsid w:val="004C3417"/>
    <w:rsid w:val="004C3556"/>
    <w:rsid w:val="004C358F"/>
    <w:rsid w:val="004C35D7"/>
    <w:rsid w:val="004C3931"/>
    <w:rsid w:val="004C398A"/>
    <w:rsid w:val="004C39A3"/>
    <w:rsid w:val="004C39CA"/>
    <w:rsid w:val="004C4085"/>
    <w:rsid w:val="004C42DB"/>
    <w:rsid w:val="004C43D0"/>
    <w:rsid w:val="004C4479"/>
    <w:rsid w:val="004C44C7"/>
    <w:rsid w:val="004C44D9"/>
    <w:rsid w:val="004C45F0"/>
    <w:rsid w:val="004C464B"/>
    <w:rsid w:val="004C47F7"/>
    <w:rsid w:val="004C489A"/>
    <w:rsid w:val="004C491A"/>
    <w:rsid w:val="004C498C"/>
    <w:rsid w:val="004C4A29"/>
    <w:rsid w:val="004C4ACB"/>
    <w:rsid w:val="004C4B18"/>
    <w:rsid w:val="004C4C51"/>
    <w:rsid w:val="004C4C5B"/>
    <w:rsid w:val="004C4CED"/>
    <w:rsid w:val="004C4D2B"/>
    <w:rsid w:val="004C4D66"/>
    <w:rsid w:val="004C4E90"/>
    <w:rsid w:val="004C4EE2"/>
    <w:rsid w:val="004C4FF1"/>
    <w:rsid w:val="004C501C"/>
    <w:rsid w:val="004C51A9"/>
    <w:rsid w:val="004C543C"/>
    <w:rsid w:val="004C56D6"/>
    <w:rsid w:val="004C585A"/>
    <w:rsid w:val="004C5A1C"/>
    <w:rsid w:val="004C5A98"/>
    <w:rsid w:val="004C5E68"/>
    <w:rsid w:val="004C5F4D"/>
    <w:rsid w:val="004C60A4"/>
    <w:rsid w:val="004C61CC"/>
    <w:rsid w:val="004C644D"/>
    <w:rsid w:val="004C6464"/>
    <w:rsid w:val="004C6480"/>
    <w:rsid w:val="004C663A"/>
    <w:rsid w:val="004C6802"/>
    <w:rsid w:val="004C68C6"/>
    <w:rsid w:val="004C68E7"/>
    <w:rsid w:val="004C6B5F"/>
    <w:rsid w:val="004C6D04"/>
    <w:rsid w:val="004C7085"/>
    <w:rsid w:val="004C70E9"/>
    <w:rsid w:val="004C72D6"/>
    <w:rsid w:val="004C72F4"/>
    <w:rsid w:val="004C73C1"/>
    <w:rsid w:val="004C743C"/>
    <w:rsid w:val="004C7515"/>
    <w:rsid w:val="004C751F"/>
    <w:rsid w:val="004C75B9"/>
    <w:rsid w:val="004C7636"/>
    <w:rsid w:val="004C78C6"/>
    <w:rsid w:val="004C79B2"/>
    <w:rsid w:val="004C7A37"/>
    <w:rsid w:val="004C7DC8"/>
    <w:rsid w:val="004C7E39"/>
    <w:rsid w:val="004D0082"/>
    <w:rsid w:val="004D0135"/>
    <w:rsid w:val="004D0184"/>
    <w:rsid w:val="004D01AC"/>
    <w:rsid w:val="004D033B"/>
    <w:rsid w:val="004D03C6"/>
    <w:rsid w:val="004D0529"/>
    <w:rsid w:val="004D070A"/>
    <w:rsid w:val="004D072C"/>
    <w:rsid w:val="004D0766"/>
    <w:rsid w:val="004D07A6"/>
    <w:rsid w:val="004D0842"/>
    <w:rsid w:val="004D089C"/>
    <w:rsid w:val="004D08C6"/>
    <w:rsid w:val="004D0924"/>
    <w:rsid w:val="004D0992"/>
    <w:rsid w:val="004D09DC"/>
    <w:rsid w:val="004D0F40"/>
    <w:rsid w:val="004D11B4"/>
    <w:rsid w:val="004D1302"/>
    <w:rsid w:val="004D13DC"/>
    <w:rsid w:val="004D14DD"/>
    <w:rsid w:val="004D1586"/>
    <w:rsid w:val="004D1931"/>
    <w:rsid w:val="004D193B"/>
    <w:rsid w:val="004D1B80"/>
    <w:rsid w:val="004D1C99"/>
    <w:rsid w:val="004D1CAE"/>
    <w:rsid w:val="004D1DB0"/>
    <w:rsid w:val="004D21CB"/>
    <w:rsid w:val="004D2436"/>
    <w:rsid w:val="004D24C3"/>
    <w:rsid w:val="004D262B"/>
    <w:rsid w:val="004D276E"/>
    <w:rsid w:val="004D2782"/>
    <w:rsid w:val="004D283B"/>
    <w:rsid w:val="004D2BFF"/>
    <w:rsid w:val="004D2CB4"/>
    <w:rsid w:val="004D2CF3"/>
    <w:rsid w:val="004D2CFF"/>
    <w:rsid w:val="004D2E02"/>
    <w:rsid w:val="004D2E4C"/>
    <w:rsid w:val="004D302F"/>
    <w:rsid w:val="004D349A"/>
    <w:rsid w:val="004D3584"/>
    <w:rsid w:val="004D38A9"/>
    <w:rsid w:val="004D3BCA"/>
    <w:rsid w:val="004D3EE3"/>
    <w:rsid w:val="004D403D"/>
    <w:rsid w:val="004D43C3"/>
    <w:rsid w:val="004D44CE"/>
    <w:rsid w:val="004D462F"/>
    <w:rsid w:val="004D4A5F"/>
    <w:rsid w:val="004D4BF3"/>
    <w:rsid w:val="004D4C7D"/>
    <w:rsid w:val="004D4E90"/>
    <w:rsid w:val="004D4F4C"/>
    <w:rsid w:val="004D5253"/>
    <w:rsid w:val="004D5347"/>
    <w:rsid w:val="004D55B0"/>
    <w:rsid w:val="004D575D"/>
    <w:rsid w:val="004D5767"/>
    <w:rsid w:val="004D57C2"/>
    <w:rsid w:val="004D57F4"/>
    <w:rsid w:val="004D594D"/>
    <w:rsid w:val="004D5A0A"/>
    <w:rsid w:val="004D5ADD"/>
    <w:rsid w:val="004D5BC3"/>
    <w:rsid w:val="004D5D0B"/>
    <w:rsid w:val="004D5EFA"/>
    <w:rsid w:val="004D5F2F"/>
    <w:rsid w:val="004D5F4D"/>
    <w:rsid w:val="004D621B"/>
    <w:rsid w:val="004D62F7"/>
    <w:rsid w:val="004D66C9"/>
    <w:rsid w:val="004D677F"/>
    <w:rsid w:val="004D6911"/>
    <w:rsid w:val="004D6929"/>
    <w:rsid w:val="004D6A2C"/>
    <w:rsid w:val="004D6A50"/>
    <w:rsid w:val="004D6C02"/>
    <w:rsid w:val="004D6CE7"/>
    <w:rsid w:val="004D6CF3"/>
    <w:rsid w:val="004D6D9D"/>
    <w:rsid w:val="004D6EDC"/>
    <w:rsid w:val="004D72E9"/>
    <w:rsid w:val="004D7408"/>
    <w:rsid w:val="004D741C"/>
    <w:rsid w:val="004D74BF"/>
    <w:rsid w:val="004D7568"/>
    <w:rsid w:val="004D7B8E"/>
    <w:rsid w:val="004D7D08"/>
    <w:rsid w:val="004E03EF"/>
    <w:rsid w:val="004E04D3"/>
    <w:rsid w:val="004E050E"/>
    <w:rsid w:val="004E068C"/>
    <w:rsid w:val="004E0700"/>
    <w:rsid w:val="004E0854"/>
    <w:rsid w:val="004E0988"/>
    <w:rsid w:val="004E09FC"/>
    <w:rsid w:val="004E0A3E"/>
    <w:rsid w:val="004E0B45"/>
    <w:rsid w:val="004E0C25"/>
    <w:rsid w:val="004E0D41"/>
    <w:rsid w:val="004E0D7A"/>
    <w:rsid w:val="004E0E85"/>
    <w:rsid w:val="004E1302"/>
    <w:rsid w:val="004E135A"/>
    <w:rsid w:val="004E1375"/>
    <w:rsid w:val="004E1418"/>
    <w:rsid w:val="004E1782"/>
    <w:rsid w:val="004E1B4A"/>
    <w:rsid w:val="004E1D05"/>
    <w:rsid w:val="004E1D68"/>
    <w:rsid w:val="004E1F70"/>
    <w:rsid w:val="004E21C4"/>
    <w:rsid w:val="004E2322"/>
    <w:rsid w:val="004E2420"/>
    <w:rsid w:val="004E2605"/>
    <w:rsid w:val="004E279B"/>
    <w:rsid w:val="004E28D7"/>
    <w:rsid w:val="004E292C"/>
    <w:rsid w:val="004E29DA"/>
    <w:rsid w:val="004E2C15"/>
    <w:rsid w:val="004E2C2B"/>
    <w:rsid w:val="004E2CEA"/>
    <w:rsid w:val="004E2E24"/>
    <w:rsid w:val="004E31B4"/>
    <w:rsid w:val="004E33AF"/>
    <w:rsid w:val="004E345A"/>
    <w:rsid w:val="004E34BC"/>
    <w:rsid w:val="004E34FF"/>
    <w:rsid w:val="004E366F"/>
    <w:rsid w:val="004E38D6"/>
    <w:rsid w:val="004E3A1D"/>
    <w:rsid w:val="004E3B26"/>
    <w:rsid w:val="004E3CFF"/>
    <w:rsid w:val="004E3D9D"/>
    <w:rsid w:val="004E3DC9"/>
    <w:rsid w:val="004E3F96"/>
    <w:rsid w:val="004E40BF"/>
    <w:rsid w:val="004E40FE"/>
    <w:rsid w:val="004E4217"/>
    <w:rsid w:val="004E4380"/>
    <w:rsid w:val="004E43ED"/>
    <w:rsid w:val="004E4799"/>
    <w:rsid w:val="004E4968"/>
    <w:rsid w:val="004E4CEB"/>
    <w:rsid w:val="004E4D3F"/>
    <w:rsid w:val="004E4D85"/>
    <w:rsid w:val="004E4D8E"/>
    <w:rsid w:val="004E50D4"/>
    <w:rsid w:val="004E53A2"/>
    <w:rsid w:val="004E5402"/>
    <w:rsid w:val="004E5687"/>
    <w:rsid w:val="004E56C8"/>
    <w:rsid w:val="004E574F"/>
    <w:rsid w:val="004E5780"/>
    <w:rsid w:val="004E5801"/>
    <w:rsid w:val="004E5899"/>
    <w:rsid w:val="004E5A2F"/>
    <w:rsid w:val="004E5B84"/>
    <w:rsid w:val="004E5F0F"/>
    <w:rsid w:val="004E5F96"/>
    <w:rsid w:val="004E5FB1"/>
    <w:rsid w:val="004E60BC"/>
    <w:rsid w:val="004E6249"/>
    <w:rsid w:val="004E6326"/>
    <w:rsid w:val="004E6421"/>
    <w:rsid w:val="004E6439"/>
    <w:rsid w:val="004E6460"/>
    <w:rsid w:val="004E64C0"/>
    <w:rsid w:val="004E64D2"/>
    <w:rsid w:val="004E6564"/>
    <w:rsid w:val="004E663F"/>
    <w:rsid w:val="004E672D"/>
    <w:rsid w:val="004E6767"/>
    <w:rsid w:val="004E6B9D"/>
    <w:rsid w:val="004E6D32"/>
    <w:rsid w:val="004E6F8F"/>
    <w:rsid w:val="004E732D"/>
    <w:rsid w:val="004E7810"/>
    <w:rsid w:val="004E79DB"/>
    <w:rsid w:val="004E79FD"/>
    <w:rsid w:val="004E7BEA"/>
    <w:rsid w:val="004E7BF8"/>
    <w:rsid w:val="004E7D03"/>
    <w:rsid w:val="004E7EBF"/>
    <w:rsid w:val="004E7F2E"/>
    <w:rsid w:val="004E7F70"/>
    <w:rsid w:val="004E7F88"/>
    <w:rsid w:val="004F00C1"/>
    <w:rsid w:val="004F024D"/>
    <w:rsid w:val="004F0374"/>
    <w:rsid w:val="004F06BB"/>
    <w:rsid w:val="004F0789"/>
    <w:rsid w:val="004F0AEC"/>
    <w:rsid w:val="004F0C23"/>
    <w:rsid w:val="004F0C24"/>
    <w:rsid w:val="004F0D9A"/>
    <w:rsid w:val="004F0F83"/>
    <w:rsid w:val="004F0FD0"/>
    <w:rsid w:val="004F1065"/>
    <w:rsid w:val="004F11D9"/>
    <w:rsid w:val="004F1256"/>
    <w:rsid w:val="004F14F9"/>
    <w:rsid w:val="004F161B"/>
    <w:rsid w:val="004F166E"/>
    <w:rsid w:val="004F1A01"/>
    <w:rsid w:val="004F1A3F"/>
    <w:rsid w:val="004F1B43"/>
    <w:rsid w:val="004F1CCA"/>
    <w:rsid w:val="004F1D67"/>
    <w:rsid w:val="004F1E87"/>
    <w:rsid w:val="004F1FE3"/>
    <w:rsid w:val="004F20D1"/>
    <w:rsid w:val="004F21C1"/>
    <w:rsid w:val="004F222E"/>
    <w:rsid w:val="004F2306"/>
    <w:rsid w:val="004F2350"/>
    <w:rsid w:val="004F2636"/>
    <w:rsid w:val="004F26DC"/>
    <w:rsid w:val="004F2AFD"/>
    <w:rsid w:val="004F2F07"/>
    <w:rsid w:val="004F315A"/>
    <w:rsid w:val="004F340D"/>
    <w:rsid w:val="004F3455"/>
    <w:rsid w:val="004F38CB"/>
    <w:rsid w:val="004F3B36"/>
    <w:rsid w:val="004F3B57"/>
    <w:rsid w:val="004F3B92"/>
    <w:rsid w:val="004F3BD9"/>
    <w:rsid w:val="004F3C08"/>
    <w:rsid w:val="004F3D42"/>
    <w:rsid w:val="004F3D9D"/>
    <w:rsid w:val="004F3DC0"/>
    <w:rsid w:val="004F4043"/>
    <w:rsid w:val="004F4246"/>
    <w:rsid w:val="004F42FC"/>
    <w:rsid w:val="004F4453"/>
    <w:rsid w:val="004F4719"/>
    <w:rsid w:val="004F4BDF"/>
    <w:rsid w:val="004F4E3D"/>
    <w:rsid w:val="004F4E70"/>
    <w:rsid w:val="004F4F32"/>
    <w:rsid w:val="004F4FB4"/>
    <w:rsid w:val="004F5045"/>
    <w:rsid w:val="004F518F"/>
    <w:rsid w:val="004F5280"/>
    <w:rsid w:val="004F54FE"/>
    <w:rsid w:val="004F5723"/>
    <w:rsid w:val="004F59DE"/>
    <w:rsid w:val="004F5A34"/>
    <w:rsid w:val="004F5AF3"/>
    <w:rsid w:val="004F5BEA"/>
    <w:rsid w:val="004F5CEC"/>
    <w:rsid w:val="004F5CF4"/>
    <w:rsid w:val="004F5E38"/>
    <w:rsid w:val="004F5F8C"/>
    <w:rsid w:val="004F5FAD"/>
    <w:rsid w:val="004F60D3"/>
    <w:rsid w:val="004F6109"/>
    <w:rsid w:val="004F619E"/>
    <w:rsid w:val="004F61AA"/>
    <w:rsid w:val="004F6413"/>
    <w:rsid w:val="004F6592"/>
    <w:rsid w:val="004F65C8"/>
    <w:rsid w:val="004F67D0"/>
    <w:rsid w:val="004F6A0F"/>
    <w:rsid w:val="004F6B16"/>
    <w:rsid w:val="004F6D44"/>
    <w:rsid w:val="004F71AD"/>
    <w:rsid w:val="004F73D9"/>
    <w:rsid w:val="004F74D0"/>
    <w:rsid w:val="004F75DD"/>
    <w:rsid w:val="004F774F"/>
    <w:rsid w:val="004F777D"/>
    <w:rsid w:val="004F7786"/>
    <w:rsid w:val="004F77C6"/>
    <w:rsid w:val="004F78BB"/>
    <w:rsid w:val="004F7A67"/>
    <w:rsid w:val="004F7AA7"/>
    <w:rsid w:val="004F7D9C"/>
    <w:rsid w:val="0050012A"/>
    <w:rsid w:val="00500329"/>
    <w:rsid w:val="005003D3"/>
    <w:rsid w:val="005004AB"/>
    <w:rsid w:val="005004E7"/>
    <w:rsid w:val="0050066E"/>
    <w:rsid w:val="005006EC"/>
    <w:rsid w:val="0050084F"/>
    <w:rsid w:val="00500953"/>
    <w:rsid w:val="0050098D"/>
    <w:rsid w:val="00500AA8"/>
    <w:rsid w:val="00500C4A"/>
    <w:rsid w:val="00500D19"/>
    <w:rsid w:val="00500D96"/>
    <w:rsid w:val="00500EA7"/>
    <w:rsid w:val="00500F11"/>
    <w:rsid w:val="00500F4E"/>
    <w:rsid w:val="00501004"/>
    <w:rsid w:val="0050133A"/>
    <w:rsid w:val="0050139A"/>
    <w:rsid w:val="00501509"/>
    <w:rsid w:val="0050178B"/>
    <w:rsid w:val="00501791"/>
    <w:rsid w:val="005019AC"/>
    <w:rsid w:val="00501ADB"/>
    <w:rsid w:val="00501BA3"/>
    <w:rsid w:val="00501C53"/>
    <w:rsid w:val="00501C58"/>
    <w:rsid w:val="00501CF8"/>
    <w:rsid w:val="00501E58"/>
    <w:rsid w:val="005020EF"/>
    <w:rsid w:val="0050216B"/>
    <w:rsid w:val="00502479"/>
    <w:rsid w:val="005027F5"/>
    <w:rsid w:val="00502834"/>
    <w:rsid w:val="00502916"/>
    <w:rsid w:val="00502A4F"/>
    <w:rsid w:val="00502A71"/>
    <w:rsid w:val="00502BB1"/>
    <w:rsid w:val="00502BE8"/>
    <w:rsid w:val="00502DE1"/>
    <w:rsid w:val="00502DF1"/>
    <w:rsid w:val="00502E31"/>
    <w:rsid w:val="00502E86"/>
    <w:rsid w:val="00502F65"/>
    <w:rsid w:val="00503135"/>
    <w:rsid w:val="005031C3"/>
    <w:rsid w:val="0050339D"/>
    <w:rsid w:val="005033CD"/>
    <w:rsid w:val="00503436"/>
    <w:rsid w:val="005035D0"/>
    <w:rsid w:val="0050366F"/>
    <w:rsid w:val="005036D8"/>
    <w:rsid w:val="005037F1"/>
    <w:rsid w:val="0050396B"/>
    <w:rsid w:val="00503A66"/>
    <w:rsid w:val="00503B04"/>
    <w:rsid w:val="00503E8D"/>
    <w:rsid w:val="00503FBB"/>
    <w:rsid w:val="00504096"/>
    <w:rsid w:val="00504542"/>
    <w:rsid w:val="00504DC5"/>
    <w:rsid w:val="00505000"/>
    <w:rsid w:val="0050508E"/>
    <w:rsid w:val="00505273"/>
    <w:rsid w:val="005052DF"/>
    <w:rsid w:val="0050556D"/>
    <w:rsid w:val="005055F3"/>
    <w:rsid w:val="0050566B"/>
    <w:rsid w:val="005058DC"/>
    <w:rsid w:val="00505D16"/>
    <w:rsid w:val="0050623A"/>
    <w:rsid w:val="00506333"/>
    <w:rsid w:val="00506343"/>
    <w:rsid w:val="005063D7"/>
    <w:rsid w:val="00506591"/>
    <w:rsid w:val="005065FC"/>
    <w:rsid w:val="00506618"/>
    <w:rsid w:val="0050662C"/>
    <w:rsid w:val="00506673"/>
    <w:rsid w:val="0050667A"/>
    <w:rsid w:val="0050676D"/>
    <w:rsid w:val="005067C8"/>
    <w:rsid w:val="005069BB"/>
    <w:rsid w:val="005069D0"/>
    <w:rsid w:val="00506C45"/>
    <w:rsid w:val="00506EBC"/>
    <w:rsid w:val="00506FED"/>
    <w:rsid w:val="005071EB"/>
    <w:rsid w:val="0050725C"/>
    <w:rsid w:val="0050729D"/>
    <w:rsid w:val="005077F4"/>
    <w:rsid w:val="005078BD"/>
    <w:rsid w:val="00507A48"/>
    <w:rsid w:val="00507A58"/>
    <w:rsid w:val="00507A6C"/>
    <w:rsid w:val="0051009A"/>
    <w:rsid w:val="005100FF"/>
    <w:rsid w:val="0051038D"/>
    <w:rsid w:val="005105C0"/>
    <w:rsid w:val="005106F1"/>
    <w:rsid w:val="005106FF"/>
    <w:rsid w:val="00510724"/>
    <w:rsid w:val="00510881"/>
    <w:rsid w:val="00510A3C"/>
    <w:rsid w:val="00510BD9"/>
    <w:rsid w:val="00510D4E"/>
    <w:rsid w:val="00511080"/>
    <w:rsid w:val="005112B5"/>
    <w:rsid w:val="005112F5"/>
    <w:rsid w:val="00511402"/>
    <w:rsid w:val="00511478"/>
    <w:rsid w:val="005116D1"/>
    <w:rsid w:val="005117B8"/>
    <w:rsid w:val="0051181B"/>
    <w:rsid w:val="005119C8"/>
    <w:rsid w:val="00511A1D"/>
    <w:rsid w:val="00511A76"/>
    <w:rsid w:val="00511BBE"/>
    <w:rsid w:val="00511BE6"/>
    <w:rsid w:val="00511CE3"/>
    <w:rsid w:val="00512097"/>
    <w:rsid w:val="005120AE"/>
    <w:rsid w:val="00512138"/>
    <w:rsid w:val="00512238"/>
    <w:rsid w:val="005122BF"/>
    <w:rsid w:val="00512345"/>
    <w:rsid w:val="005124B5"/>
    <w:rsid w:val="0051253D"/>
    <w:rsid w:val="00512605"/>
    <w:rsid w:val="005126A5"/>
    <w:rsid w:val="005126FC"/>
    <w:rsid w:val="005127BF"/>
    <w:rsid w:val="0051293B"/>
    <w:rsid w:val="005129C6"/>
    <w:rsid w:val="00512BC3"/>
    <w:rsid w:val="005131CB"/>
    <w:rsid w:val="005132E2"/>
    <w:rsid w:val="0051357E"/>
    <w:rsid w:val="00513708"/>
    <w:rsid w:val="005137AD"/>
    <w:rsid w:val="005138EB"/>
    <w:rsid w:val="00513923"/>
    <w:rsid w:val="00513BB7"/>
    <w:rsid w:val="00513C29"/>
    <w:rsid w:val="00513CE0"/>
    <w:rsid w:val="00513D1A"/>
    <w:rsid w:val="00513D61"/>
    <w:rsid w:val="00513DC5"/>
    <w:rsid w:val="00513E34"/>
    <w:rsid w:val="00513EDB"/>
    <w:rsid w:val="00513FE4"/>
    <w:rsid w:val="005140F7"/>
    <w:rsid w:val="00514163"/>
    <w:rsid w:val="005142A2"/>
    <w:rsid w:val="00514856"/>
    <w:rsid w:val="0051489C"/>
    <w:rsid w:val="00514ACE"/>
    <w:rsid w:val="00514AFD"/>
    <w:rsid w:val="00514BF1"/>
    <w:rsid w:val="00514CCC"/>
    <w:rsid w:val="00514D05"/>
    <w:rsid w:val="00514DC8"/>
    <w:rsid w:val="00514E90"/>
    <w:rsid w:val="00514EEA"/>
    <w:rsid w:val="00515099"/>
    <w:rsid w:val="00515231"/>
    <w:rsid w:val="005155DF"/>
    <w:rsid w:val="0051592A"/>
    <w:rsid w:val="00515B83"/>
    <w:rsid w:val="00515BFB"/>
    <w:rsid w:val="00515CE3"/>
    <w:rsid w:val="00515D0A"/>
    <w:rsid w:val="00515D69"/>
    <w:rsid w:val="00515F54"/>
    <w:rsid w:val="00516069"/>
    <w:rsid w:val="005160C6"/>
    <w:rsid w:val="0051616C"/>
    <w:rsid w:val="005161A7"/>
    <w:rsid w:val="00516200"/>
    <w:rsid w:val="0051624D"/>
    <w:rsid w:val="005163B0"/>
    <w:rsid w:val="0051655E"/>
    <w:rsid w:val="005165D3"/>
    <w:rsid w:val="0051665D"/>
    <w:rsid w:val="00516923"/>
    <w:rsid w:val="00516A63"/>
    <w:rsid w:val="00516C89"/>
    <w:rsid w:val="00516CEB"/>
    <w:rsid w:val="00516F78"/>
    <w:rsid w:val="0051703B"/>
    <w:rsid w:val="00517337"/>
    <w:rsid w:val="00517550"/>
    <w:rsid w:val="005175F3"/>
    <w:rsid w:val="00517773"/>
    <w:rsid w:val="005177A7"/>
    <w:rsid w:val="005177EF"/>
    <w:rsid w:val="005179D6"/>
    <w:rsid w:val="00517AC3"/>
    <w:rsid w:val="00517DFA"/>
    <w:rsid w:val="00517E26"/>
    <w:rsid w:val="00517E67"/>
    <w:rsid w:val="00520002"/>
    <w:rsid w:val="0052003E"/>
    <w:rsid w:val="005200D8"/>
    <w:rsid w:val="005203E8"/>
    <w:rsid w:val="00520452"/>
    <w:rsid w:val="00520685"/>
    <w:rsid w:val="005206C8"/>
    <w:rsid w:val="00520788"/>
    <w:rsid w:val="0052085F"/>
    <w:rsid w:val="005209BF"/>
    <w:rsid w:val="00520AB6"/>
    <w:rsid w:val="00520D65"/>
    <w:rsid w:val="00520FB7"/>
    <w:rsid w:val="00521066"/>
    <w:rsid w:val="00521122"/>
    <w:rsid w:val="005211CC"/>
    <w:rsid w:val="005211E9"/>
    <w:rsid w:val="00521772"/>
    <w:rsid w:val="00521A12"/>
    <w:rsid w:val="00521ED9"/>
    <w:rsid w:val="00522132"/>
    <w:rsid w:val="00522348"/>
    <w:rsid w:val="00522538"/>
    <w:rsid w:val="00522A7B"/>
    <w:rsid w:val="00522D29"/>
    <w:rsid w:val="00522DE3"/>
    <w:rsid w:val="00522FAA"/>
    <w:rsid w:val="00523542"/>
    <w:rsid w:val="00523545"/>
    <w:rsid w:val="005237E9"/>
    <w:rsid w:val="0052383C"/>
    <w:rsid w:val="005238AE"/>
    <w:rsid w:val="00523964"/>
    <w:rsid w:val="00523A6D"/>
    <w:rsid w:val="00523A6E"/>
    <w:rsid w:val="00523ABD"/>
    <w:rsid w:val="00523C2C"/>
    <w:rsid w:val="00523C31"/>
    <w:rsid w:val="00523C62"/>
    <w:rsid w:val="00523E95"/>
    <w:rsid w:val="005240E7"/>
    <w:rsid w:val="00524361"/>
    <w:rsid w:val="00524366"/>
    <w:rsid w:val="005243DB"/>
    <w:rsid w:val="00524745"/>
    <w:rsid w:val="00524790"/>
    <w:rsid w:val="005249C4"/>
    <w:rsid w:val="00524A44"/>
    <w:rsid w:val="00524A7B"/>
    <w:rsid w:val="00524AA3"/>
    <w:rsid w:val="00524B1C"/>
    <w:rsid w:val="00524B8E"/>
    <w:rsid w:val="00524E2C"/>
    <w:rsid w:val="00524E2F"/>
    <w:rsid w:val="00524E66"/>
    <w:rsid w:val="00524E89"/>
    <w:rsid w:val="00524ED2"/>
    <w:rsid w:val="0052510A"/>
    <w:rsid w:val="005251FF"/>
    <w:rsid w:val="00525410"/>
    <w:rsid w:val="005254F7"/>
    <w:rsid w:val="0052578D"/>
    <w:rsid w:val="00525811"/>
    <w:rsid w:val="00525854"/>
    <w:rsid w:val="0052591B"/>
    <w:rsid w:val="00525AAF"/>
    <w:rsid w:val="00525AE4"/>
    <w:rsid w:val="00525D1E"/>
    <w:rsid w:val="00525EA9"/>
    <w:rsid w:val="00525ED9"/>
    <w:rsid w:val="00525F90"/>
    <w:rsid w:val="00525F93"/>
    <w:rsid w:val="00525FAB"/>
    <w:rsid w:val="00526024"/>
    <w:rsid w:val="00526136"/>
    <w:rsid w:val="005261FC"/>
    <w:rsid w:val="00526250"/>
    <w:rsid w:val="00526337"/>
    <w:rsid w:val="00526425"/>
    <w:rsid w:val="0052642C"/>
    <w:rsid w:val="005264AA"/>
    <w:rsid w:val="00526585"/>
    <w:rsid w:val="005265C2"/>
    <w:rsid w:val="005265DB"/>
    <w:rsid w:val="0052662A"/>
    <w:rsid w:val="005267D3"/>
    <w:rsid w:val="005267DD"/>
    <w:rsid w:val="0052685E"/>
    <w:rsid w:val="005268A5"/>
    <w:rsid w:val="00526990"/>
    <w:rsid w:val="005269B9"/>
    <w:rsid w:val="00526E35"/>
    <w:rsid w:val="00526E6A"/>
    <w:rsid w:val="00526F42"/>
    <w:rsid w:val="00527255"/>
    <w:rsid w:val="00527283"/>
    <w:rsid w:val="0052732F"/>
    <w:rsid w:val="00527452"/>
    <w:rsid w:val="00527494"/>
    <w:rsid w:val="0052753E"/>
    <w:rsid w:val="00527619"/>
    <w:rsid w:val="00527A52"/>
    <w:rsid w:val="00527C75"/>
    <w:rsid w:val="00527EB9"/>
    <w:rsid w:val="00527F25"/>
    <w:rsid w:val="00527F2A"/>
    <w:rsid w:val="00527F51"/>
    <w:rsid w:val="00527FE9"/>
    <w:rsid w:val="00530063"/>
    <w:rsid w:val="005303B0"/>
    <w:rsid w:val="00530444"/>
    <w:rsid w:val="00530674"/>
    <w:rsid w:val="00530847"/>
    <w:rsid w:val="0053088E"/>
    <w:rsid w:val="00530893"/>
    <w:rsid w:val="005309D9"/>
    <w:rsid w:val="00530AB5"/>
    <w:rsid w:val="00530E24"/>
    <w:rsid w:val="00530F03"/>
    <w:rsid w:val="005310C7"/>
    <w:rsid w:val="0053120E"/>
    <w:rsid w:val="005312F8"/>
    <w:rsid w:val="005317E9"/>
    <w:rsid w:val="00531895"/>
    <w:rsid w:val="0053190F"/>
    <w:rsid w:val="0053194A"/>
    <w:rsid w:val="00531A5D"/>
    <w:rsid w:val="00531AAC"/>
    <w:rsid w:val="00531BB8"/>
    <w:rsid w:val="00531E07"/>
    <w:rsid w:val="00532287"/>
    <w:rsid w:val="00532332"/>
    <w:rsid w:val="00532409"/>
    <w:rsid w:val="0053240B"/>
    <w:rsid w:val="0053242D"/>
    <w:rsid w:val="005327D5"/>
    <w:rsid w:val="00532973"/>
    <w:rsid w:val="0053297D"/>
    <w:rsid w:val="00532A54"/>
    <w:rsid w:val="00532C46"/>
    <w:rsid w:val="00532DF7"/>
    <w:rsid w:val="005330A9"/>
    <w:rsid w:val="00533250"/>
    <w:rsid w:val="0053342D"/>
    <w:rsid w:val="005334C8"/>
    <w:rsid w:val="0053352E"/>
    <w:rsid w:val="00533712"/>
    <w:rsid w:val="00533777"/>
    <w:rsid w:val="005337E6"/>
    <w:rsid w:val="0053384E"/>
    <w:rsid w:val="005338DD"/>
    <w:rsid w:val="00533AF9"/>
    <w:rsid w:val="00533B1A"/>
    <w:rsid w:val="00533C56"/>
    <w:rsid w:val="00533D41"/>
    <w:rsid w:val="0053414F"/>
    <w:rsid w:val="005341E8"/>
    <w:rsid w:val="0053457A"/>
    <w:rsid w:val="00534607"/>
    <w:rsid w:val="00534646"/>
    <w:rsid w:val="00534709"/>
    <w:rsid w:val="00534916"/>
    <w:rsid w:val="00534BB5"/>
    <w:rsid w:val="00534F25"/>
    <w:rsid w:val="005354AA"/>
    <w:rsid w:val="00535537"/>
    <w:rsid w:val="0053567D"/>
    <w:rsid w:val="005356C0"/>
    <w:rsid w:val="0053585F"/>
    <w:rsid w:val="00535DEA"/>
    <w:rsid w:val="0053637B"/>
    <w:rsid w:val="00536536"/>
    <w:rsid w:val="00536728"/>
    <w:rsid w:val="0053676D"/>
    <w:rsid w:val="005367A6"/>
    <w:rsid w:val="005368F0"/>
    <w:rsid w:val="00536B74"/>
    <w:rsid w:val="00536BE9"/>
    <w:rsid w:val="00536E86"/>
    <w:rsid w:val="00536FCF"/>
    <w:rsid w:val="005370D3"/>
    <w:rsid w:val="005371E9"/>
    <w:rsid w:val="0053730C"/>
    <w:rsid w:val="00537353"/>
    <w:rsid w:val="00537467"/>
    <w:rsid w:val="00537680"/>
    <w:rsid w:val="005378C5"/>
    <w:rsid w:val="00537902"/>
    <w:rsid w:val="00537D57"/>
    <w:rsid w:val="00537E6C"/>
    <w:rsid w:val="00537ED2"/>
    <w:rsid w:val="00537F92"/>
    <w:rsid w:val="005403CE"/>
    <w:rsid w:val="005403D4"/>
    <w:rsid w:val="005404EA"/>
    <w:rsid w:val="005405B7"/>
    <w:rsid w:val="005407B5"/>
    <w:rsid w:val="0054085F"/>
    <w:rsid w:val="00540889"/>
    <w:rsid w:val="00540904"/>
    <w:rsid w:val="00540AC6"/>
    <w:rsid w:val="00540ACA"/>
    <w:rsid w:val="00540C76"/>
    <w:rsid w:val="00540D44"/>
    <w:rsid w:val="00540E6A"/>
    <w:rsid w:val="00540F81"/>
    <w:rsid w:val="0054126F"/>
    <w:rsid w:val="00541351"/>
    <w:rsid w:val="005415C4"/>
    <w:rsid w:val="0054170F"/>
    <w:rsid w:val="00541771"/>
    <w:rsid w:val="0054196C"/>
    <w:rsid w:val="005419AA"/>
    <w:rsid w:val="00541B7C"/>
    <w:rsid w:val="005421EC"/>
    <w:rsid w:val="00542476"/>
    <w:rsid w:val="00542734"/>
    <w:rsid w:val="00542973"/>
    <w:rsid w:val="005429A8"/>
    <w:rsid w:val="00542A00"/>
    <w:rsid w:val="00542C62"/>
    <w:rsid w:val="00542C88"/>
    <w:rsid w:val="00542D15"/>
    <w:rsid w:val="00542F11"/>
    <w:rsid w:val="00543027"/>
    <w:rsid w:val="0054319E"/>
    <w:rsid w:val="005432E7"/>
    <w:rsid w:val="00543420"/>
    <w:rsid w:val="0054344E"/>
    <w:rsid w:val="005439A7"/>
    <w:rsid w:val="00543B55"/>
    <w:rsid w:val="00543BCB"/>
    <w:rsid w:val="00543CE9"/>
    <w:rsid w:val="00543DBC"/>
    <w:rsid w:val="00543DF7"/>
    <w:rsid w:val="00543EA1"/>
    <w:rsid w:val="00543F81"/>
    <w:rsid w:val="005440D4"/>
    <w:rsid w:val="00544375"/>
    <w:rsid w:val="005444D3"/>
    <w:rsid w:val="00544681"/>
    <w:rsid w:val="005446D9"/>
    <w:rsid w:val="00544762"/>
    <w:rsid w:val="005449CE"/>
    <w:rsid w:val="00544A65"/>
    <w:rsid w:val="00544AD3"/>
    <w:rsid w:val="00544AEA"/>
    <w:rsid w:val="00544BB6"/>
    <w:rsid w:val="00544BF4"/>
    <w:rsid w:val="00544BFA"/>
    <w:rsid w:val="00544C26"/>
    <w:rsid w:val="00544D3E"/>
    <w:rsid w:val="00544DAE"/>
    <w:rsid w:val="00544DB6"/>
    <w:rsid w:val="00544DE3"/>
    <w:rsid w:val="00544FD0"/>
    <w:rsid w:val="00545042"/>
    <w:rsid w:val="0054514E"/>
    <w:rsid w:val="005451F1"/>
    <w:rsid w:val="00545204"/>
    <w:rsid w:val="00545381"/>
    <w:rsid w:val="0054549F"/>
    <w:rsid w:val="00545566"/>
    <w:rsid w:val="005455F1"/>
    <w:rsid w:val="005456FE"/>
    <w:rsid w:val="00545A42"/>
    <w:rsid w:val="00545A48"/>
    <w:rsid w:val="00545A49"/>
    <w:rsid w:val="00545CE5"/>
    <w:rsid w:val="00545F67"/>
    <w:rsid w:val="00545F84"/>
    <w:rsid w:val="005462FF"/>
    <w:rsid w:val="0054637B"/>
    <w:rsid w:val="00546B65"/>
    <w:rsid w:val="00546CBA"/>
    <w:rsid w:val="00546DC1"/>
    <w:rsid w:val="00546E67"/>
    <w:rsid w:val="00546ECE"/>
    <w:rsid w:val="00546EEA"/>
    <w:rsid w:val="00546EF1"/>
    <w:rsid w:val="00546F4A"/>
    <w:rsid w:val="005471D9"/>
    <w:rsid w:val="005472F1"/>
    <w:rsid w:val="0054741B"/>
    <w:rsid w:val="0054746B"/>
    <w:rsid w:val="00547692"/>
    <w:rsid w:val="00547753"/>
    <w:rsid w:val="00547873"/>
    <w:rsid w:val="0054792A"/>
    <w:rsid w:val="00547AD0"/>
    <w:rsid w:val="00547B98"/>
    <w:rsid w:val="00547FF9"/>
    <w:rsid w:val="005500B5"/>
    <w:rsid w:val="005503C3"/>
    <w:rsid w:val="0055043B"/>
    <w:rsid w:val="00550556"/>
    <w:rsid w:val="00550825"/>
    <w:rsid w:val="00550889"/>
    <w:rsid w:val="005509C4"/>
    <w:rsid w:val="005509C5"/>
    <w:rsid w:val="00550ADB"/>
    <w:rsid w:val="00550BF5"/>
    <w:rsid w:val="00550CFE"/>
    <w:rsid w:val="00550D27"/>
    <w:rsid w:val="00550E97"/>
    <w:rsid w:val="00551078"/>
    <w:rsid w:val="005511BB"/>
    <w:rsid w:val="005511CF"/>
    <w:rsid w:val="0055144B"/>
    <w:rsid w:val="005514EA"/>
    <w:rsid w:val="0055151E"/>
    <w:rsid w:val="00551522"/>
    <w:rsid w:val="00551555"/>
    <w:rsid w:val="0055155E"/>
    <w:rsid w:val="00551578"/>
    <w:rsid w:val="0055171A"/>
    <w:rsid w:val="00551735"/>
    <w:rsid w:val="005518AB"/>
    <w:rsid w:val="00551AAE"/>
    <w:rsid w:val="00551B1D"/>
    <w:rsid w:val="00551C65"/>
    <w:rsid w:val="00552157"/>
    <w:rsid w:val="005521D4"/>
    <w:rsid w:val="00552262"/>
    <w:rsid w:val="005522AB"/>
    <w:rsid w:val="0055239B"/>
    <w:rsid w:val="00552747"/>
    <w:rsid w:val="0055279D"/>
    <w:rsid w:val="005527BA"/>
    <w:rsid w:val="00552A44"/>
    <w:rsid w:val="00552B4A"/>
    <w:rsid w:val="00552C41"/>
    <w:rsid w:val="00552CA2"/>
    <w:rsid w:val="00552E3B"/>
    <w:rsid w:val="00552E53"/>
    <w:rsid w:val="00552F6B"/>
    <w:rsid w:val="005530C9"/>
    <w:rsid w:val="005530D6"/>
    <w:rsid w:val="00553105"/>
    <w:rsid w:val="00553224"/>
    <w:rsid w:val="00553282"/>
    <w:rsid w:val="00553565"/>
    <w:rsid w:val="0055368A"/>
    <w:rsid w:val="005536B7"/>
    <w:rsid w:val="0055375E"/>
    <w:rsid w:val="0055379F"/>
    <w:rsid w:val="005538DB"/>
    <w:rsid w:val="005539DA"/>
    <w:rsid w:val="00553A98"/>
    <w:rsid w:val="00553CF4"/>
    <w:rsid w:val="00553DA1"/>
    <w:rsid w:val="00553DC5"/>
    <w:rsid w:val="00553EDE"/>
    <w:rsid w:val="00553F49"/>
    <w:rsid w:val="00554007"/>
    <w:rsid w:val="00554215"/>
    <w:rsid w:val="00554576"/>
    <w:rsid w:val="00554714"/>
    <w:rsid w:val="00554727"/>
    <w:rsid w:val="005547CB"/>
    <w:rsid w:val="0055499D"/>
    <w:rsid w:val="00554A00"/>
    <w:rsid w:val="00554A3C"/>
    <w:rsid w:val="00554AC7"/>
    <w:rsid w:val="00554CE3"/>
    <w:rsid w:val="00554DB1"/>
    <w:rsid w:val="00555048"/>
    <w:rsid w:val="005551B2"/>
    <w:rsid w:val="005552DF"/>
    <w:rsid w:val="005553DC"/>
    <w:rsid w:val="005553E0"/>
    <w:rsid w:val="0055542D"/>
    <w:rsid w:val="005555D4"/>
    <w:rsid w:val="00555810"/>
    <w:rsid w:val="00555A0A"/>
    <w:rsid w:val="00555AC2"/>
    <w:rsid w:val="00555C31"/>
    <w:rsid w:val="00555C68"/>
    <w:rsid w:val="00555EFF"/>
    <w:rsid w:val="00555F8E"/>
    <w:rsid w:val="00555FF7"/>
    <w:rsid w:val="0055603C"/>
    <w:rsid w:val="00556124"/>
    <w:rsid w:val="00556245"/>
    <w:rsid w:val="00556281"/>
    <w:rsid w:val="00556560"/>
    <w:rsid w:val="0055685F"/>
    <w:rsid w:val="0055696F"/>
    <w:rsid w:val="005569F5"/>
    <w:rsid w:val="005569FA"/>
    <w:rsid w:val="00556A7C"/>
    <w:rsid w:val="00556B76"/>
    <w:rsid w:val="00556CF5"/>
    <w:rsid w:val="005571CF"/>
    <w:rsid w:val="00557218"/>
    <w:rsid w:val="00557385"/>
    <w:rsid w:val="005573F9"/>
    <w:rsid w:val="0055742A"/>
    <w:rsid w:val="0055756E"/>
    <w:rsid w:val="005575B3"/>
    <w:rsid w:val="005575BA"/>
    <w:rsid w:val="0055761D"/>
    <w:rsid w:val="00557797"/>
    <w:rsid w:val="005578A9"/>
    <w:rsid w:val="005578AE"/>
    <w:rsid w:val="00557951"/>
    <w:rsid w:val="00557976"/>
    <w:rsid w:val="005579EC"/>
    <w:rsid w:val="00557AE3"/>
    <w:rsid w:val="00557B67"/>
    <w:rsid w:val="00557F17"/>
    <w:rsid w:val="0056001B"/>
    <w:rsid w:val="005602BB"/>
    <w:rsid w:val="00560455"/>
    <w:rsid w:val="005604DC"/>
    <w:rsid w:val="005605E2"/>
    <w:rsid w:val="005607C4"/>
    <w:rsid w:val="0056090A"/>
    <w:rsid w:val="00560921"/>
    <w:rsid w:val="00560957"/>
    <w:rsid w:val="00560A41"/>
    <w:rsid w:val="00560B1D"/>
    <w:rsid w:val="00560BBB"/>
    <w:rsid w:val="00560D4A"/>
    <w:rsid w:val="00560D61"/>
    <w:rsid w:val="00560F1C"/>
    <w:rsid w:val="00560F97"/>
    <w:rsid w:val="0056112C"/>
    <w:rsid w:val="005613B8"/>
    <w:rsid w:val="0056163A"/>
    <w:rsid w:val="0056172F"/>
    <w:rsid w:val="00561797"/>
    <w:rsid w:val="00561833"/>
    <w:rsid w:val="005618A7"/>
    <w:rsid w:val="005619E3"/>
    <w:rsid w:val="00561D5B"/>
    <w:rsid w:val="00561DE7"/>
    <w:rsid w:val="00561E7C"/>
    <w:rsid w:val="00561FD1"/>
    <w:rsid w:val="00562051"/>
    <w:rsid w:val="005620FD"/>
    <w:rsid w:val="0056215A"/>
    <w:rsid w:val="005623E0"/>
    <w:rsid w:val="005625AD"/>
    <w:rsid w:val="0056278D"/>
    <w:rsid w:val="00562928"/>
    <w:rsid w:val="00562A3E"/>
    <w:rsid w:val="00562A47"/>
    <w:rsid w:val="00562A49"/>
    <w:rsid w:val="00562AE5"/>
    <w:rsid w:val="00562F04"/>
    <w:rsid w:val="00562F58"/>
    <w:rsid w:val="0056323D"/>
    <w:rsid w:val="005634B3"/>
    <w:rsid w:val="005635D0"/>
    <w:rsid w:val="005635FF"/>
    <w:rsid w:val="005636C3"/>
    <w:rsid w:val="0056381E"/>
    <w:rsid w:val="005638AC"/>
    <w:rsid w:val="00563C00"/>
    <w:rsid w:val="00563CBA"/>
    <w:rsid w:val="00563DDC"/>
    <w:rsid w:val="00563F1F"/>
    <w:rsid w:val="00563F42"/>
    <w:rsid w:val="00563FF1"/>
    <w:rsid w:val="00563FFF"/>
    <w:rsid w:val="00564013"/>
    <w:rsid w:val="00564074"/>
    <w:rsid w:val="00564247"/>
    <w:rsid w:val="005645F0"/>
    <w:rsid w:val="005646CE"/>
    <w:rsid w:val="0056492F"/>
    <w:rsid w:val="0056495E"/>
    <w:rsid w:val="005649D2"/>
    <w:rsid w:val="00564CED"/>
    <w:rsid w:val="00564D3D"/>
    <w:rsid w:val="00564E2C"/>
    <w:rsid w:val="00564EFD"/>
    <w:rsid w:val="00565042"/>
    <w:rsid w:val="00565201"/>
    <w:rsid w:val="00565441"/>
    <w:rsid w:val="00565478"/>
    <w:rsid w:val="00565542"/>
    <w:rsid w:val="00565984"/>
    <w:rsid w:val="005659DB"/>
    <w:rsid w:val="00565C3A"/>
    <w:rsid w:val="00565E09"/>
    <w:rsid w:val="00565E1B"/>
    <w:rsid w:val="00565EAF"/>
    <w:rsid w:val="00565EBD"/>
    <w:rsid w:val="00565F25"/>
    <w:rsid w:val="00565FDA"/>
    <w:rsid w:val="00565FEF"/>
    <w:rsid w:val="005661CB"/>
    <w:rsid w:val="00566599"/>
    <w:rsid w:val="005665C9"/>
    <w:rsid w:val="005665E9"/>
    <w:rsid w:val="00566928"/>
    <w:rsid w:val="00566B33"/>
    <w:rsid w:val="00566E3F"/>
    <w:rsid w:val="00566FB5"/>
    <w:rsid w:val="00567123"/>
    <w:rsid w:val="005671B7"/>
    <w:rsid w:val="0056723C"/>
    <w:rsid w:val="005673DC"/>
    <w:rsid w:val="0056761D"/>
    <w:rsid w:val="0056763B"/>
    <w:rsid w:val="00567732"/>
    <w:rsid w:val="0056781B"/>
    <w:rsid w:val="00567991"/>
    <w:rsid w:val="00567AE9"/>
    <w:rsid w:val="00567C01"/>
    <w:rsid w:val="00567C66"/>
    <w:rsid w:val="00567D42"/>
    <w:rsid w:val="00567D84"/>
    <w:rsid w:val="00567E02"/>
    <w:rsid w:val="00567E76"/>
    <w:rsid w:val="00567E8F"/>
    <w:rsid w:val="00567F7B"/>
    <w:rsid w:val="005701AA"/>
    <w:rsid w:val="0057044C"/>
    <w:rsid w:val="005706B7"/>
    <w:rsid w:val="00570866"/>
    <w:rsid w:val="005708A2"/>
    <w:rsid w:val="00570919"/>
    <w:rsid w:val="00570BA6"/>
    <w:rsid w:val="00570C0A"/>
    <w:rsid w:val="00570E30"/>
    <w:rsid w:val="00570EE2"/>
    <w:rsid w:val="005712C2"/>
    <w:rsid w:val="00571337"/>
    <w:rsid w:val="005713EE"/>
    <w:rsid w:val="0057152B"/>
    <w:rsid w:val="0057152C"/>
    <w:rsid w:val="005715C6"/>
    <w:rsid w:val="00571643"/>
    <w:rsid w:val="005717D9"/>
    <w:rsid w:val="00571852"/>
    <w:rsid w:val="005719C7"/>
    <w:rsid w:val="00571A02"/>
    <w:rsid w:val="00571A19"/>
    <w:rsid w:val="00571A2D"/>
    <w:rsid w:val="00571C36"/>
    <w:rsid w:val="00571C41"/>
    <w:rsid w:val="00571CFE"/>
    <w:rsid w:val="00571DED"/>
    <w:rsid w:val="00571F89"/>
    <w:rsid w:val="00571FFE"/>
    <w:rsid w:val="005720FC"/>
    <w:rsid w:val="0057212A"/>
    <w:rsid w:val="0057228E"/>
    <w:rsid w:val="005722E5"/>
    <w:rsid w:val="0057234B"/>
    <w:rsid w:val="00572397"/>
    <w:rsid w:val="0057254C"/>
    <w:rsid w:val="0057270F"/>
    <w:rsid w:val="00572828"/>
    <w:rsid w:val="0057283F"/>
    <w:rsid w:val="005728DC"/>
    <w:rsid w:val="00572B87"/>
    <w:rsid w:val="00572D3B"/>
    <w:rsid w:val="00572DAC"/>
    <w:rsid w:val="00572E6D"/>
    <w:rsid w:val="0057319E"/>
    <w:rsid w:val="00573407"/>
    <w:rsid w:val="005734B2"/>
    <w:rsid w:val="00573523"/>
    <w:rsid w:val="00573733"/>
    <w:rsid w:val="005737A4"/>
    <w:rsid w:val="005739F5"/>
    <w:rsid w:val="005742B3"/>
    <w:rsid w:val="005742D4"/>
    <w:rsid w:val="00574438"/>
    <w:rsid w:val="0057453A"/>
    <w:rsid w:val="005745F4"/>
    <w:rsid w:val="0057466A"/>
    <w:rsid w:val="0057468C"/>
    <w:rsid w:val="005746A2"/>
    <w:rsid w:val="00574777"/>
    <w:rsid w:val="005747A3"/>
    <w:rsid w:val="005747AA"/>
    <w:rsid w:val="00574811"/>
    <w:rsid w:val="00574979"/>
    <w:rsid w:val="00574A02"/>
    <w:rsid w:val="00574BEE"/>
    <w:rsid w:val="00574EC4"/>
    <w:rsid w:val="00574EFF"/>
    <w:rsid w:val="005750F8"/>
    <w:rsid w:val="00575134"/>
    <w:rsid w:val="00575262"/>
    <w:rsid w:val="005754DC"/>
    <w:rsid w:val="005756CE"/>
    <w:rsid w:val="0057570F"/>
    <w:rsid w:val="005757B6"/>
    <w:rsid w:val="00575B52"/>
    <w:rsid w:val="00575B7F"/>
    <w:rsid w:val="00575E12"/>
    <w:rsid w:val="00576058"/>
    <w:rsid w:val="005760B5"/>
    <w:rsid w:val="0057644E"/>
    <w:rsid w:val="005764B8"/>
    <w:rsid w:val="00576686"/>
    <w:rsid w:val="005766AF"/>
    <w:rsid w:val="0057675B"/>
    <w:rsid w:val="005767B8"/>
    <w:rsid w:val="00576821"/>
    <w:rsid w:val="0057682C"/>
    <w:rsid w:val="0057694D"/>
    <w:rsid w:val="005769D5"/>
    <w:rsid w:val="00576A3C"/>
    <w:rsid w:val="00576A50"/>
    <w:rsid w:val="00576A5D"/>
    <w:rsid w:val="00576BE2"/>
    <w:rsid w:val="00576C34"/>
    <w:rsid w:val="00576FE0"/>
    <w:rsid w:val="005770AF"/>
    <w:rsid w:val="005770D7"/>
    <w:rsid w:val="005772C7"/>
    <w:rsid w:val="005773C4"/>
    <w:rsid w:val="00577539"/>
    <w:rsid w:val="00580209"/>
    <w:rsid w:val="00580325"/>
    <w:rsid w:val="0058055E"/>
    <w:rsid w:val="00580843"/>
    <w:rsid w:val="005808FA"/>
    <w:rsid w:val="00580941"/>
    <w:rsid w:val="00580964"/>
    <w:rsid w:val="00580B5A"/>
    <w:rsid w:val="00580BDA"/>
    <w:rsid w:val="00580E9B"/>
    <w:rsid w:val="0058141F"/>
    <w:rsid w:val="00581554"/>
    <w:rsid w:val="005817A0"/>
    <w:rsid w:val="005817FD"/>
    <w:rsid w:val="0058184E"/>
    <w:rsid w:val="0058187C"/>
    <w:rsid w:val="00581961"/>
    <w:rsid w:val="00581A46"/>
    <w:rsid w:val="00581B79"/>
    <w:rsid w:val="00581BD1"/>
    <w:rsid w:val="00581F1F"/>
    <w:rsid w:val="00581FA6"/>
    <w:rsid w:val="0058207F"/>
    <w:rsid w:val="00582195"/>
    <w:rsid w:val="0058230C"/>
    <w:rsid w:val="00582460"/>
    <w:rsid w:val="005824B1"/>
    <w:rsid w:val="005824B7"/>
    <w:rsid w:val="005824FA"/>
    <w:rsid w:val="00582505"/>
    <w:rsid w:val="005825BF"/>
    <w:rsid w:val="00582704"/>
    <w:rsid w:val="005827D0"/>
    <w:rsid w:val="0058282D"/>
    <w:rsid w:val="0058285A"/>
    <w:rsid w:val="005829FF"/>
    <w:rsid w:val="00582A76"/>
    <w:rsid w:val="00582AB3"/>
    <w:rsid w:val="00582AEF"/>
    <w:rsid w:val="00582D34"/>
    <w:rsid w:val="00582D8D"/>
    <w:rsid w:val="00582F61"/>
    <w:rsid w:val="00583529"/>
    <w:rsid w:val="00583658"/>
    <w:rsid w:val="0058383F"/>
    <w:rsid w:val="00583A7D"/>
    <w:rsid w:val="00583E7D"/>
    <w:rsid w:val="00583E89"/>
    <w:rsid w:val="0058418E"/>
    <w:rsid w:val="00584288"/>
    <w:rsid w:val="005842CE"/>
    <w:rsid w:val="005842F7"/>
    <w:rsid w:val="005844DF"/>
    <w:rsid w:val="0058452F"/>
    <w:rsid w:val="00584667"/>
    <w:rsid w:val="0058491D"/>
    <w:rsid w:val="0058493A"/>
    <w:rsid w:val="00584BF9"/>
    <w:rsid w:val="00584D96"/>
    <w:rsid w:val="00584DC7"/>
    <w:rsid w:val="00584F58"/>
    <w:rsid w:val="00584F6C"/>
    <w:rsid w:val="005850FA"/>
    <w:rsid w:val="00585641"/>
    <w:rsid w:val="00585658"/>
    <w:rsid w:val="00585716"/>
    <w:rsid w:val="0058574F"/>
    <w:rsid w:val="00585804"/>
    <w:rsid w:val="00585B92"/>
    <w:rsid w:val="00585D10"/>
    <w:rsid w:val="00585D27"/>
    <w:rsid w:val="00585D9A"/>
    <w:rsid w:val="00585E36"/>
    <w:rsid w:val="00585E7A"/>
    <w:rsid w:val="00585EB7"/>
    <w:rsid w:val="00585F2D"/>
    <w:rsid w:val="00585FF8"/>
    <w:rsid w:val="0058609F"/>
    <w:rsid w:val="005860BC"/>
    <w:rsid w:val="005861B2"/>
    <w:rsid w:val="00586236"/>
    <w:rsid w:val="00586316"/>
    <w:rsid w:val="00586537"/>
    <w:rsid w:val="005865B4"/>
    <w:rsid w:val="00586673"/>
    <w:rsid w:val="00586695"/>
    <w:rsid w:val="005866FF"/>
    <w:rsid w:val="005869D9"/>
    <w:rsid w:val="00586C57"/>
    <w:rsid w:val="00586CD8"/>
    <w:rsid w:val="00586DE3"/>
    <w:rsid w:val="00586E15"/>
    <w:rsid w:val="00586E9C"/>
    <w:rsid w:val="0058706A"/>
    <w:rsid w:val="005871E4"/>
    <w:rsid w:val="005872A3"/>
    <w:rsid w:val="005872BF"/>
    <w:rsid w:val="00587477"/>
    <w:rsid w:val="0058762B"/>
    <w:rsid w:val="00587750"/>
    <w:rsid w:val="00587A50"/>
    <w:rsid w:val="00587A6B"/>
    <w:rsid w:val="00587A97"/>
    <w:rsid w:val="00587C33"/>
    <w:rsid w:val="00587CDE"/>
    <w:rsid w:val="00587E02"/>
    <w:rsid w:val="005901B5"/>
    <w:rsid w:val="0059027F"/>
    <w:rsid w:val="00590581"/>
    <w:rsid w:val="0059064E"/>
    <w:rsid w:val="005906A6"/>
    <w:rsid w:val="005908C5"/>
    <w:rsid w:val="00590ABF"/>
    <w:rsid w:val="00590AF0"/>
    <w:rsid w:val="00590C1A"/>
    <w:rsid w:val="00590CD0"/>
    <w:rsid w:val="00590CF7"/>
    <w:rsid w:val="00590DD5"/>
    <w:rsid w:val="0059116E"/>
    <w:rsid w:val="00591294"/>
    <w:rsid w:val="005916D4"/>
    <w:rsid w:val="0059176D"/>
    <w:rsid w:val="00591805"/>
    <w:rsid w:val="005918F8"/>
    <w:rsid w:val="005919B2"/>
    <w:rsid w:val="00591B23"/>
    <w:rsid w:val="00591BB6"/>
    <w:rsid w:val="00591CCE"/>
    <w:rsid w:val="00591DEE"/>
    <w:rsid w:val="00591EE0"/>
    <w:rsid w:val="00591EF4"/>
    <w:rsid w:val="0059224D"/>
    <w:rsid w:val="0059234C"/>
    <w:rsid w:val="005926C5"/>
    <w:rsid w:val="00592AD4"/>
    <w:rsid w:val="00592CA5"/>
    <w:rsid w:val="00592F5F"/>
    <w:rsid w:val="00593111"/>
    <w:rsid w:val="005932E7"/>
    <w:rsid w:val="00593474"/>
    <w:rsid w:val="00593506"/>
    <w:rsid w:val="005936AF"/>
    <w:rsid w:val="005936ED"/>
    <w:rsid w:val="005937BF"/>
    <w:rsid w:val="005939CE"/>
    <w:rsid w:val="00593B4C"/>
    <w:rsid w:val="00593C78"/>
    <w:rsid w:val="00593C86"/>
    <w:rsid w:val="00593CB2"/>
    <w:rsid w:val="00593E8C"/>
    <w:rsid w:val="00593F28"/>
    <w:rsid w:val="00594102"/>
    <w:rsid w:val="00594196"/>
    <w:rsid w:val="005941CA"/>
    <w:rsid w:val="005942C8"/>
    <w:rsid w:val="0059433A"/>
    <w:rsid w:val="0059458C"/>
    <w:rsid w:val="005945C2"/>
    <w:rsid w:val="005945DA"/>
    <w:rsid w:val="005945DE"/>
    <w:rsid w:val="005949A8"/>
    <w:rsid w:val="00594CF7"/>
    <w:rsid w:val="005950D5"/>
    <w:rsid w:val="00595481"/>
    <w:rsid w:val="00595497"/>
    <w:rsid w:val="0059570D"/>
    <w:rsid w:val="00595806"/>
    <w:rsid w:val="005959F4"/>
    <w:rsid w:val="00595AAD"/>
    <w:rsid w:val="00595BB7"/>
    <w:rsid w:val="00595BCD"/>
    <w:rsid w:val="00595D1C"/>
    <w:rsid w:val="00595E9C"/>
    <w:rsid w:val="0059614D"/>
    <w:rsid w:val="005961BD"/>
    <w:rsid w:val="00596366"/>
    <w:rsid w:val="00596702"/>
    <w:rsid w:val="0059673D"/>
    <w:rsid w:val="005967D1"/>
    <w:rsid w:val="00596892"/>
    <w:rsid w:val="005968E6"/>
    <w:rsid w:val="0059694C"/>
    <w:rsid w:val="00596FC9"/>
    <w:rsid w:val="00597029"/>
    <w:rsid w:val="00597105"/>
    <w:rsid w:val="005973E2"/>
    <w:rsid w:val="005973E6"/>
    <w:rsid w:val="005975AA"/>
    <w:rsid w:val="00597635"/>
    <w:rsid w:val="00597652"/>
    <w:rsid w:val="0059767F"/>
    <w:rsid w:val="005977E8"/>
    <w:rsid w:val="00597959"/>
    <w:rsid w:val="00597ACB"/>
    <w:rsid w:val="00597C8F"/>
    <w:rsid w:val="00597C96"/>
    <w:rsid w:val="00597F63"/>
    <w:rsid w:val="00597F82"/>
    <w:rsid w:val="005A00E5"/>
    <w:rsid w:val="005A017C"/>
    <w:rsid w:val="005A01BC"/>
    <w:rsid w:val="005A02B8"/>
    <w:rsid w:val="005A0771"/>
    <w:rsid w:val="005A07B7"/>
    <w:rsid w:val="005A0837"/>
    <w:rsid w:val="005A086A"/>
    <w:rsid w:val="005A08FE"/>
    <w:rsid w:val="005A0A1C"/>
    <w:rsid w:val="005A0C0E"/>
    <w:rsid w:val="005A0C2C"/>
    <w:rsid w:val="005A0CF6"/>
    <w:rsid w:val="005A0E13"/>
    <w:rsid w:val="005A0EAE"/>
    <w:rsid w:val="005A0FB7"/>
    <w:rsid w:val="005A12C2"/>
    <w:rsid w:val="005A134D"/>
    <w:rsid w:val="005A13E0"/>
    <w:rsid w:val="005A1443"/>
    <w:rsid w:val="005A1450"/>
    <w:rsid w:val="005A1570"/>
    <w:rsid w:val="005A195A"/>
    <w:rsid w:val="005A1D84"/>
    <w:rsid w:val="005A1EBB"/>
    <w:rsid w:val="005A2140"/>
    <w:rsid w:val="005A235A"/>
    <w:rsid w:val="005A2435"/>
    <w:rsid w:val="005A282F"/>
    <w:rsid w:val="005A296B"/>
    <w:rsid w:val="005A29E9"/>
    <w:rsid w:val="005A2B93"/>
    <w:rsid w:val="005A2D1F"/>
    <w:rsid w:val="005A2DD8"/>
    <w:rsid w:val="005A3043"/>
    <w:rsid w:val="005A3045"/>
    <w:rsid w:val="005A3075"/>
    <w:rsid w:val="005A3172"/>
    <w:rsid w:val="005A321B"/>
    <w:rsid w:val="005A3380"/>
    <w:rsid w:val="005A35A6"/>
    <w:rsid w:val="005A372A"/>
    <w:rsid w:val="005A37F4"/>
    <w:rsid w:val="005A3A65"/>
    <w:rsid w:val="005A3ACF"/>
    <w:rsid w:val="005A3B9A"/>
    <w:rsid w:val="005A3BCB"/>
    <w:rsid w:val="005A3DAE"/>
    <w:rsid w:val="005A3EDC"/>
    <w:rsid w:val="005A4401"/>
    <w:rsid w:val="005A4490"/>
    <w:rsid w:val="005A44D7"/>
    <w:rsid w:val="005A465F"/>
    <w:rsid w:val="005A46B2"/>
    <w:rsid w:val="005A4771"/>
    <w:rsid w:val="005A479B"/>
    <w:rsid w:val="005A4829"/>
    <w:rsid w:val="005A49B4"/>
    <w:rsid w:val="005A4B80"/>
    <w:rsid w:val="005A4DFC"/>
    <w:rsid w:val="005A4E37"/>
    <w:rsid w:val="005A4EDD"/>
    <w:rsid w:val="005A4FD5"/>
    <w:rsid w:val="005A5045"/>
    <w:rsid w:val="005A50E8"/>
    <w:rsid w:val="005A513C"/>
    <w:rsid w:val="005A515E"/>
    <w:rsid w:val="005A5179"/>
    <w:rsid w:val="005A5268"/>
    <w:rsid w:val="005A5372"/>
    <w:rsid w:val="005A539B"/>
    <w:rsid w:val="005A5410"/>
    <w:rsid w:val="005A571F"/>
    <w:rsid w:val="005A5823"/>
    <w:rsid w:val="005A585E"/>
    <w:rsid w:val="005A594E"/>
    <w:rsid w:val="005A59E6"/>
    <w:rsid w:val="005A5A2D"/>
    <w:rsid w:val="005A5AFA"/>
    <w:rsid w:val="005A5CD5"/>
    <w:rsid w:val="005A5D42"/>
    <w:rsid w:val="005A60FF"/>
    <w:rsid w:val="005A61F2"/>
    <w:rsid w:val="005A6472"/>
    <w:rsid w:val="005A65A0"/>
    <w:rsid w:val="005A65F9"/>
    <w:rsid w:val="005A681F"/>
    <w:rsid w:val="005A68F4"/>
    <w:rsid w:val="005A693A"/>
    <w:rsid w:val="005A69D2"/>
    <w:rsid w:val="005A6C7B"/>
    <w:rsid w:val="005A6C8F"/>
    <w:rsid w:val="005A6D50"/>
    <w:rsid w:val="005A6D9B"/>
    <w:rsid w:val="005A6E03"/>
    <w:rsid w:val="005A6F1F"/>
    <w:rsid w:val="005A6F5A"/>
    <w:rsid w:val="005A6FE2"/>
    <w:rsid w:val="005A7009"/>
    <w:rsid w:val="005A7606"/>
    <w:rsid w:val="005A770A"/>
    <w:rsid w:val="005A77C9"/>
    <w:rsid w:val="005A78EF"/>
    <w:rsid w:val="005A7A8C"/>
    <w:rsid w:val="005A7ABC"/>
    <w:rsid w:val="005A7B00"/>
    <w:rsid w:val="005A7B2E"/>
    <w:rsid w:val="005A7C54"/>
    <w:rsid w:val="005A7D78"/>
    <w:rsid w:val="005A7E0A"/>
    <w:rsid w:val="005A7F95"/>
    <w:rsid w:val="005A7FF2"/>
    <w:rsid w:val="005B02D6"/>
    <w:rsid w:val="005B03CB"/>
    <w:rsid w:val="005B05F2"/>
    <w:rsid w:val="005B0675"/>
    <w:rsid w:val="005B06FB"/>
    <w:rsid w:val="005B0740"/>
    <w:rsid w:val="005B0A40"/>
    <w:rsid w:val="005B0A8D"/>
    <w:rsid w:val="005B0C16"/>
    <w:rsid w:val="005B0C25"/>
    <w:rsid w:val="005B0C76"/>
    <w:rsid w:val="005B0ED8"/>
    <w:rsid w:val="005B0FF3"/>
    <w:rsid w:val="005B115B"/>
    <w:rsid w:val="005B126F"/>
    <w:rsid w:val="005B13DD"/>
    <w:rsid w:val="005B163A"/>
    <w:rsid w:val="005B17CE"/>
    <w:rsid w:val="005B181D"/>
    <w:rsid w:val="005B1894"/>
    <w:rsid w:val="005B1A88"/>
    <w:rsid w:val="005B1AFC"/>
    <w:rsid w:val="005B1C18"/>
    <w:rsid w:val="005B1EE1"/>
    <w:rsid w:val="005B1EE8"/>
    <w:rsid w:val="005B2157"/>
    <w:rsid w:val="005B22C1"/>
    <w:rsid w:val="005B232D"/>
    <w:rsid w:val="005B23D6"/>
    <w:rsid w:val="005B257D"/>
    <w:rsid w:val="005B2602"/>
    <w:rsid w:val="005B267C"/>
    <w:rsid w:val="005B26E9"/>
    <w:rsid w:val="005B2820"/>
    <w:rsid w:val="005B2AA6"/>
    <w:rsid w:val="005B2BBB"/>
    <w:rsid w:val="005B2CF1"/>
    <w:rsid w:val="005B2FB9"/>
    <w:rsid w:val="005B31EF"/>
    <w:rsid w:val="005B3289"/>
    <w:rsid w:val="005B32E4"/>
    <w:rsid w:val="005B332D"/>
    <w:rsid w:val="005B3444"/>
    <w:rsid w:val="005B3545"/>
    <w:rsid w:val="005B35C9"/>
    <w:rsid w:val="005B360B"/>
    <w:rsid w:val="005B3822"/>
    <w:rsid w:val="005B3A9A"/>
    <w:rsid w:val="005B3AB7"/>
    <w:rsid w:val="005B3DD2"/>
    <w:rsid w:val="005B3DFE"/>
    <w:rsid w:val="005B3FBB"/>
    <w:rsid w:val="005B3FFB"/>
    <w:rsid w:val="005B420F"/>
    <w:rsid w:val="005B4375"/>
    <w:rsid w:val="005B444F"/>
    <w:rsid w:val="005B4453"/>
    <w:rsid w:val="005B46B6"/>
    <w:rsid w:val="005B48CA"/>
    <w:rsid w:val="005B4B22"/>
    <w:rsid w:val="005B4BB9"/>
    <w:rsid w:val="005B5268"/>
    <w:rsid w:val="005B52CC"/>
    <w:rsid w:val="005B52EC"/>
    <w:rsid w:val="005B53B6"/>
    <w:rsid w:val="005B558B"/>
    <w:rsid w:val="005B55EE"/>
    <w:rsid w:val="005B566D"/>
    <w:rsid w:val="005B586A"/>
    <w:rsid w:val="005B58AA"/>
    <w:rsid w:val="005B59EC"/>
    <w:rsid w:val="005B5BC3"/>
    <w:rsid w:val="005B5D67"/>
    <w:rsid w:val="005B5F45"/>
    <w:rsid w:val="005B5FFC"/>
    <w:rsid w:val="005B60F3"/>
    <w:rsid w:val="005B60F4"/>
    <w:rsid w:val="005B61F7"/>
    <w:rsid w:val="005B6428"/>
    <w:rsid w:val="005B6538"/>
    <w:rsid w:val="005B66E6"/>
    <w:rsid w:val="005B66F2"/>
    <w:rsid w:val="005B67D8"/>
    <w:rsid w:val="005B6835"/>
    <w:rsid w:val="005B68F5"/>
    <w:rsid w:val="005B6B4C"/>
    <w:rsid w:val="005B6B54"/>
    <w:rsid w:val="005B6B62"/>
    <w:rsid w:val="005B6DB8"/>
    <w:rsid w:val="005B6DC9"/>
    <w:rsid w:val="005B6EA1"/>
    <w:rsid w:val="005B6F98"/>
    <w:rsid w:val="005B7170"/>
    <w:rsid w:val="005B7197"/>
    <w:rsid w:val="005B73E8"/>
    <w:rsid w:val="005B73FB"/>
    <w:rsid w:val="005B7501"/>
    <w:rsid w:val="005B7746"/>
    <w:rsid w:val="005B774A"/>
    <w:rsid w:val="005B77D8"/>
    <w:rsid w:val="005B79E4"/>
    <w:rsid w:val="005B7C40"/>
    <w:rsid w:val="005B7DC7"/>
    <w:rsid w:val="005B7E52"/>
    <w:rsid w:val="005B7E82"/>
    <w:rsid w:val="005C01CD"/>
    <w:rsid w:val="005C02BD"/>
    <w:rsid w:val="005C05DA"/>
    <w:rsid w:val="005C05DE"/>
    <w:rsid w:val="005C06E7"/>
    <w:rsid w:val="005C0719"/>
    <w:rsid w:val="005C0783"/>
    <w:rsid w:val="005C07F5"/>
    <w:rsid w:val="005C083D"/>
    <w:rsid w:val="005C084A"/>
    <w:rsid w:val="005C0A2D"/>
    <w:rsid w:val="005C0AAA"/>
    <w:rsid w:val="005C0AB5"/>
    <w:rsid w:val="005C0C62"/>
    <w:rsid w:val="005C0F13"/>
    <w:rsid w:val="005C0F65"/>
    <w:rsid w:val="005C1395"/>
    <w:rsid w:val="005C13E5"/>
    <w:rsid w:val="005C14E3"/>
    <w:rsid w:val="005C154D"/>
    <w:rsid w:val="005C175D"/>
    <w:rsid w:val="005C178C"/>
    <w:rsid w:val="005C17B2"/>
    <w:rsid w:val="005C17BD"/>
    <w:rsid w:val="005C189F"/>
    <w:rsid w:val="005C1916"/>
    <w:rsid w:val="005C19F9"/>
    <w:rsid w:val="005C1C0F"/>
    <w:rsid w:val="005C1CDA"/>
    <w:rsid w:val="005C20A0"/>
    <w:rsid w:val="005C22FA"/>
    <w:rsid w:val="005C2352"/>
    <w:rsid w:val="005C24AA"/>
    <w:rsid w:val="005C24B6"/>
    <w:rsid w:val="005C2890"/>
    <w:rsid w:val="005C28E8"/>
    <w:rsid w:val="005C294C"/>
    <w:rsid w:val="005C2960"/>
    <w:rsid w:val="005C2C88"/>
    <w:rsid w:val="005C2D43"/>
    <w:rsid w:val="005C2D77"/>
    <w:rsid w:val="005C2DAC"/>
    <w:rsid w:val="005C2DB6"/>
    <w:rsid w:val="005C2DD7"/>
    <w:rsid w:val="005C3259"/>
    <w:rsid w:val="005C32D6"/>
    <w:rsid w:val="005C33E4"/>
    <w:rsid w:val="005C35A0"/>
    <w:rsid w:val="005C35BB"/>
    <w:rsid w:val="005C36C4"/>
    <w:rsid w:val="005C39D0"/>
    <w:rsid w:val="005C3B66"/>
    <w:rsid w:val="005C3BD6"/>
    <w:rsid w:val="005C3C21"/>
    <w:rsid w:val="005C3EA4"/>
    <w:rsid w:val="005C4089"/>
    <w:rsid w:val="005C4274"/>
    <w:rsid w:val="005C4641"/>
    <w:rsid w:val="005C477F"/>
    <w:rsid w:val="005C47A6"/>
    <w:rsid w:val="005C48D9"/>
    <w:rsid w:val="005C4AC5"/>
    <w:rsid w:val="005C4B05"/>
    <w:rsid w:val="005C4B81"/>
    <w:rsid w:val="005C4D8A"/>
    <w:rsid w:val="005C5049"/>
    <w:rsid w:val="005C529A"/>
    <w:rsid w:val="005C5325"/>
    <w:rsid w:val="005C5623"/>
    <w:rsid w:val="005C5870"/>
    <w:rsid w:val="005C58E2"/>
    <w:rsid w:val="005C5916"/>
    <w:rsid w:val="005C5A81"/>
    <w:rsid w:val="005C5FE5"/>
    <w:rsid w:val="005C601F"/>
    <w:rsid w:val="005C604B"/>
    <w:rsid w:val="005C6170"/>
    <w:rsid w:val="005C61B4"/>
    <w:rsid w:val="005C6341"/>
    <w:rsid w:val="005C6362"/>
    <w:rsid w:val="005C63FB"/>
    <w:rsid w:val="005C6596"/>
    <w:rsid w:val="005C65AF"/>
    <w:rsid w:val="005C6669"/>
    <w:rsid w:val="005C6675"/>
    <w:rsid w:val="005C669E"/>
    <w:rsid w:val="005C66CC"/>
    <w:rsid w:val="005C68D6"/>
    <w:rsid w:val="005C6985"/>
    <w:rsid w:val="005C6987"/>
    <w:rsid w:val="005C69E6"/>
    <w:rsid w:val="005C6A62"/>
    <w:rsid w:val="005C6ABF"/>
    <w:rsid w:val="005C6AEF"/>
    <w:rsid w:val="005C6DA5"/>
    <w:rsid w:val="005C7019"/>
    <w:rsid w:val="005C71D9"/>
    <w:rsid w:val="005C73D8"/>
    <w:rsid w:val="005C7526"/>
    <w:rsid w:val="005C774D"/>
    <w:rsid w:val="005C776D"/>
    <w:rsid w:val="005C7782"/>
    <w:rsid w:val="005C79E4"/>
    <w:rsid w:val="005C79E5"/>
    <w:rsid w:val="005C7AC0"/>
    <w:rsid w:val="005C7C7B"/>
    <w:rsid w:val="005C7E5B"/>
    <w:rsid w:val="005D00E2"/>
    <w:rsid w:val="005D00EF"/>
    <w:rsid w:val="005D02CB"/>
    <w:rsid w:val="005D03D5"/>
    <w:rsid w:val="005D03FE"/>
    <w:rsid w:val="005D0415"/>
    <w:rsid w:val="005D0517"/>
    <w:rsid w:val="005D0569"/>
    <w:rsid w:val="005D0583"/>
    <w:rsid w:val="005D0690"/>
    <w:rsid w:val="005D0746"/>
    <w:rsid w:val="005D0773"/>
    <w:rsid w:val="005D08F2"/>
    <w:rsid w:val="005D090F"/>
    <w:rsid w:val="005D096F"/>
    <w:rsid w:val="005D0A8C"/>
    <w:rsid w:val="005D0BBC"/>
    <w:rsid w:val="005D0C1D"/>
    <w:rsid w:val="005D10B1"/>
    <w:rsid w:val="005D10E6"/>
    <w:rsid w:val="005D13B2"/>
    <w:rsid w:val="005D13B3"/>
    <w:rsid w:val="005D13CE"/>
    <w:rsid w:val="005D161E"/>
    <w:rsid w:val="005D16ED"/>
    <w:rsid w:val="005D16F3"/>
    <w:rsid w:val="005D184D"/>
    <w:rsid w:val="005D190A"/>
    <w:rsid w:val="005D19FC"/>
    <w:rsid w:val="005D1AB8"/>
    <w:rsid w:val="005D1B12"/>
    <w:rsid w:val="005D1B20"/>
    <w:rsid w:val="005D1B2E"/>
    <w:rsid w:val="005D1B41"/>
    <w:rsid w:val="005D1B71"/>
    <w:rsid w:val="005D1D20"/>
    <w:rsid w:val="005D2019"/>
    <w:rsid w:val="005D2107"/>
    <w:rsid w:val="005D2160"/>
    <w:rsid w:val="005D2255"/>
    <w:rsid w:val="005D2278"/>
    <w:rsid w:val="005D22DA"/>
    <w:rsid w:val="005D23C6"/>
    <w:rsid w:val="005D23DE"/>
    <w:rsid w:val="005D23F2"/>
    <w:rsid w:val="005D24DD"/>
    <w:rsid w:val="005D2516"/>
    <w:rsid w:val="005D25F3"/>
    <w:rsid w:val="005D26E7"/>
    <w:rsid w:val="005D2748"/>
    <w:rsid w:val="005D2754"/>
    <w:rsid w:val="005D27EF"/>
    <w:rsid w:val="005D280D"/>
    <w:rsid w:val="005D2849"/>
    <w:rsid w:val="005D2859"/>
    <w:rsid w:val="005D291F"/>
    <w:rsid w:val="005D2AC5"/>
    <w:rsid w:val="005D2AD9"/>
    <w:rsid w:val="005D2C10"/>
    <w:rsid w:val="005D2C16"/>
    <w:rsid w:val="005D2E8B"/>
    <w:rsid w:val="005D2EB2"/>
    <w:rsid w:val="005D3088"/>
    <w:rsid w:val="005D30D1"/>
    <w:rsid w:val="005D349A"/>
    <w:rsid w:val="005D3811"/>
    <w:rsid w:val="005D3818"/>
    <w:rsid w:val="005D3838"/>
    <w:rsid w:val="005D3928"/>
    <w:rsid w:val="005D3A15"/>
    <w:rsid w:val="005D3A79"/>
    <w:rsid w:val="005D3C37"/>
    <w:rsid w:val="005D3D99"/>
    <w:rsid w:val="005D3E69"/>
    <w:rsid w:val="005D3EBF"/>
    <w:rsid w:val="005D40A8"/>
    <w:rsid w:val="005D42A1"/>
    <w:rsid w:val="005D42A2"/>
    <w:rsid w:val="005D46AE"/>
    <w:rsid w:val="005D490D"/>
    <w:rsid w:val="005D4978"/>
    <w:rsid w:val="005D4BDA"/>
    <w:rsid w:val="005D4C95"/>
    <w:rsid w:val="005D4E22"/>
    <w:rsid w:val="005D4F0D"/>
    <w:rsid w:val="005D50F8"/>
    <w:rsid w:val="005D5265"/>
    <w:rsid w:val="005D52BC"/>
    <w:rsid w:val="005D531C"/>
    <w:rsid w:val="005D535D"/>
    <w:rsid w:val="005D5513"/>
    <w:rsid w:val="005D55A0"/>
    <w:rsid w:val="005D56D0"/>
    <w:rsid w:val="005D5B33"/>
    <w:rsid w:val="005D5DF8"/>
    <w:rsid w:val="005D6082"/>
    <w:rsid w:val="005D6134"/>
    <w:rsid w:val="005D6698"/>
    <w:rsid w:val="005D66DC"/>
    <w:rsid w:val="005D682B"/>
    <w:rsid w:val="005D6842"/>
    <w:rsid w:val="005D6897"/>
    <w:rsid w:val="005D6A02"/>
    <w:rsid w:val="005D6A5D"/>
    <w:rsid w:val="005D6CAF"/>
    <w:rsid w:val="005D6E5B"/>
    <w:rsid w:val="005D6EBC"/>
    <w:rsid w:val="005D6EDB"/>
    <w:rsid w:val="005D6FEB"/>
    <w:rsid w:val="005D70B2"/>
    <w:rsid w:val="005D70EB"/>
    <w:rsid w:val="005D73BB"/>
    <w:rsid w:val="005D748B"/>
    <w:rsid w:val="005D7530"/>
    <w:rsid w:val="005D7573"/>
    <w:rsid w:val="005D76C6"/>
    <w:rsid w:val="005D7724"/>
    <w:rsid w:val="005D7781"/>
    <w:rsid w:val="005D79CB"/>
    <w:rsid w:val="005D79E3"/>
    <w:rsid w:val="005D7B34"/>
    <w:rsid w:val="005D7C3F"/>
    <w:rsid w:val="005D7DEA"/>
    <w:rsid w:val="005E0123"/>
    <w:rsid w:val="005E02C0"/>
    <w:rsid w:val="005E0404"/>
    <w:rsid w:val="005E0626"/>
    <w:rsid w:val="005E0AB7"/>
    <w:rsid w:val="005E0D83"/>
    <w:rsid w:val="005E0E38"/>
    <w:rsid w:val="005E0E9B"/>
    <w:rsid w:val="005E1000"/>
    <w:rsid w:val="005E1141"/>
    <w:rsid w:val="005E11BC"/>
    <w:rsid w:val="005E1252"/>
    <w:rsid w:val="005E12B7"/>
    <w:rsid w:val="005E13FF"/>
    <w:rsid w:val="005E1424"/>
    <w:rsid w:val="005E1447"/>
    <w:rsid w:val="005E149E"/>
    <w:rsid w:val="005E16B9"/>
    <w:rsid w:val="005E17D5"/>
    <w:rsid w:val="005E1870"/>
    <w:rsid w:val="005E1ACB"/>
    <w:rsid w:val="005E1B57"/>
    <w:rsid w:val="005E1D88"/>
    <w:rsid w:val="005E1E39"/>
    <w:rsid w:val="005E1E85"/>
    <w:rsid w:val="005E1EEA"/>
    <w:rsid w:val="005E20D9"/>
    <w:rsid w:val="005E21B4"/>
    <w:rsid w:val="005E2379"/>
    <w:rsid w:val="005E237B"/>
    <w:rsid w:val="005E2881"/>
    <w:rsid w:val="005E291E"/>
    <w:rsid w:val="005E29EF"/>
    <w:rsid w:val="005E29FB"/>
    <w:rsid w:val="005E2AD8"/>
    <w:rsid w:val="005E2B08"/>
    <w:rsid w:val="005E2B19"/>
    <w:rsid w:val="005E2B98"/>
    <w:rsid w:val="005E2C53"/>
    <w:rsid w:val="005E2D57"/>
    <w:rsid w:val="005E2D71"/>
    <w:rsid w:val="005E2E3D"/>
    <w:rsid w:val="005E304D"/>
    <w:rsid w:val="005E305E"/>
    <w:rsid w:val="005E30E4"/>
    <w:rsid w:val="005E313E"/>
    <w:rsid w:val="005E32E9"/>
    <w:rsid w:val="005E33DE"/>
    <w:rsid w:val="005E347E"/>
    <w:rsid w:val="005E34B4"/>
    <w:rsid w:val="005E34D9"/>
    <w:rsid w:val="005E3504"/>
    <w:rsid w:val="005E35D1"/>
    <w:rsid w:val="005E388A"/>
    <w:rsid w:val="005E3BB6"/>
    <w:rsid w:val="005E3BEC"/>
    <w:rsid w:val="005E3C1B"/>
    <w:rsid w:val="005E3CE9"/>
    <w:rsid w:val="005E3D4E"/>
    <w:rsid w:val="005E3DEB"/>
    <w:rsid w:val="005E3E67"/>
    <w:rsid w:val="005E3FC5"/>
    <w:rsid w:val="005E3FEF"/>
    <w:rsid w:val="005E4184"/>
    <w:rsid w:val="005E42B2"/>
    <w:rsid w:val="005E42D9"/>
    <w:rsid w:val="005E4332"/>
    <w:rsid w:val="005E4555"/>
    <w:rsid w:val="005E459C"/>
    <w:rsid w:val="005E47CF"/>
    <w:rsid w:val="005E47E0"/>
    <w:rsid w:val="005E4B78"/>
    <w:rsid w:val="005E4C45"/>
    <w:rsid w:val="005E4D9C"/>
    <w:rsid w:val="005E4DBF"/>
    <w:rsid w:val="005E4E56"/>
    <w:rsid w:val="005E4FC3"/>
    <w:rsid w:val="005E50A4"/>
    <w:rsid w:val="005E50AE"/>
    <w:rsid w:val="005E5179"/>
    <w:rsid w:val="005E5545"/>
    <w:rsid w:val="005E592A"/>
    <w:rsid w:val="005E592E"/>
    <w:rsid w:val="005E5937"/>
    <w:rsid w:val="005E5A98"/>
    <w:rsid w:val="005E5CE3"/>
    <w:rsid w:val="005E5D39"/>
    <w:rsid w:val="005E5E37"/>
    <w:rsid w:val="005E6097"/>
    <w:rsid w:val="005E60DA"/>
    <w:rsid w:val="005E621E"/>
    <w:rsid w:val="005E63B3"/>
    <w:rsid w:val="005E6439"/>
    <w:rsid w:val="005E6552"/>
    <w:rsid w:val="005E6821"/>
    <w:rsid w:val="005E68C5"/>
    <w:rsid w:val="005E68D5"/>
    <w:rsid w:val="005E68E5"/>
    <w:rsid w:val="005E68EE"/>
    <w:rsid w:val="005E699B"/>
    <w:rsid w:val="005E69D9"/>
    <w:rsid w:val="005E6C87"/>
    <w:rsid w:val="005E6CC8"/>
    <w:rsid w:val="005E6CF5"/>
    <w:rsid w:val="005E6E95"/>
    <w:rsid w:val="005E6E98"/>
    <w:rsid w:val="005E6F7D"/>
    <w:rsid w:val="005E6F9B"/>
    <w:rsid w:val="005E7071"/>
    <w:rsid w:val="005E70B5"/>
    <w:rsid w:val="005E710B"/>
    <w:rsid w:val="005E716A"/>
    <w:rsid w:val="005E7232"/>
    <w:rsid w:val="005E729A"/>
    <w:rsid w:val="005E753A"/>
    <w:rsid w:val="005E757E"/>
    <w:rsid w:val="005E78EE"/>
    <w:rsid w:val="005E78F2"/>
    <w:rsid w:val="005E79BA"/>
    <w:rsid w:val="005E7A32"/>
    <w:rsid w:val="005E7AE0"/>
    <w:rsid w:val="005E7BF5"/>
    <w:rsid w:val="005E7C20"/>
    <w:rsid w:val="005E7CB8"/>
    <w:rsid w:val="005E7DDD"/>
    <w:rsid w:val="005E7EA0"/>
    <w:rsid w:val="005E7EF4"/>
    <w:rsid w:val="005E7F06"/>
    <w:rsid w:val="005F0176"/>
    <w:rsid w:val="005F01E8"/>
    <w:rsid w:val="005F0211"/>
    <w:rsid w:val="005F03F7"/>
    <w:rsid w:val="005F0419"/>
    <w:rsid w:val="005F043A"/>
    <w:rsid w:val="005F0511"/>
    <w:rsid w:val="005F0618"/>
    <w:rsid w:val="005F0B25"/>
    <w:rsid w:val="005F0CEB"/>
    <w:rsid w:val="005F0E71"/>
    <w:rsid w:val="005F104C"/>
    <w:rsid w:val="005F10F5"/>
    <w:rsid w:val="005F1119"/>
    <w:rsid w:val="005F11D2"/>
    <w:rsid w:val="005F151B"/>
    <w:rsid w:val="005F17ED"/>
    <w:rsid w:val="005F1840"/>
    <w:rsid w:val="005F1900"/>
    <w:rsid w:val="005F1905"/>
    <w:rsid w:val="005F1964"/>
    <w:rsid w:val="005F1AAB"/>
    <w:rsid w:val="005F1C15"/>
    <w:rsid w:val="005F1C3B"/>
    <w:rsid w:val="005F2023"/>
    <w:rsid w:val="005F20B8"/>
    <w:rsid w:val="005F21DD"/>
    <w:rsid w:val="005F248A"/>
    <w:rsid w:val="005F24F2"/>
    <w:rsid w:val="005F2628"/>
    <w:rsid w:val="005F2663"/>
    <w:rsid w:val="005F27A9"/>
    <w:rsid w:val="005F28F0"/>
    <w:rsid w:val="005F29FA"/>
    <w:rsid w:val="005F2A8A"/>
    <w:rsid w:val="005F2C15"/>
    <w:rsid w:val="005F3171"/>
    <w:rsid w:val="005F350F"/>
    <w:rsid w:val="005F35C8"/>
    <w:rsid w:val="005F3675"/>
    <w:rsid w:val="005F38A0"/>
    <w:rsid w:val="005F3B77"/>
    <w:rsid w:val="005F3DC6"/>
    <w:rsid w:val="005F3DEC"/>
    <w:rsid w:val="005F3DFB"/>
    <w:rsid w:val="005F3E46"/>
    <w:rsid w:val="005F3E7A"/>
    <w:rsid w:val="005F3F2B"/>
    <w:rsid w:val="005F3F49"/>
    <w:rsid w:val="005F4061"/>
    <w:rsid w:val="005F4112"/>
    <w:rsid w:val="005F413A"/>
    <w:rsid w:val="005F4149"/>
    <w:rsid w:val="005F42FA"/>
    <w:rsid w:val="005F430A"/>
    <w:rsid w:val="005F432D"/>
    <w:rsid w:val="005F442D"/>
    <w:rsid w:val="005F45F5"/>
    <w:rsid w:val="005F46C2"/>
    <w:rsid w:val="005F4719"/>
    <w:rsid w:val="005F476D"/>
    <w:rsid w:val="005F47F1"/>
    <w:rsid w:val="005F4821"/>
    <w:rsid w:val="005F484F"/>
    <w:rsid w:val="005F487C"/>
    <w:rsid w:val="005F4B57"/>
    <w:rsid w:val="005F4BFC"/>
    <w:rsid w:val="005F4CCF"/>
    <w:rsid w:val="005F4F89"/>
    <w:rsid w:val="005F4FAC"/>
    <w:rsid w:val="005F5054"/>
    <w:rsid w:val="005F50AF"/>
    <w:rsid w:val="005F50C5"/>
    <w:rsid w:val="005F51C0"/>
    <w:rsid w:val="005F5295"/>
    <w:rsid w:val="005F52D9"/>
    <w:rsid w:val="005F5488"/>
    <w:rsid w:val="005F553E"/>
    <w:rsid w:val="005F5561"/>
    <w:rsid w:val="005F5678"/>
    <w:rsid w:val="005F599E"/>
    <w:rsid w:val="005F59D4"/>
    <w:rsid w:val="005F5B8B"/>
    <w:rsid w:val="005F5D31"/>
    <w:rsid w:val="005F5EE3"/>
    <w:rsid w:val="005F62D3"/>
    <w:rsid w:val="005F6505"/>
    <w:rsid w:val="005F65BE"/>
    <w:rsid w:val="005F6601"/>
    <w:rsid w:val="005F6803"/>
    <w:rsid w:val="005F681D"/>
    <w:rsid w:val="005F69AC"/>
    <w:rsid w:val="005F69E9"/>
    <w:rsid w:val="005F6A58"/>
    <w:rsid w:val="005F6AC7"/>
    <w:rsid w:val="005F6B64"/>
    <w:rsid w:val="005F6C61"/>
    <w:rsid w:val="005F6C8B"/>
    <w:rsid w:val="005F6D44"/>
    <w:rsid w:val="005F6ECD"/>
    <w:rsid w:val="005F70B2"/>
    <w:rsid w:val="005F71E6"/>
    <w:rsid w:val="005F71F4"/>
    <w:rsid w:val="005F72D1"/>
    <w:rsid w:val="005F7312"/>
    <w:rsid w:val="005F731E"/>
    <w:rsid w:val="005F73B4"/>
    <w:rsid w:val="005F747F"/>
    <w:rsid w:val="005F748A"/>
    <w:rsid w:val="005F74BD"/>
    <w:rsid w:val="005F77FA"/>
    <w:rsid w:val="005F7811"/>
    <w:rsid w:val="005F788A"/>
    <w:rsid w:val="005F78FB"/>
    <w:rsid w:val="005F7A5E"/>
    <w:rsid w:val="005F7AC9"/>
    <w:rsid w:val="005F7C38"/>
    <w:rsid w:val="005F7E15"/>
    <w:rsid w:val="005F7FA7"/>
    <w:rsid w:val="00600122"/>
    <w:rsid w:val="006003ED"/>
    <w:rsid w:val="006006A8"/>
    <w:rsid w:val="006007D8"/>
    <w:rsid w:val="00600829"/>
    <w:rsid w:val="0060087A"/>
    <w:rsid w:val="00600887"/>
    <w:rsid w:val="006008CD"/>
    <w:rsid w:val="00600A1E"/>
    <w:rsid w:val="00600A78"/>
    <w:rsid w:val="00600A98"/>
    <w:rsid w:val="00600C7E"/>
    <w:rsid w:val="00600C8B"/>
    <w:rsid w:val="00600CAB"/>
    <w:rsid w:val="00600D6C"/>
    <w:rsid w:val="00600DDE"/>
    <w:rsid w:val="00600F75"/>
    <w:rsid w:val="006011E3"/>
    <w:rsid w:val="006012BB"/>
    <w:rsid w:val="0060131D"/>
    <w:rsid w:val="00601374"/>
    <w:rsid w:val="0060144E"/>
    <w:rsid w:val="0060174C"/>
    <w:rsid w:val="006017FD"/>
    <w:rsid w:val="0060183A"/>
    <w:rsid w:val="00601AB4"/>
    <w:rsid w:val="00601AEA"/>
    <w:rsid w:val="00601BDD"/>
    <w:rsid w:val="00601C39"/>
    <w:rsid w:val="00601EB8"/>
    <w:rsid w:val="00601ED2"/>
    <w:rsid w:val="00601FB9"/>
    <w:rsid w:val="006021EE"/>
    <w:rsid w:val="00602217"/>
    <w:rsid w:val="006024EC"/>
    <w:rsid w:val="00602504"/>
    <w:rsid w:val="0060251F"/>
    <w:rsid w:val="006025A2"/>
    <w:rsid w:val="006028A0"/>
    <w:rsid w:val="00602A03"/>
    <w:rsid w:val="00602A2E"/>
    <w:rsid w:val="00602AD3"/>
    <w:rsid w:val="00602B1B"/>
    <w:rsid w:val="00602B6E"/>
    <w:rsid w:val="00602F78"/>
    <w:rsid w:val="00602FE3"/>
    <w:rsid w:val="00603011"/>
    <w:rsid w:val="0060311F"/>
    <w:rsid w:val="0060321A"/>
    <w:rsid w:val="00603220"/>
    <w:rsid w:val="0060325B"/>
    <w:rsid w:val="00603436"/>
    <w:rsid w:val="006036F8"/>
    <w:rsid w:val="00603793"/>
    <w:rsid w:val="0060389C"/>
    <w:rsid w:val="006038B1"/>
    <w:rsid w:val="006038E2"/>
    <w:rsid w:val="0060395F"/>
    <w:rsid w:val="00603A06"/>
    <w:rsid w:val="00603D07"/>
    <w:rsid w:val="00603D64"/>
    <w:rsid w:val="00603DCA"/>
    <w:rsid w:val="0060429A"/>
    <w:rsid w:val="00604409"/>
    <w:rsid w:val="00604704"/>
    <w:rsid w:val="006047CE"/>
    <w:rsid w:val="006048CB"/>
    <w:rsid w:val="00604A51"/>
    <w:rsid w:val="00604C36"/>
    <w:rsid w:val="00604D4E"/>
    <w:rsid w:val="00604E55"/>
    <w:rsid w:val="00604F08"/>
    <w:rsid w:val="00604FF6"/>
    <w:rsid w:val="00605251"/>
    <w:rsid w:val="00605410"/>
    <w:rsid w:val="0060593F"/>
    <w:rsid w:val="006059BF"/>
    <w:rsid w:val="00605AAE"/>
    <w:rsid w:val="00605B42"/>
    <w:rsid w:val="00605CF8"/>
    <w:rsid w:val="00605D0D"/>
    <w:rsid w:val="00605EE0"/>
    <w:rsid w:val="0060608F"/>
    <w:rsid w:val="006061A8"/>
    <w:rsid w:val="006061B6"/>
    <w:rsid w:val="006062E3"/>
    <w:rsid w:val="0060640D"/>
    <w:rsid w:val="006065F4"/>
    <w:rsid w:val="00606720"/>
    <w:rsid w:val="00606727"/>
    <w:rsid w:val="0060682B"/>
    <w:rsid w:val="00606A55"/>
    <w:rsid w:val="00606A91"/>
    <w:rsid w:val="00606B51"/>
    <w:rsid w:val="00606D76"/>
    <w:rsid w:val="00606E01"/>
    <w:rsid w:val="00607292"/>
    <w:rsid w:val="00607296"/>
    <w:rsid w:val="006073AE"/>
    <w:rsid w:val="00607577"/>
    <w:rsid w:val="00607808"/>
    <w:rsid w:val="00607C65"/>
    <w:rsid w:val="00607CA0"/>
    <w:rsid w:val="00607DC2"/>
    <w:rsid w:val="00607EE3"/>
    <w:rsid w:val="00607FF2"/>
    <w:rsid w:val="006100EB"/>
    <w:rsid w:val="006103E2"/>
    <w:rsid w:val="006103F3"/>
    <w:rsid w:val="0061048B"/>
    <w:rsid w:val="006104AE"/>
    <w:rsid w:val="0061053C"/>
    <w:rsid w:val="006105B8"/>
    <w:rsid w:val="006108EC"/>
    <w:rsid w:val="00610C1A"/>
    <w:rsid w:val="00610DD1"/>
    <w:rsid w:val="00610DEC"/>
    <w:rsid w:val="00610EAE"/>
    <w:rsid w:val="00610EEC"/>
    <w:rsid w:val="00610F12"/>
    <w:rsid w:val="0061101E"/>
    <w:rsid w:val="006111E1"/>
    <w:rsid w:val="006111F9"/>
    <w:rsid w:val="00611286"/>
    <w:rsid w:val="006112CE"/>
    <w:rsid w:val="006113A9"/>
    <w:rsid w:val="0061163C"/>
    <w:rsid w:val="006116DB"/>
    <w:rsid w:val="0061172C"/>
    <w:rsid w:val="00611859"/>
    <w:rsid w:val="006118D3"/>
    <w:rsid w:val="00611940"/>
    <w:rsid w:val="00611A5C"/>
    <w:rsid w:val="00611DD9"/>
    <w:rsid w:val="00611F85"/>
    <w:rsid w:val="0061208F"/>
    <w:rsid w:val="006121A8"/>
    <w:rsid w:val="006125CC"/>
    <w:rsid w:val="00612703"/>
    <w:rsid w:val="006127B9"/>
    <w:rsid w:val="006127F6"/>
    <w:rsid w:val="00612908"/>
    <w:rsid w:val="00612A38"/>
    <w:rsid w:val="00612E9A"/>
    <w:rsid w:val="00612EA3"/>
    <w:rsid w:val="00612FCB"/>
    <w:rsid w:val="00613008"/>
    <w:rsid w:val="006131D6"/>
    <w:rsid w:val="00613337"/>
    <w:rsid w:val="006133CF"/>
    <w:rsid w:val="00613448"/>
    <w:rsid w:val="00613454"/>
    <w:rsid w:val="00613665"/>
    <w:rsid w:val="006136A4"/>
    <w:rsid w:val="006137DA"/>
    <w:rsid w:val="0061381C"/>
    <w:rsid w:val="006138C9"/>
    <w:rsid w:val="00613ECC"/>
    <w:rsid w:val="0061401B"/>
    <w:rsid w:val="006141FD"/>
    <w:rsid w:val="0061435B"/>
    <w:rsid w:val="0061436D"/>
    <w:rsid w:val="0061439F"/>
    <w:rsid w:val="006144AF"/>
    <w:rsid w:val="006146EA"/>
    <w:rsid w:val="00614752"/>
    <w:rsid w:val="006147CD"/>
    <w:rsid w:val="00614951"/>
    <w:rsid w:val="00614F45"/>
    <w:rsid w:val="006151C5"/>
    <w:rsid w:val="006151CC"/>
    <w:rsid w:val="0061531B"/>
    <w:rsid w:val="0061542D"/>
    <w:rsid w:val="00615449"/>
    <w:rsid w:val="006157DC"/>
    <w:rsid w:val="00615807"/>
    <w:rsid w:val="006159C4"/>
    <w:rsid w:val="006159E4"/>
    <w:rsid w:val="006159FF"/>
    <w:rsid w:val="00615B5B"/>
    <w:rsid w:val="00616153"/>
    <w:rsid w:val="006165A0"/>
    <w:rsid w:val="0061661C"/>
    <w:rsid w:val="0061694A"/>
    <w:rsid w:val="006169B9"/>
    <w:rsid w:val="00616A3A"/>
    <w:rsid w:val="00616AA5"/>
    <w:rsid w:val="00616B6B"/>
    <w:rsid w:val="00616BCE"/>
    <w:rsid w:val="00616BDA"/>
    <w:rsid w:val="00616E5E"/>
    <w:rsid w:val="0061726B"/>
    <w:rsid w:val="0061731D"/>
    <w:rsid w:val="0061741B"/>
    <w:rsid w:val="0061750C"/>
    <w:rsid w:val="006175C7"/>
    <w:rsid w:val="00617A8E"/>
    <w:rsid w:val="00617B5C"/>
    <w:rsid w:val="00617D60"/>
    <w:rsid w:val="00617DA3"/>
    <w:rsid w:val="00617EFB"/>
    <w:rsid w:val="006201DB"/>
    <w:rsid w:val="00620577"/>
    <w:rsid w:val="006208BE"/>
    <w:rsid w:val="00620919"/>
    <w:rsid w:val="00620A65"/>
    <w:rsid w:val="00620A78"/>
    <w:rsid w:val="00620B01"/>
    <w:rsid w:val="00620DDB"/>
    <w:rsid w:val="00620FD1"/>
    <w:rsid w:val="00621076"/>
    <w:rsid w:val="00621268"/>
    <w:rsid w:val="00621318"/>
    <w:rsid w:val="00621394"/>
    <w:rsid w:val="00621554"/>
    <w:rsid w:val="00621689"/>
    <w:rsid w:val="0062175E"/>
    <w:rsid w:val="0062177A"/>
    <w:rsid w:val="00621919"/>
    <w:rsid w:val="00621943"/>
    <w:rsid w:val="0062196F"/>
    <w:rsid w:val="00621A31"/>
    <w:rsid w:val="00621C5C"/>
    <w:rsid w:val="00621D7A"/>
    <w:rsid w:val="00621F93"/>
    <w:rsid w:val="0062202F"/>
    <w:rsid w:val="00622069"/>
    <w:rsid w:val="0062218B"/>
    <w:rsid w:val="00622408"/>
    <w:rsid w:val="006224EF"/>
    <w:rsid w:val="006225FA"/>
    <w:rsid w:val="006226EE"/>
    <w:rsid w:val="006227BF"/>
    <w:rsid w:val="00622805"/>
    <w:rsid w:val="0062282B"/>
    <w:rsid w:val="006228D6"/>
    <w:rsid w:val="0062295B"/>
    <w:rsid w:val="00622A15"/>
    <w:rsid w:val="00622CA5"/>
    <w:rsid w:val="00622D1A"/>
    <w:rsid w:val="00622D69"/>
    <w:rsid w:val="00622DD6"/>
    <w:rsid w:val="00622DF9"/>
    <w:rsid w:val="00622E73"/>
    <w:rsid w:val="00623161"/>
    <w:rsid w:val="0062349B"/>
    <w:rsid w:val="006235CE"/>
    <w:rsid w:val="00623680"/>
    <w:rsid w:val="0062379E"/>
    <w:rsid w:val="006237F3"/>
    <w:rsid w:val="00623B0C"/>
    <w:rsid w:val="00623B96"/>
    <w:rsid w:val="00623BCE"/>
    <w:rsid w:val="00623BDF"/>
    <w:rsid w:val="00623C5B"/>
    <w:rsid w:val="00623CF5"/>
    <w:rsid w:val="00623EE1"/>
    <w:rsid w:val="00623F48"/>
    <w:rsid w:val="00624119"/>
    <w:rsid w:val="00624165"/>
    <w:rsid w:val="0062429F"/>
    <w:rsid w:val="0062481D"/>
    <w:rsid w:val="00624A6D"/>
    <w:rsid w:val="00624C1F"/>
    <w:rsid w:val="00624DF4"/>
    <w:rsid w:val="00624E4F"/>
    <w:rsid w:val="00624F47"/>
    <w:rsid w:val="00625022"/>
    <w:rsid w:val="006250C2"/>
    <w:rsid w:val="00625208"/>
    <w:rsid w:val="006253C2"/>
    <w:rsid w:val="00625411"/>
    <w:rsid w:val="00625442"/>
    <w:rsid w:val="00625444"/>
    <w:rsid w:val="006254E5"/>
    <w:rsid w:val="00625563"/>
    <w:rsid w:val="0062564B"/>
    <w:rsid w:val="0062566D"/>
    <w:rsid w:val="00625723"/>
    <w:rsid w:val="0062576B"/>
    <w:rsid w:val="00625795"/>
    <w:rsid w:val="00625871"/>
    <w:rsid w:val="006259D6"/>
    <w:rsid w:val="00625B7A"/>
    <w:rsid w:val="00625E44"/>
    <w:rsid w:val="0062605F"/>
    <w:rsid w:val="0062640E"/>
    <w:rsid w:val="00626473"/>
    <w:rsid w:val="006266FC"/>
    <w:rsid w:val="006267C8"/>
    <w:rsid w:val="006269B7"/>
    <w:rsid w:val="00626A83"/>
    <w:rsid w:val="00626B58"/>
    <w:rsid w:val="00626C44"/>
    <w:rsid w:val="00626DC0"/>
    <w:rsid w:val="00626ECA"/>
    <w:rsid w:val="00626EFF"/>
    <w:rsid w:val="00626F42"/>
    <w:rsid w:val="0062700D"/>
    <w:rsid w:val="006272A0"/>
    <w:rsid w:val="0062739E"/>
    <w:rsid w:val="00627401"/>
    <w:rsid w:val="00627425"/>
    <w:rsid w:val="00627509"/>
    <w:rsid w:val="00627555"/>
    <w:rsid w:val="0062758D"/>
    <w:rsid w:val="006275EF"/>
    <w:rsid w:val="0062792C"/>
    <w:rsid w:val="00627AAC"/>
    <w:rsid w:val="00627ABF"/>
    <w:rsid w:val="00627B8F"/>
    <w:rsid w:val="00627CF4"/>
    <w:rsid w:val="00627E3F"/>
    <w:rsid w:val="00627F07"/>
    <w:rsid w:val="00630158"/>
    <w:rsid w:val="0063029B"/>
    <w:rsid w:val="00630500"/>
    <w:rsid w:val="006308C1"/>
    <w:rsid w:val="006308EE"/>
    <w:rsid w:val="00630C7D"/>
    <w:rsid w:val="00630CA1"/>
    <w:rsid w:val="00630E6E"/>
    <w:rsid w:val="00631144"/>
    <w:rsid w:val="006311E3"/>
    <w:rsid w:val="00631311"/>
    <w:rsid w:val="00631534"/>
    <w:rsid w:val="006315EA"/>
    <w:rsid w:val="0063172F"/>
    <w:rsid w:val="0063177A"/>
    <w:rsid w:val="0063181D"/>
    <w:rsid w:val="00631870"/>
    <w:rsid w:val="00631A35"/>
    <w:rsid w:val="00631B4E"/>
    <w:rsid w:val="00631BDC"/>
    <w:rsid w:val="00631D84"/>
    <w:rsid w:val="00631D91"/>
    <w:rsid w:val="00631DB2"/>
    <w:rsid w:val="00631DFE"/>
    <w:rsid w:val="00631E9D"/>
    <w:rsid w:val="006322D1"/>
    <w:rsid w:val="00632977"/>
    <w:rsid w:val="00632E82"/>
    <w:rsid w:val="0063316A"/>
    <w:rsid w:val="006331BF"/>
    <w:rsid w:val="006331CD"/>
    <w:rsid w:val="006331F9"/>
    <w:rsid w:val="00633615"/>
    <w:rsid w:val="006337AA"/>
    <w:rsid w:val="006339F1"/>
    <w:rsid w:val="00633B72"/>
    <w:rsid w:val="00633C72"/>
    <w:rsid w:val="00634017"/>
    <w:rsid w:val="00634023"/>
    <w:rsid w:val="006340C3"/>
    <w:rsid w:val="006340F3"/>
    <w:rsid w:val="00634166"/>
    <w:rsid w:val="00634309"/>
    <w:rsid w:val="0063436C"/>
    <w:rsid w:val="00634440"/>
    <w:rsid w:val="006344F0"/>
    <w:rsid w:val="00634507"/>
    <w:rsid w:val="0063454F"/>
    <w:rsid w:val="00634557"/>
    <w:rsid w:val="00634609"/>
    <w:rsid w:val="006346B8"/>
    <w:rsid w:val="00634944"/>
    <w:rsid w:val="00634AD2"/>
    <w:rsid w:val="00634B23"/>
    <w:rsid w:val="00634E12"/>
    <w:rsid w:val="006353B4"/>
    <w:rsid w:val="00635475"/>
    <w:rsid w:val="006354F9"/>
    <w:rsid w:val="0063554E"/>
    <w:rsid w:val="00635649"/>
    <w:rsid w:val="0063565C"/>
    <w:rsid w:val="006357E3"/>
    <w:rsid w:val="006358E4"/>
    <w:rsid w:val="00635A2B"/>
    <w:rsid w:val="00635B57"/>
    <w:rsid w:val="00635C27"/>
    <w:rsid w:val="00635DAC"/>
    <w:rsid w:val="00635DC0"/>
    <w:rsid w:val="00635F8F"/>
    <w:rsid w:val="00635FF3"/>
    <w:rsid w:val="00635FF6"/>
    <w:rsid w:val="0063617E"/>
    <w:rsid w:val="006362A6"/>
    <w:rsid w:val="006363B1"/>
    <w:rsid w:val="006365B1"/>
    <w:rsid w:val="00636656"/>
    <w:rsid w:val="006366B6"/>
    <w:rsid w:val="006368A5"/>
    <w:rsid w:val="006369AC"/>
    <w:rsid w:val="00636A25"/>
    <w:rsid w:val="00636B1A"/>
    <w:rsid w:val="00636BC4"/>
    <w:rsid w:val="00636C60"/>
    <w:rsid w:val="00636CAF"/>
    <w:rsid w:val="00636CB5"/>
    <w:rsid w:val="00636D21"/>
    <w:rsid w:val="00636F8F"/>
    <w:rsid w:val="006372DF"/>
    <w:rsid w:val="006373B5"/>
    <w:rsid w:val="0063742E"/>
    <w:rsid w:val="006374CD"/>
    <w:rsid w:val="0063776D"/>
    <w:rsid w:val="0063799C"/>
    <w:rsid w:val="00637C5A"/>
    <w:rsid w:val="00637E67"/>
    <w:rsid w:val="00637ECA"/>
    <w:rsid w:val="00637F2C"/>
    <w:rsid w:val="00640132"/>
    <w:rsid w:val="006402EE"/>
    <w:rsid w:val="00640304"/>
    <w:rsid w:val="00640573"/>
    <w:rsid w:val="006405E6"/>
    <w:rsid w:val="00640604"/>
    <w:rsid w:val="0064064D"/>
    <w:rsid w:val="006406FC"/>
    <w:rsid w:val="006406FD"/>
    <w:rsid w:val="00640799"/>
    <w:rsid w:val="0064086C"/>
    <w:rsid w:val="0064089B"/>
    <w:rsid w:val="00640940"/>
    <w:rsid w:val="00640B32"/>
    <w:rsid w:val="00640BED"/>
    <w:rsid w:val="00640C32"/>
    <w:rsid w:val="00640C80"/>
    <w:rsid w:val="00640CA7"/>
    <w:rsid w:val="00640D64"/>
    <w:rsid w:val="00640F74"/>
    <w:rsid w:val="0064109D"/>
    <w:rsid w:val="00641244"/>
    <w:rsid w:val="00641289"/>
    <w:rsid w:val="006414AB"/>
    <w:rsid w:val="0064163B"/>
    <w:rsid w:val="00641738"/>
    <w:rsid w:val="00641774"/>
    <w:rsid w:val="006418CB"/>
    <w:rsid w:val="0064190F"/>
    <w:rsid w:val="006419A0"/>
    <w:rsid w:val="00641A1D"/>
    <w:rsid w:val="00641AAF"/>
    <w:rsid w:val="00641DA1"/>
    <w:rsid w:val="00641FCA"/>
    <w:rsid w:val="00642022"/>
    <w:rsid w:val="006420EC"/>
    <w:rsid w:val="006423CB"/>
    <w:rsid w:val="006423E6"/>
    <w:rsid w:val="00642416"/>
    <w:rsid w:val="00642443"/>
    <w:rsid w:val="00642593"/>
    <w:rsid w:val="006425DD"/>
    <w:rsid w:val="00642607"/>
    <w:rsid w:val="00642772"/>
    <w:rsid w:val="00642AF3"/>
    <w:rsid w:val="00642C01"/>
    <w:rsid w:val="00642C59"/>
    <w:rsid w:val="00642CD8"/>
    <w:rsid w:val="00642EA2"/>
    <w:rsid w:val="0064318F"/>
    <w:rsid w:val="00643257"/>
    <w:rsid w:val="00643341"/>
    <w:rsid w:val="0064358F"/>
    <w:rsid w:val="0064360C"/>
    <w:rsid w:val="0064360E"/>
    <w:rsid w:val="0064369D"/>
    <w:rsid w:val="00643706"/>
    <w:rsid w:val="00643AFF"/>
    <w:rsid w:val="00643BD3"/>
    <w:rsid w:val="00643C52"/>
    <w:rsid w:val="00644008"/>
    <w:rsid w:val="0064414A"/>
    <w:rsid w:val="006443FA"/>
    <w:rsid w:val="00644438"/>
    <w:rsid w:val="00644443"/>
    <w:rsid w:val="0064447F"/>
    <w:rsid w:val="006445AE"/>
    <w:rsid w:val="0064476D"/>
    <w:rsid w:val="0064481B"/>
    <w:rsid w:val="006449B3"/>
    <w:rsid w:val="006449BF"/>
    <w:rsid w:val="00644A70"/>
    <w:rsid w:val="00644B36"/>
    <w:rsid w:val="00644D52"/>
    <w:rsid w:val="00644E3B"/>
    <w:rsid w:val="00645050"/>
    <w:rsid w:val="00645173"/>
    <w:rsid w:val="00645273"/>
    <w:rsid w:val="006456FA"/>
    <w:rsid w:val="0064574F"/>
    <w:rsid w:val="00645A81"/>
    <w:rsid w:val="00645AE2"/>
    <w:rsid w:val="00645B39"/>
    <w:rsid w:val="00645C59"/>
    <w:rsid w:val="00645C97"/>
    <w:rsid w:val="00645D7B"/>
    <w:rsid w:val="00645DC4"/>
    <w:rsid w:val="00646232"/>
    <w:rsid w:val="00646387"/>
    <w:rsid w:val="006463C8"/>
    <w:rsid w:val="006464E3"/>
    <w:rsid w:val="00646692"/>
    <w:rsid w:val="0064670C"/>
    <w:rsid w:val="00646945"/>
    <w:rsid w:val="00646970"/>
    <w:rsid w:val="00646B40"/>
    <w:rsid w:val="00646E0B"/>
    <w:rsid w:val="00646F2A"/>
    <w:rsid w:val="00646FC4"/>
    <w:rsid w:val="00647375"/>
    <w:rsid w:val="00647499"/>
    <w:rsid w:val="006474AC"/>
    <w:rsid w:val="00647530"/>
    <w:rsid w:val="00647614"/>
    <w:rsid w:val="006478AB"/>
    <w:rsid w:val="00647A61"/>
    <w:rsid w:val="00647AE0"/>
    <w:rsid w:val="00647DF3"/>
    <w:rsid w:val="006500FB"/>
    <w:rsid w:val="00650216"/>
    <w:rsid w:val="00650223"/>
    <w:rsid w:val="006502D9"/>
    <w:rsid w:val="006505F2"/>
    <w:rsid w:val="0065071C"/>
    <w:rsid w:val="006509F1"/>
    <w:rsid w:val="00650E99"/>
    <w:rsid w:val="00650FDF"/>
    <w:rsid w:val="006510A8"/>
    <w:rsid w:val="006510BC"/>
    <w:rsid w:val="0065110B"/>
    <w:rsid w:val="0065132C"/>
    <w:rsid w:val="006513B5"/>
    <w:rsid w:val="006516EC"/>
    <w:rsid w:val="0065186D"/>
    <w:rsid w:val="00651CA6"/>
    <w:rsid w:val="00651D27"/>
    <w:rsid w:val="00651D61"/>
    <w:rsid w:val="00651DCD"/>
    <w:rsid w:val="00651E9B"/>
    <w:rsid w:val="00651F50"/>
    <w:rsid w:val="00652248"/>
    <w:rsid w:val="00652264"/>
    <w:rsid w:val="00652558"/>
    <w:rsid w:val="00652605"/>
    <w:rsid w:val="00652846"/>
    <w:rsid w:val="006528D6"/>
    <w:rsid w:val="006528EF"/>
    <w:rsid w:val="00652973"/>
    <w:rsid w:val="00652A0E"/>
    <w:rsid w:val="00652A4B"/>
    <w:rsid w:val="0065301C"/>
    <w:rsid w:val="0065308B"/>
    <w:rsid w:val="0065328A"/>
    <w:rsid w:val="006532C7"/>
    <w:rsid w:val="0065333D"/>
    <w:rsid w:val="00653412"/>
    <w:rsid w:val="0065346F"/>
    <w:rsid w:val="00653675"/>
    <w:rsid w:val="006536B4"/>
    <w:rsid w:val="00653706"/>
    <w:rsid w:val="006537B0"/>
    <w:rsid w:val="006539BB"/>
    <w:rsid w:val="006539EA"/>
    <w:rsid w:val="00653AC4"/>
    <w:rsid w:val="00653B89"/>
    <w:rsid w:val="00653BC7"/>
    <w:rsid w:val="00653D12"/>
    <w:rsid w:val="00653D50"/>
    <w:rsid w:val="00653DB7"/>
    <w:rsid w:val="00654061"/>
    <w:rsid w:val="006541D1"/>
    <w:rsid w:val="00654445"/>
    <w:rsid w:val="00654544"/>
    <w:rsid w:val="00654609"/>
    <w:rsid w:val="00654987"/>
    <w:rsid w:val="00654AF9"/>
    <w:rsid w:val="00654B33"/>
    <w:rsid w:val="00654F60"/>
    <w:rsid w:val="00655104"/>
    <w:rsid w:val="00655266"/>
    <w:rsid w:val="0065534A"/>
    <w:rsid w:val="00655353"/>
    <w:rsid w:val="00655376"/>
    <w:rsid w:val="00655396"/>
    <w:rsid w:val="006553D2"/>
    <w:rsid w:val="006554E7"/>
    <w:rsid w:val="006555ED"/>
    <w:rsid w:val="00655782"/>
    <w:rsid w:val="00655859"/>
    <w:rsid w:val="00655942"/>
    <w:rsid w:val="00655958"/>
    <w:rsid w:val="00655979"/>
    <w:rsid w:val="00655A14"/>
    <w:rsid w:val="00655B60"/>
    <w:rsid w:val="00655BA6"/>
    <w:rsid w:val="00655F64"/>
    <w:rsid w:val="00656158"/>
    <w:rsid w:val="00656211"/>
    <w:rsid w:val="00656331"/>
    <w:rsid w:val="00656490"/>
    <w:rsid w:val="00656579"/>
    <w:rsid w:val="00656647"/>
    <w:rsid w:val="0065670B"/>
    <w:rsid w:val="006569D5"/>
    <w:rsid w:val="00656A19"/>
    <w:rsid w:val="00656AD9"/>
    <w:rsid w:val="00656BA2"/>
    <w:rsid w:val="0065755C"/>
    <w:rsid w:val="006577AF"/>
    <w:rsid w:val="006577B1"/>
    <w:rsid w:val="006578A6"/>
    <w:rsid w:val="00657A08"/>
    <w:rsid w:val="00657A60"/>
    <w:rsid w:val="00657DD3"/>
    <w:rsid w:val="00657FB1"/>
    <w:rsid w:val="006603BA"/>
    <w:rsid w:val="0066041E"/>
    <w:rsid w:val="006604B4"/>
    <w:rsid w:val="00660628"/>
    <w:rsid w:val="006606F5"/>
    <w:rsid w:val="00660902"/>
    <w:rsid w:val="00660AA9"/>
    <w:rsid w:val="00660C41"/>
    <w:rsid w:val="00660C53"/>
    <w:rsid w:val="00660D14"/>
    <w:rsid w:val="00660E40"/>
    <w:rsid w:val="00660FF3"/>
    <w:rsid w:val="0066126E"/>
    <w:rsid w:val="00661324"/>
    <w:rsid w:val="006616EA"/>
    <w:rsid w:val="006619DC"/>
    <w:rsid w:val="00661A3C"/>
    <w:rsid w:val="00661B49"/>
    <w:rsid w:val="00661B9D"/>
    <w:rsid w:val="00661D55"/>
    <w:rsid w:val="00661F8E"/>
    <w:rsid w:val="006620E2"/>
    <w:rsid w:val="00662192"/>
    <w:rsid w:val="0066219B"/>
    <w:rsid w:val="00662252"/>
    <w:rsid w:val="00662324"/>
    <w:rsid w:val="0066237C"/>
    <w:rsid w:val="00662578"/>
    <w:rsid w:val="0066257D"/>
    <w:rsid w:val="00662892"/>
    <w:rsid w:val="00662901"/>
    <w:rsid w:val="00662954"/>
    <w:rsid w:val="00662C6B"/>
    <w:rsid w:val="00662DC8"/>
    <w:rsid w:val="00662FFE"/>
    <w:rsid w:val="006630D8"/>
    <w:rsid w:val="006632B4"/>
    <w:rsid w:val="0066341B"/>
    <w:rsid w:val="006634DE"/>
    <w:rsid w:val="00663551"/>
    <w:rsid w:val="0066363D"/>
    <w:rsid w:val="00663712"/>
    <w:rsid w:val="00663728"/>
    <w:rsid w:val="00663782"/>
    <w:rsid w:val="00663A13"/>
    <w:rsid w:val="00663B36"/>
    <w:rsid w:val="00663D62"/>
    <w:rsid w:val="00663E23"/>
    <w:rsid w:val="00663FDB"/>
    <w:rsid w:val="00664015"/>
    <w:rsid w:val="006643AD"/>
    <w:rsid w:val="006643D2"/>
    <w:rsid w:val="00664614"/>
    <w:rsid w:val="0066467C"/>
    <w:rsid w:val="00664714"/>
    <w:rsid w:val="0066478E"/>
    <w:rsid w:val="006648B4"/>
    <w:rsid w:val="00664950"/>
    <w:rsid w:val="00664974"/>
    <w:rsid w:val="00664C38"/>
    <w:rsid w:val="00664CD6"/>
    <w:rsid w:val="00664D59"/>
    <w:rsid w:val="00664D7C"/>
    <w:rsid w:val="00664E3D"/>
    <w:rsid w:val="0066508C"/>
    <w:rsid w:val="006654E1"/>
    <w:rsid w:val="006655E8"/>
    <w:rsid w:val="00665763"/>
    <w:rsid w:val="0066581C"/>
    <w:rsid w:val="00665844"/>
    <w:rsid w:val="0066599D"/>
    <w:rsid w:val="00665A99"/>
    <w:rsid w:val="00665AD2"/>
    <w:rsid w:val="00665B07"/>
    <w:rsid w:val="00665CBF"/>
    <w:rsid w:val="00665CD4"/>
    <w:rsid w:val="00665D19"/>
    <w:rsid w:val="00665E07"/>
    <w:rsid w:val="00665E55"/>
    <w:rsid w:val="00665EBC"/>
    <w:rsid w:val="006662B7"/>
    <w:rsid w:val="006662E2"/>
    <w:rsid w:val="006665A2"/>
    <w:rsid w:val="006665EB"/>
    <w:rsid w:val="00666669"/>
    <w:rsid w:val="006667C4"/>
    <w:rsid w:val="0066680D"/>
    <w:rsid w:val="00666AFC"/>
    <w:rsid w:val="00666B54"/>
    <w:rsid w:val="00666BAA"/>
    <w:rsid w:val="00666D6C"/>
    <w:rsid w:val="00666EE2"/>
    <w:rsid w:val="00666F10"/>
    <w:rsid w:val="0066700E"/>
    <w:rsid w:val="00667195"/>
    <w:rsid w:val="00667264"/>
    <w:rsid w:val="00667354"/>
    <w:rsid w:val="00667390"/>
    <w:rsid w:val="00667481"/>
    <w:rsid w:val="0066756E"/>
    <w:rsid w:val="006675C3"/>
    <w:rsid w:val="0066767B"/>
    <w:rsid w:val="0066782F"/>
    <w:rsid w:val="006678C9"/>
    <w:rsid w:val="00667A78"/>
    <w:rsid w:val="00667DAF"/>
    <w:rsid w:val="00667DBA"/>
    <w:rsid w:val="00667E39"/>
    <w:rsid w:val="006700F6"/>
    <w:rsid w:val="006701B7"/>
    <w:rsid w:val="00670419"/>
    <w:rsid w:val="0067043A"/>
    <w:rsid w:val="0067085E"/>
    <w:rsid w:val="00670895"/>
    <w:rsid w:val="006708E0"/>
    <w:rsid w:val="006709FF"/>
    <w:rsid w:val="00670C4F"/>
    <w:rsid w:val="00670CCD"/>
    <w:rsid w:val="00670D7E"/>
    <w:rsid w:val="00670E19"/>
    <w:rsid w:val="00671136"/>
    <w:rsid w:val="00671218"/>
    <w:rsid w:val="00671294"/>
    <w:rsid w:val="006712C0"/>
    <w:rsid w:val="006712F7"/>
    <w:rsid w:val="00671431"/>
    <w:rsid w:val="006715C9"/>
    <w:rsid w:val="00671612"/>
    <w:rsid w:val="00671651"/>
    <w:rsid w:val="00671793"/>
    <w:rsid w:val="006718F0"/>
    <w:rsid w:val="00671BAA"/>
    <w:rsid w:val="00671BDF"/>
    <w:rsid w:val="00671FA1"/>
    <w:rsid w:val="00671FAF"/>
    <w:rsid w:val="00672181"/>
    <w:rsid w:val="00672186"/>
    <w:rsid w:val="006722F2"/>
    <w:rsid w:val="0067254E"/>
    <w:rsid w:val="00672604"/>
    <w:rsid w:val="0067265E"/>
    <w:rsid w:val="006726A0"/>
    <w:rsid w:val="006726C3"/>
    <w:rsid w:val="00672860"/>
    <w:rsid w:val="0067290E"/>
    <w:rsid w:val="00672947"/>
    <w:rsid w:val="006729B1"/>
    <w:rsid w:val="00672ABD"/>
    <w:rsid w:val="00672C77"/>
    <w:rsid w:val="00672CD1"/>
    <w:rsid w:val="00672ECB"/>
    <w:rsid w:val="00672F1E"/>
    <w:rsid w:val="00673064"/>
    <w:rsid w:val="00673429"/>
    <w:rsid w:val="006734FF"/>
    <w:rsid w:val="0067378A"/>
    <w:rsid w:val="00673829"/>
    <w:rsid w:val="00673849"/>
    <w:rsid w:val="006738FD"/>
    <w:rsid w:val="006739FB"/>
    <w:rsid w:val="00673A4E"/>
    <w:rsid w:val="00673A83"/>
    <w:rsid w:val="00673AAF"/>
    <w:rsid w:val="00673B91"/>
    <w:rsid w:val="00673B93"/>
    <w:rsid w:val="00673BF0"/>
    <w:rsid w:val="00673C75"/>
    <w:rsid w:val="00673E4F"/>
    <w:rsid w:val="00673F9F"/>
    <w:rsid w:val="00674045"/>
    <w:rsid w:val="00674195"/>
    <w:rsid w:val="00674213"/>
    <w:rsid w:val="0067440F"/>
    <w:rsid w:val="0067452E"/>
    <w:rsid w:val="006745A7"/>
    <w:rsid w:val="00674733"/>
    <w:rsid w:val="006747CA"/>
    <w:rsid w:val="006748A7"/>
    <w:rsid w:val="00674A02"/>
    <w:rsid w:val="00674BC5"/>
    <w:rsid w:val="00674EAF"/>
    <w:rsid w:val="00674FBB"/>
    <w:rsid w:val="00675029"/>
    <w:rsid w:val="00675137"/>
    <w:rsid w:val="00675179"/>
    <w:rsid w:val="00675540"/>
    <w:rsid w:val="00675599"/>
    <w:rsid w:val="00675600"/>
    <w:rsid w:val="00675663"/>
    <w:rsid w:val="00675747"/>
    <w:rsid w:val="0067578B"/>
    <w:rsid w:val="00675859"/>
    <w:rsid w:val="00675C2C"/>
    <w:rsid w:val="00675DB1"/>
    <w:rsid w:val="00676086"/>
    <w:rsid w:val="00676361"/>
    <w:rsid w:val="00676446"/>
    <w:rsid w:val="006766ED"/>
    <w:rsid w:val="00676714"/>
    <w:rsid w:val="006769B9"/>
    <w:rsid w:val="00676B84"/>
    <w:rsid w:val="00676D58"/>
    <w:rsid w:val="006771E5"/>
    <w:rsid w:val="00677452"/>
    <w:rsid w:val="006774C2"/>
    <w:rsid w:val="0067753E"/>
    <w:rsid w:val="00677563"/>
    <w:rsid w:val="006776C7"/>
    <w:rsid w:val="006776EA"/>
    <w:rsid w:val="006777D2"/>
    <w:rsid w:val="006779BF"/>
    <w:rsid w:val="00677C44"/>
    <w:rsid w:val="00677C56"/>
    <w:rsid w:val="00677C72"/>
    <w:rsid w:val="00677C78"/>
    <w:rsid w:val="00677D36"/>
    <w:rsid w:val="00677FB7"/>
    <w:rsid w:val="00680179"/>
    <w:rsid w:val="00680299"/>
    <w:rsid w:val="00680342"/>
    <w:rsid w:val="00680369"/>
    <w:rsid w:val="006804CE"/>
    <w:rsid w:val="00680710"/>
    <w:rsid w:val="00680878"/>
    <w:rsid w:val="006808D5"/>
    <w:rsid w:val="00680BD6"/>
    <w:rsid w:val="00680CAB"/>
    <w:rsid w:val="00680CE3"/>
    <w:rsid w:val="00680D99"/>
    <w:rsid w:val="00680EBB"/>
    <w:rsid w:val="00680FA8"/>
    <w:rsid w:val="0068132F"/>
    <w:rsid w:val="00681358"/>
    <w:rsid w:val="006813C6"/>
    <w:rsid w:val="00681650"/>
    <w:rsid w:val="00681700"/>
    <w:rsid w:val="0068185A"/>
    <w:rsid w:val="006819C0"/>
    <w:rsid w:val="00681B4A"/>
    <w:rsid w:val="00681C7C"/>
    <w:rsid w:val="00681F5A"/>
    <w:rsid w:val="00682370"/>
    <w:rsid w:val="00682386"/>
    <w:rsid w:val="00682406"/>
    <w:rsid w:val="006829FB"/>
    <w:rsid w:val="00682AF5"/>
    <w:rsid w:val="00682C03"/>
    <w:rsid w:val="00682CA8"/>
    <w:rsid w:val="00682F98"/>
    <w:rsid w:val="00682FF3"/>
    <w:rsid w:val="00683100"/>
    <w:rsid w:val="006831A5"/>
    <w:rsid w:val="00683444"/>
    <w:rsid w:val="00683649"/>
    <w:rsid w:val="006837B7"/>
    <w:rsid w:val="00683886"/>
    <w:rsid w:val="00683A15"/>
    <w:rsid w:val="00683CA6"/>
    <w:rsid w:val="00683D3E"/>
    <w:rsid w:val="00683F8B"/>
    <w:rsid w:val="00683FCB"/>
    <w:rsid w:val="00683FE8"/>
    <w:rsid w:val="006840E1"/>
    <w:rsid w:val="006840F2"/>
    <w:rsid w:val="006840FC"/>
    <w:rsid w:val="0068415D"/>
    <w:rsid w:val="00684241"/>
    <w:rsid w:val="0068439B"/>
    <w:rsid w:val="00684664"/>
    <w:rsid w:val="0068473E"/>
    <w:rsid w:val="006848C3"/>
    <w:rsid w:val="00684A37"/>
    <w:rsid w:val="00684A5B"/>
    <w:rsid w:val="00684B76"/>
    <w:rsid w:val="00684DC4"/>
    <w:rsid w:val="00684DDE"/>
    <w:rsid w:val="00684F20"/>
    <w:rsid w:val="00684FC8"/>
    <w:rsid w:val="00685529"/>
    <w:rsid w:val="0068583F"/>
    <w:rsid w:val="0068587A"/>
    <w:rsid w:val="00685955"/>
    <w:rsid w:val="006859CC"/>
    <w:rsid w:val="00685CB1"/>
    <w:rsid w:val="00685D92"/>
    <w:rsid w:val="00685E3E"/>
    <w:rsid w:val="006860A0"/>
    <w:rsid w:val="00686315"/>
    <w:rsid w:val="006863E4"/>
    <w:rsid w:val="0068648F"/>
    <w:rsid w:val="0068650D"/>
    <w:rsid w:val="00686553"/>
    <w:rsid w:val="006865DF"/>
    <w:rsid w:val="00686629"/>
    <w:rsid w:val="00686BD1"/>
    <w:rsid w:val="00686CEE"/>
    <w:rsid w:val="00686E04"/>
    <w:rsid w:val="00686E0D"/>
    <w:rsid w:val="00686E60"/>
    <w:rsid w:val="00686E78"/>
    <w:rsid w:val="00686F92"/>
    <w:rsid w:val="0068709B"/>
    <w:rsid w:val="00687358"/>
    <w:rsid w:val="00687731"/>
    <w:rsid w:val="006879BC"/>
    <w:rsid w:val="00687A3E"/>
    <w:rsid w:val="00687A88"/>
    <w:rsid w:val="00687AC5"/>
    <w:rsid w:val="00687B7E"/>
    <w:rsid w:val="00687B8C"/>
    <w:rsid w:val="006900C6"/>
    <w:rsid w:val="006900E6"/>
    <w:rsid w:val="00690180"/>
    <w:rsid w:val="006906B5"/>
    <w:rsid w:val="006907B7"/>
    <w:rsid w:val="00690ACC"/>
    <w:rsid w:val="00690B35"/>
    <w:rsid w:val="00690B72"/>
    <w:rsid w:val="00690BBF"/>
    <w:rsid w:val="00690D62"/>
    <w:rsid w:val="00690E0C"/>
    <w:rsid w:val="00690FF3"/>
    <w:rsid w:val="006911E9"/>
    <w:rsid w:val="006911FF"/>
    <w:rsid w:val="006914B6"/>
    <w:rsid w:val="006915A3"/>
    <w:rsid w:val="006915CC"/>
    <w:rsid w:val="006917E3"/>
    <w:rsid w:val="00691809"/>
    <w:rsid w:val="00691868"/>
    <w:rsid w:val="006919DD"/>
    <w:rsid w:val="00691A1E"/>
    <w:rsid w:val="00691BEB"/>
    <w:rsid w:val="00691D58"/>
    <w:rsid w:val="00691DAF"/>
    <w:rsid w:val="00691E33"/>
    <w:rsid w:val="00691E4F"/>
    <w:rsid w:val="00691E88"/>
    <w:rsid w:val="00691F14"/>
    <w:rsid w:val="00692022"/>
    <w:rsid w:val="00692027"/>
    <w:rsid w:val="0069238E"/>
    <w:rsid w:val="00692421"/>
    <w:rsid w:val="0069246E"/>
    <w:rsid w:val="0069253C"/>
    <w:rsid w:val="006925C2"/>
    <w:rsid w:val="00692891"/>
    <w:rsid w:val="00692B70"/>
    <w:rsid w:val="00692C56"/>
    <w:rsid w:val="00692CE1"/>
    <w:rsid w:val="00692D42"/>
    <w:rsid w:val="00692D44"/>
    <w:rsid w:val="00692DA3"/>
    <w:rsid w:val="00692ECB"/>
    <w:rsid w:val="00692F00"/>
    <w:rsid w:val="00692F11"/>
    <w:rsid w:val="00692F18"/>
    <w:rsid w:val="00693256"/>
    <w:rsid w:val="006934A9"/>
    <w:rsid w:val="00693522"/>
    <w:rsid w:val="0069384C"/>
    <w:rsid w:val="00693863"/>
    <w:rsid w:val="00693953"/>
    <w:rsid w:val="00693B3C"/>
    <w:rsid w:val="00693C1C"/>
    <w:rsid w:val="00693C67"/>
    <w:rsid w:val="00693FAF"/>
    <w:rsid w:val="00693FC1"/>
    <w:rsid w:val="00694002"/>
    <w:rsid w:val="00694011"/>
    <w:rsid w:val="006942B6"/>
    <w:rsid w:val="006942F8"/>
    <w:rsid w:val="00694347"/>
    <w:rsid w:val="006944D8"/>
    <w:rsid w:val="00694861"/>
    <w:rsid w:val="00694991"/>
    <w:rsid w:val="00694AE0"/>
    <w:rsid w:val="00694CAD"/>
    <w:rsid w:val="00694CD9"/>
    <w:rsid w:val="00694D8E"/>
    <w:rsid w:val="00694FDE"/>
    <w:rsid w:val="0069510D"/>
    <w:rsid w:val="00695173"/>
    <w:rsid w:val="00695177"/>
    <w:rsid w:val="00695188"/>
    <w:rsid w:val="00695570"/>
    <w:rsid w:val="00695ADC"/>
    <w:rsid w:val="00695B03"/>
    <w:rsid w:val="00695B3A"/>
    <w:rsid w:val="00695B8F"/>
    <w:rsid w:val="00695C4C"/>
    <w:rsid w:val="006961C1"/>
    <w:rsid w:val="00696286"/>
    <w:rsid w:val="00696455"/>
    <w:rsid w:val="00696961"/>
    <w:rsid w:val="00696A2E"/>
    <w:rsid w:val="00696CED"/>
    <w:rsid w:val="00696DDA"/>
    <w:rsid w:val="00696E65"/>
    <w:rsid w:val="00696EA9"/>
    <w:rsid w:val="006970F5"/>
    <w:rsid w:val="00697221"/>
    <w:rsid w:val="0069727C"/>
    <w:rsid w:val="00697543"/>
    <w:rsid w:val="006975BD"/>
    <w:rsid w:val="00697B61"/>
    <w:rsid w:val="00697B7D"/>
    <w:rsid w:val="00697D5F"/>
    <w:rsid w:val="006A0130"/>
    <w:rsid w:val="006A016F"/>
    <w:rsid w:val="006A0362"/>
    <w:rsid w:val="006A06BF"/>
    <w:rsid w:val="006A0722"/>
    <w:rsid w:val="006A09AA"/>
    <w:rsid w:val="006A0B2E"/>
    <w:rsid w:val="006A0C3D"/>
    <w:rsid w:val="006A1056"/>
    <w:rsid w:val="006A11D1"/>
    <w:rsid w:val="006A13C6"/>
    <w:rsid w:val="006A1578"/>
    <w:rsid w:val="006A15F4"/>
    <w:rsid w:val="006A16BA"/>
    <w:rsid w:val="006A195B"/>
    <w:rsid w:val="006A1E83"/>
    <w:rsid w:val="006A1E92"/>
    <w:rsid w:val="006A1EFF"/>
    <w:rsid w:val="006A1FC3"/>
    <w:rsid w:val="006A1FE9"/>
    <w:rsid w:val="006A2044"/>
    <w:rsid w:val="006A2122"/>
    <w:rsid w:val="006A219C"/>
    <w:rsid w:val="006A21D4"/>
    <w:rsid w:val="006A2206"/>
    <w:rsid w:val="006A228A"/>
    <w:rsid w:val="006A234E"/>
    <w:rsid w:val="006A2381"/>
    <w:rsid w:val="006A26D7"/>
    <w:rsid w:val="006A271D"/>
    <w:rsid w:val="006A27CD"/>
    <w:rsid w:val="006A2816"/>
    <w:rsid w:val="006A2851"/>
    <w:rsid w:val="006A2A4B"/>
    <w:rsid w:val="006A2DC9"/>
    <w:rsid w:val="006A2DF2"/>
    <w:rsid w:val="006A2E98"/>
    <w:rsid w:val="006A30D4"/>
    <w:rsid w:val="006A31E0"/>
    <w:rsid w:val="006A32C1"/>
    <w:rsid w:val="006A33A2"/>
    <w:rsid w:val="006A35E2"/>
    <w:rsid w:val="006A360D"/>
    <w:rsid w:val="006A368A"/>
    <w:rsid w:val="006A376A"/>
    <w:rsid w:val="006A38F9"/>
    <w:rsid w:val="006A38FB"/>
    <w:rsid w:val="006A3B88"/>
    <w:rsid w:val="006A3BB7"/>
    <w:rsid w:val="006A3C69"/>
    <w:rsid w:val="006A3DB7"/>
    <w:rsid w:val="006A3EAF"/>
    <w:rsid w:val="006A3ECA"/>
    <w:rsid w:val="006A3FB5"/>
    <w:rsid w:val="006A424B"/>
    <w:rsid w:val="006A436B"/>
    <w:rsid w:val="006A4661"/>
    <w:rsid w:val="006A4925"/>
    <w:rsid w:val="006A4D9D"/>
    <w:rsid w:val="006A4E84"/>
    <w:rsid w:val="006A4EA1"/>
    <w:rsid w:val="006A5135"/>
    <w:rsid w:val="006A51B9"/>
    <w:rsid w:val="006A52AC"/>
    <w:rsid w:val="006A5419"/>
    <w:rsid w:val="006A556F"/>
    <w:rsid w:val="006A5618"/>
    <w:rsid w:val="006A5643"/>
    <w:rsid w:val="006A5BDC"/>
    <w:rsid w:val="006A5C8E"/>
    <w:rsid w:val="006A5D9B"/>
    <w:rsid w:val="006A5E60"/>
    <w:rsid w:val="006A5EA2"/>
    <w:rsid w:val="006A5EAE"/>
    <w:rsid w:val="006A6053"/>
    <w:rsid w:val="006A60FE"/>
    <w:rsid w:val="006A618A"/>
    <w:rsid w:val="006A632F"/>
    <w:rsid w:val="006A635B"/>
    <w:rsid w:val="006A6429"/>
    <w:rsid w:val="006A64C5"/>
    <w:rsid w:val="006A65F0"/>
    <w:rsid w:val="006A6764"/>
    <w:rsid w:val="006A6976"/>
    <w:rsid w:val="006A69E0"/>
    <w:rsid w:val="006A6A85"/>
    <w:rsid w:val="006A6D19"/>
    <w:rsid w:val="006A6EE6"/>
    <w:rsid w:val="006A6F1C"/>
    <w:rsid w:val="006A6FAD"/>
    <w:rsid w:val="006A6FB8"/>
    <w:rsid w:val="006A71D3"/>
    <w:rsid w:val="006A7343"/>
    <w:rsid w:val="006A73B1"/>
    <w:rsid w:val="006A73D1"/>
    <w:rsid w:val="006A7407"/>
    <w:rsid w:val="006A7509"/>
    <w:rsid w:val="006A767D"/>
    <w:rsid w:val="006A7685"/>
    <w:rsid w:val="006A77CA"/>
    <w:rsid w:val="006A77CF"/>
    <w:rsid w:val="006A780B"/>
    <w:rsid w:val="006A7930"/>
    <w:rsid w:val="006A7963"/>
    <w:rsid w:val="006A7968"/>
    <w:rsid w:val="006A7990"/>
    <w:rsid w:val="006A79F5"/>
    <w:rsid w:val="006A7B27"/>
    <w:rsid w:val="006A7BA7"/>
    <w:rsid w:val="006A7DED"/>
    <w:rsid w:val="006A7E7E"/>
    <w:rsid w:val="006A7FF3"/>
    <w:rsid w:val="006B00FB"/>
    <w:rsid w:val="006B0134"/>
    <w:rsid w:val="006B0137"/>
    <w:rsid w:val="006B0191"/>
    <w:rsid w:val="006B01F2"/>
    <w:rsid w:val="006B020C"/>
    <w:rsid w:val="006B02B1"/>
    <w:rsid w:val="006B035C"/>
    <w:rsid w:val="006B03B8"/>
    <w:rsid w:val="006B0455"/>
    <w:rsid w:val="006B0578"/>
    <w:rsid w:val="006B0912"/>
    <w:rsid w:val="006B0950"/>
    <w:rsid w:val="006B0956"/>
    <w:rsid w:val="006B0A51"/>
    <w:rsid w:val="006B0A66"/>
    <w:rsid w:val="006B0CB0"/>
    <w:rsid w:val="006B0CF3"/>
    <w:rsid w:val="006B0E6C"/>
    <w:rsid w:val="006B0ED3"/>
    <w:rsid w:val="006B0ED8"/>
    <w:rsid w:val="006B1491"/>
    <w:rsid w:val="006B14A4"/>
    <w:rsid w:val="006B177B"/>
    <w:rsid w:val="006B17C7"/>
    <w:rsid w:val="006B1A5F"/>
    <w:rsid w:val="006B1A94"/>
    <w:rsid w:val="006B1BDA"/>
    <w:rsid w:val="006B1E39"/>
    <w:rsid w:val="006B1ED6"/>
    <w:rsid w:val="006B1F10"/>
    <w:rsid w:val="006B1F31"/>
    <w:rsid w:val="006B2123"/>
    <w:rsid w:val="006B21F8"/>
    <w:rsid w:val="006B27A8"/>
    <w:rsid w:val="006B28F1"/>
    <w:rsid w:val="006B292E"/>
    <w:rsid w:val="006B2A75"/>
    <w:rsid w:val="006B2B52"/>
    <w:rsid w:val="006B2ECA"/>
    <w:rsid w:val="006B3028"/>
    <w:rsid w:val="006B3043"/>
    <w:rsid w:val="006B320D"/>
    <w:rsid w:val="006B33E3"/>
    <w:rsid w:val="006B3428"/>
    <w:rsid w:val="006B345D"/>
    <w:rsid w:val="006B3542"/>
    <w:rsid w:val="006B3544"/>
    <w:rsid w:val="006B38B5"/>
    <w:rsid w:val="006B3A3A"/>
    <w:rsid w:val="006B3AFF"/>
    <w:rsid w:val="006B429F"/>
    <w:rsid w:val="006B4303"/>
    <w:rsid w:val="006B4530"/>
    <w:rsid w:val="006B4615"/>
    <w:rsid w:val="006B46BF"/>
    <w:rsid w:val="006B4728"/>
    <w:rsid w:val="006B4874"/>
    <w:rsid w:val="006B48FA"/>
    <w:rsid w:val="006B4AF7"/>
    <w:rsid w:val="006B4C89"/>
    <w:rsid w:val="006B4D23"/>
    <w:rsid w:val="006B4EBB"/>
    <w:rsid w:val="006B5332"/>
    <w:rsid w:val="006B57FB"/>
    <w:rsid w:val="006B5A75"/>
    <w:rsid w:val="006B5B6E"/>
    <w:rsid w:val="006B5C80"/>
    <w:rsid w:val="006B5D2E"/>
    <w:rsid w:val="006B5D6F"/>
    <w:rsid w:val="006B6108"/>
    <w:rsid w:val="006B614C"/>
    <w:rsid w:val="006B61D1"/>
    <w:rsid w:val="006B62ED"/>
    <w:rsid w:val="006B6379"/>
    <w:rsid w:val="006B6563"/>
    <w:rsid w:val="006B6586"/>
    <w:rsid w:val="006B6590"/>
    <w:rsid w:val="006B662E"/>
    <w:rsid w:val="006B692D"/>
    <w:rsid w:val="006B69DD"/>
    <w:rsid w:val="006B6ABD"/>
    <w:rsid w:val="006B6C55"/>
    <w:rsid w:val="006B6C9F"/>
    <w:rsid w:val="006B6D3E"/>
    <w:rsid w:val="006B6E1B"/>
    <w:rsid w:val="006B6FD5"/>
    <w:rsid w:val="006B70CA"/>
    <w:rsid w:val="006B71EB"/>
    <w:rsid w:val="006B7278"/>
    <w:rsid w:val="006B749F"/>
    <w:rsid w:val="006B750E"/>
    <w:rsid w:val="006B75D6"/>
    <w:rsid w:val="006B76D3"/>
    <w:rsid w:val="006B77F9"/>
    <w:rsid w:val="006B7A91"/>
    <w:rsid w:val="006B7AD4"/>
    <w:rsid w:val="006B7B20"/>
    <w:rsid w:val="006B7C3D"/>
    <w:rsid w:val="006B7C8C"/>
    <w:rsid w:val="006B7D68"/>
    <w:rsid w:val="006B7FBE"/>
    <w:rsid w:val="006C04D3"/>
    <w:rsid w:val="006C0767"/>
    <w:rsid w:val="006C0B10"/>
    <w:rsid w:val="006C0B1A"/>
    <w:rsid w:val="006C0C2C"/>
    <w:rsid w:val="006C0CC1"/>
    <w:rsid w:val="006C0D32"/>
    <w:rsid w:val="006C0EC5"/>
    <w:rsid w:val="006C1004"/>
    <w:rsid w:val="006C10C3"/>
    <w:rsid w:val="006C1127"/>
    <w:rsid w:val="006C117F"/>
    <w:rsid w:val="006C12D9"/>
    <w:rsid w:val="006C135D"/>
    <w:rsid w:val="006C146B"/>
    <w:rsid w:val="006C163A"/>
    <w:rsid w:val="006C1875"/>
    <w:rsid w:val="006C19D9"/>
    <w:rsid w:val="006C1A7D"/>
    <w:rsid w:val="006C1B9F"/>
    <w:rsid w:val="006C1C9F"/>
    <w:rsid w:val="006C1CDD"/>
    <w:rsid w:val="006C1D47"/>
    <w:rsid w:val="006C1E4F"/>
    <w:rsid w:val="006C2002"/>
    <w:rsid w:val="006C202D"/>
    <w:rsid w:val="006C2037"/>
    <w:rsid w:val="006C222C"/>
    <w:rsid w:val="006C245A"/>
    <w:rsid w:val="006C24F3"/>
    <w:rsid w:val="006C2667"/>
    <w:rsid w:val="006C2733"/>
    <w:rsid w:val="006C2767"/>
    <w:rsid w:val="006C2962"/>
    <w:rsid w:val="006C2A85"/>
    <w:rsid w:val="006C2C61"/>
    <w:rsid w:val="006C2C97"/>
    <w:rsid w:val="006C2D4A"/>
    <w:rsid w:val="006C2EB3"/>
    <w:rsid w:val="006C2F8B"/>
    <w:rsid w:val="006C30C0"/>
    <w:rsid w:val="006C33DE"/>
    <w:rsid w:val="006C34D6"/>
    <w:rsid w:val="006C3613"/>
    <w:rsid w:val="006C362B"/>
    <w:rsid w:val="006C3808"/>
    <w:rsid w:val="006C38EE"/>
    <w:rsid w:val="006C394D"/>
    <w:rsid w:val="006C3B1A"/>
    <w:rsid w:val="006C3BC4"/>
    <w:rsid w:val="006C3BE9"/>
    <w:rsid w:val="006C3C5F"/>
    <w:rsid w:val="006C3E9E"/>
    <w:rsid w:val="006C4070"/>
    <w:rsid w:val="006C40E2"/>
    <w:rsid w:val="006C4188"/>
    <w:rsid w:val="006C46C8"/>
    <w:rsid w:val="006C476E"/>
    <w:rsid w:val="006C49E7"/>
    <w:rsid w:val="006C4A42"/>
    <w:rsid w:val="006C4B31"/>
    <w:rsid w:val="006C4C8F"/>
    <w:rsid w:val="006C4D29"/>
    <w:rsid w:val="006C4D2C"/>
    <w:rsid w:val="006C4FD8"/>
    <w:rsid w:val="006C5105"/>
    <w:rsid w:val="006C510F"/>
    <w:rsid w:val="006C51DC"/>
    <w:rsid w:val="006C5453"/>
    <w:rsid w:val="006C5B38"/>
    <w:rsid w:val="006C5E15"/>
    <w:rsid w:val="006C5E69"/>
    <w:rsid w:val="006C602D"/>
    <w:rsid w:val="006C633A"/>
    <w:rsid w:val="006C6799"/>
    <w:rsid w:val="006C684A"/>
    <w:rsid w:val="006C69D8"/>
    <w:rsid w:val="006C6DED"/>
    <w:rsid w:val="006C6E52"/>
    <w:rsid w:val="006C6F05"/>
    <w:rsid w:val="006C70D3"/>
    <w:rsid w:val="006C7155"/>
    <w:rsid w:val="006C71CE"/>
    <w:rsid w:val="006C7907"/>
    <w:rsid w:val="006C7CB8"/>
    <w:rsid w:val="006C7E4C"/>
    <w:rsid w:val="006D0036"/>
    <w:rsid w:val="006D0277"/>
    <w:rsid w:val="006D0290"/>
    <w:rsid w:val="006D0340"/>
    <w:rsid w:val="006D0358"/>
    <w:rsid w:val="006D0465"/>
    <w:rsid w:val="006D0479"/>
    <w:rsid w:val="006D070A"/>
    <w:rsid w:val="006D07A9"/>
    <w:rsid w:val="006D0902"/>
    <w:rsid w:val="006D09BD"/>
    <w:rsid w:val="006D0A52"/>
    <w:rsid w:val="006D0AA4"/>
    <w:rsid w:val="006D0B9C"/>
    <w:rsid w:val="006D0C53"/>
    <w:rsid w:val="006D0DD7"/>
    <w:rsid w:val="006D0F62"/>
    <w:rsid w:val="006D0FE0"/>
    <w:rsid w:val="006D1175"/>
    <w:rsid w:val="006D1208"/>
    <w:rsid w:val="006D19B9"/>
    <w:rsid w:val="006D1BA7"/>
    <w:rsid w:val="006D1BC2"/>
    <w:rsid w:val="006D1C73"/>
    <w:rsid w:val="006D2118"/>
    <w:rsid w:val="006D2161"/>
    <w:rsid w:val="006D2192"/>
    <w:rsid w:val="006D22E3"/>
    <w:rsid w:val="006D22F4"/>
    <w:rsid w:val="006D23BA"/>
    <w:rsid w:val="006D287B"/>
    <w:rsid w:val="006D2B16"/>
    <w:rsid w:val="006D2C61"/>
    <w:rsid w:val="006D2C7D"/>
    <w:rsid w:val="006D2C90"/>
    <w:rsid w:val="006D2D3F"/>
    <w:rsid w:val="006D2D7D"/>
    <w:rsid w:val="006D3336"/>
    <w:rsid w:val="006D34D7"/>
    <w:rsid w:val="006D36EC"/>
    <w:rsid w:val="006D371F"/>
    <w:rsid w:val="006D3782"/>
    <w:rsid w:val="006D3819"/>
    <w:rsid w:val="006D385F"/>
    <w:rsid w:val="006D390A"/>
    <w:rsid w:val="006D3D27"/>
    <w:rsid w:val="006D3DE4"/>
    <w:rsid w:val="006D3F71"/>
    <w:rsid w:val="006D42EB"/>
    <w:rsid w:val="006D4428"/>
    <w:rsid w:val="006D44B1"/>
    <w:rsid w:val="006D4596"/>
    <w:rsid w:val="006D484A"/>
    <w:rsid w:val="006D489B"/>
    <w:rsid w:val="006D48C5"/>
    <w:rsid w:val="006D4965"/>
    <w:rsid w:val="006D49AC"/>
    <w:rsid w:val="006D4A2A"/>
    <w:rsid w:val="006D4A8C"/>
    <w:rsid w:val="006D4B26"/>
    <w:rsid w:val="006D4B5F"/>
    <w:rsid w:val="006D4BBE"/>
    <w:rsid w:val="006D4BE3"/>
    <w:rsid w:val="006D4D71"/>
    <w:rsid w:val="006D4D74"/>
    <w:rsid w:val="006D4F2B"/>
    <w:rsid w:val="006D4FD5"/>
    <w:rsid w:val="006D501E"/>
    <w:rsid w:val="006D5105"/>
    <w:rsid w:val="006D5416"/>
    <w:rsid w:val="006D554D"/>
    <w:rsid w:val="006D55DD"/>
    <w:rsid w:val="006D5612"/>
    <w:rsid w:val="006D5721"/>
    <w:rsid w:val="006D58B7"/>
    <w:rsid w:val="006D5B5D"/>
    <w:rsid w:val="006D5F7A"/>
    <w:rsid w:val="006D6095"/>
    <w:rsid w:val="006D611C"/>
    <w:rsid w:val="006D62CC"/>
    <w:rsid w:val="006D6312"/>
    <w:rsid w:val="006D6396"/>
    <w:rsid w:val="006D64C7"/>
    <w:rsid w:val="006D6910"/>
    <w:rsid w:val="006D6992"/>
    <w:rsid w:val="006D6AB6"/>
    <w:rsid w:val="006D6B8A"/>
    <w:rsid w:val="006D6B8F"/>
    <w:rsid w:val="006D6BBC"/>
    <w:rsid w:val="006D6BE7"/>
    <w:rsid w:val="006D6C5C"/>
    <w:rsid w:val="006D6C66"/>
    <w:rsid w:val="006D6C6F"/>
    <w:rsid w:val="006D6DF5"/>
    <w:rsid w:val="006D6F74"/>
    <w:rsid w:val="006D716C"/>
    <w:rsid w:val="006D719F"/>
    <w:rsid w:val="006D73FE"/>
    <w:rsid w:val="006D7431"/>
    <w:rsid w:val="006D7471"/>
    <w:rsid w:val="006D74E7"/>
    <w:rsid w:val="006D7621"/>
    <w:rsid w:val="006D77E2"/>
    <w:rsid w:val="006D7AEB"/>
    <w:rsid w:val="006D7AEE"/>
    <w:rsid w:val="006D7B02"/>
    <w:rsid w:val="006D7B7F"/>
    <w:rsid w:val="006D7D41"/>
    <w:rsid w:val="006D7D44"/>
    <w:rsid w:val="006D7D53"/>
    <w:rsid w:val="006D7DEA"/>
    <w:rsid w:val="006D7DED"/>
    <w:rsid w:val="006D7E14"/>
    <w:rsid w:val="006D7E8B"/>
    <w:rsid w:val="006E0072"/>
    <w:rsid w:val="006E025D"/>
    <w:rsid w:val="006E039D"/>
    <w:rsid w:val="006E0400"/>
    <w:rsid w:val="006E0406"/>
    <w:rsid w:val="006E0425"/>
    <w:rsid w:val="006E051C"/>
    <w:rsid w:val="006E05C8"/>
    <w:rsid w:val="006E05DE"/>
    <w:rsid w:val="006E0652"/>
    <w:rsid w:val="006E0891"/>
    <w:rsid w:val="006E09CB"/>
    <w:rsid w:val="006E0B0D"/>
    <w:rsid w:val="006E0B7E"/>
    <w:rsid w:val="006E0C43"/>
    <w:rsid w:val="006E0F7E"/>
    <w:rsid w:val="006E0FF2"/>
    <w:rsid w:val="006E103C"/>
    <w:rsid w:val="006E1047"/>
    <w:rsid w:val="006E10A8"/>
    <w:rsid w:val="006E12E6"/>
    <w:rsid w:val="006E1308"/>
    <w:rsid w:val="006E136E"/>
    <w:rsid w:val="006E149C"/>
    <w:rsid w:val="006E1503"/>
    <w:rsid w:val="006E158B"/>
    <w:rsid w:val="006E1645"/>
    <w:rsid w:val="006E193F"/>
    <w:rsid w:val="006E1942"/>
    <w:rsid w:val="006E194F"/>
    <w:rsid w:val="006E1AAF"/>
    <w:rsid w:val="006E1AE5"/>
    <w:rsid w:val="006E1B13"/>
    <w:rsid w:val="006E1BC0"/>
    <w:rsid w:val="006E1BF9"/>
    <w:rsid w:val="006E1CB0"/>
    <w:rsid w:val="006E1D82"/>
    <w:rsid w:val="006E1DE4"/>
    <w:rsid w:val="006E1E90"/>
    <w:rsid w:val="006E1F8B"/>
    <w:rsid w:val="006E20D7"/>
    <w:rsid w:val="006E2115"/>
    <w:rsid w:val="006E211A"/>
    <w:rsid w:val="006E250E"/>
    <w:rsid w:val="006E251B"/>
    <w:rsid w:val="006E260B"/>
    <w:rsid w:val="006E2704"/>
    <w:rsid w:val="006E2775"/>
    <w:rsid w:val="006E295E"/>
    <w:rsid w:val="006E2A1C"/>
    <w:rsid w:val="006E2C18"/>
    <w:rsid w:val="006E2D57"/>
    <w:rsid w:val="006E2E33"/>
    <w:rsid w:val="006E2EA3"/>
    <w:rsid w:val="006E3251"/>
    <w:rsid w:val="006E3307"/>
    <w:rsid w:val="006E345B"/>
    <w:rsid w:val="006E3499"/>
    <w:rsid w:val="006E3575"/>
    <w:rsid w:val="006E3674"/>
    <w:rsid w:val="006E3969"/>
    <w:rsid w:val="006E3BCB"/>
    <w:rsid w:val="006E3CC5"/>
    <w:rsid w:val="006E3DFF"/>
    <w:rsid w:val="006E3F6A"/>
    <w:rsid w:val="006E41EC"/>
    <w:rsid w:val="006E43DB"/>
    <w:rsid w:val="006E4465"/>
    <w:rsid w:val="006E46B9"/>
    <w:rsid w:val="006E47E6"/>
    <w:rsid w:val="006E4A15"/>
    <w:rsid w:val="006E4C06"/>
    <w:rsid w:val="006E4C8F"/>
    <w:rsid w:val="006E4DFF"/>
    <w:rsid w:val="006E4EFE"/>
    <w:rsid w:val="006E5077"/>
    <w:rsid w:val="006E53A7"/>
    <w:rsid w:val="006E5462"/>
    <w:rsid w:val="006E5609"/>
    <w:rsid w:val="006E564F"/>
    <w:rsid w:val="006E58BB"/>
    <w:rsid w:val="006E5911"/>
    <w:rsid w:val="006E596F"/>
    <w:rsid w:val="006E5BC0"/>
    <w:rsid w:val="006E5BD5"/>
    <w:rsid w:val="006E5C91"/>
    <w:rsid w:val="006E5DD5"/>
    <w:rsid w:val="006E5E8D"/>
    <w:rsid w:val="006E5F1C"/>
    <w:rsid w:val="006E6068"/>
    <w:rsid w:val="006E611A"/>
    <w:rsid w:val="006E6122"/>
    <w:rsid w:val="006E669B"/>
    <w:rsid w:val="006E6A0B"/>
    <w:rsid w:val="006E6AF8"/>
    <w:rsid w:val="006E6B3A"/>
    <w:rsid w:val="006E6C68"/>
    <w:rsid w:val="006E6D8A"/>
    <w:rsid w:val="006E6F0A"/>
    <w:rsid w:val="006E6F8B"/>
    <w:rsid w:val="006E7024"/>
    <w:rsid w:val="006E7040"/>
    <w:rsid w:val="006E70CC"/>
    <w:rsid w:val="006E7167"/>
    <w:rsid w:val="006E7172"/>
    <w:rsid w:val="006E7443"/>
    <w:rsid w:val="006E7745"/>
    <w:rsid w:val="006E79D4"/>
    <w:rsid w:val="006E7ADA"/>
    <w:rsid w:val="006E7B15"/>
    <w:rsid w:val="006E7BE1"/>
    <w:rsid w:val="006E7CDA"/>
    <w:rsid w:val="006E7E93"/>
    <w:rsid w:val="006E7EAD"/>
    <w:rsid w:val="006E7F1B"/>
    <w:rsid w:val="006E7F92"/>
    <w:rsid w:val="006F00E4"/>
    <w:rsid w:val="006F0101"/>
    <w:rsid w:val="006F02F8"/>
    <w:rsid w:val="006F0327"/>
    <w:rsid w:val="006F03C9"/>
    <w:rsid w:val="006F04A9"/>
    <w:rsid w:val="006F05C1"/>
    <w:rsid w:val="006F0738"/>
    <w:rsid w:val="006F088A"/>
    <w:rsid w:val="006F09BE"/>
    <w:rsid w:val="006F0B3E"/>
    <w:rsid w:val="006F0C1B"/>
    <w:rsid w:val="006F0C25"/>
    <w:rsid w:val="006F0C54"/>
    <w:rsid w:val="006F0C56"/>
    <w:rsid w:val="006F0CAF"/>
    <w:rsid w:val="006F0FBC"/>
    <w:rsid w:val="006F0FC8"/>
    <w:rsid w:val="006F1011"/>
    <w:rsid w:val="006F1130"/>
    <w:rsid w:val="006F113D"/>
    <w:rsid w:val="006F1172"/>
    <w:rsid w:val="006F117B"/>
    <w:rsid w:val="006F1308"/>
    <w:rsid w:val="006F13E4"/>
    <w:rsid w:val="006F141B"/>
    <w:rsid w:val="006F1464"/>
    <w:rsid w:val="006F1499"/>
    <w:rsid w:val="006F157A"/>
    <w:rsid w:val="006F1626"/>
    <w:rsid w:val="006F1660"/>
    <w:rsid w:val="006F186D"/>
    <w:rsid w:val="006F1AF6"/>
    <w:rsid w:val="006F1C3A"/>
    <w:rsid w:val="006F1C3F"/>
    <w:rsid w:val="006F1C6C"/>
    <w:rsid w:val="006F1C85"/>
    <w:rsid w:val="006F1D47"/>
    <w:rsid w:val="006F1DA9"/>
    <w:rsid w:val="006F1E21"/>
    <w:rsid w:val="006F2510"/>
    <w:rsid w:val="006F261E"/>
    <w:rsid w:val="006F29A7"/>
    <w:rsid w:val="006F29E9"/>
    <w:rsid w:val="006F2AE2"/>
    <w:rsid w:val="006F2AF7"/>
    <w:rsid w:val="006F2B14"/>
    <w:rsid w:val="006F2B90"/>
    <w:rsid w:val="006F2C16"/>
    <w:rsid w:val="006F2CF3"/>
    <w:rsid w:val="006F2DFD"/>
    <w:rsid w:val="006F3180"/>
    <w:rsid w:val="006F3181"/>
    <w:rsid w:val="006F32AF"/>
    <w:rsid w:val="006F33E0"/>
    <w:rsid w:val="006F34D8"/>
    <w:rsid w:val="006F3506"/>
    <w:rsid w:val="006F3657"/>
    <w:rsid w:val="006F39D8"/>
    <w:rsid w:val="006F39F7"/>
    <w:rsid w:val="006F3E3D"/>
    <w:rsid w:val="006F3F17"/>
    <w:rsid w:val="006F3F2A"/>
    <w:rsid w:val="006F4088"/>
    <w:rsid w:val="006F424A"/>
    <w:rsid w:val="006F4275"/>
    <w:rsid w:val="006F4672"/>
    <w:rsid w:val="006F476B"/>
    <w:rsid w:val="006F4863"/>
    <w:rsid w:val="006F49EE"/>
    <w:rsid w:val="006F4A6A"/>
    <w:rsid w:val="006F4B74"/>
    <w:rsid w:val="006F4BBC"/>
    <w:rsid w:val="006F5069"/>
    <w:rsid w:val="006F50AB"/>
    <w:rsid w:val="006F5159"/>
    <w:rsid w:val="006F522A"/>
    <w:rsid w:val="006F534C"/>
    <w:rsid w:val="006F53DB"/>
    <w:rsid w:val="006F5483"/>
    <w:rsid w:val="006F55D8"/>
    <w:rsid w:val="006F5605"/>
    <w:rsid w:val="006F565A"/>
    <w:rsid w:val="006F578B"/>
    <w:rsid w:val="006F57E6"/>
    <w:rsid w:val="006F5957"/>
    <w:rsid w:val="006F598A"/>
    <w:rsid w:val="006F59A1"/>
    <w:rsid w:val="006F59DF"/>
    <w:rsid w:val="006F5B15"/>
    <w:rsid w:val="006F5C26"/>
    <w:rsid w:val="006F5C7B"/>
    <w:rsid w:val="006F5D3E"/>
    <w:rsid w:val="006F5DA6"/>
    <w:rsid w:val="006F5EF9"/>
    <w:rsid w:val="006F6168"/>
    <w:rsid w:val="006F61C4"/>
    <w:rsid w:val="006F621D"/>
    <w:rsid w:val="006F627C"/>
    <w:rsid w:val="006F62A1"/>
    <w:rsid w:val="006F6736"/>
    <w:rsid w:val="006F69C4"/>
    <w:rsid w:val="006F6A4B"/>
    <w:rsid w:val="006F6A61"/>
    <w:rsid w:val="006F6B7E"/>
    <w:rsid w:val="006F6CFE"/>
    <w:rsid w:val="006F6FBA"/>
    <w:rsid w:val="006F7017"/>
    <w:rsid w:val="006F73A0"/>
    <w:rsid w:val="006F778B"/>
    <w:rsid w:val="006F77A6"/>
    <w:rsid w:val="006F782A"/>
    <w:rsid w:val="006F785F"/>
    <w:rsid w:val="006F79AE"/>
    <w:rsid w:val="006F7A77"/>
    <w:rsid w:val="006F7AB5"/>
    <w:rsid w:val="006F7DC0"/>
    <w:rsid w:val="007000B0"/>
    <w:rsid w:val="0070013F"/>
    <w:rsid w:val="00700415"/>
    <w:rsid w:val="007004B1"/>
    <w:rsid w:val="007005A4"/>
    <w:rsid w:val="00700622"/>
    <w:rsid w:val="007006E9"/>
    <w:rsid w:val="007008F0"/>
    <w:rsid w:val="0070097F"/>
    <w:rsid w:val="007009B8"/>
    <w:rsid w:val="00700CA8"/>
    <w:rsid w:val="00700D35"/>
    <w:rsid w:val="00700F2E"/>
    <w:rsid w:val="00701078"/>
    <w:rsid w:val="00701109"/>
    <w:rsid w:val="00701256"/>
    <w:rsid w:val="0070138D"/>
    <w:rsid w:val="0070153C"/>
    <w:rsid w:val="0070172F"/>
    <w:rsid w:val="00701915"/>
    <w:rsid w:val="00701CB3"/>
    <w:rsid w:val="00701DC2"/>
    <w:rsid w:val="00701E64"/>
    <w:rsid w:val="00701F3F"/>
    <w:rsid w:val="00702143"/>
    <w:rsid w:val="00702270"/>
    <w:rsid w:val="00702275"/>
    <w:rsid w:val="00702357"/>
    <w:rsid w:val="007023C5"/>
    <w:rsid w:val="0070242C"/>
    <w:rsid w:val="0070266E"/>
    <w:rsid w:val="0070289B"/>
    <w:rsid w:val="00702900"/>
    <w:rsid w:val="00702B61"/>
    <w:rsid w:val="00702D0C"/>
    <w:rsid w:val="00702D8C"/>
    <w:rsid w:val="00702E1E"/>
    <w:rsid w:val="00702F24"/>
    <w:rsid w:val="00702FBA"/>
    <w:rsid w:val="00703409"/>
    <w:rsid w:val="00703446"/>
    <w:rsid w:val="00703506"/>
    <w:rsid w:val="00703540"/>
    <w:rsid w:val="00703574"/>
    <w:rsid w:val="00703624"/>
    <w:rsid w:val="00703643"/>
    <w:rsid w:val="0070365D"/>
    <w:rsid w:val="007037EE"/>
    <w:rsid w:val="0070388E"/>
    <w:rsid w:val="00703992"/>
    <w:rsid w:val="00703A38"/>
    <w:rsid w:val="00703B00"/>
    <w:rsid w:val="00703CA3"/>
    <w:rsid w:val="00703EA1"/>
    <w:rsid w:val="00703EC2"/>
    <w:rsid w:val="00703EDA"/>
    <w:rsid w:val="0070418D"/>
    <w:rsid w:val="007043FC"/>
    <w:rsid w:val="0070440A"/>
    <w:rsid w:val="007045EE"/>
    <w:rsid w:val="00704642"/>
    <w:rsid w:val="00704752"/>
    <w:rsid w:val="0070479B"/>
    <w:rsid w:val="0070484B"/>
    <w:rsid w:val="007049A3"/>
    <w:rsid w:val="00704B1D"/>
    <w:rsid w:val="00704D24"/>
    <w:rsid w:val="00704D8E"/>
    <w:rsid w:val="00704F2E"/>
    <w:rsid w:val="00704F86"/>
    <w:rsid w:val="007051AF"/>
    <w:rsid w:val="00705214"/>
    <w:rsid w:val="00705233"/>
    <w:rsid w:val="007052EB"/>
    <w:rsid w:val="00705311"/>
    <w:rsid w:val="007053A5"/>
    <w:rsid w:val="007055AA"/>
    <w:rsid w:val="007055C7"/>
    <w:rsid w:val="00705678"/>
    <w:rsid w:val="00705697"/>
    <w:rsid w:val="0070570C"/>
    <w:rsid w:val="0070574A"/>
    <w:rsid w:val="00705955"/>
    <w:rsid w:val="00705985"/>
    <w:rsid w:val="00705A36"/>
    <w:rsid w:val="00705A59"/>
    <w:rsid w:val="00705AC5"/>
    <w:rsid w:val="00705B0E"/>
    <w:rsid w:val="00705B27"/>
    <w:rsid w:val="00705B7E"/>
    <w:rsid w:val="00705EA8"/>
    <w:rsid w:val="00705FA1"/>
    <w:rsid w:val="007061BF"/>
    <w:rsid w:val="0070643F"/>
    <w:rsid w:val="00706580"/>
    <w:rsid w:val="00706ABE"/>
    <w:rsid w:val="00706DFE"/>
    <w:rsid w:val="00706E1F"/>
    <w:rsid w:val="00706FBE"/>
    <w:rsid w:val="00707243"/>
    <w:rsid w:val="0070737F"/>
    <w:rsid w:val="00707401"/>
    <w:rsid w:val="00707726"/>
    <w:rsid w:val="007077F3"/>
    <w:rsid w:val="00707825"/>
    <w:rsid w:val="007078CB"/>
    <w:rsid w:val="007079AC"/>
    <w:rsid w:val="00707A2C"/>
    <w:rsid w:val="00707A5D"/>
    <w:rsid w:val="00707CF3"/>
    <w:rsid w:val="00707F7B"/>
    <w:rsid w:val="00710217"/>
    <w:rsid w:val="00710361"/>
    <w:rsid w:val="007103F7"/>
    <w:rsid w:val="00710547"/>
    <w:rsid w:val="007106E1"/>
    <w:rsid w:val="00710716"/>
    <w:rsid w:val="007107CE"/>
    <w:rsid w:val="00710A48"/>
    <w:rsid w:val="007111D5"/>
    <w:rsid w:val="007111DB"/>
    <w:rsid w:val="00711247"/>
    <w:rsid w:val="007115CC"/>
    <w:rsid w:val="00711770"/>
    <w:rsid w:val="00711915"/>
    <w:rsid w:val="007119E4"/>
    <w:rsid w:val="00711A81"/>
    <w:rsid w:val="00711A83"/>
    <w:rsid w:val="00711D10"/>
    <w:rsid w:val="00711D17"/>
    <w:rsid w:val="00712563"/>
    <w:rsid w:val="0071256E"/>
    <w:rsid w:val="00712668"/>
    <w:rsid w:val="007126E9"/>
    <w:rsid w:val="0071275B"/>
    <w:rsid w:val="00712946"/>
    <w:rsid w:val="00712AEF"/>
    <w:rsid w:val="00712D2D"/>
    <w:rsid w:val="00713213"/>
    <w:rsid w:val="0071327E"/>
    <w:rsid w:val="00713285"/>
    <w:rsid w:val="0071331A"/>
    <w:rsid w:val="0071339B"/>
    <w:rsid w:val="007133D6"/>
    <w:rsid w:val="0071340D"/>
    <w:rsid w:val="00713501"/>
    <w:rsid w:val="00713690"/>
    <w:rsid w:val="00713750"/>
    <w:rsid w:val="00713844"/>
    <w:rsid w:val="007138A4"/>
    <w:rsid w:val="00713969"/>
    <w:rsid w:val="00713A24"/>
    <w:rsid w:val="00713C6A"/>
    <w:rsid w:val="00713CE9"/>
    <w:rsid w:val="00713D24"/>
    <w:rsid w:val="00713D2B"/>
    <w:rsid w:val="00713D5B"/>
    <w:rsid w:val="0071408F"/>
    <w:rsid w:val="007140B1"/>
    <w:rsid w:val="007142E7"/>
    <w:rsid w:val="00714433"/>
    <w:rsid w:val="007144C6"/>
    <w:rsid w:val="00714507"/>
    <w:rsid w:val="00714586"/>
    <w:rsid w:val="0071465A"/>
    <w:rsid w:val="00714665"/>
    <w:rsid w:val="00714980"/>
    <w:rsid w:val="00714A89"/>
    <w:rsid w:val="00714B04"/>
    <w:rsid w:val="00714B5D"/>
    <w:rsid w:val="00714BF3"/>
    <w:rsid w:val="00714DCF"/>
    <w:rsid w:val="00714E04"/>
    <w:rsid w:val="00714F0E"/>
    <w:rsid w:val="00714F6E"/>
    <w:rsid w:val="007150DA"/>
    <w:rsid w:val="007154CB"/>
    <w:rsid w:val="00715633"/>
    <w:rsid w:val="007157E8"/>
    <w:rsid w:val="00715870"/>
    <w:rsid w:val="0071591F"/>
    <w:rsid w:val="00715976"/>
    <w:rsid w:val="00715B21"/>
    <w:rsid w:val="00715B24"/>
    <w:rsid w:val="00715DD2"/>
    <w:rsid w:val="00715E53"/>
    <w:rsid w:val="0071606B"/>
    <w:rsid w:val="007160CE"/>
    <w:rsid w:val="00716167"/>
    <w:rsid w:val="007162FC"/>
    <w:rsid w:val="00716304"/>
    <w:rsid w:val="007163D8"/>
    <w:rsid w:val="007169EE"/>
    <w:rsid w:val="00716ABA"/>
    <w:rsid w:val="00716AE5"/>
    <w:rsid w:val="00716B71"/>
    <w:rsid w:val="00716BBC"/>
    <w:rsid w:val="00716D04"/>
    <w:rsid w:val="00716D50"/>
    <w:rsid w:val="00716E07"/>
    <w:rsid w:val="00716EE7"/>
    <w:rsid w:val="00716F52"/>
    <w:rsid w:val="00717093"/>
    <w:rsid w:val="00717150"/>
    <w:rsid w:val="0071772C"/>
    <w:rsid w:val="007177E9"/>
    <w:rsid w:val="00717888"/>
    <w:rsid w:val="007178E2"/>
    <w:rsid w:val="00717A10"/>
    <w:rsid w:val="00717A55"/>
    <w:rsid w:val="00717A85"/>
    <w:rsid w:val="00717BF7"/>
    <w:rsid w:val="00717C19"/>
    <w:rsid w:val="00717CB9"/>
    <w:rsid w:val="00717D3B"/>
    <w:rsid w:val="00717E1B"/>
    <w:rsid w:val="00717E7D"/>
    <w:rsid w:val="00717F18"/>
    <w:rsid w:val="00717F76"/>
    <w:rsid w:val="0072010E"/>
    <w:rsid w:val="0072034E"/>
    <w:rsid w:val="00720409"/>
    <w:rsid w:val="0072055E"/>
    <w:rsid w:val="00720B64"/>
    <w:rsid w:val="00720C3C"/>
    <w:rsid w:val="00720E4D"/>
    <w:rsid w:val="00720EED"/>
    <w:rsid w:val="00720EEF"/>
    <w:rsid w:val="007210EC"/>
    <w:rsid w:val="007215A0"/>
    <w:rsid w:val="007216E5"/>
    <w:rsid w:val="00721B2D"/>
    <w:rsid w:val="00721B38"/>
    <w:rsid w:val="00721B47"/>
    <w:rsid w:val="00721B89"/>
    <w:rsid w:val="00721E9C"/>
    <w:rsid w:val="00721FE5"/>
    <w:rsid w:val="007221C6"/>
    <w:rsid w:val="00722200"/>
    <w:rsid w:val="00722201"/>
    <w:rsid w:val="0072225C"/>
    <w:rsid w:val="007222AB"/>
    <w:rsid w:val="007222F9"/>
    <w:rsid w:val="00722392"/>
    <w:rsid w:val="007223BC"/>
    <w:rsid w:val="00722558"/>
    <w:rsid w:val="007228D3"/>
    <w:rsid w:val="00722A41"/>
    <w:rsid w:val="00722B9B"/>
    <w:rsid w:val="00722BD0"/>
    <w:rsid w:val="00722BE1"/>
    <w:rsid w:val="00722E49"/>
    <w:rsid w:val="00722F5D"/>
    <w:rsid w:val="00722FBD"/>
    <w:rsid w:val="007230B8"/>
    <w:rsid w:val="007231AA"/>
    <w:rsid w:val="007231F3"/>
    <w:rsid w:val="007234E7"/>
    <w:rsid w:val="00723500"/>
    <w:rsid w:val="007237DF"/>
    <w:rsid w:val="007237E7"/>
    <w:rsid w:val="007237F3"/>
    <w:rsid w:val="007238EC"/>
    <w:rsid w:val="00723935"/>
    <w:rsid w:val="00723940"/>
    <w:rsid w:val="007239D3"/>
    <w:rsid w:val="00723A89"/>
    <w:rsid w:val="00723AF2"/>
    <w:rsid w:val="00723D35"/>
    <w:rsid w:val="00723EC5"/>
    <w:rsid w:val="00723F03"/>
    <w:rsid w:val="00723FD5"/>
    <w:rsid w:val="00724001"/>
    <w:rsid w:val="00724054"/>
    <w:rsid w:val="0072411A"/>
    <w:rsid w:val="00724616"/>
    <w:rsid w:val="007246F5"/>
    <w:rsid w:val="007248ED"/>
    <w:rsid w:val="00724A43"/>
    <w:rsid w:val="00724B35"/>
    <w:rsid w:val="00724B77"/>
    <w:rsid w:val="00724C23"/>
    <w:rsid w:val="007250EB"/>
    <w:rsid w:val="0072510A"/>
    <w:rsid w:val="0072520A"/>
    <w:rsid w:val="00725240"/>
    <w:rsid w:val="007252BF"/>
    <w:rsid w:val="00725479"/>
    <w:rsid w:val="007254A7"/>
    <w:rsid w:val="007254F3"/>
    <w:rsid w:val="00725556"/>
    <w:rsid w:val="00725595"/>
    <w:rsid w:val="0072582F"/>
    <w:rsid w:val="00725880"/>
    <w:rsid w:val="00725AF3"/>
    <w:rsid w:val="00725B60"/>
    <w:rsid w:val="00725E5B"/>
    <w:rsid w:val="00725F55"/>
    <w:rsid w:val="00726068"/>
    <w:rsid w:val="007260EC"/>
    <w:rsid w:val="00726225"/>
    <w:rsid w:val="00726415"/>
    <w:rsid w:val="00726567"/>
    <w:rsid w:val="007267D0"/>
    <w:rsid w:val="007267D9"/>
    <w:rsid w:val="00726C06"/>
    <w:rsid w:val="00726D9D"/>
    <w:rsid w:val="00726E3D"/>
    <w:rsid w:val="0072700A"/>
    <w:rsid w:val="0072746F"/>
    <w:rsid w:val="00727549"/>
    <w:rsid w:val="00727616"/>
    <w:rsid w:val="00727792"/>
    <w:rsid w:val="007278C1"/>
    <w:rsid w:val="0072790F"/>
    <w:rsid w:val="00727BC6"/>
    <w:rsid w:val="00727D44"/>
    <w:rsid w:val="00727EC5"/>
    <w:rsid w:val="00727F2E"/>
    <w:rsid w:val="00727F68"/>
    <w:rsid w:val="0073003B"/>
    <w:rsid w:val="007300F4"/>
    <w:rsid w:val="0073013B"/>
    <w:rsid w:val="0073017A"/>
    <w:rsid w:val="00730461"/>
    <w:rsid w:val="0073046A"/>
    <w:rsid w:val="0073046D"/>
    <w:rsid w:val="007304F8"/>
    <w:rsid w:val="007305A0"/>
    <w:rsid w:val="007305BB"/>
    <w:rsid w:val="00730A4B"/>
    <w:rsid w:val="00730A72"/>
    <w:rsid w:val="00730ABE"/>
    <w:rsid w:val="00730BED"/>
    <w:rsid w:val="00730C04"/>
    <w:rsid w:val="00730F25"/>
    <w:rsid w:val="0073110F"/>
    <w:rsid w:val="0073118E"/>
    <w:rsid w:val="007311B8"/>
    <w:rsid w:val="007312D9"/>
    <w:rsid w:val="00731484"/>
    <w:rsid w:val="0073149E"/>
    <w:rsid w:val="007315FB"/>
    <w:rsid w:val="00731982"/>
    <w:rsid w:val="007319CB"/>
    <w:rsid w:val="00731B99"/>
    <w:rsid w:val="00731BA8"/>
    <w:rsid w:val="00731C06"/>
    <w:rsid w:val="00731E9A"/>
    <w:rsid w:val="00732014"/>
    <w:rsid w:val="007321B1"/>
    <w:rsid w:val="00732265"/>
    <w:rsid w:val="00732630"/>
    <w:rsid w:val="0073278D"/>
    <w:rsid w:val="0073290E"/>
    <w:rsid w:val="00732924"/>
    <w:rsid w:val="00732BC8"/>
    <w:rsid w:val="00732BD8"/>
    <w:rsid w:val="00732C5E"/>
    <w:rsid w:val="00732DEA"/>
    <w:rsid w:val="007331B0"/>
    <w:rsid w:val="00733306"/>
    <w:rsid w:val="00733555"/>
    <w:rsid w:val="007335D4"/>
    <w:rsid w:val="00733A75"/>
    <w:rsid w:val="00733AF4"/>
    <w:rsid w:val="00733B29"/>
    <w:rsid w:val="00733CD4"/>
    <w:rsid w:val="00733DEE"/>
    <w:rsid w:val="00733F20"/>
    <w:rsid w:val="00733FB2"/>
    <w:rsid w:val="00734010"/>
    <w:rsid w:val="0073401E"/>
    <w:rsid w:val="0073404D"/>
    <w:rsid w:val="00734074"/>
    <w:rsid w:val="0073427C"/>
    <w:rsid w:val="00734713"/>
    <w:rsid w:val="007347D1"/>
    <w:rsid w:val="007347DB"/>
    <w:rsid w:val="00734B66"/>
    <w:rsid w:val="00734CBF"/>
    <w:rsid w:val="00734CFA"/>
    <w:rsid w:val="00734E81"/>
    <w:rsid w:val="007350AC"/>
    <w:rsid w:val="00735107"/>
    <w:rsid w:val="00735108"/>
    <w:rsid w:val="00735115"/>
    <w:rsid w:val="007351AB"/>
    <w:rsid w:val="0073536D"/>
    <w:rsid w:val="007353BD"/>
    <w:rsid w:val="007353D0"/>
    <w:rsid w:val="007353F9"/>
    <w:rsid w:val="0073579F"/>
    <w:rsid w:val="00735A55"/>
    <w:rsid w:val="00735C71"/>
    <w:rsid w:val="00735D1D"/>
    <w:rsid w:val="00735DBC"/>
    <w:rsid w:val="00735E84"/>
    <w:rsid w:val="00735FFE"/>
    <w:rsid w:val="00736088"/>
    <w:rsid w:val="007361F5"/>
    <w:rsid w:val="0073627B"/>
    <w:rsid w:val="007362B1"/>
    <w:rsid w:val="00736571"/>
    <w:rsid w:val="007365C7"/>
    <w:rsid w:val="0073662C"/>
    <w:rsid w:val="0073676C"/>
    <w:rsid w:val="007367B6"/>
    <w:rsid w:val="00736C5D"/>
    <w:rsid w:val="00736CEB"/>
    <w:rsid w:val="00736D8F"/>
    <w:rsid w:val="00737191"/>
    <w:rsid w:val="007372A9"/>
    <w:rsid w:val="007372CF"/>
    <w:rsid w:val="0073747C"/>
    <w:rsid w:val="0073748E"/>
    <w:rsid w:val="0073755E"/>
    <w:rsid w:val="0073778B"/>
    <w:rsid w:val="007377C4"/>
    <w:rsid w:val="00737827"/>
    <w:rsid w:val="00737948"/>
    <w:rsid w:val="00737958"/>
    <w:rsid w:val="00737B39"/>
    <w:rsid w:val="00737B9E"/>
    <w:rsid w:val="00737DA0"/>
    <w:rsid w:val="00737FF3"/>
    <w:rsid w:val="00740005"/>
    <w:rsid w:val="00740073"/>
    <w:rsid w:val="007401F5"/>
    <w:rsid w:val="0074039A"/>
    <w:rsid w:val="00740478"/>
    <w:rsid w:val="00740581"/>
    <w:rsid w:val="007408B4"/>
    <w:rsid w:val="00740932"/>
    <w:rsid w:val="00740952"/>
    <w:rsid w:val="007409F1"/>
    <w:rsid w:val="00740A1B"/>
    <w:rsid w:val="00740A54"/>
    <w:rsid w:val="00740C42"/>
    <w:rsid w:val="00740C98"/>
    <w:rsid w:val="00740D1F"/>
    <w:rsid w:val="00740FBE"/>
    <w:rsid w:val="00740FC3"/>
    <w:rsid w:val="00741112"/>
    <w:rsid w:val="007411E0"/>
    <w:rsid w:val="007411EA"/>
    <w:rsid w:val="00741238"/>
    <w:rsid w:val="00741400"/>
    <w:rsid w:val="0074161C"/>
    <w:rsid w:val="007416A6"/>
    <w:rsid w:val="007416F6"/>
    <w:rsid w:val="0074173E"/>
    <w:rsid w:val="007418DB"/>
    <w:rsid w:val="00741972"/>
    <w:rsid w:val="00741A64"/>
    <w:rsid w:val="00741A78"/>
    <w:rsid w:val="00741AF3"/>
    <w:rsid w:val="00741DDE"/>
    <w:rsid w:val="00742015"/>
    <w:rsid w:val="007423E5"/>
    <w:rsid w:val="007424CB"/>
    <w:rsid w:val="007426A6"/>
    <w:rsid w:val="00742725"/>
    <w:rsid w:val="007427B2"/>
    <w:rsid w:val="00742939"/>
    <w:rsid w:val="00742ACB"/>
    <w:rsid w:val="00742C82"/>
    <w:rsid w:val="00742D72"/>
    <w:rsid w:val="00742DA8"/>
    <w:rsid w:val="00742E83"/>
    <w:rsid w:val="00742F29"/>
    <w:rsid w:val="00743068"/>
    <w:rsid w:val="0074320F"/>
    <w:rsid w:val="00743401"/>
    <w:rsid w:val="0074342C"/>
    <w:rsid w:val="007436C3"/>
    <w:rsid w:val="007439D2"/>
    <w:rsid w:val="00743B55"/>
    <w:rsid w:val="00743BB3"/>
    <w:rsid w:val="00743F16"/>
    <w:rsid w:val="00744002"/>
    <w:rsid w:val="0074407E"/>
    <w:rsid w:val="007440A6"/>
    <w:rsid w:val="007441AA"/>
    <w:rsid w:val="007441B0"/>
    <w:rsid w:val="00744209"/>
    <w:rsid w:val="007443AC"/>
    <w:rsid w:val="0074441C"/>
    <w:rsid w:val="00744568"/>
    <w:rsid w:val="007448CC"/>
    <w:rsid w:val="00744904"/>
    <w:rsid w:val="00744F16"/>
    <w:rsid w:val="0074503A"/>
    <w:rsid w:val="007450E3"/>
    <w:rsid w:val="0074519E"/>
    <w:rsid w:val="007451F1"/>
    <w:rsid w:val="007454D1"/>
    <w:rsid w:val="0074560F"/>
    <w:rsid w:val="007456F9"/>
    <w:rsid w:val="00745759"/>
    <w:rsid w:val="00745855"/>
    <w:rsid w:val="00745B37"/>
    <w:rsid w:val="00745EB1"/>
    <w:rsid w:val="00746035"/>
    <w:rsid w:val="007460F3"/>
    <w:rsid w:val="007463C0"/>
    <w:rsid w:val="00746503"/>
    <w:rsid w:val="0074659B"/>
    <w:rsid w:val="007465BA"/>
    <w:rsid w:val="007465C5"/>
    <w:rsid w:val="00746654"/>
    <w:rsid w:val="007468E2"/>
    <w:rsid w:val="00746A48"/>
    <w:rsid w:val="00746C0B"/>
    <w:rsid w:val="00746E64"/>
    <w:rsid w:val="007470FB"/>
    <w:rsid w:val="007471A7"/>
    <w:rsid w:val="007471CA"/>
    <w:rsid w:val="00747219"/>
    <w:rsid w:val="0074732D"/>
    <w:rsid w:val="0074734E"/>
    <w:rsid w:val="00747530"/>
    <w:rsid w:val="007475FD"/>
    <w:rsid w:val="00747678"/>
    <w:rsid w:val="007477C7"/>
    <w:rsid w:val="00747826"/>
    <w:rsid w:val="0074792D"/>
    <w:rsid w:val="00747CC6"/>
    <w:rsid w:val="00747E43"/>
    <w:rsid w:val="00747F82"/>
    <w:rsid w:val="00747FDF"/>
    <w:rsid w:val="0075006E"/>
    <w:rsid w:val="007500DA"/>
    <w:rsid w:val="007501CD"/>
    <w:rsid w:val="00750244"/>
    <w:rsid w:val="00750320"/>
    <w:rsid w:val="0075032D"/>
    <w:rsid w:val="00750405"/>
    <w:rsid w:val="00750436"/>
    <w:rsid w:val="00750632"/>
    <w:rsid w:val="00750ADC"/>
    <w:rsid w:val="00750C09"/>
    <w:rsid w:val="00750D06"/>
    <w:rsid w:val="00750ED1"/>
    <w:rsid w:val="00750F93"/>
    <w:rsid w:val="00751054"/>
    <w:rsid w:val="00751101"/>
    <w:rsid w:val="0075113E"/>
    <w:rsid w:val="007511AD"/>
    <w:rsid w:val="0075173C"/>
    <w:rsid w:val="00751811"/>
    <w:rsid w:val="00751895"/>
    <w:rsid w:val="00751956"/>
    <w:rsid w:val="00751A59"/>
    <w:rsid w:val="00751A95"/>
    <w:rsid w:val="00751B09"/>
    <w:rsid w:val="00751BFF"/>
    <w:rsid w:val="00751F5C"/>
    <w:rsid w:val="00751FF8"/>
    <w:rsid w:val="0075205B"/>
    <w:rsid w:val="00752268"/>
    <w:rsid w:val="0075230C"/>
    <w:rsid w:val="00752373"/>
    <w:rsid w:val="007523E6"/>
    <w:rsid w:val="007526D4"/>
    <w:rsid w:val="00752700"/>
    <w:rsid w:val="00752773"/>
    <w:rsid w:val="007528BD"/>
    <w:rsid w:val="007528E5"/>
    <w:rsid w:val="007529E8"/>
    <w:rsid w:val="00752AF0"/>
    <w:rsid w:val="00752AF4"/>
    <w:rsid w:val="00752ED4"/>
    <w:rsid w:val="00752FE4"/>
    <w:rsid w:val="00753002"/>
    <w:rsid w:val="00753104"/>
    <w:rsid w:val="0075316F"/>
    <w:rsid w:val="007532EA"/>
    <w:rsid w:val="007533BB"/>
    <w:rsid w:val="007534D0"/>
    <w:rsid w:val="007534FE"/>
    <w:rsid w:val="00753557"/>
    <w:rsid w:val="007535B0"/>
    <w:rsid w:val="00753623"/>
    <w:rsid w:val="0075379C"/>
    <w:rsid w:val="007537B0"/>
    <w:rsid w:val="00753881"/>
    <w:rsid w:val="00753C64"/>
    <w:rsid w:val="00753CCF"/>
    <w:rsid w:val="00753D75"/>
    <w:rsid w:val="00753DBD"/>
    <w:rsid w:val="00753ECB"/>
    <w:rsid w:val="00753F93"/>
    <w:rsid w:val="00753FBE"/>
    <w:rsid w:val="00753FD9"/>
    <w:rsid w:val="0075411A"/>
    <w:rsid w:val="0075466A"/>
    <w:rsid w:val="007546BE"/>
    <w:rsid w:val="007546DC"/>
    <w:rsid w:val="00754900"/>
    <w:rsid w:val="007549F0"/>
    <w:rsid w:val="00754AB7"/>
    <w:rsid w:val="00754AD9"/>
    <w:rsid w:val="0075522C"/>
    <w:rsid w:val="007553B7"/>
    <w:rsid w:val="007553D8"/>
    <w:rsid w:val="00755437"/>
    <w:rsid w:val="007555CA"/>
    <w:rsid w:val="00755622"/>
    <w:rsid w:val="007556EF"/>
    <w:rsid w:val="00755B0D"/>
    <w:rsid w:val="00755B74"/>
    <w:rsid w:val="00755C84"/>
    <w:rsid w:val="00755CDD"/>
    <w:rsid w:val="00755D88"/>
    <w:rsid w:val="00755FC5"/>
    <w:rsid w:val="00755FDB"/>
    <w:rsid w:val="007560CF"/>
    <w:rsid w:val="007561B0"/>
    <w:rsid w:val="007561CD"/>
    <w:rsid w:val="007562CB"/>
    <w:rsid w:val="0075636D"/>
    <w:rsid w:val="0075638B"/>
    <w:rsid w:val="007564B7"/>
    <w:rsid w:val="00756575"/>
    <w:rsid w:val="00756599"/>
    <w:rsid w:val="007565B9"/>
    <w:rsid w:val="007565E4"/>
    <w:rsid w:val="00756696"/>
    <w:rsid w:val="0075676F"/>
    <w:rsid w:val="00756ABF"/>
    <w:rsid w:val="00756C8C"/>
    <w:rsid w:val="00757051"/>
    <w:rsid w:val="00757225"/>
    <w:rsid w:val="00757271"/>
    <w:rsid w:val="007572E3"/>
    <w:rsid w:val="00757326"/>
    <w:rsid w:val="0075736D"/>
    <w:rsid w:val="00757390"/>
    <w:rsid w:val="00757408"/>
    <w:rsid w:val="0075747E"/>
    <w:rsid w:val="007575DB"/>
    <w:rsid w:val="0075776E"/>
    <w:rsid w:val="00757866"/>
    <w:rsid w:val="007578BD"/>
    <w:rsid w:val="007579F5"/>
    <w:rsid w:val="00757B27"/>
    <w:rsid w:val="00757C78"/>
    <w:rsid w:val="00757CEB"/>
    <w:rsid w:val="00757F12"/>
    <w:rsid w:val="00760005"/>
    <w:rsid w:val="007601F3"/>
    <w:rsid w:val="007602E4"/>
    <w:rsid w:val="007603BD"/>
    <w:rsid w:val="007604F5"/>
    <w:rsid w:val="00760592"/>
    <w:rsid w:val="00760894"/>
    <w:rsid w:val="0076098E"/>
    <w:rsid w:val="00760A8D"/>
    <w:rsid w:val="00760C24"/>
    <w:rsid w:val="00760CD8"/>
    <w:rsid w:val="00760EA3"/>
    <w:rsid w:val="00760F2E"/>
    <w:rsid w:val="00760F3E"/>
    <w:rsid w:val="00760F74"/>
    <w:rsid w:val="00760F7C"/>
    <w:rsid w:val="0076130B"/>
    <w:rsid w:val="00761355"/>
    <w:rsid w:val="007613BD"/>
    <w:rsid w:val="007614C4"/>
    <w:rsid w:val="00761529"/>
    <w:rsid w:val="007615A5"/>
    <w:rsid w:val="00761932"/>
    <w:rsid w:val="007619D5"/>
    <w:rsid w:val="00761AFA"/>
    <w:rsid w:val="00761DD7"/>
    <w:rsid w:val="00761E48"/>
    <w:rsid w:val="00761EE3"/>
    <w:rsid w:val="00761F0C"/>
    <w:rsid w:val="00762182"/>
    <w:rsid w:val="0076229A"/>
    <w:rsid w:val="007624A0"/>
    <w:rsid w:val="00762542"/>
    <w:rsid w:val="007625F0"/>
    <w:rsid w:val="007627F4"/>
    <w:rsid w:val="00762AAB"/>
    <w:rsid w:val="00762ACA"/>
    <w:rsid w:val="00762AFC"/>
    <w:rsid w:val="00762B61"/>
    <w:rsid w:val="00762DA6"/>
    <w:rsid w:val="00762E68"/>
    <w:rsid w:val="00762EAC"/>
    <w:rsid w:val="00762FCB"/>
    <w:rsid w:val="00763056"/>
    <w:rsid w:val="00763072"/>
    <w:rsid w:val="00763153"/>
    <w:rsid w:val="0076317D"/>
    <w:rsid w:val="007631B6"/>
    <w:rsid w:val="007631D5"/>
    <w:rsid w:val="00763268"/>
    <w:rsid w:val="007634D2"/>
    <w:rsid w:val="0076354F"/>
    <w:rsid w:val="007635D6"/>
    <w:rsid w:val="00763681"/>
    <w:rsid w:val="0076368F"/>
    <w:rsid w:val="0076382D"/>
    <w:rsid w:val="00763C14"/>
    <w:rsid w:val="00763C73"/>
    <w:rsid w:val="00763C91"/>
    <w:rsid w:val="00763D2B"/>
    <w:rsid w:val="00763E29"/>
    <w:rsid w:val="00763EEE"/>
    <w:rsid w:val="007640C8"/>
    <w:rsid w:val="00764124"/>
    <w:rsid w:val="0076426E"/>
    <w:rsid w:val="00764441"/>
    <w:rsid w:val="00764721"/>
    <w:rsid w:val="00764791"/>
    <w:rsid w:val="00764885"/>
    <w:rsid w:val="007649C1"/>
    <w:rsid w:val="00764A67"/>
    <w:rsid w:val="00764B61"/>
    <w:rsid w:val="00764CCB"/>
    <w:rsid w:val="00764E08"/>
    <w:rsid w:val="00764EDC"/>
    <w:rsid w:val="00764F99"/>
    <w:rsid w:val="00765273"/>
    <w:rsid w:val="00765353"/>
    <w:rsid w:val="007653EB"/>
    <w:rsid w:val="007656D4"/>
    <w:rsid w:val="0076586A"/>
    <w:rsid w:val="00765876"/>
    <w:rsid w:val="00765C3E"/>
    <w:rsid w:val="00765DE5"/>
    <w:rsid w:val="00765E92"/>
    <w:rsid w:val="00765EE8"/>
    <w:rsid w:val="0076614A"/>
    <w:rsid w:val="007661DF"/>
    <w:rsid w:val="00766282"/>
    <w:rsid w:val="007663B8"/>
    <w:rsid w:val="0076649A"/>
    <w:rsid w:val="0076658F"/>
    <w:rsid w:val="0076675A"/>
    <w:rsid w:val="007667CB"/>
    <w:rsid w:val="00766844"/>
    <w:rsid w:val="007668B4"/>
    <w:rsid w:val="0076690A"/>
    <w:rsid w:val="00766937"/>
    <w:rsid w:val="007669A8"/>
    <w:rsid w:val="007669E5"/>
    <w:rsid w:val="00766A11"/>
    <w:rsid w:val="00766AA3"/>
    <w:rsid w:val="00766C34"/>
    <w:rsid w:val="00766C88"/>
    <w:rsid w:val="00766E4E"/>
    <w:rsid w:val="00767188"/>
    <w:rsid w:val="0076740E"/>
    <w:rsid w:val="0076743B"/>
    <w:rsid w:val="00767454"/>
    <w:rsid w:val="0076746A"/>
    <w:rsid w:val="007675DF"/>
    <w:rsid w:val="00767663"/>
    <w:rsid w:val="007679C1"/>
    <w:rsid w:val="007679E1"/>
    <w:rsid w:val="00767BA6"/>
    <w:rsid w:val="00767BCF"/>
    <w:rsid w:val="00767C9C"/>
    <w:rsid w:val="00767CDC"/>
    <w:rsid w:val="00767D13"/>
    <w:rsid w:val="00767DE0"/>
    <w:rsid w:val="00767E11"/>
    <w:rsid w:val="00767F0F"/>
    <w:rsid w:val="007703BF"/>
    <w:rsid w:val="0077046A"/>
    <w:rsid w:val="007705D5"/>
    <w:rsid w:val="0077078E"/>
    <w:rsid w:val="00770850"/>
    <w:rsid w:val="007708EF"/>
    <w:rsid w:val="00770A82"/>
    <w:rsid w:val="00770BEC"/>
    <w:rsid w:val="00770D91"/>
    <w:rsid w:val="00770DF9"/>
    <w:rsid w:val="00770E30"/>
    <w:rsid w:val="00771150"/>
    <w:rsid w:val="007711D4"/>
    <w:rsid w:val="0077146D"/>
    <w:rsid w:val="007714DC"/>
    <w:rsid w:val="00771513"/>
    <w:rsid w:val="00771737"/>
    <w:rsid w:val="0077175D"/>
    <w:rsid w:val="00771809"/>
    <w:rsid w:val="00771882"/>
    <w:rsid w:val="00771909"/>
    <w:rsid w:val="00771A92"/>
    <w:rsid w:val="00771B16"/>
    <w:rsid w:val="00771C6F"/>
    <w:rsid w:val="00771E07"/>
    <w:rsid w:val="00771E10"/>
    <w:rsid w:val="007721F2"/>
    <w:rsid w:val="007721F8"/>
    <w:rsid w:val="007722AC"/>
    <w:rsid w:val="00772421"/>
    <w:rsid w:val="007725DC"/>
    <w:rsid w:val="00772CCC"/>
    <w:rsid w:val="00772D91"/>
    <w:rsid w:val="00772E0B"/>
    <w:rsid w:val="00772FEA"/>
    <w:rsid w:val="00773025"/>
    <w:rsid w:val="00773041"/>
    <w:rsid w:val="0077335D"/>
    <w:rsid w:val="00773417"/>
    <w:rsid w:val="0077343D"/>
    <w:rsid w:val="007734C1"/>
    <w:rsid w:val="007736CF"/>
    <w:rsid w:val="00773808"/>
    <w:rsid w:val="00773858"/>
    <w:rsid w:val="00773897"/>
    <w:rsid w:val="00773981"/>
    <w:rsid w:val="00773B06"/>
    <w:rsid w:val="00773C73"/>
    <w:rsid w:val="00773D2E"/>
    <w:rsid w:val="00773EFE"/>
    <w:rsid w:val="007740B2"/>
    <w:rsid w:val="00774131"/>
    <w:rsid w:val="00774211"/>
    <w:rsid w:val="00774247"/>
    <w:rsid w:val="0077426B"/>
    <w:rsid w:val="0077433A"/>
    <w:rsid w:val="00774356"/>
    <w:rsid w:val="00774492"/>
    <w:rsid w:val="0077484E"/>
    <w:rsid w:val="00774904"/>
    <w:rsid w:val="00774A05"/>
    <w:rsid w:val="00774A52"/>
    <w:rsid w:val="00774AF5"/>
    <w:rsid w:val="00774C68"/>
    <w:rsid w:val="00774C90"/>
    <w:rsid w:val="00774CA9"/>
    <w:rsid w:val="00774CE7"/>
    <w:rsid w:val="00774F2E"/>
    <w:rsid w:val="007750EA"/>
    <w:rsid w:val="00775132"/>
    <w:rsid w:val="0077546A"/>
    <w:rsid w:val="007754E2"/>
    <w:rsid w:val="00775523"/>
    <w:rsid w:val="0077576C"/>
    <w:rsid w:val="00775DB3"/>
    <w:rsid w:val="00775EDD"/>
    <w:rsid w:val="00775F56"/>
    <w:rsid w:val="00775F6A"/>
    <w:rsid w:val="00776000"/>
    <w:rsid w:val="007760EF"/>
    <w:rsid w:val="007761FA"/>
    <w:rsid w:val="00776238"/>
    <w:rsid w:val="00776264"/>
    <w:rsid w:val="007762AF"/>
    <w:rsid w:val="0077631E"/>
    <w:rsid w:val="00776331"/>
    <w:rsid w:val="0077649D"/>
    <w:rsid w:val="0077651D"/>
    <w:rsid w:val="00776573"/>
    <w:rsid w:val="007765A1"/>
    <w:rsid w:val="0077663D"/>
    <w:rsid w:val="007766B4"/>
    <w:rsid w:val="00776809"/>
    <w:rsid w:val="007768AB"/>
    <w:rsid w:val="007769B5"/>
    <w:rsid w:val="00776C0A"/>
    <w:rsid w:val="00776DC7"/>
    <w:rsid w:val="00776FC0"/>
    <w:rsid w:val="00777354"/>
    <w:rsid w:val="007773AA"/>
    <w:rsid w:val="00777455"/>
    <w:rsid w:val="0077745C"/>
    <w:rsid w:val="007776D0"/>
    <w:rsid w:val="007779F7"/>
    <w:rsid w:val="00777B0F"/>
    <w:rsid w:val="00777B3D"/>
    <w:rsid w:val="00777B7B"/>
    <w:rsid w:val="00777BC5"/>
    <w:rsid w:val="00777C55"/>
    <w:rsid w:val="00777CBB"/>
    <w:rsid w:val="00777CC7"/>
    <w:rsid w:val="00777DD7"/>
    <w:rsid w:val="0078008C"/>
    <w:rsid w:val="0078012D"/>
    <w:rsid w:val="00780263"/>
    <w:rsid w:val="0078040D"/>
    <w:rsid w:val="007806F3"/>
    <w:rsid w:val="00780824"/>
    <w:rsid w:val="0078091A"/>
    <w:rsid w:val="00780F04"/>
    <w:rsid w:val="00780F45"/>
    <w:rsid w:val="007810B7"/>
    <w:rsid w:val="007811E9"/>
    <w:rsid w:val="007812D4"/>
    <w:rsid w:val="00781324"/>
    <w:rsid w:val="0078137D"/>
    <w:rsid w:val="007813D5"/>
    <w:rsid w:val="007814F7"/>
    <w:rsid w:val="007816A3"/>
    <w:rsid w:val="007817C9"/>
    <w:rsid w:val="007817F9"/>
    <w:rsid w:val="00781A2E"/>
    <w:rsid w:val="00781AD7"/>
    <w:rsid w:val="00781AF1"/>
    <w:rsid w:val="00781CAA"/>
    <w:rsid w:val="00781D56"/>
    <w:rsid w:val="00781DC2"/>
    <w:rsid w:val="00781DDA"/>
    <w:rsid w:val="00781F45"/>
    <w:rsid w:val="00782080"/>
    <w:rsid w:val="0078237F"/>
    <w:rsid w:val="0078254B"/>
    <w:rsid w:val="0078259C"/>
    <w:rsid w:val="00782651"/>
    <w:rsid w:val="0078266A"/>
    <w:rsid w:val="00782730"/>
    <w:rsid w:val="00782745"/>
    <w:rsid w:val="007827B5"/>
    <w:rsid w:val="00782966"/>
    <w:rsid w:val="00782995"/>
    <w:rsid w:val="00782B7E"/>
    <w:rsid w:val="00782BA3"/>
    <w:rsid w:val="00782D3C"/>
    <w:rsid w:val="00782DBD"/>
    <w:rsid w:val="00782ED5"/>
    <w:rsid w:val="00782FC7"/>
    <w:rsid w:val="00783105"/>
    <w:rsid w:val="00783396"/>
    <w:rsid w:val="00783466"/>
    <w:rsid w:val="00783514"/>
    <w:rsid w:val="007835E5"/>
    <w:rsid w:val="007835F2"/>
    <w:rsid w:val="00783762"/>
    <w:rsid w:val="007837C5"/>
    <w:rsid w:val="0078389E"/>
    <w:rsid w:val="00783A05"/>
    <w:rsid w:val="00783B69"/>
    <w:rsid w:val="00783D2C"/>
    <w:rsid w:val="00783F35"/>
    <w:rsid w:val="00783FF9"/>
    <w:rsid w:val="0078432C"/>
    <w:rsid w:val="007843E1"/>
    <w:rsid w:val="00784662"/>
    <w:rsid w:val="007846E4"/>
    <w:rsid w:val="0078477E"/>
    <w:rsid w:val="0078492E"/>
    <w:rsid w:val="007849CC"/>
    <w:rsid w:val="00784A82"/>
    <w:rsid w:val="00784A99"/>
    <w:rsid w:val="00784ABA"/>
    <w:rsid w:val="00784EB1"/>
    <w:rsid w:val="007850F5"/>
    <w:rsid w:val="0078533D"/>
    <w:rsid w:val="00785341"/>
    <w:rsid w:val="007853A9"/>
    <w:rsid w:val="00785458"/>
    <w:rsid w:val="0078554C"/>
    <w:rsid w:val="0078572D"/>
    <w:rsid w:val="00785768"/>
    <w:rsid w:val="007857F5"/>
    <w:rsid w:val="00785F6D"/>
    <w:rsid w:val="007863BF"/>
    <w:rsid w:val="00786742"/>
    <w:rsid w:val="0078694D"/>
    <w:rsid w:val="00786D85"/>
    <w:rsid w:val="00786DBE"/>
    <w:rsid w:val="00786EBB"/>
    <w:rsid w:val="00786FAF"/>
    <w:rsid w:val="007870BA"/>
    <w:rsid w:val="0078727B"/>
    <w:rsid w:val="0078769B"/>
    <w:rsid w:val="007877EB"/>
    <w:rsid w:val="00787968"/>
    <w:rsid w:val="00787B15"/>
    <w:rsid w:val="00787C6E"/>
    <w:rsid w:val="00787CD7"/>
    <w:rsid w:val="00787E32"/>
    <w:rsid w:val="00787EE4"/>
    <w:rsid w:val="0079014F"/>
    <w:rsid w:val="007902A7"/>
    <w:rsid w:val="0079036B"/>
    <w:rsid w:val="0079039B"/>
    <w:rsid w:val="0079069F"/>
    <w:rsid w:val="007906E4"/>
    <w:rsid w:val="0079071B"/>
    <w:rsid w:val="007907E1"/>
    <w:rsid w:val="00790979"/>
    <w:rsid w:val="00790C7F"/>
    <w:rsid w:val="00790CD2"/>
    <w:rsid w:val="00790D2F"/>
    <w:rsid w:val="00790E1D"/>
    <w:rsid w:val="00791032"/>
    <w:rsid w:val="007910F9"/>
    <w:rsid w:val="00791213"/>
    <w:rsid w:val="007912D3"/>
    <w:rsid w:val="007915DE"/>
    <w:rsid w:val="0079172A"/>
    <w:rsid w:val="0079198D"/>
    <w:rsid w:val="00791E6F"/>
    <w:rsid w:val="00792032"/>
    <w:rsid w:val="0079215A"/>
    <w:rsid w:val="00792177"/>
    <w:rsid w:val="00792259"/>
    <w:rsid w:val="007923BB"/>
    <w:rsid w:val="00792497"/>
    <w:rsid w:val="007924BA"/>
    <w:rsid w:val="007924C9"/>
    <w:rsid w:val="007926DE"/>
    <w:rsid w:val="007927BE"/>
    <w:rsid w:val="007928F1"/>
    <w:rsid w:val="00792A46"/>
    <w:rsid w:val="00792A58"/>
    <w:rsid w:val="00792B04"/>
    <w:rsid w:val="00792E1E"/>
    <w:rsid w:val="00792ED8"/>
    <w:rsid w:val="00792F8C"/>
    <w:rsid w:val="00793039"/>
    <w:rsid w:val="0079305A"/>
    <w:rsid w:val="007932CE"/>
    <w:rsid w:val="0079338D"/>
    <w:rsid w:val="0079345D"/>
    <w:rsid w:val="0079347F"/>
    <w:rsid w:val="007935BE"/>
    <w:rsid w:val="00793656"/>
    <w:rsid w:val="0079391E"/>
    <w:rsid w:val="00793B0A"/>
    <w:rsid w:val="00793B0C"/>
    <w:rsid w:val="00793BCC"/>
    <w:rsid w:val="0079404E"/>
    <w:rsid w:val="007944A3"/>
    <w:rsid w:val="00794792"/>
    <w:rsid w:val="007949CE"/>
    <w:rsid w:val="007949D6"/>
    <w:rsid w:val="00794A3A"/>
    <w:rsid w:val="00794A9F"/>
    <w:rsid w:val="00794B64"/>
    <w:rsid w:val="00794BC1"/>
    <w:rsid w:val="00794C3C"/>
    <w:rsid w:val="00794CC8"/>
    <w:rsid w:val="00794DF7"/>
    <w:rsid w:val="00794E1E"/>
    <w:rsid w:val="00794FD9"/>
    <w:rsid w:val="00794FFF"/>
    <w:rsid w:val="0079505E"/>
    <w:rsid w:val="0079508E"/>
    <w:rsid w:val="007952EA"/>
    <w:rsid w:val="007953CD"/>
    <w:rsid w:val="007953D0"/>
    <w:rsid w:val="0079582D"/>
    <w:rsid w:val="007958BB"/>
    <w:rsid w:val="007959DA"/>
    <w:rsid w:val="00795D00"/>
    <w:rsid w:val="007960BF"/>
    <w:rsid w:val="007960E6"/>
    <w:rsid w:val="00796221"/>
    <w:rsid w:val="0079624F"/>
    <w:rsid w:val="007962D6"/>
    <w:rsid w:val="00796573"/>
    <w:rsid w:val="00796710"/>
    <w:rsid w:val="0079690C"/>
    <w:rsid w:val="00796EAF"/>
    <w:rsid w:val="0079709E"/>
    <w:rsid w:val="007971E8"/>
    <w:rsid w:val="00797241"/>
    <w:rsid w:val="007972A6"/>
    <w:rsid w:val="00797338"/>
    <w:rsid w:val="007975F0"/>
    <w:rsid w:val="00797956"/>
    <w:rsid w:val="007979A0"/>
    <w:rsid w:val="00797CB6"/>
    <w:rsid w:val="00797EDE"/>
    <w:rsid w:val="00797F4C"/>
    <w:rsid w:val="007A01C6"/>
    <w:rsid w:val="007A054C"/>
    <w:rsid w:val="007A05A0"/>
    <w:rsid w:val="007A05EF"/>
    <w:rsid w:val="007A07D7"/>
    <w:rsid w:val="007A07D8"/>
    <w:rsid w:val="007A08D8"/>
    <w:rsid w:val="007A09ED"/>
    <w:rsid w:val="007A0B6D"/>
    <w:rsid w:val="007A0C2D"/>
    <w:rsid w:val="007A0C81"/>
    <w:rsid w:val="007A0DF8"/>
    <w:rsid w:val="007A0E16"/>
    <w:rsid w:val="007A0E69"/>
    <w:rsid w:val="007A116B"/>
    <w:rsid w:val="007A119B"/>
    <w:rsid w:val="007A144C"/>
    <w:rsid w:val="007A14FF"/>
    <w:rsid w:val="007A198F"/>
    <w:rsid w:val="007A19E1"/>
    <w:rsid w:val="007A1E74"/>
    <w:rsid w:val="007A1EBA"/>
    <w:rsid w:val="007A1F10"/>
    <w:rsid w:val="007A2006"/>
    <w:rsid w:val="007A2023"/>
    <w:rsid w:val="007A2099"/>
    <w:rsid w:val="007A2251"/>
    <w:rsid w:val="007A22A3"/>
    <w:rsid w:val="007A233C"/>
    <w:rsid w:val="007A2379"/>
    <w:rsid w:val="007A24DF"/>
    <w:rsid w:val="007A2659"/>
    <w:rsid w:val="007A2676"/>
    <w:rsid w:val="007A2704"/>
    <w:rsid w:val="007A2828"/>
    <w:rsid w:val="007A286C"/>
    <w:rsid w:val="007A29A4"/>
    <w:rsid w:val="007A2BFA"/>
    <w:rsid w:val="007A2DEA"/>
    <w:rsid w:val="007A2DEB"/>
    <w:rsid w:val="007A2EE3"/>
    <w:rsid w:val="007A32A3"/>
    <w:rsid w:val="007A33C8"/>
    <w:rsid w:val="007A33F3"/>
    <w:rsid w:val="007A3558"/>
    <w:rsid w:val="007A3621"/>
    <w:rsid w:val="007A3634"/>
    <w:rsid w:val="007A36CE"/>
    <w:rsid w:val="007A37E7"/>
    <w:rsid w:val="007A3843"/>
    <w:rsid w:val="007A3899"/>
    <w:rsid w:val="007A399B"/>
    <w:rsid w:val="007A3A04"/>
    <w:rsid w:val="007A3B39"/>
    <w:rsid w:val="007A3B98"/>
    <w:rsid w:val="007A3D04"/>
    <w:rsid w:val="007A3DA0"/>
    <w:rsid w:val="007A3EB2"/>
    <w:rsid w:val="007A40C1"/>
    <w:rsid w:val="007A415F"/>
    <w:rsid w:val="007A4346"/>
    <w:rsid w:val="007A46AA"/>
    <w:rsid w:val="007A46AB"/>
    <w:rsid w:val="007A46CA"/>
    <w:rsid w:val="007A4949"/>
    <w:rsid w:val="007A496D"/>
    <w:rsid w:val="007A4A75"/>
    <w:rsid w:val="007A4B58"/>
    <w:rsid w:val="007A4C23"/>
    <w:rsid w:val="007A4D85"/>
    <w:rsid w:val="007A4D8D"/>
    <w:rsid w:val="007A4E20"/>
    <w:rsid w:val="007A505A"/>
    <w:rsid w:val="007A5197"/>
    <w:rsid w:val="007A5279"/>
    <w:rsid w:val="007A52A6"/>
    <w:rsid w:val="007A558F"/>
    <w:rsid w:val="007A55B9"/>
    <w:rsid w:val="007A560D"/>
    <w:rsid w:val="007A5862"/>
    <w:rsid w:val="007A586B"/>
    <w:rsid w:val="007A5A30"/>
    <w:rsid w:val="007A5A6D"/>
    <w:rsid w:val="007A5B8F"/>
    <w:rsid w:val="007A5EA8"/>
    <w:rsid w:val="007A5F9F"/>
    <w:rsid w:val="007A6239"/>
    <w:rsid w:val="007A633E"/>
    <w:rsid w:val="007A6367"/>
    <w:rsid w:val="007A66C2"/>
    <w:rsid w:val="007A6746"/>
    <w:rsid w:val="007A694C"/>
    <w:rsid w:val="007A6C42"/>
    <w:rsid w:val="007A6E94"/>
    <w:rsid w:val="007A7026"/>
    <w:rsid w:val="007A7449"/>
    <w:rsid w:val="007A7535"/>
    <w:rsid w:val="007A7564"/>
    <w:rsid w:val="007A7590"/>
    <w:rsid w:val="007A75B3"/>
    <w:rsid w:val="007A7AEF"/>
    <w:rsid w:val="007A7C51"/>
    <w:rsid w:val="007A7D3E"/>
    <w:rsid w:val="007A7D67"/>
    <w:rsid w:val="007A7DB9"/>
    <w:rsid w:val="007A7F32"/>
    <w:rsid w:val="007A7F43"/>
    <w:rsid w:val="007B000C"/>
    <w:rsid w:val="007B0108"/>
    <w:rsid w:val="007B0214"/>
    <w:rsid w:val="007B0356"/>
    <w:rsid w:val="007B0475"/>
    <w:rsid w:val="007B08B4"/>
    <w:rsid w:val="007B0ACC"/>
    <w:rsid w:val="007B0B0C"/>
    <w:rsid w:val="007B0B27"/>
    <w:rsid w:val="007B0B4E"/>
    <w:rsid w:val="007B0B82"/>
    <w:rsid w:val="007B0C24"/>
    <w:rsid w:val="007B0D8F"/>
    <w:rsid w:val="007B0EB1"/>
    <w:rsid w:val="007B0F7C"/>
    <w:rsid w:val="007B106B"/>
    <w:rsid w:val="007B1085"/>
    <w:rsid w:val="007B1304"/>
    <w:rsid w:val="007B1542"/>
    <w:rsid w:val="007B174F"/>
    <w:rsid w:val="007B179D"/>
    <w:rsid w:val="007B17DA"/>
    <w:rsid w:val="007B1810"/>
    <w:rsid w:val="007B189C"/>
    <w:rsid w:val="007B1AF8"/>
    <w:rsid w:val="007B1BFD"/>
    <w:rsid w:val="007B1C2A"/>
    <w:rsid w:val="007B1C3B"/>
    <w:rsid w:val="007B1C93"/>
    <w:rsid w:val="007B1EE4"/>
    <w:rsid w:val="007B203B"/>
    <w:rsid w:val="007B20EF"/>
    <w:rsid w:val="007B211E"/>
    <w:rsid w:val="007B21A5"/>
    <w:rsid w:val="007B2293"/>
    <w:rsid w:val="007B236D"/>
    <w:rsid w:val="007B23FC"/>
    <w:rsid w:val="007B2411"/>
    <w:rsid w:val="007B259A"/>
    <w:rsid w:val="007B268F"/>
    <w:rsid w:val="007B2797"/>
    <w:rsid w:val="007B2825"/>
    <w:rsid w:val="007B283C"/>
    <w:rsid w:val="007B2840"/>
    <w:rsid w:val="007B289A"/>
    <w:rsid w:val="007B29D2"/>
    <w:rsid w:val="007B2D04"/>
    <w:rsid w:val="007B3057"/>
    <w:rsid w:val="007B3395"/>
    <w:rsid w:val="007B33BD"/>
    <w:rsid w:val="007B33FB"/>
    <w:rsid w:val="007B3443"/>
    <w:rsid w:val="007B3582"/>
    <w:rsid w:val="007B362E"/>
    <w:rsid w:val="007B37BB"/>
    <w:rsid w:val="007B386B"/>
    <w:rsid w:val="007B38A5"/>
    <w:rsid w:val="007B3F02"/>
    <w:rsid w:val="007B3F39"/>
    <w:rsid w:val="007B3F5E"/>
    <w:rsid w:val="007B3F89"/>
    <w:rsid w:val="007B4074"/>
    <w:rsid w:val="007B4109"/>
    <w:rsid w:val="007B425F"/>
    <w:rsid w:val="007B4465"/>
    <w:rsid w:val="007B47E8"/>
    <w:rsid w:val="007B4B43"/>
    <w:rsid w:val="007B4C46"/>
    <w:rsid w:val="007B4CF7"/>
    <w:rsid w:val="007B4CF8"/>
    <w:rsid w:val="007B4D9B"/>
    <w:rsid w:val="007B4E86"/>
    <w:rsid w:val="007B5027"/>
    <w:rsid w:val="007B5088"/>
    <w:rsid w:val="007B5154"/>
    <w:rsid w:val="007B52B8"/>
    <w:rsid w:val="007B52EB"/>
    <w:rsid w:val="007B5597"/>
    <w:rsid w:val="007B58B4"/>
    <w:rsid w:val="007B5942"/>
    <w:rsid w:val="007B5C69"/>
    <w:rsid w:val="007B5C8D"/>
    <w:rsid w:val="007B5E5D"/>
    <w:rsid w:val="007B5F53"/>
    <w:rsid w:val="007B5F6D"/>
    <w:rsid w:val="007B5FCC"/>
    <w:rsid w:val="007B6044"/>
    <w:rsid w:val="007B6172"/>
    <w:rsid w:val="007B62E1"/>
    <w:rsid w:val="007B6365"/>
    <w:rsid w:val="007B63DF"/>
    <w:rsid w:val="007B64B3"/>
    <w:rsid w:val="007B6695"/>
    <w:rsid w:val="007B66B2"/>
    <w:rsid w:val="007B69DC"/>
    <w:rsid w:val="007B6A0C"/>
    <w:rsid w:val="007B6CC9"/>
    <w:rsid w:val="007B6F3A"/>
    <w:rsid w:val="007B7088"/>
    <w:rsid w:val="007B7128"/>
    <w:rsid w:val="007B712B"/>
    <w:rsid w:val="007B71E6"/>
    <w:rsid w:val="007B72AB"/>
    <w:rsid w:val="007B7525"/>
    <w:rsid w:val="007B7551"/>
    <w:rsid w:val="007B75A1"/>
    <w:rsid w:val="007B7896"/>
    <w:rsid w:val="007B7A76"/>
    <w:rsid w:val="007B7AEA"/>
    <w:rsid w:val="007B7CF2"/>
    <w:rsid w:val="007B7D39"/>
    <w:rsid w:val="007C0021"/>
    <w:rsid w:val="007C0182"/>
    <w:rsid w:val="007C02B9"/>
    <w:rsid w:val="007C0563"/>
    <w:rsid w:val="007C06EE"/>
    <w:rsid w:val="007C071C"/>
    <w:rsid w:val="007C0853"/>
    <w:rsid w:val="007C08D9"/>
    <w:rsid w:val="007C0AFB"/>
    <w:rsid w:val="007C0C4B"/>
    <w:rsid w:val="007C0EC7"/>
    <w:rsid w:val="007C1031"/>
    <w:rsid w:val="007C1101"/>
    <w:rsid w:val="007C111C"/>
    <w:rsid w:val="007C1288"/>
    <w:rsid w:val="007C1314"/>
    <w:rsid w:val="007C13C6"/>
    <w:rsid w:val="007C1540"/>
    <w:rsid w:val="007C1581"/>
    <w:rsid w:val="007C15A2"/>
    <w:rsid w:val="007C15DF"/>
    <w:rsid w:val="007C172D"/>
    <w:rsid w:val="007C19C6"/>
    <w:rsid w:val="007C1BBB"/>
    <w:rsid w:val="007C1BD8"/>
    <w:rsid w:val="007C1F1E"/>
    <w:rsid w:val="007C1F28"/>
    <w:rsid w:val="007C1FB5"/>
    <w:rsid w:val="007C2149"/>
    <w:rsid w:val="007C2176"/>
    <w:rsid w:val="007C2228"/>
    <w:rsid w:val="007C247D"/>
    <w:rsid w:val="007C2816"/>
    <w:rsid w:val="007C2961"/>
    <w:rsid w:val="007C2B34"/>
    <w:rsid w:val="007C2B41"/>
    <w:rsid w:val="007C2B51"/>
    <w:rsid w:val="007C2F91"/>
    <w:rsid w:val="007C3080"/>
    <w:rsid w:val="007C308C"/>
    <w:rsid w:val="007C310E"/>
    <w:rsid w:val="007C3410"/>
    <w:rsid w:val="007C34F0"/>
    <w:rsid w:val="007C3551"/>
    <w:rsid w:val="007C36FF"/>
    <w:rsid w:val="007C38F6"/>
    <w:rsid w:val="007C38F9"/>
    <w:rsid w:val="007C39FB"/>
    <w:rsid w:val="007C3B6B"/>
    <w:rsid w:val="007C3BC2"/>
    <w:rsid w:val="007C3CC0"/>
    <w:rsid w:val="007C3CF2"/>
    <w:rsid w:val="007C3D2B"/>
    <w:rsid w:val="007C3E0A"/>
    <w:rsid w:val="007C3E49"/>
    <w:rsid w:val="007C3EDC"/>
    <w:rsid w:val="007C3F64"/>
    <w:rsid w:val="007C4148"/>
    <w:rsid w:val="007C41AF"/>
    <w:rsid w:val="007C4360"/>
    <w:rsid w:val="007C43EC"/>
    <w:rsid w:val="007C48F5"/>
    <w:rsid w:val="007C4997"/>
    <w:rsid w:val="007C49F4"/>
    <w:rsid w:val="007C4A8A"/>
    <w:rsid w:val="007C4A94"/>
    <w:rsid w:val="007C4ADA"/>
    <w:rsid w:val="007C4BD7"/>
    <w:rsid w:val="007C4C8A"/>
    <w:rsid w:val="007C4D6C"/>
    <w:rsid w:val="007C4F38"/>
    <w:rsid w:val="007C4F50"/>
    <w:rsid w:val="007C4F72"/>
    <w:rsid w:val="007C4F90"/>
    <w:rsid w:val="007C52E8"/>
    <w:rsid w:val="007C5490"/>
    <w:rsid w:val="007C550E"/>
    <w:rsid w:val="007C56DD"/>
    <w:rsid w:val="007C5720"/>
    <w:rsid w:val="007C5894"/>
    <w:rsid w:val="007C5BEB"/>
    <w:rsid w:val="007C5BF9"/>
    <w:rsid w:val="007C5D09"/>
    <w:rsid w:val="007C5F15"/>
    <w:rsid w:val="007C604B"/>
    <w:rsid w:val="007C61DB"/>
    <w:rsid w:val="007C626C"/>
    <w:rsid w:val="007C62A6"/>
    <w:rsid w:val="007C632B"/>
    <w:rsid w:val="007C6470"/>
    <w:rsid w:val="007C6680"/>
    <w:rsid w:val="007C69B1"/>
    <w:rsid w:val="007C6A6C"/>
    <w:rsid w:val="007C6C67"/>
    <w:rsid w:val="007C6D9E"/>
    <w:rsid w:val="007C6E59"/>
    <w:rsid w:val="007C6E7E"/>
    <w:rsid w:val="007C6F7B"/>
    <w:rsid w:val="007C6F9F"/>
    <w:rsid w:val="007C6FEA"/>
    <w:rsid w:val="007C7093"/>
    <w:rsid w:val="007C752F"/>
    <w:rsid w:val="007C7653"/>
    <w:rsid w:val="007C77B1"/>
    <w:rsid w:val="007C77C0"/>
    <w:rsid w:val="007C7A0B"/>
    <w:rsid w:val="007C7A27"/>
    <w:rsid w:val="007C7A69"/>
    <w:rsid w:val="007D00DE"/>
    <w:rsid w:val="007D031E"/>
    <w:rsid w:val="007D040E"/>
    <w:rsid w:val="007D0474"/>
    <w:rsid w:val="007D0730"/>
    <w:rsid w:val="007D0773"/>
    <w:rsid w:val="007D091A"/>
    <w:rsid w:val="007D0965"/>
    <w:rsid w:val="007D0C80"/>
    <w:rsid w:val="007D0CE5"/>
    <w:rsid w:val="007D0D06"/>
    <w:rsid w:val="007D0D63"/>
    <w:rsid w:val="007D0D7E"/>
    <w:rsid w:val="007D105B"/>
    <w:rsid w:val="007D1176"/>
    <w:rsid w:val="007D1239"/>
    <w:rsid w:val="007D12B0"/>
    <w:rsid w:val="007D13D9"/>
    <w:rsid w:val="007D14A7"/>
    <w:rsid w:val="007D1811"/>
    <w:rsid w:val="007D197E"/>
    <w:rsid w:val="007D1991"/>
    <w:rsid w:val="007D19A5"/>
    <w:rsid w:val="007D1AD4"/>
    <w:rsid w:val="007D1B00"/>
    <w:rsid w:val="007D1B3C"/>
    <w:rsid w:val="007D1CAF"/>
    <w:rsid w:val="007D1D14"/>
    <w:rsid w:val="007D1D74"/>
    <w:rsid w:val="007D1DF0"/>
    <w:rsid w:val="007D1F06"/>
    <w:rsid w:val="007D2002"/>
    <w:rsid w:val="007D2045"/>
    <w:rsid w:val="007D2089"/>
    <w:rsid w:val="007D21D8"/>
    <w:rsid w:val="007D2285"/>
    <w:rsid w:val="007D255F"/>
    <w:rsid w:val="007D28E1"/>
    <w:rsid w:val="007D2B1E"/>
    <w:rsid w:val="007D2C85"/>
    <w:rsid w:val="007D2D9D"/>
    <w:rsid w:val="007D2DE7"/>
    <w:rsid w:val="007D2DFF"/>
    <w:rsid w:val="007D2EA3"/>
    <w:rsid w:val="007D34F6"/>
    <w:rsid w:val="007D3835"/>
    <w:rsid w:val="007D3AF3"/>
    <w:rsid w:val="007D3B4F"/>
    <w:rsid w:val="007D3BA7"/>
    <w:rsid w:val="007D3C11"/>
    <w:rsid w:val="007D3CE4"/>
    <w:rsid w:val="007D3DF0"/>
    <w:rsid w:val="007D3E29"/>
    <w:rsid w:val="007D3E5D"/>
    <w:rsid w:val="007D3E7A"/>
    <w:rsid w:val="007D3F52"/>
    <w:rsid w:val="007D3FFE"/>
    <w:rsid w:val="007D414B"/>
    <w:rsid w:val="007D414F"/>
    <w:rsid w:val="007D41FA"/>
    <w:rsid w:val="007D4213"/>
    <w:rsid w:val="007D4286"/>
    <w:rsid w:val="007D4427"/>
    <w:rsid w:val="007D4554"/>
    <w:rsid w:val="007D4568"/>
    <w:rsid w:val="007D46FE"/>
    <w:rsid w:val="007D47B6"/>
    <w:rsid w:val="007D47F7"/>
    <w:rsid w:val="007D480C"/>
    <w:rsid w:val="007D49BE"/>
    <w:rsid w:val="007D49CB"/>
    <w:rsid w:val="007D4B9A"/>
    <w:rsid w:val="007D4CA1"/>
    <w:rsid w:val="007D4DB9"/>
    <w:rsid w:val="007D4F47"/>
    <w:rsid w:val="007D4F8D"/>
    <w:rsid w:val="007D513A"/>
    <w:rsid w:val="007D55A1"/>
    <w:rsid w:val="007D57F7"/>
    <w:rsid w:val="007D5CC9"/>
    <w:rsid w:val="007D5DCA"/>
    <w:rsid w:val="007D5EA8"/>
    <w:rsid w:val="007D5F59"/>
    <w:rsid w:val="007D605C"/>
    <w:rsid w:val="007D6180"/>
    <w:rsid w:val="007D6198"/>
    <w:rsid w:val="007D62DF"/>
    <w:rsid w:val="007D6362"/>
    <w:rsid w:val="007D63CB"/>
    <w:rsid w:val="007D63E3"/>
    <w:rsid w:val="007D6422"/>
    <w:rsid w:val="007D64C5"/>
    <w:rsid w:val="007D66AE"/>
    <w:rsid w:val="007D66D6"/>
    <w:rsid w:val="007D670C"/>
    <w:rsid w:val="007D67A4"/>
    <w:rsid w:val="007D681D"/>
    <w:rsid w:val="007D687B"/>
    <w:rsid w:val="007D68A7"/>
    <w:rsid w:val="007D696A"/>
    <w:rsid w:val="007D69E9"/>
    <w:rsid w:val="007D6AC7"/>
    <w:rsid w:val="007D6AE3"/>
    <w:rsid w:val="007D6AF3"/>
    <w:rsid w:val="007D6B6D"/>
    <w:rsid w:val="007D6B97"/>
    <w:rsid w:val="007D6BFB"/>
    <w:rsid w:val="007D6F31"/>
    <w:rsid w:val="007D7085"/>
    <w:rsid w:val="007D70C5"/>
    <w:rsid w:val="007D7130"/>
    <w:rsid w:val="007D714D"/>
    <w:rsid w:val="007D726A"/>
    <w:rsid w:val="007D757D"/>
    <w:rsid w:val="007D7704"/>
    <w:rsid w:val="007E0120"/>
    <w:rsid w:val="007E0199"/>
    <w:rsid w:val="007E02BE"/>
    <w:rsid w:val="007E033F"/>
    <w:rsid w:val="007E0379"/>
    <w:rsid w:val="007E03F2"/>
    <w:rsid w:val="007E03F7"/>
    <w:rsid w:val="007E0428"/>
    <w:rsid w:val="007E09A8"/>
    <w:rsid w:val="007E09C7"/>
    <w:rsid w:val="007E0C4F"/>
    <w:rsid w:val="007E0CBE"/>
    <w:rsid w:val="007E0CC9"/>
    <w:rsid w:val="007E0F57"/>
    <w:rsid w:val="007E1129"/>
    <w:rsid w:val="007E117A"/>
    <w:rsid w:val="007E11B2"/>
    <w:rsid w:val="007E1261"/>
    <w:rsid w:val="007E12A8"/>
    <w:rsid w:val="007E12D5"/>
    <w:rsid w:val="007E16A1"/>
    <w:rsid w:val="007E1C11"/>
    <w:rsid w:val="007E1C3F"/>
    <w:rsid w:val="007E1C63"/>
    <w:rsid w:val="007E1D28"/>
    <w:rsid w:val="007E1E11"/>
    <w:rsid w:val="007E1E1C"/>
    <w:rsid w:val="007E1EC7"/>
    <w:rsid w:val="007E1F22"/>
    <w:rsid w:val="007E227B"/>
    <w:rsid w:val="007E22A0"/>
    <w:rsid w:val="007E25CF"/>
    <w:rsid w:val="007E2878"/>
    <w:rsid w:val="007E2951"/>
    <w:rsid w:val="007E29C4"/>
    <w:rsid w:val="007E2A9A"/>
    <w:rsid w:val="007E2C73"/>
    <w:rsid w:val="007E2C9B"/>
    <w:rsid w:val="007E2D69"/>
    <w:rsid w:val="007E2DA6"/>
    <w:rsid w:val="007E2E32"/>
    <w:rsid w:val="007E2E90"/>
    <w:rsid w:val="007E2F4C"/>
    <w:rsid w:val="007E3092"/>
    <w:rsid w:val="007E312E"/>
    <w:rsid w:val="007E325A"/>
    <w:rsid w:val="007E3301"/>
    <w:rsid w:val="007E34A6"/>
    <w:rsid w:val="007E34B5"/>
    <w:rsid w:val="007E3575"/>
    <w:rsid w:val="007E3A15"/>
    <w:rsid w:val="007E3AEC"/>
    <w:rsid w:val="007E3BAA"/>
    <w:rsid w:val="007E3D6A"/>
    <w:rsid w:val="007E3E3F"/>
    <w:rsid w:val="007E3EC1"/>
    <w:rsid w:val="007E3F94"/>
    <w:rsid w:val="007E42A5"/>
    <w:rsid w:val="007E42AC"/>
    <w:rsid w:val="007E4419"/>
    <w:rsid w:val="007E44BB"/>
    <w:rsid w:val="007E44CF"/>
    <w:rsid w:val="007E44E0"/>
    <w:rsid w:val="007E45F7"/>
    <w:rsid w:val="007E466E"/>
    <w:rsid w:val="007E4760"/>
    <w:rsid w:val="007E49DD"/>
    <w:rsid w:val="007E4ADD"/>
    <w:rsid w:val="007E4BEB"/>
    <w:rsid w:val="007E4CC2"/>
    <w:rsid w:val="007E4CE0"/>
    <w:rsid w:val="007E4CF7"/>
    <w:rsid w:val="007E4E68"/>
    <w:rsid w:val="007E4E69"/>
    <w:rsid w:val="007E503F"/>
    <w:rsid w:val="007E5111"/>
    <w:rsid w:val="007E52F4"/>
    <w:rsid w:val="007E54A9"/>
    <w:rsid w:val="007E54C2"/>
    <w:rsid w:val="007E5838"/>
    <w:rsid w:val="007E58D2"/>
    <w:rsid w:val="007E5940"/>
    <w:rsid w:val="007E5999"/>
    <w:rsid w:val="007E5AC3"/>
    <w:rsid w:val="007E5B80"/>
    <w:rsid w:val="007E5BF5"/>
    <w:rsid w:val="007E5BF8"/>
    <w:rsid w:val="007E5C6B"/>
    <w:rsid w:val="007E5F92"/>
    <w:rsid w:val="007E5FB8"/>
    <w:rsid w:val="007E6290"/>
    <w:rsid w:val="007E62D2"/>
    <w:rsid w:val="007E632A"/>
    <w:rsid w:val="007E6422"/>
    <w:rsid w:val="007E6461"/>
    <w:rsid w:val="007E6709"/>
    <w:rsid w:val="007E67F0"/>
    <w:rsid w:val="007E6916"/>
    <w:rsid w:val="007E6950"/>
    <w:rsid w:val="007E6A30"/>
    <w:rsid w:val="007E6BCE"/>
    <w:rsid w:val="007E6D90"/>
    <w:rsid w:val="007E6D94"/>
    <w:rsid w:val="007E6EDB"/>
    <w:rsid w:val="007E6F9C"/>
    <w:rsid w:val="007E72F3"/>
    <w:rsid w:val="007E72FA"/>
    <w:rsid w:val="007E77FA"/>
    <w:rsid w:val="007E7AF9"/>
    <w:rsid w:val="007E7B04"/>
    <w:rsid w:val="007E7B0F"/>
    <w:rsid w:val="007E7BCC"/>
    <w:rsid w:val="007E7C56"/>
    <w:rsid w:val="007E7E3E"/>
    <w:rsid w:val="007F0401"/>
    <w:rsid w:val="007F0495"/>
    <w:rsid w:val="007F0645"/>
    <w:rsid w:val="007F064C"/>
    <w:rsid w:val="007F079F"/>
    <w:rsid w:val="007F0863"/>
    <w:rsid w:val="007F08A5"/>
    <w:rsid w:val="007F09FB"/>
    <w:rsid w:val="007F0A8B"/>
    <w:rsid w:val="007F0AC3"/>
    <w:rsid w:val="007F0AD5"/>
    <w:rsid w:val="007F0CAC"/>
    <w:rsid w:val="007F0E9A"/>
    <w:rsid w:val="007F13C7"/>
    <w:rsid w:val="007F149B"/>
    <w:rsid w:val="007F15EF"/>
    <w:rsid w:val="007F15F2"/>
    <w:rsid w:val="007F1737"/>
    <w:rsid w:val="007F17A1"/>
    <w:rsid w:val="007F1851"/>
    <w:rsid w:val="007F1979"/>
    <w:rsid w:val="007F1A6B"/>
    <w:rsid w:val="007F1B0D"/>
    <w:rsid w:val="007F1B33"/>
    <w:rsid w:val="007F1C73"/>
    <w:rsid w:val="007F1CEF"/>
    <w:rsid w:val="007F1D34"/>
    <w:rsid w:val="007F1F2C"/>
    <w:rsid w:val="007F2223"/>
    <w:rsid w:val="007F2488"/>
    <w:rsid w:val="007F26EA"/>
    <w:rsid w:val="007F26F9"/>
    <w:rsid w:val="007F2703"/>
    <w:rsid w:val="007F277E"/>
    <w:rsid w:val="007F2933"/>
    <w:rsid w:val="007F2ADE"/>
    <w:rsid w:val="007F2CC6"/>
    <w:rsid w:val="007F2D3C"/>
    <w:rsid w:val="007F2E03"/>
    <w:rsid w:val="007F2E0D"/>
    <w:rsid w:val="007F3105"/>
    <w:rsid w:val="007F3285"/>
    <w:rsid w:val="007F346C"/>
    <w:rsid w:val="007F35AB"/>
    <w:rsid w:val="007F368C"/>
    <w:rsid w:val="007F369D"/>
    <w:rsid w:val="007F36F9"/>
    <w:rsid w:val="007F3806"/>
    <w:rsid w:val="007F3980"/>
    <w:rsid w:val="007F3AC1"/>
    <w:rsid w:val="007F3B46"/>
    <w:rsid w:val="007F3BA1"/>
    <w:rsid w:val="007F3C70"/>
    <w:rsid w:val="007F3D04"/>
    <w:rsid w:val="007F3D51"/>
    <w:rsid w:val="007F3DF5"/>
    <w:rsid w:val="007F3E25"/>
    <w:rsid w:val="007F3E95"/>
    <w:rsid w:val="007F4030"/>
    <w:rsid w:val="007F4327"/>
    <w:rsid w:val="007F4412"/>
    <w:rsid w:val="007F46CB"/>
    <w:rsid w:val="007F4812"/>
    <w:rsid w:val="007F4981"/>
    <w:rsid w:val="007F4D02"/>
    <w:rsid w:val="007F4D9E"/>
    <w:rsid w:val="007F4E32"/>
    <w:rsid w:val="007F4EFE"/>
    <w:rsid w:val="007F4F72"/>
    <w:rsid w:val="007F5052"/>
    <w:rsid w:val="007F516C"/>
    <w:rsid w:val="007F52A9"/>
    <w:rsid w:val="007F53A8"/>
    <w:rsid w:val="007F5463"/>
    <w:rsid w:val="007F54DE"/>
    <w:rsid w:val="007F558F"/>
    <w:rsid w:val="007F55DD"/>
    <w:rsid w:val="007F56FC"/>
    <w:rsid w:val="007F5892"/>
    <w:rsid w:val="007F58B4"/>
    <w:rsid w:val="007F5E22"/>
    <w:rsid w:val="007F5EB2"/>
    <w:rsid w:val="007F5F49"/>
    <w:rsid w:val="007F606E"/>
    <w:rsid w:val="007F614F"/>
    <w:rsid w:val="007F6163"/>
    <w:rsid w:val="007F6291"/>
    <w:rsid w:val="007F62B5"/>
    <w:rsid w:val="007F6310"/>
    <w:rsid w:val="007F6326"/>
    <w:rsid w:val="007F668D"/>
    <w:rsid w:val="007F669F"/>
    <w:rsid w:val="007F66D5"/>
    <w:rsid w:val="007F6954"/>
    <w:rsid w:val="007F6B38"/>
    <w:rsid w:val="007F6B80"/>
    <w:rsid w:val="007F6E16"/>
    <w:rsid w:val="007F6E49"/>
    <w:rsid w:val="007F6EED"/>
    <w:rsid w:val="007F6FD3"/>
    <w:rsid w:val="007F6FEF"/>
    <w:rsid w:val="007F71EF"/>
    <w:rsid w:val="007F7531"/>
    <w:rsid w:val="007F76EB"/>
    <w:rsid w:val="007F77A0"/>
    <w:rsid w:val="007F780E"/>
    <w:rsid w:val="007F78F2"/>
    <w:rsid w:val="007F7B95"/>
    <w:rsid w:val="007F7EA4"/>
    <w:rsid w:val="007F7F80"/>
    <w:rsid w:val="00800171"/>
    <w:rsid w:val="008001A2"/>
    <w:rsid w:val="0080029F"/>
    <w:rsid w:val="008002F8"/>
    <w:rsid w:val="00800451"/>
    <w:rsid w:val="008004F4"/>
    <w:rsid w:val="008004FD"/>
    <w:rsid w:val="008005F5"/>
    <w:rsid w:val="008007DF"/>
    <w:rsid w:val="008008DE"/>
    <w:rsid w:val="008008E4"/>
    <w:rsid w:val="00800918"/>
    <w:rsid w:val="00800940"/>
    <w:rsid w:val="00800A0A"/>
    <w:rsid w:val="00800A49"/>
    <w:rsid w:val="00800BBF"/>
    <w:rsid w:val="00800C80"/>
    <w:rsid w:val="00800C8B"/>
    <w:rsid w:val="00800CE8"/>
    <w:rsid w:val="00800E0B"/>
    <w:rsid w:val="00801074"/>
    <w:rsid w:val="00801421"/>
    <w:rsid w:val="008014FF"/>
    <w:rsid w:val="00801645"/>
    <w:rsid w:val="0080168B"/>
    <w:rsid w:val="0080170D"/>
    <w:rsid w:val="00801753"/>
    <w:rsid w:val="00801808"/>
    <w:rsid w:val="008019AF"/>
    <w:rsid w:val="00801A2C"/>
    <w:rsid w:val="00801E33"/>
    <w:rsid w:val="00802234"/>
    <w:rsid w:val="00802292"/>
    <w:rsid w:val="0080233B"/>
    <w:rsid w:val="0080289B"/>
    <w:rsid w:val="008028BA"/>
    <w:rsid w:val="008028C7"/>
    <w:rsid w:val="00802B4B"/>
    <w:rsid w:val="00802B7A"/>
    <w:rsid w:val="00802BF3"/>
    <w:rsid w:val="00802BFE"/>
    <w:rsid w:val="00802C29"/>
    <w:rsid w:val="00802D06"/>
    <w:rsid w:val="00802DB7"/>
    <w:rsid w:val="00802EB7"/>
    <w:rsid w:val="00802EE9"/>
    <w:rsid w:val="00802FF9"/>
    <w:rsid w:val="008030DC"/>
    <w:rsid w:val="00803404"/>
    <w:rsid w:val="0080340C"/>
    <w:rsid w:val="008034DF"/>
    <w:rsid w:val="008034F6"/>
    <w:rsid w:val="00803581"/>
    <w:rsid w:val="00803689"/>
    <w:rsid w:val="008036B5"/>
    <w:rsid w:val="008036D9"/>
    <w:rsid w:val="008036ED"/>
    <w:rsid w:val="00803994"/>
    <w:rsid w:val="008039C0"/>
    <w:rsid w:val="00803B07"/>
    <w:rsid w:val="00803E13"/>
    <w:rsid w:val="00803F23"/>
    <w:rsid w:val="00803FDF"/>
    <w:rsid w:val="00803FE3"/>
    <w:rsid w:val="008040C0"/>
    <w:rsid w:val="00804107"/>
    <w:rsid w:val="008041C7"/>
    <w:rsid w:val="008042CE"/>
    <w:rsid w:val="0080439A"/>
    <w:rsid w:val="008044E4"/>
    <w:rsid w:val="00804508"/>
    <w:rsid w:val="00804575"/>
    <w:rsid w:val="00804673"/>
    <w:rsid w:val="008046A7"/>
    <w:rsid w:val="00804A27"/>
    <w:rsid w:val="00804C77"/>
    <w:rsid w:val="00804C7C"/>
    <w:rsid w:val="00804F0E"/>
    <w:rsid w:val="008051DE"/>
    <w:rsid w:val="008051F2"/>
    <w:rsid w:val="008052FC"/>
    <w:rsid w:val="008053E0"/>
    <w:rsid w:val="00805415"/>
    <w:rsid w:val="00805644"/>
    <w:rsid w:val="0080564B"/>
    <w:rsid w:val="00805709"/>
    <w:rsid w:val="0080579B"/>
    <w:rsid w:val="0080590D"/>
    <w:rsid w:val="0080599A"/>
    <w:rsid w:val="00805A3F"/>
    <w:rsid w:val="00805C99"/>
    <w:rsid w:val="00805CEC"/>
    <w:rsid w:val="0080610C"/>
    <w:rsid w:val="00806249"/>
    <w:rsid w:val="008062B5"/>
    <w:rsid w:val="008064A2"/>
    <w:rsid w:val="008064CB"/>
    <w:rsid w:val="008064E2"/>
    <w:rsid w:val="0080658D"/>
    <w:rsid w:val="0080662C"/>
    <w:rsid w:val="008066D8"/>
    <w:rsid w:val="00806B7B"/>
    <w:rsid w:val="00807070"/>
    <w:rsid w:val="00807142"/>
    <w:rsid w:val="0080740C"/>
    <w:rsid w:val="00807633"/>
    <w:rsid w:val="0080764D"/>
    <w:rsid w:val="00807769"/>
    <w:rsid w:val="00807906"/>
    <w:rsid w:val="00807A76"/>
    <w:rsid w:val="00807D8A"/>
    <w:rsid w:val="0081013A"/>
    <w:rsid w:val="00810175"/>
    <w:rsid w:val="00810294"/>
    <w:rsid w:val="0081039E"/>
    <w:rsid w:val="008103E2"/>
    <w:rsid w:val="008104FA"/>
    <w:rsid w:val="008106CF"/>
    <w:rsid w:val="008107A7"/>
    <w:rsid w:val="00810884"/>
    <w:rsid w:val="008109DF"/>
    <w:rsid w:val="00810CB1"/>
    <w:rsid w:val="00810D92"/>
    <w:rsid w:val="00810FC2"/>
    <w:rsid w:val="00811058"/>
    <w:rsid w:val="00811445"/>
    <w:rsid w:val="008114BB"/>
    <w:rsid w:val="0081156D"/>
    <w:rsid w:val="008116B7"/>
    <w:rsid w:val="008116DE"/>
    <w:rsid w:val="0081198E"/>
    <w:rsid w:val="00811BC2"/>
    <w:rsid w:val="00811DEC"/>
    <w:rsid w:val="00811FFA"/>
    <w:rsid w:val="008120C6"/>
    <w:rsid w:val="008120F9"/>
    <w:rsid w:val="00812360"/>
    <w:rsid w:val="0081240B"/>
    <w:rsid w:val="0081257A"/>
    <w:rsid w:val="00812669"/>
    <w:rsid w:val="0081266D"/>
    <w:rsid w:val="00812769"/>
    <w:rsid w:val="008127B8"/>
    <w:rsid w:val="0081299C"/>
    <w:rsid w:val="008129B6"/>
    <w:rsid w:val="00812AA6"/>
    <w:rsid w:val="00812AE2"/>
    <w:rsid w:val="00812C71"/>
    <w:rsid w:val="00812C7C"/>
    <w:rsid w:val="00812F62"/>
    <w:rsid w:val="00813191"/>
    <w:rsid w:val="00813361"/>
    <w:rsid w:val="0081352E"/>
    <w:rsid w:val="00813693"/>
    <w:rsid w:val="008138DC"/>
    <w:rsid w:val="00813AB1"/>
    <w:rsid w:val="00813ABA"/>
    <w:rsid w:val="00813BBF"/>
    <w:rsid w:val="00813C89"/>
    <w:rsid w:val="00813C9E"/>
    <w:rsid w:val="00813CD3"/>
    <w:rsid w:val="00813E0E"/>
    <w:rsid w:val="00813EC4"/>
    <w:rsid w:val="00814085"/>
    <w:rsid w:val="008140F5"/>
    <w:rsid w:val="008141F6"/>
    <w:rsid w:val="008145E7"/>
    <w:rsid w:val="008146A5"/>
    <w:rsid w:val="008146D2"/>
    <w:rsid w:val="0081478C"/>
    <w:rsid w:val="00814794"/>
    <w:rsid w:val="008148B4"/>
    <w:rsid w:val="0081495F"/>
    <w:rsid w:val="008149BE"/>
    <w:rsid w:val="008149FF"/>
    <w:rsid w:val="00814A18"/>
    <w:rsid w:val="00814DAA"/>
    <w:rsid w:val="00814DCC"/>
    <w:rsid w:val="00814FDF"/>
    <w:rsid w:val="008150FF"/>
    <w:rsid w:val="008154A5"/>
    <w:rsid w:val="00815524"/>
    <w:rsid w:val="00815542"/>
    <w:rsid w:val="00815756"/>
    <w:rsid w:val="00815796"/>
    <w:rsid w:val="008159A8"/>
    <w:rsid w:val="00815B68"/>
    <w:rsid w:val="00815CA5"/>
    <w:rsid w:val="00815FD1"/>
    <w:rsid w:val="0081604E"/>
    <w:rsid w:val="00816068"/>
    <w:rsid w:val="0081643E"/>
    <w:rsid w:val="00816441"/>
    <w:rsid w:val="008164E8"/>
    <w:rsid w:val="00816559"/>
    <w:rsid w:val="0081657F"/>
    <w:rsid w:val="008165FE"/>
    <w:rsid w:val="00816600"/>
    <w:rsid w:val="00816729"/>
    <w:rsid w:val="0081683F"/>
    <w:rsid w:val="0081686C"/>
    <w:rsid w:val="008168C1"/>
    <w:rsid w:val="008168FF"/>
    <w:rsid w:val="0081695D"/>
    <w:rsid w:val="0081696C"/>
    <w:rsid w:val="00816985"/>
    <w:rsid w:val="00816C81"/>
    <w:rsid w:val="00816C85"/>
    <w:rsid w:val="00816D38"/>
    <w:rsid w:val="00816DC7"/>
    <w:rsid w:val="00816E35"/>
    <w:rsid w:val="00816F14"/>
    <w:rsid w:val="0081719B"/>
    <w:rsid w:val="0081725C"/>
    <w:rsid w:val="00817378"/>
    <w:rsid w:val="0081742C"/>
    <w:rsid w:val="0081757F"/>
    <w:rsid w:val="008175DA"/>
    <w:rsid w:val="00817637"/>
    <w:rsid w:val="008176FC"/>
    <w:rsid w:val="008178E9"/>
    <w:rsid w:val="008178FC"/>
    <w:rsid w:val="008179D0"/>
    <w:rsid w:val="00817B6D"/>
    <w:rsid w:val="00817D6B"/>
    <w:rsid w:val="00817DCD"/>
    <w:rsid w:val="00817EF8"/>
    <w:rsid w:val="00817F9B"/>
    <w:rsid w:val="00820021"/>
    <w:rsid w:val="00820078"/>
    <w:rsid w:val="008200D9"/>
    <w:rsid w:val="008202F6"/>
    <w:rsid w:val="00820479"/>
    <w:rsid w:val="00820707"/>
    <w:rsid w:val="00820A5B"/>
    <w:rsid w:val="00820C0B"/>
    <w:rsid w:val="00820D67"/>
    <w:rsid w:val="00820EB6"/>
    <w:rsid w:val="008210BB"/>
    <w:rsid w:val="008213A6"/>
    <w:rsid w:val="008213B4"/>
    <w:rsid w:val="008215DD"/>
    <w:rsid w:val="00821733"/>
    <w:rsid w:val="00821748"/>
    <w:rsid w:val="008217DA"/>
    <w:rsid w:val="00821A2B"/>
    <w:rsid w:val="00821B4F"/>
    <w:rsid w:val="00821BFE"/>
    <w:rsid w:val="00821C80"/>
    <w:rsid w:val="00821C92"/>
    <w:rsid w:val="00821FA4"/>
    <w:rsid w:val="00822009"/>
    <w:rsid w:val="008223C1"/>
    <w:rsid w:val="008223E0"/>
    <w:rsid w:val="00822621"/>
    <w:rsid w:val="00822643"/>
    <w:rsid w:val="0082279F"/>
    <w:rsid w:val="00822909"/>
    <w:rsid w:val="00822913"/>
    <w:rsid w:val="00822E54"/>
    <w:rsid w:val="00822F14"/>
    <w:rsid w:val="008231AF"/>
    <w:rsid w:val="008232AA"/>
    <w:rsid w:val="0082356B"/>
    <w:rsid w:val="00823613"/>
    <w:rsid w:val="0082373E"/>
    <w:rsid w:val="00823807"/>
    <w:rsid w:val="008239CC"/>
    <w:rsid w:val="00823BF0"/>
    <w:rsid w:val="00823D08"/>
    <w:rsid w:val="00823D54"/>
    <w:rsid w:val="00824025"/>
    <w:rsid w:val="0082405D"/>
    <w:rsid w:val="0082409E"/>
    <w:rsid w:val="00824178"/>
    <w:rsid w:val="008243BF"/>
    <w:rsid w:val="008243CF"/>
    <w:rsid w:val="0082440F"/>
    <w:rsid w:val="0082462F"/>
    <w:rsid w:val="008246E6"/>
    <w:rsid w:val="0082474B"/>
    <w:rsid w:val="00824780"/>
    <w:rsid w:val="00824A3E"/>
    <w:rsid w:val="00824B95"/>
    <w:rsid w:val="00824C21"/>
    <w:rsid w:val="00824C85"/>
    <w:rsid w:val="00824D15"/>
    <w:rsid w:val="00824F06"/>
    <w:rsid w:val="00824F2D"/>
    <w:rsid w:val="0082506A"/>
    <w:rsid w:val="008250BF"/>
    <w:rsid w:val="008250D6"/>
    <w:rsid w:val="00825143"/>
    <w:rsid w:val="008251DD"/>
    <w:rsid w:val="00825249"/>
    <w:rsid w:val="008253E6"/>
    <w:rsid w:val="008254E8"/>
    <w:rsid w:val="00825565"/>
    <w:rsid w:val="0082559D"/>
    <w:rsid w:val="00825635"/>
    <w:rsid w:val="00825743"/>
    <w:rsid w:val="00825825"/>
    <w:rsid w:val="00825874"/>
    <w:rsid w:val="00825945"/>
    <w:rsid w:val="00825A36"/>
    <w:rsid w:val="00825B29"/>
    <w:rsid w:val="00825C10"/>
    <w:rsid w:val="00825F7C"/>
    <w:rsid w:val="00825FFE"/>
    <w:rsid w:val="00826266"/>
    <w:rsid w:val="008262C5"/>
    <w:rsid w:val="008262CB"/>
    <w:rsid w:val="008262D4"/>
    <w:rsid w:val="00826431"/>
    <w:rsid w:val="008265DD"/>
    <w:rsid w:val="00826847"/>
    <w:rsid w:val="0082689F"/>
    <w:rsid w:val="008269A8"/>
    <w:rsid w:val="00826B4F"/>
    <w:rsid w:val="00826D1B"/>
    <w:rsid w:val="00826D86"/>
    <w:rsid w:val="00826ED3"/>
    <w:rsid w:val="00827083"/>
    <w:rsid w:val="0082710F"/>
    <w:rsid w:val="00827168"/>
    <w:rsid w:val="00827235"/>
    <w:rsid w:val="00827264"/>
    <w:rsid w:val="008272B2"/>
    <w:rsid w:val="0082751A"/>
    <w:rsid w:val="00827727"/>
    <w:rsid w:val="0082786E"/>
    <w:rsid w:val="00827DCA"/>
    <w:rsid w:val="00827E1E"/>
    <w:rsid w:val="00827EED"/>
    <w:rsid w:val="00830343"/>
    <w:rsid w:val="008305FD"/>
    <w:rsid w:val="00830602"/>
    <w:rsid w:val="00830689"/>
    <w:rsid w:val="0083077A"/>
    <w:rsid w:val="00830819"/>
    <w:rsid w:val="00830881"/>
    <w:rsid w:val="00830890"/>
    <w:rsid w:val="0083091E"/>
    <w:rsid w:val="00830938"/>
    <w:rsid w:val="008309EB"/>
    <w:rsid w:val="00830CF1"/>
    <w:rsid w:val="00830E44"/>
    <w:rsid w:val="00830F05"/>
    <w:rsid w:val="00831156"/>
    <w:rsid w:val="00831196"/>
    <w:rsid w:val="008311CA"/>
    <w:rsid w:val="00831231"/>
    <w:rsid w:val="00831273"/>
    <w:rsid w:val="008312B0"/>
    <w:rsid w:val="008312E7"/>
    <w:rsid w:val="0083154D"/>
    <w:rsid w:val="0083159A"/>
    <w:rsid w:val="00831628"/>
    <w:rsid w:val="00831716"/>
    <w:rsid w:val="0083180E"/>
    <w:rsid w:val="00831858"/>
    <w:rsid w:val="008318CD"/>
    <w:rsid w:val="008318E2"/>
    <w:rsid w:val="00831941"/>
    <w:rsid w:val="00831BA7"/>
    <w:rsid w:val="00831C17"/>
    <w:rsid w:val="00831E5E"/>
    <w:rsid w:val="00831E7E"/>
    <w:rsid w:val="00832022"/>
    <w:rsid w:val="008320B1"/>
    <w:rsid w:val="008324C0"/>
    <w:rsid w:val="0083270D"/>
    <w:rsid w:val="00832887"/>
    <w:rsid w:val="008328DC"/>
    <w:rsid w:val="008329D4"/>
    <w:rsid w:val="008329EB"/>
    <w:rsid w:val="00832A1D"/>
    <w:rsid w:val="00832AA8"/>
    <w:rsid w:val="00832BD2"/>
    <w:rsid w:val="00832C4D"/>
    <w:rsid w:val="00832EE2"/>
    <w:rsid w:val="00832F01"/>
    <w:rsid w:val="008332ED"/>
    <w:rsid w:val="0083340B"/>
    <w:rsid w:val="00833763"/>
    <w:rsid w:val="00833C62"/>
    <w:rsid w:val="00833D52"/>
    <w:rsid w:val="00833DE9"/>
    <w:rsid w:val="00833FB5"/>
    <w:rsid w:val="00834004"/>
    <w:rsid w:val="00834060"/>
    <w:rsid w:val="00834246"/>
    <w:rsid w:val="008342C4"/>
    <w:rsid w:val="0083477B"/>
    <w:rsid w:val="008347D9"/>
    <w:rsid w:val="00834A69"/>
    <w:rsid w:val="00834ACD"/>
    <w:rsid w:val="00834B2A"/>
    <w:rsid w:val="00834B4A"/>
    <w:rsid w:val="00834BBF"/>
    <w:rsid w:val="00834EC2"/>
    <w:rsid w:val="00834F4E"/>
    <w:rsid w:val="00834FC7"/>
    <w:rsid w:val="00834FE6"/>
    <w:rsid w:val="0083553F"/>
    <w:rsid w:val="00835898"/>
    <w:rsid w:val="008358A3"/>
    <w:rsid w:val="008359D6"/>
    <w:rsid w:val="00835AC2"/>
    <w:rsid w:val="00835B15"/>
    <w:rsid w:val="00835DF1"/>
    <w:rsid w:val="00835EC4"/>
    <w:rsid w:val="00835FD9"/>
    <w:rsid w:val="00835FE2"/>
    <w:rsid w:val="00835FE9"/>
    <w:rsid w:val="008360F8"/>
    <w:rsid w:val="00836170"/>
    <w:rsid w:val="00836238"/>
    <w:rsid w:val="00836588"/>
    <w:rsid w:val="008367BE"/>
    <w:rsid w:val="008368B5"/>
    <w:rsid w:val="00836BA7"/>
    <w:rsid w:val="00836BDA"/>
    <w:rsid w:val="00836CF6"/>
    <w:rsid w:val="00836F46"/>
    <w:rsid w:val="008370F3"/>
    <w:rsid w:val="00837134"/>
    <w:rsid w:val="00837179"/>
    <w:rsid w:val="008371D0"/>
    <w:rsid w:val="008373A0"/>
    <w:rsid w:val="0083758E"/>
    <w:rsid w:val="00837605"/>
    <w:rsid w:val="008376F8"/>
    <w:rsid w:val="008377BE"/>
    <w:rsid w:val="008377E1"/>
    <w:rsid w:val="008377EC"/>
    <w:rsid w:val="008377FB"/>
    <w:rsid w:val="008379C0"/>
    <w:rsid w:val="00837ADC"/>
    <w:rsid w:val="00837C1E"/>
    <w:rsid w:val="00837D9A"/>
    <w:rsid w:val="00837DD4"/>
    <w:rsid w:val="0084005F"/>
    <w:rsid w:val="00840070"/>
    <w:rsid w:val="00840080"/>
    <w:rsid w:val="0084053F"/>
    <w:rsid w:val="00840757"/>
    <w:rsid w:val="008408B1"/>
    <w:rsid w:val="008409F8"/>
    <w:rsid w:val="00840A2E"/>
    <w:rsid w:val="00840A32"/>
    <w:rsid w:val="00840AE4"/>
    <w:rsid w:val="00840C10"/>
    <w:rsid w:val="00840D87"/>
    <w:rsid w:val="00840E31"/>
    <w:rsid w:val="00840F88"/>
    <w:rsid w:val="00841111"/>
    <w:rsid w:val="00841506"/>
    <w:rsid w:val="00841613"/>
    <w:rsid w:val="00841733"/>
    <w:rsid w:val="00841BF5"/>
    <w:rsid w:val="00842171"/>
    <w:rsid w:val="00842235"/>
    <w:rsid w:val="008423B9"/>
    <w:rsid w:val="008423EB"/>
    <w:rsid w:val="00842470"/>
    <w:rsid w:val="00842557"/>
    <w:rsid w:val="008425B5"/>
    <w:rsid w:val="00842617"/>
    <w:rsid w:val="008427FD"/>
    <w:rsid w:val="008429CA"/>
    <w:rsid w:val="00842DD7"/>
    <w:rsid w:val="00842E69"/>
    <w:rsid w:val="008430DC"/>
    <w:rsid w:val="00843205"/>
    <w:rsid w:val="0084321E"/>
    <w:rsid w:val="0084371A"/>
    <w:rsid w:val="00843902"/>
    <w:rsid w:val="00843D4F"/>
    <w:rsid w:val="00843D9D"/>
    <w:rsid w:val="00843E5A"/>
    <w:rsid w:val="00843FAA"/>
    <w:rsid w:val="00844389"/>
    <w:rsid w:val="0084438F"/>
    <w:rsid w:val="0084439F"/>
    <w:rsid w:val="00844605"/>
    <w:rsid w:val="008447E1"/>
    <w:rsid w:val="008447F2"/>
    <w:rsid w:val="0084494D"/>
    <w:rsid w:val="008450A5"/>
    <w:rsid w:val="0084518E"/>
    <w:rsid w:val="00845200"/>
    <w:rsid w:val="0084561B"/>
    <w:rsid w:val="008456B3"/>
    <w:rsid w:val="00845B91"/>
    <w:rsid w:val="00845BCF"/>
    <w:rsid w:val="00845CA3"/>
    <w:rsid w:val="00845DCA"/>
    <w:rsid w:val="00845E18"/>
    <w:rsid w:val="00845F1F"/>
    <w:rsid w:val="00845FEE"/>
    <w:rsid w:val="00846076"/>
    <w:rsid w:val="00846136"/>
    <w:rsid w:val="00846138"/>
    <w:rsid w:val="008461E5"/>
    <w:rsid w:val="0084631E"/>
    <w:rsid w:val="0084662E"/>
    <w:rsid w:val="00846733"/>
    <w:rsid w:val="00846796"/>
    <w:rsid w:val="00846882"/>
    <w:rsid w:val="00846AF9"/>
    <w:rsid w:val="00846B79"/>
    <w:rsid w:val="00846C6C"/>
    <w:rsid w:val="00846CD9"/>
    <w:rsid w:val="00846CE7"/>
    <w:rsid w:val="00846CED"/>
    <w:rsid w:val="00846DB3"/>
    <w:rsid w:val="00846EFA"/>
    <w:rsid w:val="00846F02"/>
    <w:rsid w:val="00847100"/>
    <w:rsid w:val="00847222"/>
    <w:rsid w:val="008472DD"/>
    <w:rsid w:val="0084745B"/>
    <w:rsid w:val="008476D3"/>
    <w:rsid w:val="008476D5"/>
    <w:rsid w:val="0084779C"/>
    <w:rsid w:val="00847A04"/>
    <w:rsid w:val="00847B56"/>
    <w:rsid w:val="00847BEF"/>
    <w:rsid w:val="00847CF6"/>
    <w:rsid w:val="00847DD5"/>
    <w:rsid w:val="00847FDE"/>
    <w:rsid w:val="00850194"/>
    <w:rsid w:val="008501AC"/>
    <w:rsid w:val="008502D8"/>
    <w:rsid w:val="0085061D"/>
    <w:rsid w:val="00850635"/>
    <w:rsid w:val="00850701"/>
    <w:rsid w:val="00850AF2"/>
    <w:rsid w:val="00850B10"/>
    <w:rsid w:val="00850BDB"/>
    <w:rsid w:val="00850DAF"/>
    <w:rsid w:val="00851443"/>
    <w:rsid w:val="0085149A"/>
    <w:rsid w:val="0085149B"/>
    <w:rsid w:val="00851553"/>
    <w:rsid w:val="0085187F"/>
    <w:rsid w:val="008518F3"/>
    <w:rsid w:val="00851A1A"/>
    <w:rsid w:val="00851C85"/>
    <w:rsid w:val="00851CDE"/>
    <w:rsid w:val="00851E01"/>
    <w:rsid w:val="00851F12"/>
    <w:rsid w:val="008521D3"/>
    <w:rsid w:val="00852220"/>
    <w:rsid w:val="00852387"/>
    <w:rsid w:val="008524AD"/>
    <w:rsid w:val="00852555"/>
    <w:rsid w:val="00852612"/>
    <w:rsid w:val="008526D9"/>
    <w:rsid w:val="008526E7"/>
    <w:rsid w:val="008526FF"/>
    <w:rsid w:val="00852787"/>
    <w:rsid w:val="00852917"/>
    <w:rsid w:val="00852968"/>
    <w:rsid w:val="008529B5"/>
    <w:rsid w:val="008529FA"/>
    <w:rsid w:val="00852A60"/>
    <w:rsid w:val="00852FF8"/>
    <w:rsid w:val="00853223"/>
    <w:rsid w:val="008535B8"/>
    <w:rsid w:val="00853668"/>
    <w:rsid w:val="00853837"/>
    <w:rsid w:val="00853921"/>
    <w:rsid w:val="00853A3A"/>
    <w:rsid w:val="00853A4F"/>
    <w:rsid w:val="00853ADB"/>
    <w:rsid w:val="00853C0B"/>
    <w:rsid w:val="00853F97"/>
    <w:rsid w:val="0085405C"/>
    <w:rsid w:val="00854088"/>
    <w:rsid w:val="00854113"/>
    <w:rsid w:val="00854128"/>
    <w:rsid w:val="0085412A"/>
    <w:rsid w:val="00854200"/>
    <w:rsid w:val="0085433B"/>
    <w:rsid w:val="008544AB"/>
    <w:rsid w:val="0085462B"/>
    <w:rsid w:val="00854682"/>
    <w:rsid w:val="008547F4"/>
    <w:rsid w:val="00854AE0"/>
    <w:rsid w:val="00854D62"/>
    <w:rsid w:val="00854DB8"/>
    <w:rsid w:val="00854DD4"/>
    <w:rsid w:val="00854EA3"/>
    <w:rsid w:val="008550B3"/>
    <w:rsid w:val="008551C8"/>
    <w:rsid w:val="008552EE"/>
    <w:rsid w:val="0085579F"/>
    <w:rsid w:val="0085584D"/>
    <w:rsid w:val="008558D1"/>
    <w:rsid w:val="008558EB"/>
    <w:rsid w:val="00855950"/>
    <w:rsid w:val="008559FC"/>
    <w:rsid w:val="00855AD8"/>
    <w:rsid w:val="00855CE3"/>
    <w:rsid w:val="00855D7A"/>
    <w:rsid w:val="00855F84"/>
    <w:rsid w:val="00855FA9"/>
    <w:rsid w:val="00856043"/>
    <w:rsid w:val="00856067"/>
    <w:rsid w:val="008561B1"/>
    <w:rsid w:val="008564E6"/>
    <w:rsid w:val="0085656D"/>
    <w:rsid w:val="00856665"/>
    <w:rsid w:val="00856719"/>
    <w:rsid w:val="008567DA"/>
    <w:rsid w:val="00856973"/>
    <w:rsid w:val="008569E0"/>
    <w:rsid w:val="00856AC4"/>
    <w:rsid w:val="00856DB4"/>
    <w:rsid w:val="00856E7F"/>
    <w:rsid w:val="00856F88"/>
    <w:rsid w:val="00856FB8"/>
    <w:rsid w:val="008570CA"/>
    <w:rsid w:val="008571AF"/>
    <w:rsid w:val="00857626"/>
    <w:rsid w:val="008576E9"/>
    <w:rsid w:val="00857770"/>
    <w:rsid w:val="00857775"/>
    <w:rsid w:val="00857930"/>
    <w:rsid w:val="00857AA5"/>
    <w:rsid w:val="00857B78"/>
    <w:rsid w:val="00857EBF"/>
    <w:rsid w:val="00857F77"/>
    <w:rsid w:val="00857F7A"/>
    <w:rsid w:val="008601DD"/>
    <w:rsid w:val="0086031F"/>
    <w:rsid w:val="00860350"/>
    <w:rsid w:val="0086055B"/>
    <w:rsid w:val="00860581"/>
    <w:rsid w:val="00860667"/>
    <w:rsid w:val="0086069B"/>
    <w:rsid w:val="008606C4"/>
    <w:rsid w:val="0086076B"/>
    <w:rsid w:val="008607FE"/>
    <w:rsid w:val="00860AB9"/>
    <w:rsid w:val="00860AEC"/>
    <w:rsid w:val="00860C1B"/>
    <w:rsid w:val="00860EAC"/>
    <w:rsid w:val="00860EF0"/>
    <w:rsid w:val="008610AE"/>
    <w:rsid w:val="008610B3"/>
    <w:rsid w:val="008610C1"/>
    <w:rsid w:val="008610D7"/>
    <w:rsid w:val="0086118C"/>
    <w:rsid w:val="00861203"/>
    <w:rsid w:val="0086142B"/>
    <w:rsid w:val="008615F8"/>
    <w:rsid w:val="008615FB"/>
    <w:rsid w:val="00861673"/>
    <w:rsid w:val="00861700"/>
    <w:rsid w:val="00861A7A"/>
    <w:rsid w:val="00861A92"/>
    <w:rsid w:val="00861CF3"/>
    <w:rsid w:val="00861D7D"/>
    <w:rsid w:val="00861F45"/>
    <w:rsid w:val="00862038"/>
    <w:rsid w:val="008621E9"/>
    <w:rsid w:val="00862674"/>
    <w:rsid w:val="008626BD"/>
    <w:rsid w:val="008626EA"/>
    <w:rsid w:val="00862889"/>
    <w:rsid w:val="00863068"/>
    <w:rsid w:val="0086308A"/>
    <w:rsid w:val="00863175"/>
    <w:rsid w:val="008631AB"/>
    <w:rsid w:val="00863698"/>
    <w:rsid w:val="00863901"/>
    <w:rsid w:val="00863920"/>
    <w:rsid w:val="0086396E"/>
    <w:rsid w:val="008639F3"/>
    <w:rsid w:val="00863A6E"/>
    <w:rsid w:val="00863AAA"/>
    <w:rsid w:val="00863C8B"/>
    <w:rsid w:val="00863CD0"/>
    <w:rsid w:val="00863EEF"/>
    <w:rsid w:val="0086416A"/>
    <w:rsid w:val="00864174"/>
    <w:rsid w:val="00864305"/>
    <w:rsid w:val="008643A1"/>
    <w:rsid w:val="00864680"/>
    <w:rsid w:val="008647C6"/>
    <w:rsid w:val="008648B2"/>
    <w:rsid w:val="00864906"/>
    <w:rsid w:val="00864982"/>
    <w:rsid w:val="00864ADD"/>
    <w:rsid w:val="00864B63"/>
    <w:rsid w:val="00864C3E"/>
    <w:rsid w:val="00864DCC"/>
    <w:rsid w:val="00864E86"/>
    <w:rsid w:val="00864E99"/>
    <w:rsid w:val="0086507E"/>
    <w:rsid w:val="008650E1"/>
    <w:rsid w:val="008650F1"/>
    <w:rsid w:val="0086514F"/>
    <w:rsid w:val="00865164"/>
    <w:rsid w:val="00865218"/>
    <w:rsid w:val="00865329"/>
    <w:rsid w:val="00865504"/>
    <w:rsid w:val="00865560"/>
    <w:rsid w:val="00865568"/>
    <w:rsid w:val="00865572"/>
    <w:rsid w:val="0086557D"/>
    <w:rsid w:val="00865665"/>
    <w:rsid w:val="00865767"/>
    <w:rsid w:val="0086586D"/>
    <w:rsid w:val="00865876"/>
    <w:rsid w:val="0086591C"/>
    <w:rsid w:val="00865A9C"/>
    <w:rsid w:val="00865B5B"/>
    <w:rsid w:val="00865CFD"/>
    <w:rsid w:val="00865D73"/>
    <w:rsid w:val="00865D79"/>
    <w:rsid w:val="00865E5B"/>
    <w:rsid w:val="00865E95"/>
    <w:rsid w:val="00865EE9"/>
    <w:rsid w:val="00866090"/>
    <w:rsid w:val="0086612B"/>
    <w:rsid w:val="008661E5"/>
    <w:rsid w:val="0086636F"/>
    <w:rsid w:val="008663E0"/>
    <w:rsid w:val="00866433"/>
    <w:rsid w:val="008665F0"/>
    <w:rsid w:val="0086670F"/>
    <w:rsid w:val="00866B49"/>
    <w:rsid w:val="00866C74"/>
    <w:rsid w:val="00866EC1"/>
    <w:rsid w:val="00866F0E"/>
    <w:rsid w:val="00867146"/>
    <w:rsid w:val="0086718D"/>
    <w:rsid w:val="008671D4"/>
    <w:rsid w:val="0086725D"/>
    <w:rsid w:val="0086738F"/>
    <w:rsid w:val="00867640"/>
    <w:rsid w:val="00867783"/>
    <w:rsid w:val="008678F4"/>
    <w:rsid w:val="0086799E"/>
    <w:rsid w:val="00867C14"/>
    <w:rsid w:val="00867E81"/>
    <w:rsid w:val="00867EB9"/>
    <w:rsid w:val="00867EBB"/>
    <w:rsid w:val="00867EEC"/>
    <w:rsid w:val="00867F36"/>
    <w:rsid w:val="00870050"/>
    <w:rsid w:val="0087028D"/>
    <w:rsid w:val="008702C5"/>
    <w:rsid w:val="00870684"/>
    <w:rsid w:val="008706D4"/>
    <w:rsid w:val="008707CB"/>
    <w:rsid w:val="00870811"/>
    <w:rsid w:val="008709EF"/>
    <w:rsid w:val="00870B29"/>
    <w:rsid w:val="00870C58"/>
    <w:rsid w:val="00870CA0"/>
    <w:rsid w:val="00870D10"/>
    <w:rsid w:val="00871104"/>
    <w:rsid w:val="008716C5"/>
    <w:rsid w:val="008717E8"/>
    <w:rsid w:val="00871ADC"/>
    <w:rsid w:val="00871ADD"/>
    <w:rsid w:val="00871C0B"/>
    <w:rsid w:val="00871D22"/>
    <w:rsid w:val="00871E40"/>
    <w:rsid w:val="00871E72"/>
    <w:rsid w:val="00871ECE"/>
    <w:rsid w:val="0087206A"/>
    <w:rsid w:val="00872082"/>
    <w:rsid w:val="0087218C"/>
    <w:rsid w:val="0087239F"/>
    <w:rsid w:val="00872466"/>
    <w:rsid w:val="008725EB"/>
    <w:rsid w:val="00872614"/>
    <w:rsid w:val="00872740"/>
    <w:rsid w:val="00872ABE"/>
    <w:rsid w:val="00872BD1"/>
    <w:rsid w:val="00872D69"/>
    <w:rsid w:val="00873160"/>
    <w:rsid w:val="0087317C"/>
    <w:rsid w:val="00873319"/>
    <w:rsid w:val="00873556"/>
    <w:rsid w:val="00873563"/>
    <w:rsid w:val="0087356C"/>
    <w:rsid w:val="0087357C"/>
    <w:rsid w:val="0087368F"/>
    <w:rsid w:val="00873761"/>
    <w:rsid w:val="0087380D"/>
    <w:rsid w:val="0087383A"/>
    <w:rsid w:val="008739B4"/>
    <w:rsid w:val="00873B8B"/>
    <w:rsid w:val="00873D62"/>
    <w:rsid w:val="00873EC0"/>
    <w:rsid w:val="008742A0"/>
    <w:rsid w:val="008746E4"/>
    <w:rsid w:val="0087471B"/>
    <w:rsid w:val="00874851"/>
    <w:rsid w:val="008748C2"/>
    <w:rsid w:val="008748F3"/>
    <w:rsid w:val="00874AB3"/>
    <w:rsid w:val="00874B28"/>
    <w:rsid w:val="00874D3B"/>
    <w:rsid w:val="00874D77"/>
    <w:rsid w:val="00874DC4"/>
    <w:rsid w:val="00874F4D"/>
    <w:rsid w:val="00874F96"/>
    <w:rsid w:val="00874FA7"/>
    <w:rsid w:val="00874FF7"/>
    <w:rsid w:val="0087530B"/>
    <w:rsid w:val="00875467"/>
    <w:rsid w:val="00875514"/>
    <w:rsid w:val="008755D7"/>
    <w:rsid w:val="008756FE"/>
    <w:rsid w:val="00875975"/>
    <w:rsid w:val="00875B12"/>
    <w:rsid w:val="00875BB6"/>
    <w:rsid w:val="00875BEE"/>
    <w:rsid w:val="00875C6B"/>
    <w:rsid w:val="00875C91"/>
    <w:rsid w:val="00875D06"/>
    <w:rsid w:val="00875F73"/>
    <w:rsid w:val="00875FC8"/>
    <w:rsid w:val="0087606F"/>
    <w:rsid w:val="008760C8"/>
    <w:rsid w:val="0087610C"/>
    <w:rsid w:val="00876121"/>
    <w:rsid w:val="00876421"/>
    <w:rsid w:val="008764EA"/>
    <w:rsid w:val="008765DB"/>
    <w:rsid w:val="00876850"/>
    <w:rsid w:val="00876929"/>
    <w:rsid w:val="008769FD"/>
    <w:rsid w:val="00876A0B"/>
    <w:rsid w:val="00876B92"/>
    <w:rsid w:val="00876D21"/>
    <w:rsid w:val="00876DE6"/>
    <w:rsid w:val="00876EBD"/>
    <w:rsid w:val="00876F26"/>
    <w:rsid w:val="00876F8A"/>
    <w:rsid w:val="00877220"/>
    <w:rsid w:val="00877312"/>
    <w:rsid w:val="008773D4"/>
    <w:rsid w:val="008774E7"/>
    <w:rsid w:val="00877588"/>
    <w:rsid w:val="008775BC"/>
    <w:rsid w:val="008775C7"/>
    <w:rsid w:val="00877768"/>
    <w:rsid w:val="00877931"/>
    <w:rsid w:val="00877BCC"/>
    <w:rsid w:val="00877C02"/>
    <w:rsid w:val="00877DFF"/>
    <w:rsid w:val="00877E61"/>
    <w:rsid w:val="00877F11"/>
    <w:rsid w:val="00880130"/>
    <w:rsid w:val="00880185"/>
    <w:rsid w:val="00880302"/>
    <w:rsid w:val="00880340"/>
    <w:rsid w:val="0088055F"/>
    <w:rsid w:val="008806D5"/>
    <w:rsid w:val="008807E8"/>
    <w:rsid w:val="00880A76"/>
    <w:rsid w:val="00880B07"/>
    <w:rsid w:val="00880BEA"/>
    <w:rsid w:val="00880C0E"/>
    <w:rsid w:val="00880E30"/>
    <w:rsid w:val="00880EEC"/>
    <w:rsid w:val="00881086"/>
    <w:rsid w:val="008811E3"/>
    <w:rsid w:val="0088128D"/>
    <w:rsid w:val="008816BA"/>
    <w:rsid w:val="0088180A"/>
    <w:rsid w:val="00881909"/>
    <w:rsid w:val="00881AEE"/>
    <w:rsid w:val="00881B65"/>
    <w:rsid w:val="00881B7A"/>
    <w:rsid w:val="00881DD1"/>
    <w:rsid w:val="00881F0F"/>
    <w:rsid w:val="00881FB2"/>
    <w:rsid w:val="00882028"/>
    <w:rsid w:val="008820F0"/>
    <w:rsid w:val="0088226A"/>
    <w:rsid w:val="008826A7"/>
    <w:rsid w:val="008826C1"/>
    <w:rsid w:val="00882772"/>
    <w:rsid w:val="0088298C"/>
    <w:rsid w:val="00882B03"/>
    <w:rsid w:val="00882D3D"/>
    <w:rsid w:val="00882D95"/>
    <w:rsid w:val="00882ECC"/>
    <w:rsid w:val="00882FCD"/>
    <w:rsid w:val="00883000"/>
    <w:rsid w:val="008831D1"/>
    <w:rsid w:val="00883257"/>
    <w:rsid w:val="00883267"/>
    <w:rsid w:val="008832DA"/>
    <w:rsid w:val="008835AB"/>
    <w:rsid w:val="00883600"/>
    <w:rsid w:val="0088368E"/>
    <w:rsid w:val="0088374C"/>
    <w:rsid w:val="008839B0"/>
    <w:rsid w:val="00883BCE"/>
    <w:rsid w:val="00883C06"/>
    <w:rsid w:val="00883FC9"/>
    <w:rsid w:val="0088410A"/>
    <w:rsid w:val="008842FC"/>
    <w:rsid w:val="00884324"/>
    <w:rsid w:val="008843A9"/>
    <w:rsid w:val="0088440E"/>
    <w:rsid w:val="0088444E"/>
    <w:rsid w:val="00884459"/>
    <w:rsid w:val="008845EB"/>
    <w:rsid w:val="00884A7F"/>
    <w:rsid w:val="00884A9F"/>
    <w:rsid w:val="00884AD0"/>
    <w:rsid w:val="00884B35"/>
    <w:rsid w:val="00884BBC"/>
    <w:rsid w:val="00884C64"/>
    <w:rsid w:val="00884D01"/>
    <w:rsid w:val="00884EFA"/>
    <w:rsid w:val="00885052"/>
    <w:rsid w:val="00885063"/>
    <w:rsid w:val="008852D9"/>
    <w:rsid w:val="008852F4"/>
    <w:rsid w:val="008856A6"/>
    <w:rsid w:val="008856E4"/>
    <w:rsid w:val="00885739"/>
    <w:rsid w:val="00885AB5"/>
    <w:rsid w:val="00885BA6"/>
    <w:rsid w:val="00885BC4"/>
    <w:rsid w:val="00885E6C"/>
    <w:rsid w:val="00885EFC"/>
    <w:rsid w:val="00885F92"/>
    <w:rsid w:val="00886075"/>
    <w:rsid w:val="00886091"/>
    <w:rsid w:val="0088637B"/>
    <w:rsid w:val="008863AC"/>
    <w:rsid w:val="008863E7"/>
    <w:rsid w:val="0088658C"/>
    <w:rsid w:val="00886599"/>
    <w:rsid w:val="00886752"/>
    <w:rsid w:val="0088699C"/>
    <w:rsid w:val="00886AE3"/>
    <w:rsid w:val="00886CB1"/>
    <w:rsid w:val="00886DB9"/>
    <w:rsid w:val="00886EDF"/>
    <w:rsid w:val="0088700C"/>
    <w:rsid w:val="0088718D"/>
    <w:rsid w:val="008871D1"/>
    <w:rsid w:val="00887396"/>
    <w:rsid w:val="00887461"/>
    <w:rsid w:val="00887474"/>
    <w:rsid w:val="00887589"/>
    <w:rsid w:val="008876D8"/>
    <w:rsid w:val="00887C39"/>
    <w:rsid w:val="00887DA0"/>
    <w:rsid w:val="00887EA1"/>
    <w:rsid w:val="00890138"/>
    <w:rsid w:val="00890262"/>
    <w:rsid w:val="0089033C"/>
    <w:rsid w:val="00890376"/>
    <w:rsid w:val="00890494"/>
    <w:rsid w:val="00890577"/>
    <w:rsid w:val="00890600"/>
    <w:rsid w:val="00890609"/>
    <w:rsid w:val="00890619"/>
    <w:rsid w:val="008907C9"/>
    <w:rsid w:val="0089086B"/>
    <w:rsid w:val="00890C6B"/>
    <w:rsid w:val="00890D70"/>
    <w:rsid w:val="00890E24"/>
    <w:rsid w:val="00890EE5"/>
    <w:rsid w:val="00890F57"/>
    <w:rsid w:val="00891070"/>
    <w:rsid w:val="00891188"/>
    <w:rsid w:val="008911D5"/>
    <w:rsid w:val="00891406"/>
    <w:rsid w:val="00891602"/>
    <w:rsid w:val="00891667"/>
    <w:rsid w:val="0089168B"/>
    <w:rsid w:val="0089195E"/>
    <w:rsid w:val="00891B18"/>
    <w:rsid w:val="00891BBF"/>
    <w:rsid w:val="00891D07"/>
    <w:rsid w:val="00891F5C"/>
    <w:rsid w:val="00892146"/>
    <w:rsid w:val="00892175"/>
    <w:rsid w:val="00892194"/>
    <w:rsid w:val="008921F6"/>
    <w:rsid w:val="0089232A"/>
    <w:rsid w:val="00892391"/>
    <w:rsid w:val="00892451"/>
    <w:rsid w:val="008926FE"/>
    <w:rsid w:val="00892B41"/>
    <w:rsid w:val="00892D5F"/>
    <w:rsid w:val="00892E2F"/>
    <w:rsid w:val="00892EFC"/>
    <w:rsid w:val="00892FA1"/>
    <w:rsid w:val="0089305D"/>
    <w:rsid w:val="008930AB"/>
    <w:rsid w:val="008930C2"/>
    <w:rsid w:val="00893240"/>
    <w:rsid w:val="00893266"/>
    <w:rsid w:val="00893331"/>
    <w:rsid w:val="008933C2"/>
    <w:rsid w:val="008934B9"/>
    <w:rsid w:val="00893528"/>
    <w:rsid w:val="00893573"/>
    <w:rsid w:val="0089378E"/>
    <w:rsid w:val="008937A5"/>
    <w:rsid w:val="00893869"/>
    <w:rsid w:val="0089393A"/>
    <w:rsid w:val="00893958"/>
    <w:rsid w:val="00893AC2"/>
    <w:rsid w:val="0089401C"/>
    <w:rsid w:val="0089401E"/>
    <w:rsid w:val="008940D9"/>
    <w:rsid w:val="00894123"/>
    <w:rsid w:val="0089425C"/>
    <w:rsid w:val="0089436A"/>
    <w:rsid w:val="00894651"/>
    <w:rsid w:val="00894671"/>
    <w:rsid w:val="008946BD"/>
    <w:rsid w:val="008949F7"/>
    <w:rsid w:val="00894A19"/>
    <w:rsid w:val="00894A72"/>
    <w:rsid w:val="00894B39"/>
    <w:rsid w:val="00894B73"/>
    <w:rsid w:val="00894B8D"/>
    <w:rsid w:val="00894BE9"/>
    <w:rsid w:val="008950C2"/>
    <w:rsid w:val="00895184"/>
    <w:rsid w:val="008952D7"/>
    <w:rsid w:val="008957E5"/>
    <w:rsid w:val="0089581B"/>
    <w:rsid w:val="00895B6E"/>
    <w:rsid w:val="00895F0F"/>
    <w:rsid w:val="00895F14"/>
    <w:rsid w:val="00895F38"/>
    <w:rsid w:val="008960D7"/>
    <w:rsid w:val="008961FA"/>
    <w:rsid w:val="00896228"/>
    <w:rsid w:val="008962A5"/>
    <w:rsid w:val="00896426"/>
    <w:rsid w:val="008964B4"/>
    <w:rsid w:val="008968BD"/>
    <w:rsid w:val="00896A08"/>
    <w:rsid w:val="00896AD1"/>
    <w:rsid w:val="00896BF0"/>
    <w:rsid w:val="00896C1A"/>
    <w:rsid w:val="00896D4B"/>
    <w:rsid w:val="00896E3B"/>
    <w:rsid w:val="00896EFE"/>
    <w:rsid w:val="00896FB9"/>
    <w:rsid w:val="00897018"/>
    <w:rsid w:val="0089711A"/>
    <w:rsid w:val="00897133"/>
    <w:rsid w:val="008971B1"/>
    <w:rsid w:val="00897210"/>
    <w:rsid w:val="00897668"/>
    <w:rsid w:val="00897715"/>
    <w:rsid w:val="008977C0"/>
    <w:rsid w:val="00897838"/>
    <w:rsid w:val="00897A4E"/>
    <w:rsid w:val="00897A6C"/>
    <w:rsid w:val="00897C86"/>
    <w:rsid w:val="00897CBE"/>
    <w:rsid w:val="00897E6F"/>
    <w:rsid w:val="00897FD4"/>
    <w:rsid w:val="00897FE3"/>
    <w:rsid w:val="008A0240"/>
    <w:rsid w:val="008A0512"/>
    <w:rsid w:val="008A05D9"/>
    <w:rsid w:val="008A0858"/>
    <w:rsid w:val="008A0859"/>
    <w:rsid w:val="008A094B"/>
    <w:rsid w:val="008A099B"/>
    <w:rsid w:val="008A0A80"/>
    <w:rsid w:val="008A0BE2"/>
    <w:rsid w:val="008A0EAD"/>
    <w:rsid w:val="008A0F24"/>
    <w:rsid w:val="008A0F8D"/>
    <w:rsid w:val="008A1021"/>
    <w:rsid w:val="008A1138"/>
    <w:rsid w:val="008A1141"/>
    <w:rsid w:val="008A114E"/>
    <w:rsid w:val="008A11FD"/>
    <w:rsid w:val="008A11FF"/>
    <w:rsid w:val="008A1264"/>
    <w:rsid w:val="008A172F"/>
    <w:rsid w:val="008A1917"/>
    <w:rsid w:val="008A1A3D"/>
    <w:rsid w:val="008A1AF6"/>
    <w:rsid w:val="008A1D93"/>
    <w:rsid w:val="008A1F27"/>
    <w:rsid w:val="008A202A"/>
    <w:rsid w:val="008A219F"/>
    <w:rsid w:val="008A22EA"/>
    <w:rsid w:val="008A249F"/>
    <w:rsid w:val="008A26A6"/>
    <w:rsid w:val="008A277B"/>
    <w:rsid w:val="008A2787"/>
    <w:rsid w:val="008A27A0"/>
    <w:rsid w:val="008A27BB"/>
    <w:rsid w:val="008A2995"/>
    <w:rsid w:val="008A2A09"/>
    <w:rsid w:val="008A2BC8"/>
    <w:rsid w:val="008A2C16"/>
    <w:rsid w:val="008A2C2A"/>
    <w:rsid w:val="008A2D70"/>
    <w:rsid w:val="008A3163"/>
    <w:rsid w:val="008A3169"/>
    <w:rsid w:val="008A32DC"/>
    <w:rsid w:val="008A3333"/>
    <w:rsid w:val="008A33CA"/>
    <w:rsid w:val="008A344C"/>
    <w:rsid w:val="008A365A"/>
    <w:rsid w:val="008A388C"/>
    <w:rsid w:val="008A3891"/>
    <w:rsid w:val="008A3962"/>
    <w:rsid w:val="008A3995"/>
    <w:rsid w:val="008A39B1"/>
    <w:rsid w:val="008A3C1A"/>
    <w:rsid w:val="008A3C43"/>
    <w:rsid w:val="008A3E88"/>
    <w:rsid w:val="008A3EE6"/>
    <w:rsid w:val="008A4047"/>
    <w:rsid w:val="008A405A"/>
    <w:rsid w:val="008A424D"/>
    <w:rsid w:val="008A4360"/>
    <w:rsid w:val="008A4387"/>
    <w:rsid w:val="008A43BF"/>
    <w:rsid w:val="008A4649"/>
    <w:rsid w:val="008A4677"/>
    <w:rsid w:val="008A4795"/>
    <w:rsid w:val="008A4A0B"/>
    <w:rsid w:val="008A4A75"/>
    <w:rsid w:val="008A4AFC"/>
    <w:rsid w:val="008A4C7B"/>
    <w:rsid w:val="008A4D04"/>
    <w:rsid w:val="008A4DA2"/>
    <w:rsid w:val="008A50EC"/>
    <w:rsid w:val="008A5259"/>
    <w:rsid w:val="008A533E"/>
    <w:rsid w:val="008A5510"/>
    <w:rsid w:val="008A554D"/>
    <w:rsid w:val="008A571D"/>
    <w:rsid w:val="008A57CA"/>
    <w:rsid w:val="008A5911"/>
    <w:rsid w:val="008A5989"/>
    <w:rsid w:val="008A5A06"/>
    <w:rsid w:val="008A5DF5"/>
    <w:rsid w:val="008A5E43"/>
    <w:rsid w:val="008A5FA1"/>
    <w:rsid w:val="008A5FB6"/>
    <w:rsid w:val="008A6068"/>
    <w:rsid w:val="008A6479"/>
    <w:rsid w:val="008A6545"/>
    <w:rsid w:val="008A65D5"/>
    <w:rsid w:val="008A6746"/>
    <w:rsid w:val="008A6797"/>
    <w:rsid w:val="008A682C"/>
    <w:rsid w:val="008A684E"/>
    <w:rsid w:val="008A6AEC"/>
    <w:rsid w:val="008A6B7E"/>
    <w:rsid w:val="008A6B99"/>
    <w:rsid w:val="008A6C1C"/>
    <w:rsid w:val="008A6CC3"/>
    <w:rsid w:val="008A6D3F"/>
    <w:rsid w:val="008A6E95"/>
    <w:rsid w:val="008A705D"/>
    <w:rsid w:val="008A70AF"/>
    <w:rsid w:val="008A70C9"/>
    <w:rsid w:val="008A7100"/>
    <w:rsid w:val="008A7325"/>
    <w:rsid w:val="008A7403"/>
    <w:rsid w:val="008A7437"/>
    <w:rsid w:val="008A76BE"/>
    <w:rsid w:val="008A7910"/>
    <w:rsid w:val="008A7964"/>
    <w:rsid w:val="008A7B29"/>
    <w:rsid w:val="008A7E0B"/>
    <w:rsid w:val="008A7EA6"/>
    <w:rsid w:val="008B00DC"/>
    <w:rsid w:val="008B00DD"/>
    <w:rsid w:val="008B014F"/>
    <w:rsid w:val="008B01A4"/>
    <w:rsid w:val="008B0360"/>
    <w:rsid w:val="008B05AC"/>
    <w:rsid w:val="008B061A"/>
    <w:rsid w:val="008B0640"/>
    <w:rsid w:val="008B08D2"/>
    <w:rsid w:val="008B099D"/>
    <w:rsid w:val="008B09EC"/>
    <w:rsid w:val="008B09FC"/>
    <w:rsid w:val="008B0A18"/>
    <w:rsid w:val="008B0D8B"/>
    <w:rsid w:val="008B0E6E"/>
    <w:rsid w:val="008B103B"/>
    <w:rsid w:val="008B10DD"/>
    <w:rsid w:val="008B13A6"/>
    <w:rsid w:val="008B1433"/>
    <w:rsid w:val="008B1730"/>
    <w:rsid w:val="008B1977"/>
    <w:rsid w:val="008B199D"/>
    <w:rsid w:val="008B1A31"/>
    <w:rsid w:val="008B1A6F"/>
    <w:rsid w:val="008B1B40"/>
    <w:rsid w:val="008B1BD1"/>
    <w:rsid w:val="008B1CB3"/>
    <w:rsid w:val="008B1CEE"/>
    <w:rsid w:val="008B1D3D"/>
    <w:rsid w:val="008B1DAD"/>
    <w:rsid w:val="008B1E28"/>
    <w:rsid w:val="008B1E65"/>
    <w:rsid w:val="008B1F44"/>
    <w:rsid w:val="008B203F"/>
    <w:rsid w:val="008B20F8"/>
    <w:rsid w:val="008B2153"/>
    <w:rsid w:val="008B224D"/>
    <w:rsid w:val="008B2264"/>
    <w:rsid w:val="008B236F"/>
    <w:rsid w:val="008B23B2"/>
    <w:rsid w:val="008B241B"/>
    <w:rsid w:val="008B264F"/>
    <w:rsid w:val="008B26D2"/>
    <w:rsid w:val="008B2A49"/>
    <w:rsid w:val="008B2CF1"/>
    <w:rsid w:val="008B2D80"/>
    <w:rsid w:val="008B2DF3"/>
    <w:rsid w:val="008B3418"/>
    <w:rsid w:val="008B3448"/>
    <w:rsid w:val="008B3645"/>
    <w:rsid w:val="008B3721"/>
    <w:rsid w:val="008B376B"/>
    <w:rsid w:val="008B37F6"/>
    <w:rsid w:val="008B3808"/>
    <w:rsid w:val="008B38E0"/>
    <w:rsid w:val="008B3A58"/>
    <w:rsid w:val="008B3B9E"/>
    <w:rsid w:val="008B3EE4"/>
    <w:rsid w:val="008B45AB"/>
    <w:rsid w:val="008B4714"/>
    <w:rsid w:val="008B475A"/>
    <w:rsid w:val="008B4885"/>
    <w:rsid w:val="008B48A8"/>
    <w:rsid w:val="008B48E4"/>
    <w:rsid w:val="008B49E6"/>
    <w:rsid w:val="008B4B4B"/>
    <w:rsid w:val="008B4ED4"/>
    <w:rsid w:val="008B5073"/>
    <w:rsid w:val="008B5075"/>
    <w:rsid w:val="008B50A9"/>
    <w:rsid w:val="008B514E"/>
    <w:rsid w:val="008B51A6"/>
    <w:rsid w:val="008B521E"/>
    <w:rsid w:val="008B522B"/>
    <w:rsid w:val="008B5354"/>
    <w:rsid w:val="008B54E1"/>
    <w:rsid w:val="008B54E8"/>
    <w:rsid w:val="008B5623"/>
    <w:rsid w:val="008B5747"/>
    <w:rsid w:val="008B5805"/>
    <w:rsid w:val="008B5A22"/>
    <w:rsid w:val="008B5BC4"/>
    <w:rsid w:val="008B5D4A"/>
    <w:rsid w:val="008B5DEF"/>
    <w:rsid w:val="008B608C"/>
    <w:rsid w:val="008B61FD"/>
    <w:rsid w:val="008B6264"/>
    <w:rsid w:val="008B6272"/>
    <w:rsid w:val="008B648D"/>
    <w:rsid w:val="008B651B"/>
    <w:rsid w:val="008B666D"/>
    <w:rsid w:val="008B679E"/>
    <w:rsid w:val="008B69B4"/>
    <w:rsid w:val="008B6AD1"/>
    <w:rsid w:val="008B6BA2"/>
    <w:rsid w:val="008B6BC5"/>
    <w:rsid w:val="008B6D5B"/>
    <w:rsid w:val="008B6D93"/>
    <w:rsid w:val="008B6DDA"/>
    <w:rsid w:val="008B6FDC"/>
    <w:rsid w:val="008B7062"/>
    <w:rsid w:val="008B71FC"/>
    <w:rsid w:val="008B734F"/>
    <w:rsid w:val="008B7520"/>
    <w:rsid w:val="008B7617"/>
    <w:rsid w:val="008B76A2"/>
    <w:rsid w:val="008B786C"/>
    <w:rsid w:val="008B7A19"/>
    <w:rsid w:val="008B7A98"/>
    <w:rsid w:val="008B7AC6"/>
    <w:rsid w:val="008B7D0F"/>
    <w:rsid w:val="008B7D78"/>
    <w:rsid w:val="008B7DF0"/>
    <w:rsid w:val="008B7F05"/>
    <w:rsid w:val="008C0068"/>
    <w:rsid w:val="008C00B1"/>
    <w:rsid w:val="008C019B"/>
    <w:rsid w:val="008C01CE"/>
    <w:rsid w:val="008C02B9"/>
    <w:rsid w:val="008C05B5"/>
    <w:rsid w:val="008C05F5"/>
    <w:rsid w:val="008C095B"/>
    <w:rsid w:val="008C09F2"/>
    <w:rsid w:val="008C09F5"/>
    <w:rsid w:val="008C0CE1"/>
    <w:rsid w:val="008C0D1B"/>
    <w:rsid w:val="008C0E1F"/>
    <w:rsid w:val="008C0F07"/>
    <w:rsid w:val="008C113A"/>
    <w:rsid w:val="008C1175"/>
    <w:rsid w:val="008C11A1"/>
    <w:rsid w:val="008C1270"/>
    <w:rsid w:val="008C128D"/>
    <w:rsid w:val="008C12D0"/>
    <w:rsid w:val="008C149A"/>
    <w:rsid w:val="008C165E"/>
    <w:rsid w:val="008C1A16"/>
    <w:rsid w:val="008C1B26"/>
    <w:rsid w:val="008C1C96"/>
    <w:rsid w:val="008C1D8F"/>
    <w:rsid w:val="008C1E60"/>
    <w:rsid w:val="008C1E7D"/>
    <w:rsid w:val="008C209F"/>
    <w:rsid w:val="008C20E3"/>
    <w:rsid w:val="008C217A"/>
    <w:rsid w:val="008C21A0"/>
    <w:rsid w:val="008C21F8"/>
    <w:rsid w:val="008C236E"/>
    <w:rsid w:val="008C2509"/>
    <w:rsid w:val="008C25FB"/>
    <w:rsid w:val="008C279B"/>
    <w:rsid w:val="008C27C2"/>
    <w:rsid w:val="008C27FC"/>
    <w:rsid w:val="008C2C37"/>
    <w:rsid w:val="008C2DB7"/>
    <w:rsid w:val="008C2E9E"/>
    <w:rsid w:val="008C306F"/>
    <w:rsid w:val="008C3175"/>
    <w:rsid w:val="008C340C"/>
    <w:rsid w:val="008C3431"/>
    <w:rsid w:val="008C3506"/>
    <w:rsid w:val="008C36AF"/>
    <w:rsid w:val="008C37E2"/>
    <w:rsid w:val="008C37FC"/>
    <w:rsid w:val="008C384A"/>
    <w:rsid w:val="008C385A"/>
    <w:rsid w:val="008C38C0"/>
    <w:rsid w:val="008C3A53"/>
    <w:rsid w:val="008C3AE3"/>
    <w:rsid w:val="008C3E39"/>
    <w:rsid w:val="008C40BA"/>
    <w:rsid w:val="008C40E4"/>
    <w:rsid w:val="008C4135"/>
    <w:rsid w:val="008C41BA"/>
    <w:rsid w:val="008C4204"/>
    <w:rsid w:val="008C42E0"/>
    <w:rsid w:val="008C462F"/>
    <w:rsid w:val="008C470E"/>
    <w:rsid w:val="008C47E4"/>
    <w:rsid w:val="008C49CB"/>
    <w:rsid w:val="008C4A3A"/>
    <w:rsid w:val="008C4B74"/>
    <w:rsid w:val="008C4BBF"/>
    <w:rsid w:val="008C4C41"/>
    <w:rsid w:val="008C4C99"/>
    <w:rsid w:val="008C4CF8"/>
    <w:rsid w:val="008C4FBA"/>
    <w:rsid w:val="008C53CD"/>
    <w:rsid w:val="008C5400"/>
    <w:rsid w:val="008C541F"/>
    <w:rsid w:val="008C56C2"/>
    <w:rsid w:val="008C59CD"/>
    <w:rsid w:val="008C59DA"/>
    <w:rsid w:val="008C5AE3"/>
    <w:rsid w:val="008C5DE2"/>
    <w:rsid w:val="008C5E4E"/>
    <w:rsid w:val="008C5E6D"/>
    <w:rsid w:val="008C5EFC"/>
    <w:rsid w:val="008C6042"/>
    <w:rsid w:val="008C60EB"/>
    <w:rsid w:val="008C6153"/>
    <w:rsid w:val="008C6188"/>
    <w:rsid w:val="008C6437"/>
    <w:rsid w:val="008C64BE"/>
    <w:rsid w:val="008C694A"/>
    <w:rsid w:val="008C6A43"/>
    <w:rsid w:val="008C6B12"/>
    <w:rsid w:val="008C6CA3"/>
    <w:rsid w:val="008C6CB6"/>
    <w:rsid w:val="008C6DB9"/>
    <w:rsid w:val="008C6E80"/>
    <w:rsid w:val="008C70F4"/>
    <w:rsid w:val="008C73CC"/>
    <w:rsid w:val="008C74E8"/>
    <w:rsid w:val="008C7556"/>
    <w:rsid w:val="008C7924"/>
    <w:rsid w:val="008C7AB9"/>
    <w:rsid w:val="008C7EBE"/>
    <w:rsid w:val="008D01B2"/>
    <w:rsid w:val="008D030E"/>
    <w:rsid w:val="008D05BD"/>
    <w:rsid w:val="008D0879"/>
    <w:rsid w:val="008D0DD3"/>
    <w:rsid w:val="008D0E3E"/>
    <w:rsid w:val="008D0EEE"/>
    <w:rsid w:val="008D0F2C"/>
    <w:rsid w:val="008D11D0"/>
    <w:rsid w:val="008D129E"/>
    <w:rsid w:val="008D12A3"/>
    <w:rsid w:val="008D1363"/>
    <w:rsid w:val="008D1665"/>
    <w:rsid w:val="008D1858"/>
    <w:rsid w:val="008D193D"/>
    <w:rsid w:val="008D1A07"/>
    <w:rsid w:val="008D1A0B"/>
    <w:rsid w:val="008D1CF0"/>
    <w:rsid w:val="008D1D3D"/>
    <w:rsid w:val="008D1D4F"/>
    <w:rsid w:val="008D1D84"/>
    <w:rsid w:val="008D1F11"/>
    <w:rsid w:val="008D1F66"/>
    <w:rsid w:val="008D1FC3"/>
    <w:rsid w:val="008D1FD6"/>
    <w:rsid w:val="008D210C"/>
    <w:rsid w:val="008D21EF"/>
    <w:rsid w:val="008D2212"/>
    <w:rsid w:val="008D23F1"/>
    <w:rsid w:val="008D24E3"/>
    <w:rsid w:val="008D26C7"/>
    <w:rsid w:val="008D27E0"/>
    <w:rsid w:val="008D2827"/>
    <w:rsid w:val="008D2A45"/>
    <w:rsid w:val="008D2B09"/>
    <w:rsid w:val="008D3136"/>
    <w:rsid w:val="008D31B1"/>
    <w:rsid w:val="008D3301"/>
    <w:rsid w:val="008D33DF"/>
    <w:rsid w:val="008D38A3"/>
    <w:rsid w:val="008D3CE4"/>
    <w:rsid w:val="008D3D4B"/>
    <w:rsid w:val="008D3DEC"/>
    <w:rsid w:val="008D4020"/>
    <w:rsid w:val="008D40CA"/>
    <w:rsid w:val="008D418B"/>
    <w:rsid w:val="008D43AF"/>
    <w:rsid w:val="008D44EA"/>
    <w:rsid w:val="008D45FC"/>
    <w:rsid w:val="008D46A1"/>
    <w:rsid w:val="008D4969"/>
    <w:rsid w:val="008D4C85"/>
    <w:rsid w:val="008D4CC5"/>
    <w:rsid w:val="008D4F74"/>
    <w:rsid w:val="008D5176"/>
    <w:rsid w:val="008D521F"/>
    <w:rsid w:val="008D530F"/>
    <w:rsid w:val="008D531A"/>
    <w:rsid w:val="008D5390"/>
    <w:rsid w:val="008D541D"/>
    <w:rsid w:val="008D54C0"/>
    <w:rsid w:val="008D56C1"/>
    <w:rsid w:val="008D56E8"/>
    <w:rsid w:val="008D5738"/>
    <w:rsid w:val="008D5768"/>
    <w:rsid w:val="008D593D"/>
    <w:rsid w:val="008D5A73"/>
    <w:rsid w:val="008D5AAE"/>
    <w:rsid w:val="008D5ACF"/>
    <w:rsid w:val="008D5E07"/>
    <w:rsid w:val="008D5E21"/>
    <w:rsid w:val="008D604B"/>
    <w:rsid w:val="008D613D"/>
    <w:rsid w:val="008D61C8"/>
    <w:rsid w:val="008D63AB"/>
    <w:rsid w:val="008D6499"/>
    <w:rsid w:val="008D64ED"/>
    <w:rsid w:val="008D666D"/>
    <w:rsid w:val="008D672D"/>
    <w:rsid w:val="008D677B"/>
    <w:rsid w:val="008D681E"/>
    <w:rsid w:val="008D6928"/>
    <w:rsid w:val="008D6940"/>
    <w:rsid w:val="008D6A00"/>
    <w:rsid w:val="008D6B5E"/>
    <w:rsid w:val="008D6E96"/>
    <w:rsid w:val="008D7182"/>
    <w:rsid w:val="008D71CC"/>
    <w:rsid w:val="008D725F"/>
    <w:rsid w:val="008D73B8"/>
    <w:rsid w:val="008D7626"/>
    <w:rsid w:val="008D7752"/>
    <w:rsid w:val="008D7905"/>
    <w:rsid w:val="008D796A"/>
    <w:rsid w:val="008D79AD"/>
    <w:rsid w:val="008D7B30"/>
    <w:rsid w:val="008D7D83"/>
    <w:rsid w:val="008D7F84"/>
    <w:rsid w:val="008D7F86"/>
    <w:rsid w:val="008D7FF1"/>
    <w:rsid w:val="008E0023"/>
    <w:rsid w:val="008E00D4"/>
    <w:rsid w:val="008E0301"/>
    <w:rsid w:val="008E0435"/>
    <w:rsid w:val="008E0580"/>
    <w:rsid w:val="008E0758"/>
    <w:rsid w:val="008E098C"/>
    <w:rsid w:val="008E0AD0"/>
    <w:rsid w:val="008E0BAD"/>
    <w:rsid w:val="008E0BED"/>
    <w:rsid w:val="008E0C17"/>
    <w:rsid w:val="008E0D39"/>
    <w:rsid w:val="008E0E1F"/>
    <w:rsid w:val="008E0F52"/>
    <w:rsid w:val="008E0FAA"/>
    <w:rsid w:val="008E121D"/>
    <w:rsid w:val="008E1393"/>
    <w:rsid w:val="008E1482"/>
    <w:rsid w:val="008E157B"/>
    <w:rsid w:val="008E15EA"/>
    <w:rsid w:val="008E1702"/>
    <w:rsid w:val="008E17D4"/>
    <w:rsid w:val="008E187B"/>
    <w:rsid w:val="008E18D8"/>
    <w:rsid w:val="008E1BB3"/>
    <w:rsid w:val="008E1C8B"/>
    <w:rsid w:val="008E1EA0"/>
    <w:rsid w:val="008E1F8C"/>
    <w:rsid w:val="008E208D"/>
    <w:rsid w:val="008E2264"/>
    <w:rsid w:val="008E23FA"/>
    <w:rsid w:val="008E24C1"/>
    <w:rsid w:val="008E24DC"/>
    <w:rsid w:val="008E2534"/>
    <w:rsid w:val="008E2569"/>
    <w:rsid w:val="008E25F2"/>
    <w:rsid w:val="008E2627"/>
    <w:rsid w:val="008E2725"/>
    <w:rsid w:val="008E299C"/>
    <w:rsid w:val="008E2B38"/>
    <w:rsid w:val="008E2CC2"/>
    <w:rsid w:val="008E2DAD"/>
    <w:rsid w:val="008E32C6"/>
    <w:rsid w:val="008E3325"/>
    <w:rsid w:val="008E337A"/>
    <w:rsid w:val="008E3540"/>
    <w:rsid w:val="008E37BD"/>
    <w:rsid w:val="008E381C"/>
    <w:rsid w:val="008E393C"/>
    <w:rsid w:val="008E3992"/>
    <w:rsid w:val="008E39B3"/>
    <w:rsid w:val="008E3BAF"/>
    <w:rsid w:val="008E3BFE"/>
    <w:rsid w:val="008E3DEE"/>
    <w:rsid w:val="008E3E40"/>
    <w:rsid w:val="008E3EA7"/>
    <w:rsid w:val="008E4152"/>
    <w:rsid w:val="008E428E"/>
    <w:rsid w:val="008E4448"/>
    <w:rsid w:val="008E475A"/>
    <w:rsid w:val="008E483E"/>
    <w:rsid w:val="008E48BC"/>
    <w:rsid w:val="008E48C3"/>
    <w:rsid w:val="008E4967"/>
    <w:rsid w:val="008E4D2E"/>
    <w:rsid w:val="008E4DEA"/>
    <w:rsid w:val="008E4F74"/>
    <w:rsid w:val="008E511C"/>
    <w:rsid w:val="008E5253"/>
    <w:rsid w:val="008E5436"/>
    <w:rsid w:val="008E554C"/>
    <w:rsid w:val="008E559B"/>
    <w:rsid w:val="008E58B0"/>
    <w:rsid w:val="008E5973"/>
    <w:rsid w:val="008E5A67"/>
    <w:rsid w:val="008E5CBD"/>
    <w:rsid w:val="008E5CFA"/>
    <w:rsid w:val="008E5F6F"/>
    <w:rsid w:val="008E60B2"/>
    <w:rsid w:val="008E6158"/>
    <w:rsid w:val="008E64C7"/>
    <w:rsid w:val="008E65FA"/>
    <w:rsid w:val="008E6845"/>
    <w:rsid w:val="008E68BC"/>
    <w:rsid w:val="008E68FC"/>
    <w:rsid w:val="008E6945"/>
    <w:rsid w:val="008E69C7"/>
    <w:rsid w:val="008E69E8"/>
    <w:rsid w:val="008E6A3A"/>
    <w:rsid w:val="008E6BE5"/>
    <w:rsid w:val="008E6DF1"/>
    <w:rsid w:val="008E6EAE"/>
    <w:rsid w:val="008E7241"/>
    <w:rsid w:val="008E72FC"/>
    <w:rsid w:val="008E7324"/>
    <w:rsid w:val="008E7378"/>
    <w:rsid w:val="008E7597"/>
    <w:rsid w:val="008E7770"/>
    <w:rsid w:val="008E77DE"/>
    <w:rsid w:val="008E78AB"/>
    <w:rsid w:val="008E7937"/>
    <w:rsid w:val="008E7AA3"/>
    <w:rsid w:val="008E7B68"/>
    <w:rsid w:val="008E7B9D"/>
    <w:rsid w:val="008E7DAD"/>
    <w:rsid w:val="008E7E14"/>
    <w:rsid w:val="008E7EFA"/>
    <w:rsid w:val="008F00E5"/>
    <w:rsid w:val="008F0162"/>
    <w:rsid w:val="008F01D7"/>
    <w:rsid w:val="008F0439"/>
    <w:rsid w:val="008F06A4"/>
    <w:rsid w:val="008F06F7"/>
    <w:rsid w:val="008F074B"/>
    <w:rsid w:val="008F08B0"/>
    <w:rsid w:val="008F0994"/>
    <w:rsid w:val="008F0D13"/>
    <w:rsid w:val="008F0D22"/>
    <w:rsid w:val="008F0E89"/>
    <w:rsid w:val="008F0EC7"/>
    <w:rsid w:val="008F0F3C"/>
    <w:rsid w:val="008F0F73"/>
    <w:rsid w:val="008F10AB"/>
    <w:rsid w:val="008F1162"/>
    <w:rsid w:val="008F11D4"/>
    <w:rsid w:val="008F11FB"/>
    <w:rsid w:val="008F1319"/>
    <w:rsid w:val="008F133B"/>
    <w:rsid w:val="008F13CE"/>
    <w:rsid w:val="008F1502"/>
    <w:rsid w:val="008F16A8"/>
    <w:rsid w:val="008F177D"/>
    <w:rsid w:val="008F19CE"/>
    <w:rsid w:val="008F1A65"/>
    <w:rsid w:val="008F1C98"/>
    <w:rsid w:val="008F1CED"/>
    <w:rsid w:val="008F1D3D"/>
    <w:rsid w:val="008F1D5B"/>
    <w:rsid w:val="008F1DA6"/>
    <w:rsid w:val="008F1EEF"/>
    <w:rsid w:val="008F203A"/>
    <w:rsid w:val="008F2161"/>
    <w:rsid w:val="008F2183"/>
    <w:rsid w:val="008F22EC"/>
    <w:rsid w:val="008F2376"/>
    <w:rsid w:val="008F246B"/>
    <w:rsid w:val="008F25B5"/>
    <w:rsid w:val="008F26CC"/>
    <w:rsid w:val="008F2775"/>
    <w:rsid w:val="008F281D"/>
    <w:rsid w:val="008F2980"/>
    <w:rsid w:val="008F2E09"/>
    <w:rsid w:val="008F2E39"/>
    <w:rsid w:val="008F2EDD"/>
    <w:rsid w:val="008F3046"/>
    <w:rsid w:val="008F321F"/>
    <w:rsid w:val="008F3319"/>
    <w:rsid w:val="008F344C"/>
    <w:rsid w:val="008F377C"/>
    <w:rsid w:val="008F3933"/>
    <w:rsid w:val="008F3A28"/>
    <w:rsid w:val="008F3AD8"/>
    <w:rsid w:val="008F3B2F"/>
    <w:rsid w:val="008F3C45"/>
    <w:rsid w:val="008F3D19"/>
    <w:rsid w:val="008F3DD7"/>
    <w:rsid w:val="008F3F86"/>
    <w:rsid w:val="008F4309"/>
    <w:rsid w:val="008F4532"/>
    <w:rsid w:val="008F4837"/>
    <w:rsid w:val="008F484B"/>
    <w:rsid w:val="008F488B"/>
    <w:rsid w:val="008F4916"/>
    <w:rsid w:val="008F49CA"/>
    <w:rsid w:val="008F4A00"/>
    <w:rsid w:val="008F4A96"/>
    <w:rsid w:val="008F4AED"/>
    <w:rsid w:val="008F4CEB"/>
    <w:rsid w:val="008F4FAF"/>
    <w:rsid w:val="008F505F"/>
    <w:rsid w:val="008F506A"/>
    <w:rsid w:val="008F50B6"/>
    <w:rsid w:val="008F50C0"/>
    <w:rsid w:val="008F51D4"/>
    <w:rsid w:val="008F54BA"/>
    <w:rsid w:val="008F55DA"/>
    <w:rsid w:val="008F56C9"/>
    <w:rsid w:val="008F56EC"/>
    <w:rsid w:val="008F57B2"/>
    <w:rsid w:val="008F5824"/>
    <w:rsid w:val="008F5837"/>
    <w:rsid w:val="008F5AB7"/>
    <w:rsid w:val="008F5BC4"/>
    <w:rsid w:val="008F5BF9"/>
    <w:rsid w:val="008F5C4A"/>
    <w:rsid w:val="008F5CEF"/>
    <w:rsid w:val="008F5F47"/>
    <w:rsid w:val="008F6056"/>
    <w:rsid w:val="008F6441"/>
    <w:rsid w:val="008F64B8"/>
    <w:rsid w:val="008F6572"/>
    <w:rsid w:val="008F686C"/>
    <w:rsid w:val="008F6A5C"/>
    <w:rsid w:val="008F6D24"/>
    <w:rsid w:val="008F7299"/>
    <w:rsid w:val="008F743D"/>
    <w:rsid w:val="008F7494"/>
    <w:rsid w:val="008F766C"/>
    <w:rsid w:val="008F771C"/>
    <w:rsid w:val="008F7787"/>
    <w:rsid w:val="008F789D"/>
    <w:rsid w:val="008F7A71"/>
    <w:rsid w:val="008F7B09"/>
    <w:rsid w:val="008F7B22"/>
    <w:rsid w:val="008F7D1E"/>
    <w:rsid w:val="008F7E48"/>
    <w:rsid w:val="008F7FBF"/>
    <w:rsid w:val="00900072"/>
    <w:rsid w:val="00900101"/>
    <w:rsid w:val="009001B5"/>
    <w:rsid w:val="00900230"/>
    <w:rsid w:val="00900653"/>
    <w:rsid w:val="00900730"/>
    <w:rsid w:val="009007AE"/>
    <w:rsid w:val="009007EF"/>
    <w:rsid w:val="0090088C"/>
    <w:rsid w:val="00900A75"/>
    <w:rsid w:val="00900EBD"/>
    <w:rsid w:val="00901068"/>
    <w:rsid w:val="009011D2"/>
    <w:rsid w:val="009012FD"/>
    <w:rsid w:val="00901382"/>
    <w:rsid w:val="009013B1"/>
    <w:rsid w:val="00901542"/>
    <w:rsid w:val="009015C1"/>
    <w:rsid w:val="00901610"/>
    <w:rsid w:val="00901B53"/>
    <w:rsid w:val="00901C9C"/>
    <w:rsid w:val="00901D8A"/>
    <w:rsid w:val="00901E71"/>
    <w:rsid w:val="00901E79"/>
    <w:rsid w:val="00901E9C"/>
    <w:rsid w:val="00902036"/>
    <w:rsid w:val="0090210F"/>
    <w:rsid w:val="0090221B"/>
    <w:rsid w:val="009022B3"/>
    <w:rsid w:val="00902764"/>
    <w:rsid w:val="00902DB1"/>
    <w:rsid w:val="00902E9F"/>
    <w:rsid w:val="00902EC1"/>
    <w:rsid w:val="009032AB"/>
    <w:rsid w:val="00903433"/>
    <w:rsid w:val="009035D0"/>
    <w:rsid w:val="00903735"/>
    <w:rsid w:val="00903784"/>
    <w:rsid w:val="00903891"/>
    <w:rsid w:val="00903B10"/>
    <w:rsid w:val="00903B79"/>
    <w:rsid w:val="00903BE3"/>
    <w:rsid w:val="00903C1C"/>
    <w:rsid w:val="00903E80"/>
    <w:rsid w:val="00903F3A"/>
    <w:rsid w:val="00903FF5"/>
    <w:rsid w:val="0090410A"/>
    <w:rsid w:val="00904184"/>
    <w:rsid w:val="00904208"/>
    <w:rsid w:val="00904273"/>
    <w:rsid w:val="009042B1"/>
    <w:rsid w:val="009042C3"/>
    <w:rsid w:val="0090439E"/>
    <w:rsid w:val="009043A9"/>
    <w:rsid w:val="009043F1"/>
    <w:rsid w:val="00904483"/>
    <w:rsid w:val="00904490"/>
    <w:rsid w:val="009044E1"/>
    <w:rsid w:val="00904531"/>
    <w:rsid w:val="00904692"/>
    <w:rsid w:val="00904763"/>
    <w:rsid w:val="009047F1"/>
    <w:rsid w:val="00904842"/>
    <w:rsid w:val="00904BA6"/>
    <w:rsid w:val="00904D02"/>
    <w:rsid w:val="00904F0E"/>
    <w:rsid w:val="009050FC"/>
    <w:rsid w:val="0090512D"/>
    <w:rsid w:val="00905207"/>
    <w:rsid w:val="009054B1"/>
    <w:rsid w:val="009055F1"/>
    <w:rsid w:val="00905927"/>
    <w:rsid w:val="00905A37"/>
    <w:rsid w:val="00905ADF"/>
    <w:rsid w:val="00905BD9"/>
    <w:rsid w:val="00905D82"/>
    <w:rsid w:val="00905DFB"/>
    <w:rsid w:val="00905E34"/>
    <w:rsid w:val="00905E39"/>
    <w:rsid w:val="00905F9F"/>
    <w:rsid w:val="0090601A"/>
    <w:rsid w:val="00906064"/>
    <w:rsid w:val="009062FE"/>
    <w:rsid w:val="00906F42"/>
    <w:rsid w:val="00907193"/>
    <w:rsid w:val="009075EE"/>
    <w:rsid w:val="00907641"/>
    <w:rsid w:val="00907687"/>
    <w:rsid w:val="009076B1"/>
    <w:rsid w:val="00907733"/>
    <w:rsid w:val="009077BA"/>
    <w:rsid w:val="009079E8"/>
    <w:rsid w:val="00907B1F"/>
    <w:rsid w:val="00907B8C"/>
    <w:rsid w:val="00907C51"/>
    <w:rsid w:val="00907E99"/>
    <w:rsid w:val="00907EF4"/>
    <w:rsid w:val="00910207"/>
    <w:rsid w:val="0091021C"/>
    <w:rsid w:val="0091025F"/>
    <w:rsid w:val="00910308"/>
    <w:rsid w:val="00910329"/>
    <w:rsid w:val="0091032B"/>
    <w:rsid w:val="009103E6"/>
    <w:rsid w:val="0091059B"/>
    <w:rsid w:val="00910797"/>
    <w:rsid w:val="009107AF"/>
    <w:rsid w:val="009107C7"/>
    <w:rsid w:val="009108AB"/>
    <w:rsid w:val="00910A87"/>
    <w:rsid w:val="00910A8A"/>
    <w:rsid w:val="00910B4A"/>
    <w:rsid w:val="00910CAB"/>
    <w:rsid w:val="00910D45"/>
    <w:rsid w:val="00910F0D"/>
    <w:rsid w:val="00910F54"/>
    <w:rsid w:val="00910F84"/>
    <w:rsid w:val="00910FFF"/>
    <w:rsid w:val="009112E0"/>
    <w:rsid w:val="0091136A"/>
    <w:rsid w:val="009117D2"/>
    <w:rsid w:val="00911839"/>
    <w:rsid w:val="009118AB"/>
    <w:rsid w:val="00911B79"/>
    <w:rsid w:val="00911BD3"/>
    <w:rsid w:val="00911EFE"/>
    <w:rsid w:val="00912079"/>
    <w:rsid w:val="0091209C"/>
    <w:rsid w:val="009121AB"/>
    <w:rsid w:val="009121FE"/>
    <w:rsid w:val="009124E8"/>
    <w:rsid w:val="00912681"/>
    <w:rsid w:val="009126D2"/>
    <w:rsid w:val="00912ADF"/>
    <w:rsid w:val="009131F9"/>
    <w:rsid w:val="009132F7"/>
    <w:rsid w:val="009135EC"/>
    <w:rsid w:val="00913611"/>
    <w:rsid w:val="00913731"/>
    <w:rsid w:val="00913744"/>
    <w:rsid w:val="00913871"/>
    <w:rsid w:val="00913884"/>
    <w:rsid w:val="00913890"/>
    <w:rsid w:val="00913941"/>
    <w:rsid w:val="00913D68"/>
    <w:rsid w:val="00913E9B"/>
    <w:rsid w:val="0091403E"/>
    <w:rsid w:val="009140C8"/>
    <w:rsid w:val="0091417F"/>
    <w:rsid w:val="00914469"/>
    <w:rsid w:val="0091449B"/>
    <w:rsid w:val="00914527"/>
    <w:rsid w:val="0091463B"/>
    <w:rsid w:val="009147DF"/>
    <w:rsid w:val="009148B3"/>
    <w:rsid w:val="009148DD"/>
    <w:rsid w:val="0091498B"/>
    <w:rsid w:val="00914D42"/>
    <w:rsid w:val="00914FF7"/>
    <w:rsid w:val="0091506E"/>
    <w:rsid w:val="0091509C"/>
    <w:rsid w:val="009150FA"/>
    <w:rsid w:val="0091525B"/>
    <w:rsid w:val="009153E1"/>
    <w:rsid w:val="00915420"/>
    <w:rsid w:val="009157CA"/>
    <w:rsid w:val="0091596E"/>
    <w:rsid w:val="009159F3"/>
    <w:rsid w:val="00915A24"/>
    <w:rsid w:val="00915A60"/>
    <w:rsid w:val="00915ADD"/>
    <w:rsid w:val="00915AF9"/>
    <w:rsid w:val="00915B8E"/>
    <w:rsid w:val="00915DE9"/>
    <w:rsid w:val="00915EDE"/>
    <w:rsid w:val="00915FB3"/>
    <w:rsid w:val="009162F2"/>
    <w:rsid w:val="00916988"/>
    <w:rsid w:val="00916A7A"/>
    <w:rsid w:val="00916B60"/>
    <w:rsid w:val="00916D89"/>
    <w:rsid w:val="0091703F"/>
    <w:rsid w:val="00917056"/>
    <w:rsid w:val="009174B2"/>
    <w:rsid w:val="009176D8"/>
    <w:rsid w:val="009176ED"/>
    <w:rsid w:val="00917D1E"/>
    <w:rsid w:val="00917EB5"/>
    <w:rsid w:val="009200CE"/>
    <w:rsid w:val="009200D8"/>
    <w:rsid w:val="009201D3"/>
    <w:rsid w:val="00920391"/>
    <w:rsid w:val="0092058E"/>
    <w:rsid w:val="00920609"/>
    <w:rsid w:val="00920A16"/>
    <w:rsid w:val="00920AEC"/>
    <w:rsid w:val="00920B06"/>
    <w:rsid w:val="00920C3A"/>
    <w:rsid w:val="00920D4E"/>
    <w:rsid w:val="00920DA0"/>
    <w:rsid w:val="00920E23"/>
    <w:rsid w:val="00921005"/>
    <w:rsid w:val="009210C5"/>
    <w:rsid w:val="0092116B"/>
    <w:rsid w:val="00921212"/>
    <w:rsid w:val="0092123B"/>
    <w:rsid w:val="00921262"/>
    <w:rsid w:val="0092148B"/>
    <w:rsid w:val="00921634"/>
    <w:rsid w:val="00921689"/>
    <w:rsid w:val="009216FF"/>
    <w:rsid w:val="00921773"/>
    <w:rsid w:val="00921841"/>
    <w:rsid w:val="0092185F"/>
    <w:rsid w:val="00921A2F"/>
    <w:rsid w:val="00921B1A"/>
    <w:rsid w:val="00921B96"/>
    <w:rsid w:val="00921E1B"/>
    <w:rsid w:val="00921E92"/>
    <w:rsid w:val="0092204D"/>
    <w:rsid w:val="0092208B"/>
    <w:rsid w:val="0092212E"/>
    <w:rsid w:val="009222BA"/>
    <w:rsid w:val="009222E0"/>
    <w:rsid w:val="009222EB"/>
    <w:rsid w:val="00922325"/>
    <w:rsid w:val="009223E1"/>
    <w:rsid w:val="009224BE"/>
    <w:rsid w:val="0092257B"/>
    <w:rsid w:val="0092271D"/>
    <w:rsid w:val="0092272A"/>
    <w:rsid w:val="00922878"/>
    <w:rsid w:val="009229A4"/>
    <w:rsid w:val="00922A2D"/>
    <w:rsid w:val="00922BA5"/>
    <w:rsid w:val="00922DA0"/>
    <w:rsid w:val="00922DE8"/>
    <w:rsid w:val="00922EBC"/>
    <w:rsid w:val="00922F20"/>
    <w:rsid w:val="00922F31"/>
    <w:rsid w:val="00923008"/>
    <w:rsid w:val="00923016"/>
    <w:rsid w:val="00923438"/>
    <w:rsid w:val="0092347F"/>
    <w:rsid w:val="00923551"/>
    <w:rsid w:val="009235C0"/>
    <w:rsid w:val="0092360E"/>
    <w:rsid w:val="009237E6"/>
    <w:rsid w:val="00923824"/>
    <w:rsid w:val="00923B42"/>
    <w:rsid w:val="00923C7D"/>
    <w:rsid w:val="00923E13"/>
    <w:rsid w:val="00924076"/>
    <w:rsid w:val="00924083"/>
    <w:rsid w:val="00924327"/>
    <w:rsid w:val="0092446C"/>
    <w:rsid w:val="0092466E"/>
    <w:rsid w:val="009246D4"/>
    <w:rsid w:val="00924721"/>
    <w:rsid w:val="0092489A"/>
    <w:rsid w:val="009248EC"/>
    <w:rsid w:val="0092498A"/>
    <w:rsid w:val="00924B03"/>
    <w:rsid w:val="00924BF0"/>
    <w:rsid w:val="00924E51"/>
    <w:rsid w:val="00924E52"/>
    <w:rsid w:val="00924E94"/>
    <w:rsid w:val="00924EB7"/>
    <w:rsid w:val="00925272"/>
    <w:rsid w:val="009252AE"/>
    <w:rsid w:val="00925373"/>
    <w:rsid w:val="00925414"/>
    <w:rsid w:val="00925420"/>
    <w:rsid w:val="00925480"/>
    <w:rsid w:val="009254AF"/>
    <w:rsid w:val="009254B6"/>
    <w:rsid w:val="009254CE"/>
    <w:rsid w:val="00925644"/>
    <w:rsid w:val="0092574D"/>
    <w:rsid w:val="00925766"/>
    <w:rsid w:val="009258CF"/>
    <w:rsid w:val="00925927"/>
    <w:rsid w:val="00925A91"/>
    <w:rsid w:val="00925A9B"/>
    <w:rsid w:val="00925C60"/>
    <w:rsid w:val="00925DAF"/>
    <w:rsid w:val="00926373"/>
    <w:rsid w:val="00926656"/>
    <w:rsid w:val="009266F9"/>
    <w:rsid w:val="00926B1B"/>
    <w:rsid w:val="00926B56"/>
    <w:rsid w:val="00926BE0"/>
    <w:rsid w:val="00926DBE"/>
    <w:rsid w:val="00926DE2"/>
    <w:rsid w:val="00926E72"/>
    <w:rsid w:val="00927040"/>
    <w:rsid w:val="00927B82"/>
    <w:rsid w:val="00927BDE"/>
    <w:rsid w:val="00927C89"/>
    <w:rsid w:val="00927CB3"/>
    <w:rsid w:val="00927D15"/>
    <w:rsid w:val="00927E76"/>
    <w:rsid w:val="00927F2F"/>
    <w:rsid w:val="00930045"/>
    <w:rsid w:val="009301F7"/>
    <w:rsid w:val="0093028E"/>
    <w:rsid w:val="00930376"/>
    <w:rsid w:val="009303BC"/>
    <w:rsid w:val="00930512"/>
    <w:rsid w:val="009305ED"/>
    <w:rsid w:val="00930733"/>
    <w:rsid w:val="00930974"/>
    <w:rsid w:val="00930AAA"/>
    <w:rsid w:val="00930C9B"/>
    <w:rsid w:val="00930CA8"/>
    <w:rsid w:val="00930E42"/>
    <w:rsid w:val="00930EC1"/>
    <w:rsid w:val="00930EF8"/>
    <w:rsid w:val="00930F7C"/>
    <w:rsid w:val="00930FAC"/>
    <w:rsid w:val="00930FB0"/>
    <w:rsid w:val="00931077"/>
    <w:rsid w:val="0093116F"/>
    <w:rsid w:val="009312E5"/>
    <w:rsid w:val="009313CE"/>
    <w:rsid w:val="0093144B"/>
    <w:rsid w:val="0093146D"/>
    <w:rsid w:val="009314A1"/>
    <w:rsid w:val="00931578"/>
    <w:rsid w:val="009318E4"/>
    <w:rsid w:val="00931926"/>
    <w:rsid w:val="00931935"/>
    <w:rsid w:val="009319E1"/>
    <w:rsid w:val="00931A24"/>
    <w:rsid w:val="00931AA7"/>
    <w:rsid w:val="00931ACF"/>
    <w:rsid w:val="00931DB2"/>
    <w:rsid w:val="00931DD7"/>
    <w:rsid w:val="00931EC9"/>
    <w:rsid w:val="00931FE1"/>
    <w:rsid w:val="009321F3"/>
    <w:rsid w:val="00932202"/>
    <w:rsid w:val="0093229C"/>
    <w:rsid w:val="00932395"/>
    <w:rsid w:val="0093250E"/>
    <w:rsid w:val="00932580"/>
    <w:rsid w:val="009327A4"/>
    <w:rsid w:val="009327ED"/>
    <w:rsid w:val="00932893"/>
    <w:rsid w:val="009328B0"/>
    <w:rsid w:val="00932A2B"/>
    <w:rsid w:val="00932B0D"/>
    <w:rsid w:val="00932B45"/>
    <w:rsid w:val="00932B47"/>
    <w:rsid w:val="00932C0B"/>
    <w:rsid w:val="00932C4C"/>
    <w:rsid w:val="00932C8A"/>
    <w:rsid w:val="00932D8C"/>
    <w:rsid w:val="00932E0A"/>
    <w:rsid w:val="00933126"/>
    <w:rsid w:val="0093319E"/>
    <w:rsid w:val="0093320F"/>
    <w:rsid w:val="0093327E"/>
    <w:rsid w:val="00933410"/>
    <w:rsid w:val="00933537"/>
    <w:rsid w:val="00933875"/>
    <w:rsid w:val="00933ACD"/>
    <w:rsid w:val="00933BA7"/>
    <w:rsid w:val="00933C5E"/>
    <w:rsid w:val="00933D1B"/>
    <w:rsid w:val="00933E24"/>
    <w:rsid w:val="00933F5C"/>
    <w:rsid w:val="0093419F"/>
    <w:rsid w:val="009343CD"/>
    <w:rsid w:val="00934421"/>
    <w:rsid w:val="0093451D"/>
    <w:rsid w:val="0093471B"/>
    <w:rsid w:val="00934919"/>
    <w:rsid w:val="00934A9A"/>
    <w:rsid w:val="00934C99"/>
    <w:rsid w:val="00934D9D"/>
    <w:rsid w:val="00934E4F"/>
    <w:rsid w:val="00934F71"/>
    <w:rsid w:val="00934FC9"/>
    <w:rsid w:val="00935037"/>
    <w:rsid w:val="0093523A"/>
    <w:rsid w:val="009353DC"/>
    <w:rsid w:val="009353F6"/>
    <w:rsid w:val="009355CF"/>
    <w:rsid w:val="0093587C"/>
    <w:rsid w:val="00935972"/>
    <w:rsid w:val="00935976"/>
    <w:rsid w:val="00935DA7"/>
    <w:rsid w:val="00935E99"/>
    <w:rsid w:val="00935E9C"/>
    <w:rsid w:val="00936025"/>
    <w:rsid w:val="009360E1"/>
    <w:rsid w:val="009361BF"/>
    <w:rsid w:val="009362DC"/>
    <w:rsid w:val="00936344"/>
    <w:rsid w:val="0093636A"/>
    <w:rsid w:val="009364AC"/>
    <w:rsid w:val="009365C5"/>
    <w:rsid w:val="009366BC"/>
    <w:rsid w:val="009366DC"/>
    <w:rsid w:val="00936BF7"/>
    <w:rsid w:val="00936C72"/>
    <w:rsid w:val="00936D21"/>
    <w:rsid w:val="00936FA9"/>
    <w:rsid w:val="00936FBE"/>
    <w:rsid w:val="00937142"/>
    <w:rsid w:val="0093768A"/>
    <w:rsid w:val="009378F7"/>
    <w:rsid w:val="009379D6"/>
    <w:rsid w:val="00937A4B"/>
    <w:rsid w:val="00937A75"/>
    <w:rsid w:val="00937B2B"/>
    <w:rsid w:val="00937BF3"/>
    <w:rsid w:val="00937D46"/>
    <w:rsid w:val="00937E29"/>
    <w:rsid w:val="00937FD7"/>
    <w:rsid w:val="0094007B"/>
    <w:rsid w:val="009401BE"/>
    <w:rsid w:val="009401C0"/>
    <w:rsid w:val="00940320"/>
    <w:rsid w:val="00940353"/>
    <w:rsid w:val="00940466"/>
    <w:rsid w:val="00940500"/>
    <w:rsid w:val="0094057A"/>
    <w:rsid w:val="0094064A"/>
    <w:rsid w:val="00940655"/>
    <w:rsid w:val="00940694"/>
    <w:rsid w:val="00940A1D"/>
    <w:rsid w:val="00940A3A"/>
    <w:rsid w:val="00940BDB"/>
    <w:rsid w:val="00940E34"/>
    <w:rsid w:val="00941239"/>
    <w:rsid w:val="00941335"/>
    <w:rsid w:val="009413CF"/>
    <w:rsid w:val="0094154D"/>
    <w:rsid w:val="00941584"/>
    <w:rsid w:val="009418A4"/>
    <w:rsid w:val="009418F7"/>
    <w:rsid w:val="00941BCC"/>
    <w:rsid w:val="00941E0C"/>
    <w:rsid w:val="009422C6"/>
    <w:rsid w:val="0094238A"/>
    <w:rsid w:val="009424E9"/>
    <w:rsid w:val="009425C3"/>
    <w:rsid w:val="009425FA"/>
    <w:rsid w:val="009426D4"/>
    <w:rsid w:val="0094274B"/>
    <w:rsid w:val="0094277F"/>
    <w:rsid w:val="0094297A"/>
    <w:rsid w:val="009429C6"/>
    <w:rsid w:val="009429CD"/>
    <w:rsid w:val="00942D82"/>
    <w:rsid w:val="00942DA0"/>
    <w:rsid w:val="00942DAD"/>
    <w:rsid w:val="00942DD3"/>
    <w:rsid w:val="00942F20"/>
    <w:rsid w:val="00943061"/>
    <w:rsid w:val="00943621"/>
    <w:rsid w:val="00943641"/>
    <w:rsid w:val="009437A2"/>
    <w:rsid w:val="00943854"/>
    <w:rsid w:val="0094392A"/>
    <w:rsid w:val="00943A9F"/>
    <w:rsid w:val="00943C58"/>
    <w:rsid w:val="00943CB1"/>
    <w:rsid w:val="00943D38"/>
    <w:rsid w:val="00943E99"/>
    <w:rsid w:val="009440DB"/>
    <w:rsid w:val="00944561"/>
    <w:rsid w:val="009445E1"/>
    <w:rsid w:val="009445E8"/>
    <w:rsid w:val="00944601"/>
    <w:rsid w:val="00944605"/>
    <w:rsid w:val="00944733"/>
    <w:rsid w:val="0094477F"/>
    <w:rsid w:val="009447D9"/>
    <w:rsid w:val="009447DB"/>
    <w:rsid w:val="00944822"/>
    <w:rsid w:val="0094496C"/>
    <w:rsid w:val="00944B9F"/>
    <w:rsid w:val="00944BF8"/>
    <w:rsid w:val="00944C03"/>
    <w:rsid w:val="00944DE6"/>
    <w:rsid w:val="00944E2F"/>
    <w:rsid w:val="00944F31"/>
    <w:rsid w:val="009451D6"/>
    <w:rsid w:val="0094537D"/>
    <w:rsid w:val="009453B1"/>
    <w:rsid w:val="009454A4"/>
    <w:rsid w:val="009454AE"/>
    <w:rsid w:val="009457F6"/>
    <w:rsid w:val="009458FB"/>
    <w:rsid w:val="00945910"/>
    <w:rsid w:val="009459C5"/>
    <w:rsid w:val="00945B13"/>
    <w:rsid w:val="00945BA9"/>
    <w:rsid w:val="00945BE5"/>
    <w:rsid w:val="00945D46"/>
    <w:rsid w:val="00945D90"/>
    <w:rsid w:val="00945D9F"/>
    <w:rsid w:val="00945DF7"/>
    <w:rsid w:val="00945E22"/>
    <w:rsid w:val="00945EA7"/>
    <w:rsid w:val="00945F02"/>
    <w:rsid w:val="00945FA9"/>
    <w:rsid w:val="00945FAD"/>
    <w:rsid w:val="00945FE7"/>
    <w:rsid w:val="00946180"/>
    <w:rsid w:val="00946253"/>
    <w:rsid w:val="0094640E"/>
    <w:rsid w:val="009464CA"/>
    <w:rsid w:val="009464E3"/>
    <w:rsid w:val="009464FC"/>
    <w:rsid w:val="00946519"/>
    <w:rsid w:val="009467E5"/>
    <w:rsid w:val="00946856"/>
    <w:rsid w:val="00946998"/>
    <w:rsid w:val="00946A0C"/>
    <w:rsid w:val="00946A49"/>
    <w:rsid w:val="00946AA4"/>
    <w:rsid w:val="00946B37"/>
    <w:rsid w:val="00946C60"/>
    <w:rsid w:val="00946CC9"/>
    <w:rsid w:val="00946CFA"/>
    <w:rsid w:val="00946E08"/>
    <w:rsid w:val="00946F8A"/>
    <w:rsid w:val="00946FFB"/>
    <w:rsid w:val="00947076"/>
    <w:rsid w:val="0094707C"/>
    <w:rsid w:val="00947119"/>
    <w:rsid w:val="009471CB"/>
    <w:rsid w:val="0094723C"/>
    <w:rsid w:val="009473FB"/>
    <w:rsid w:val="00947689"/>
    <w:rsid w:val="009477D9"/>
    <w:rsid w:val="009479B0"/>
    <w:rsid w:val="00947B65"/>
    <w:rsid w:val="00947BCA"/>
    <w:rsid w:val="00947C47"/>
    <w:rsid w:val="00947E69"/>
    <w:rsid w:val="00950090"/>
    <w:rsid w:val="00950245"/>
    <w:rsid w:val="0095044C"/>
    <w:rsid w:val="0095048F"/>
    <w:rsid w:val="0095056F"/>
    <w:rsid w:val="00950773"/>
    <w:rsid w:val="00950935"/>
    <w:rsid w:val="009509FE"/>
    <w:rsid w:val="00950C6E"/>
    <w:rsid w:val="0095102F"/>
    <w:rsid w:val="009510A9"/>
    <w:rsid w:val="009510CC"/>
    <w:rsid w:val="00951319"/>
    <w:rsid w:val="009513EA"/>
    <w:rsid w:val="009515EC"/>
    <w:rsid w:val="009517EE"/>
    <w:rsid w:val="0095188B"/>
    <w:rsid w:val="00951988"/>
    <w:rsid w:val="00951DED"/>
    <w:rsid w:val="00952008"/>
    <w:rsid w:val="0095201C"/>
    <w:rsid w:val="0095204E"/>
    <w:rsid w:val="009522B7"/>
    <w:rsid w:val="009523CB"/>
    <w:rsid w:val="0095246B"/>
    <w:rsid w:val="009526AB"/>
    <w:rsid w:val="009526CF"/>
    <w:rsid w:val="00952810"/>
    <w:rsid w:val="00952894"/>
    <w:rsid w:val="00952923"/>
    <w:rsid w:val="00952B4D"/>
    <w:rsid w:val="00952BB4"/>
    <w:rsid w:val="00952D29"/>
    <w:rsid w:val="00952F72"/>
    <w:rsid w:val="00952FF5"/>
    <w:rsid w:val="00953515"/>
    <w:rsid w:val="009536EE"/>
    <w:rsid w:val="009537DC"/>
    <w:rsid w:val="009539A1"/>
    <w:rsid w:val="00954008"/>
    <w:rsid w:val="009540F7"/>
    <w:rsid w:val="0095415C"/>
    <w:rsid w:val="00954288"/>
    <w:rsid w:val="00954293"/>
    <w:rsid w:val="00954462"/>
    <w:rsid w:val="00954485"/>
    <w:rsid w:val="009544A2"/>
    <w:rsid w:val="009546EB"/>
    <w:rsid w:val="009549E5"/>
    <w:rsid w:val="00954A63"/>
    <w:rsid w:val="00954C01"/>
    <w:rsid w:val="00954C6E"/>
    <w:rsid w:val="00954ECB"/>
    <w:rsid w:val="009550EE"/>
    <w:rsid w:val="00955164"/>
    <w:rsid w:val="00955281"/>
    <w:rsid w:val="00955374"/>
    <w:rsid w:val="00955446"/>
    <w:rsid w:val="00955563"/>
    <w:rsid w:val="0095563F"/>
    <w:rsid w:val="00955687"/>
    <w:rsid w:val="00955B55"/>
    <w:rsid w:val="00955C57"/>
    <w:rsid w:val="00955EBA"/>
    <w:rsid w:val="00955F0F"/>
    <w:rsid w:val="0095628D"/>
    <w:rsid w:val="0095643B"/>
    <w:rsid w:val="00956807"/>
    <w:rsid w:val="009569E4"/>
    <w:rsid w:val="00956BC0"/>
    <w:rsid w:val="00956CBB"/>
    <w:rsid w:val="00956DD8"/>
    <w:rsid w:val="00956E1D"/>
    <w:rsid w:val="00956E71"/>
    <w:rsid w:val="00956EF9"/>
    <w:rsid w:val="00956F5F"/>
    <w:rsid w:val="00957084"/>
    <w:rsid w:val="0095723D"/>
    <w:rsid w:val="009572BD"/>
    <w:rsid w:val="00957417"/>
    <w:rsid w:val="00957641"/>
    <w:rsid w:val="009576D3"/>
    <w:rsid w:val="009579B6"/>
    <w:rsid w:val="00957AC3"/>
    <w:rsid w:val="00957D9F"/>
    <w:rsid w:val="00957E99"/>
    <w:rsid w:val="00957FB1"/>
    <w:rsid w:val="009600FC"/>
    <w:rsid w:val="0096022F"/>
    <w:rsid w:val="00960382"/>
    <w:rsid w:val="00960520"/>
    <w:rsid w:val="009607FC"/>
    <w:rsid w:val="00960A14"/>
    <w:rsid w:val="00960A56"/>
    <w:rsid w:val="00960B62"/>
    <w:rsid w:val="00960CAB"/>
    <w:rsid w:val="00960E34"/>
    <w:rsid w:val="009611AD"/>
    <w:rsid w:val="009611B2"/>
    <w:rsid w:val="00961234"/>
    <w:rsid w:val="0096138C"/>
    <w:rsid w:val="009613EA"/>
    <w:rsid w:val="0096146A"/>
    <w:rsid w:val="009614DC"/>
    <w:rsid w:val="009615FB"/>
    <w:rsid w:val="00961855"/>
    <w:rsid w:val="009619DE"/>
    <w:rsid w:val="00961C3E"/>
    <w:rsid w:val="00961C84"/>
    <w:rsid w:val="00961DEB"/>
    <w:rsid w:val="00961F57"/>
    <w:rsid w:val="0096202B"/>
    <w:rsid w:val="00962191"/>
    <w:rsid w:val="009621B7"/>
    <w:rsid w:val="00962397"/>
    <w:rsid w:val="00962455"/>
    <w:rsid w:val="0096246D"/>
    <w:rsid w:val="009624C2"/>
    <w:rsid w:val="0096258F"/>
    <w:rsid w:val="009625EE"/>
    <w:rsid w:val="00962696"/>
    <w:rsid w:val="00962B91"/>
    <w:rsid w:val="00962BD7"/>
    <w:rsid w:val="00962BEB"/>
    <w:rsid w:val="00962D48"/>
    <w:rsid w:val="00962F20"/>
    <w:rsid w:val="00963555"/>
    <w:rsid w:val="009636F2"/>
    <w:rsid w:val="009637D6"/>
    <w:rsid w:val="00963BF5"/>
    <w:rsid w:val="00963CDD"/>
    <w:rsid w:val="00963D11"/>
    <w:rsid w:val="00963EDA"/>
    <w:rsid w:val="00963F71"/>
    <w:rsid w:val="00963F79"/>
    <w:rsid w:val="00964097"/>
    <w:rsid w:val="009641A8"/>
    <w:rsid w:val="009643C3"/>
    <w:rsid w:val="00964604"/>
    <w:rsid w:val="00964695"/>
    <w:rsid w:val="0096473E"/>
    <w:rsid w:val="00964741"/>
    <w:rsid w:val="00964777"/>
    <w:rsid w:val="00964972"/>
    <w:rsid w:val="00964A0E"/>
    <w:rsid w:val="00964BF9"/>
    <w:rsid w:val="00964EF6"/>
    <w:rsid w:val="00964F1D"/>
    <w:rsid w:val="00964F7A"/>
    <w:rsid w:val="00964FB5"/>
    <w:rsid w:val="00965314"/>
    <w:rsid w:val="0096535B"/>
    <w:rsid w:val="0096538F"/>
    <w:rsid w:val="00965417"/>
    <w:rsid w:val="00965679"/>
    <w:rsid w:val="009656B7"/>
    <w:rsid w:val="00965984"/>
    <w:rsid w:val="0096598D"/>
    <w:rsid w:val="009659B0"/>
    <w:rsid w:val="009659B2"/>
    <w:rsid w:val="009659D8"/>
    <w:rsid w:val="00965C0C"/>
    <w:rsid w:val="00965C50"/>
    <w:rsid w:val="00965F37"/>
    <w:rsid w:val="0096622C"/>
    <w:rsid w:val="00966533"/>
    <w:rsid w:val="00966C81"/>
    <w:rsid w:val="00966CC8"/>
    <w:rsid w:val="00966D7B"/>
    <w:rsid w:val="00967064"/>
    <w:rsid w:val="0096718A"/>
    <w:rsid w:val="0096732C"/>
    <w:rsid w:val="00967475"/>
    <w:rsid w:val="009674FC"/>
    <w:rsid w:val="0096758E"/>
    <w:rsid w:val="009675C9"/>
    <w:rsid w:val="0096768E"/>
    <w:rsid w:val="0096769C"/>
    <w:rsid w:val="009676DE"/>
    <w:rsid w:val="00967813"/>
    <w:rsid w:val="0096787E"/>
    <w:rsid w:val="009679A4"/>
    <w:rsid w:val="00967CA9"/>
    <w:rsid w:val="00967D3C"/>
    <w:rsid w:val="00967E3E"/>
    <w:rsid w:val="00967E95"/>
    <w:rsid w:val="009702BA"/>
    <w:rsid w:val="00970545"/>
    <w:rsid w:val="00970686"/>
    <w:rsid w:val="009706B9"/>
    <w:rsid w:val="009706D7"/>
    <w:rsid w:val="00970738"/>
    <w:rsid w:val="009707E1"/>
    <w:rsid w:val="00970845"/>
    <w:rsid w:val="0097096B"/>
    <w:rsid w:val="00970999"/>
    <w:rsid w:val="00970C04"/>
    <w:rsid w:val="00970D47"/>
    <w:rsid w:val="00970D7B"/>
    <w:rsid w:val="00970E16"/>
    <w:rsid w:val="00970F6C"/>
    <w:rsid w:val="00970FD6"/>
    <w:rsid w:val="009711A2"/>
    <w:rsid w:val="00971390"/>
    <w:rsid w:val="009714D0"/>
    <w:rsid w:val="009715D9"/>
    <w:rsid w:val="009717FD"/>
    <w:rsid w:val="00971E19"/>
    <w:rsid w:val="00971F24"/>
    <w:rsid w:val="00971F6F"/>
    <w:rsid w:val="0097208D"/>
    <w:rsid w:val="009720DD"/>
    <w:rsid w:val="009723CC"/>
    <w:rsid w:val="00972483"/>
    <w:rsid w:val="009725EA"/>
    <w:rsid w:val="009725FF"/>
    <w:rsid w:val="00972798"/>
    <w:rsid w:val="00972866"/>
    <w:rsid w:val="009728AD"/>
    <w:rsid w:val="0097298B"/>
    <w:rsid w:val="00972AA3"/>
    <w:rsid w:val="00972B56"/>
    <w:rsid w:val="00972DE2"/>
    <w:rsid w:val="00972E0E"/>
    <w:rsid w:val="00972F5F"/>
    <w:rsid w:val="00972F9D"/>
    <w:rsid w:val="00972FBC"/>
    <w:rsid w:val="00973005"/>
    <w:rsid w:val="00973086"/>
    <w:rsid w:val="009730B0"/>
    <w:rsid w:val="0097317C"/>
    <w:rsid w:val="00973305"/>
    <w:rsid w:val="00973630"/>
    <w:rsid w:val="009736F9"/>
    <w:rsid w:val="00973718"/>
    <w:rsid w:val="00973745"/>
    <w:rsid w:val="00973788"/>
    <w:rsid w:val="009738B4"/>
    <w:rsid w:val="009739EE"/>
    <w:rsid w:val="00973C2E"/>
    <w:rsid w:val="00973DC8"/>
    <w:rsid w:val="00973EC5"/>
    <w:rsid w:val="00973F52"/>
    <w:rsid w:val="0097420C"/>
    <w:rsid w:val="009743E0"/>
    <w:rsid w:val="00974605"/>
    <w:rsid w:val="00974674"/>
    <w:rsid w:val="009746A9"/>
    <w:rsid w:val="00974929"/>
    <w:rsid w:val="009749FB"/>
    <w:rsid w:val="00974A40"/>
    <w:rsid w:val="00974ABA"/>
    <w:rsid w:val="00974CBE"/>
    <w:rsid w:val="00974E2C"/>
    <w:rsid w:val="00974EC8"/>
    <w:rsid w:val="00974FC2"/>
    <w:rsid w:val="009750D3"/>
    <w:rsid w:val="00975101"/>
    <w:rsid w:val="00975174"/>
    <w:rsid w:val="00975555"/>
    <w:rsid w:val="009755A5"/>
    <w:rsid w:val="00975733"/>
    <w:rsid w:val="009757FE"/>
    <w:rsid w:val="00975806"/>
    <w:rsid w:val="00975953"/>
    <w:rsid w:val="0097598D"/>
    <w:rsid w:val="00975A22"/>
    <w:rsid w:val="00975A78"/>
    <w:rsid w:val="00975BD2"/>
    <w:rsid w:val="00975CA7"/>
    <w:rsid w:val="00975CC8"/>
    <w:rsid w:val="00975CDA"/>
    <w:rsid w:val="00975DBB"/>
    <w:rsid w:val="00975E11"/>
    <w:rsid w:val="009760B0"/>
    <w:rsid w:val="0097611C"/>
    <w:rsid w:val="009761B9"/>
    <w:rsid w:val="00976746"/>
    <w:rsid w:val="00976838"/>
    <w:rsid w:val="009768DF"/>
    <w:rsid w:val="00977133"/>
    <w:rsid w:val="009771CC"/>
    <w:rsid w:val="00977203"/>
    <w:rsid w:val="009772BE"/>
    <w:rsid w:val="00977389"/>
    <w:rsid w:val="009773F4"/>
    <w:rsid w:val="009773FA"/>
    <w:rsid w:val="00977509"/>
    <w:rsid w:val="009777DA"/>
    <w:rsid w:val="009778B7"/>
    <w:rsid w:val="00977B4A"/>
    <w:rsid w:val="00977E95"/>
    <w:rsid w:val="0098005D"/>
    <w:rsid w:val="009800BE"/>
    <w:rsid w:val="009800F4"/>
    <w:rsid w:val="00980374"/>
    <w:rsid w:val="009804BE"/>
    <w:rsid w:val="009804C0"/>
    <w:rsid w:val="00980554"/>
    <w:rsid w:val="009805C3"/>
    <w:rsid w:val="009806D0"/>
    <w:rsid w:val="00980C24"/>
    <w:rsid w:val="00980D87"/>
    <w:rsid w:val="00980D89"/>
    <w:rsid w:val="00980FFA"/>
    <w:rsid w:val="0098124E"/>
    <w:rsid w:val="00981284"/>
    <w:rsid w:val="0098139A"/>
    <w:rsid w:val="009813AC"/>
    <w:rsid w:val="00981484"/>
    <w:rsid w:val="009814E3"/>
    <w:rsid w:val="009819C9"/>
    <w:rsid w:val="00981A43"/>
    <w:rsid w:val="00981B12"/>
    <w:rsid w:val="00981DD7"/>
    <w:rsid w:val="00981DE2"/>
    <w:rsid w:val="00981E50"/>
    <w:rsid w:val="00981EB7"/>
    <w:rsid w:val="00981F29"/>
    <w:rsid w:val="00982028"/>
    <w:rsid w:val="0098247D"/>
    <w:rsid w:val="00982561"/>
    <w:rsid w:val="00982A50"/>
    <w:rsid w:val="00982AE5"/>
    <w:rsid w:val="00982C70"/>
    <w:rsid w:val="00982D27"/>
    <w:rsid w:val="00982D85"/>
    <w:rsid w:val="00982DB1"/>
    <w:rsid w:val="00982DBD"/>
    <w:rsid w:val="00982FAB"/>
    <w:rsid w:val="00983171"/>
    <w:rsid w:val="0098335A"/>
    <w:rsid w:val="0098338C"/>
    <w:rsid w:val="0098376F"/>
    <w:rsid w:val="00983962"/>
    <w:rsid w:val="00983A04"/>
    <w:rsid w:val="00983A69"/>
    <w:rsid w:val="00983B92"/>
    <w:rsid w:val="00983C39"/>
    <w:rsid w:val="00983EEA"/>
    <w:rsid w:val="0098408E"/>
    <w:rsid w:val="009842F0"/>
    <w:rsid w:val="0098432F"/>
    <w:rsid w:val="00984579"/>
    <w:rsid w:val="00984647"/>
    <w:rsid w:val="0098493F"/>
    <w:rsid w:val="0098495D"/>
    <w:rsid w:val="009849D8"/>
    <w:rsid w:val="00984A38"/>
    <w:rsid w:val="00984AE7"/>
    <w:rsid w:val="00984BF9"/>
    <w:rsid w:val="00984C65"/>
    <w:rsid w:val="00984DB3"/>
    <w:rsid w:val="00984E21"/>
    <w:rsid w:val="00984E5F"/>
    <w:rsid w:val="00984E84"/>
    <w:rsid w:val="0098520D"/>
    <w:rsid w:val="00985579"/>
    <w:rsid w:val="0098567A"/>
    <w:rsid w:val="00985734"/>
    <w:rsid w:val="00985B0E"/>
    <w:rsid w:val="00985B6F"/>
    <w:rsid w:val="00985C3C"/>
    <w:rsid w:val="00985CA6"/>
    <w:rsid w:val="00985D1C"/>
    <w:rsid w:val="00985DAE"/>
    <w:rsid w:val="00985DCE"/>
    <w:rsid w:val="00985FE9"/>
    <w:rsid w:val="0098607A"/>
    <w:rsid w:val="009860B1"/>
    <w:rsid w:val="009860BE"/>
    <w:rsid w:val="00986142"/>
    <w:rsid w:val="00986237"/>
    <w:rsid w:val="009862CD"/>
    <w:rsid w:val="00986366"/>
    <w:rsid w:val="009865D0"/>
    <w:rsid w:val="009865FE"/>
    <w:rsid w:val="00986671"/>
    <w:rsid w:val="00986892"/>
    <w:rsid w:val="00986908"/>
    <w:rsid w:val="00986A29"/>
    <w:rsid w:val="00986AA2"/>
    <w:rsid w:val="00986C48"/>
    <w:rsid w:val="00986FE5"/>
    <w:rsid w:val="00987092"/>
    <w:rsid w:val="0098715F"/>
    <w:rsid w:val="009871DD"/>
    <w:rsid w:val="0098730C"/>
    <w:rsid w:val="009875EA"/>
    <w:rsid w:val="00987919"/>
    <w:rsid w:val="00987A1D"/>
    <w:rsid w:val="00987A39"/>
    <w:rsid w:val="00987B50"/>
    <w:rsid w:val="00987D68"/>
    <w:rsid w:val="00987E78"/>
    <w:rsid w:val="00987EDF"/>
    <w:rsid w:val="00987F5A"/>
    <w:rsid w:val="009900E0"/>
    <w:rsid w:val="0099012F"/>
    <w:rsid w:val="00990168"/>
    <w:rsid w:val="00990534"/>
    <w:rsid w:val="00990554"/>
    <w:rsid w:val="00990657"/>
    <w:rsid w:val="009907D7"/>
    <w:rsid w:val="009907ED"/>
    <w:rsid w:val="00990898"/>
    <w:rsid w:val="0099091B"/>
    <w:rsid w:val="00990943"/>
    <w:rsid w:val="00990975"/>
    <w:rsid w:val="00990E9D"/>
    <w:rsid w:val="00990F3D"/>
    <w:rsid w:val="00990F75"/>
    <w:rsid w:val="00990F98"/>
    <w:rsid w:val="00991310"/>
    <w:rsid w:val="00991650"/>
    <w:rsid w:val="009916CE"/>
    <w:rsid w:val="0099173E"/>
    <w:rsid w:val="0099184C"/>
    <w:rsid w:val="009919CB"/>
    <w:rsid w:val="009919F2"/>
    <w:rsid w:val="00991C18"/>
    <w:rsid w:val="00991E52"/>
    <w:rsid w:val="00991FDA"/>
    <w:rsid w:val="009920E3"/>
    <w:rsid w:val="00992328"/>
    <w:rsid w:val="00992447"/>
    <w:rsid w:val="009924CB"/>
    <w:rsid w:val="00992527"/>
    <w:rsid w:val="0099269A"/>
    <w:rsid w:val="00992799"/>
    <w:rsid w:val="00992849"/>
    <w:rsid w:val="00992859"/>
    <w:rsid w:val="0099297A"/>
    <w:rsid w:val="009929B5"/>
    <w:rsid w:val="00992A30"/>
    <w:rsid w:val="00992A6B"/>
    <w:rsid w:val="00992B47"/>
    <w:rsid w:val="00992BCA"/>
    <w:rsid w:val="00992C9C"/>
    <w:rsid w:val="00992CEE"/>
    <w:rsid w:val="00992EEC"/>
    <w:rsid w:val="00992F3B"/>
    <w:rsid w:val="00992FD9"/>
    <w:rsid w:val="00993035"/>
    <w:rsid w:val="009930B7"/>
    <w:rsid w:val="009931FB"/>
    <w:rsid w:val="0099329D"/>
    <w:rsid w:val="009932C3"/>
    <w:rsid w:val="00993582"/>
    <w:rsid w:val="00993609"/>
    <w:rsid w:val="0099366F"/>
    <w:rsid w:val="00993A39"/>
    <w:rsid w:val="00993B27"/>
    <w:rsid w:val="00993CD3"/>
    <w:rsid w:val="00993F60"/>
    <w:rsid w:val="00993F73"/>
    <w:rsid w:val="00993F8F"/>
    <w:rsid w:val="00993FE3"/>
    <w:rsid w:val="00994248"/>
    <w:rsid w:val="009942EF"/>
    <w:rsid w:val="0099434B"/>
    <w:rsid w:val="0099434C"/>
    <w:rsid w:val="00994429"/>
    <w:rsid w:val="00994526"/>
    <w:rsid w:val="00994673"/>
    <w:rsid w:val="00994681"/>
    <w:rsid w:val="00994888"/>
    <w:rsid w:val="009948D0"/>
    <w:rsid w:val="0099493E"/>
    <w:rsid w:val="009949FA"/>
    <w:rsid w:val="00994A12"/>
    <w:rsid w:val="00994B6A"/>
    <w:rsid w:val="00994BAD"/>
    <w:rsid w:val="00994CE6"/>
    <w:rsid w:val="00995087"/>
    <w:rsid w:val="0099545E"/>
    <w:rsid w:val="00995495"/>
    <w:rsid w:val="009954D0"/>
    <w:rsid w:val="00995662"/>
    <w:rsid w:val="0099569C"/>
    <w:rsid w:val="009956D1"/>
    <w:rsid w:val="0099573E"/>
    <w:rsid w:val="00995A95"/>
    <w:rsid w:val="00995B27"/>
    <w:rsid w:val="00995C0F"/>
    <w:rsid w:val="00995C10"/>
    <w:rsid w:val="00995C65"/>
    <w:rsid w:val="00995DFD"/>
    <w:rsid w:val="00996031"/>
    <w:rsid w:val="0099624B"/>
    <w:rsid w:val="00996252"/>
    <w:rsid w:val="00996395"/>
    <w:rsid w:val="009963CE"/>
    <w:rsid w:val="009963E1"/>
    <w:rsid w:val="009965E7"/>
    <w:rsid w:val="0099671B"/>
    <w:rsid w:val="009968CF"/>
    <w:rsid w:val="00996A1B"/>
    <w:rsid w:val="00996CA7"/>
    <w:rsid w:val="00996D6D"/>
    <w:rsid w:val="00996E37"/>
    <w:rsid w:val="00996E79"/>
    <w:rsid w:val="00996F67"/>
    <w:rsid w:val="00997031"/>
    <w:rsid w:val="009970A0"/>
    <w:rsid w:val="009970AB"/>
    <w:rsid w:val="009970F6"/>
    <w:rsid w:val="00997237"/>
    <w:rsid w:val="009974E1"/>
    <w:rsid w:val="009975A2"/>
    <w:rsid w:val="00997603"/>
    <w:rsid w:val="009978B9"/>
    <w:rsid w:val="00997A1F"/>
    <w:rsid w:val="00997B61"/>
    <w:rsid w:val="00997CD0"/>
    <w:rsid w:val="00997D62"/>
    <w:rsid w:val="00997D85"/>
    <w:rsid w:val="00997F5B"/>
    <w:rsid w:val="00997F6E"/>
    <w:rsid w:val="00997F70"/>
    <w:rsid w:val="009A0052"/>
    <w:rsid w:val="009A0288"/>
    <w:rsid w:val="009A028B"/>
    <w:rsid w:val="009A03C4"/>
    <w:rsid w:val="009A03C8"/>
    <w:rsid w:val="009A0408"/>
    <w:rsid w:val="009A04E9"/>
    <w:rsid w:val="009A0553"/>
    <w:rsid w:val="009A0620"/>
    <w:rsid w:val="009A072A"/>
    <w:rsid w:val="009A0B8A"/>
    <w:rsid w:val="009A0DB5"/>
    <w:rsid w:val="009A0DDF"/>
    <w:rsid w:val="009A0E46"/>
    <w:rsid w:val="009A0E65"/>
    <w:rsid w:val="009A0F53"/>
    <w:rsid w:val="009A0FE1"/>
    <w:rsid w:val="009A11F6"/>
    <w:rsid w:val="009A1550"/>
    <w:rsid w:val="009A1637"/>
    <w:rsid w:val="009A1944"/>
    <w:rsid w:val="009A1977"/>
    <w:rsid w:val="009A19BA"/>
    <w:rsid w:val="009A1B0A"/>
    <w:rsid w:val="009A1C31"/>
    <w:rsid w:val="009A1CBC"/>
    <w:rsid w:val="009A1E01"/>
    <w:rsid w:val="009A1E67"/>
    <w:rsid w:val="009A1F0F"/>
    <w:rsid w:val="009A1F22"/>
    <w:rsid w:val="009A1FDB"/>
    <w:rsid w:val="009A1FFC"/>
    <w:rsid w:val="009A2115"/>
    <w:rsid w:val="009A2187"/>
    <w:rsid w:val="009A21F1"/>
    <w:rsid w:val="009A233F"/>
    <w:rsid w:val="009A2649"/>
    <w:rsid w:val="009A285F"/>
    <w:rsid w:val="009A28F2"/>
    <w:rsid w:val="009A2C93"/>
    <w:rsid w:val="009A2F02"/>
    <w:rsid w:val="009A2F45"/>
    <w:rsid w:val="009A30F8"/>
    <w:rsid w:val="009A3124"/>
    <w:rsid w:val="009A312C"/>
    <w:rsid w:val="009A3183"/>
    <w:rsid w:val="009A3273"/>
    <w:rsid w:val="009A3282"/>
    <w:rsid w:val="009A32A0"/>
    <w:rsid w:val="009A348C"/>
    <w:rsid w:val="009A3636"/>
    <w:rsid w:val="009A3716"/>
    <w:rsid w:val="009A3B09"/>
    <w:rsid w:val="009A3B0C"/>
    <w:rsid w:val="009A3B68"/>
    <w:rsid w:val="009A3B98"/>
    <w:rsid w:val="009A3D04"/>
    <w:rsid w:val="009A3D5B"/>
    <w:rsid w:val="009A3FDC"/>
    <w:rsid w:val="009A4459"/>
    <w:rsid w:val="009A45DB"/>
    <w:rsid w:val="009A4C24"/>
    <w:rsid w:val="009A4CA3"/>
    <w:rsid w:val="009A4CDE"/>
    <w:rsid w:val="009A4DED"/>
    <w:rsid w:val="009A4E82"/>
    <w:rsid w:val="009A4F62"/>
    <w:rsid w:val="009A5147"/>
    <w:rsid w:val="009A53EE"/>
    <w:rsid w:val="009A5417"/>
    <w:rsid w:val="009A54CB"/>
    <w:rsid w:val="009A5615"/>
    <w:rsid w:val="009A58C1"/>
    <w:rsid w:val="009A5965"/>
    <w:rsid w:val="009A5E82"/>
    <w:rsid w:val="009A5F37"/>
    <w:rsid w:val="009A5F3A"/>
    <w:rsid w:val="009A5FFE"/>
    <w:rsid w:val="009A610E"/>
    <w:rsid w:val="009A6230"/>
    <w:rsid w:val="009A64BD"/>
    <w:rsid w:val="009A654C"/>
    <w:rsid w:val="009A6589"/>
    <w:rsid w:val="009A663A"/>
    <w:rsid w:val="009A66C5"/>
    <w:rsid w:val="009A6773"/>
    <w:rsid w:val="009A6979"/>
    <w:rsid w:val="009A6A3F"/>
    <w:rsid w:val="009A6E2D"/>
    <w:rsid w:val="009A6E34"/>
    <w:rsid w:val="009A6EC3"/>
    <w:rsid w:val="009A6F10"/>
    <w:rsid w:val="009A6FAA"/>
    <w:rsid w:val="009A6FB0"/>
    <w:rsid w:val="009A72E6"/>
    <w:rsid w:val="009A7488"/>
    <w:rsid w:val="009A7546"/>
    <w:rsid w:val="009A7650"/>
    <w:rsid w:val="009A7F8A"/>
    <w:rsid w:val="009A7FC5"/>
    <w:rsid w:val="009B0082"/>
    <w:rsid w:val="009B00CA"/>
    <w:rsid w:val="009B01D1"/>
    <w:rsid w:val="009B0201"/>
    <w:rsid w:val="009B0381"/>
    <w:rsid w:val="009B0550"/>
    <w:rsid w:val="009B0742"/>
    <w:rsid w:val="009B07AF"/>
    <w:rsid w:val="009B0863"/>
    <w:rsid w:val="009B0A62"/>
    <w:rsid w:val="009B0CEB"/>
    <w:rsid w:val="009B0DA8"/>
    <w:rsid w:val="009B0DD6"/>
    <w:rsid w:val="009B1149"/>
    <w:rsid w:val="009B1203"/>
    <w:rsid w:val="009B148E"/>
    <w:rsid w:val="009B1583"/>
    <w:rsid w:val="009B15CA"/>
    <w:rsid w:val="009B15EB"/>
    <w:rsid w:val="009B1637"/>
    <w:rsid w:val="009B16ED"/>
    <w:rsid w:val="009B1715"/>
    <w:rsid w:val="009B1966"/>
    <w:rsid w:val="009B1B42"/>
    <w:rsid w:val="009B1B5E"/>
    <w:rsid w:val="009B1BD5"/>
    <w:rsid w:val="009B1C68"/>
    <w:rsid w:val="009B1D3B"/>
    <w:rsid w:val="009B1D62"/>
    <w:rsid w:val="009B1F1C"/>
    <w:rsid w:val="009B1FFF"/>
    <w:rsid w:val="009B20EF"/>
    <w:rsid w:val="009B21ED"/>
    <w:rsid w:val="009B223D"/>
    <w:rsid w:val="009B223E"/>
    <w:rsid w:val="009B2292"/>
    <w:rsid w:val="009B2526"/>
    <w:rsid w:val="009B25A6"/>
    <w:rsid w:val="009B25F4"/>
    <w:rsid w:val="009B2773"/>
    <w:rsid w:val="009B2A66"/>
    <w:rsid w:val="009B2AA4"/>
    <w:rsid w:val="009B2BA4"/>
    <w:rsid w:val="009B2CDF"/>
    <w:rsid w:val="009B2D27"/>
    <w:rsid w:val="009B2F2A"/>
    <w:rsid w:val="009B2FBA"/>
    <w:rsid w:val="009B30EB"/>
    <w:rsid w:val="009B3159"/>
    <w:rsid w:val="009B3196"/>
    <w:rsid w:val="009B32C7"/>
    <w:rsid w:val="009B34E6"/>
    <w:rsid w:val="009B34EB"/>
    <w:rsid w:val="009B3728"/>
    <w:rsid w:val="009B3733"/>
    <w:rsid w:val="009B37E5"/>
    <w:rsid w:val="009B386D"/>
    <w:rsid w:val="009B3870"/>
    <w:rsid w:val="009B398B"/>
    <w:rsid w:val="009B3A63"/>
    <w:rsid w:val="009B3D47"/>
    <w:rsid w:val="009B3F1B"/>
    <w:rsid w:val="009B408B"/>
    <w:rsid w:val="009B40DC"/>
    <w:rsid w:val="009B43E6"/>
    <w:rsid w:val="009B45B8"/>
    <w:rsid w:val="009B482B"/>
    <w:rsid w:val="009B4AF6"/>
    <w:rsid w:val="009B4B72"/>
    <w:rsid w:val="009B4C76"/>
    <w:rsid w:val="009B4D12"/>
    <w:rsid w:val="009B4EA8"/>
    <w:rsid w:val="009B516A"/>
    <w:rsid w:val="009B51B7"/>
    <w:rsid w:val="009B536C"/>
    <w:rsid w:val="009B5404"/>
    <w:rsid w:val="009B5478"/>
    <w:rsid w:val="009B5735"/>
    <w:rsid w:val="009B5830"/>
    <w:rsid w:val="009B59F5"/>
    <w:rsid w:val="009B5A95"/>
    <w:rsid w:val="009B5C69"/>
    <w:rsid w:val="009B5EF4"/>
    <w:rsid w:val="009B61B6"/>
    <w:rsid w:val="009B62DB"/>
    <w:rsid w:val="009B63C2"/>
    <w:rsid w:val="009B6492"/>
    <w:rsid w:val="009B6667"/>
    <w:rsid w:val="009B67A0"/>
    <w:rsid w:val="009B67AB"/>
    <w:rsid w:val="009B6805"/>
    <w:rsid w:val="009B686D"/>
    <w:rsid w:val="009B6A43"/>
    <w:rsid w:val="009B6B04"/>
    <w:rsid w:val="009B6B0A"/>
    <w:rsid w:val="009B6BF7"/>
    <w:rsid w:val="009B6C3B"/>
    <w:rsid w:val="009B6CDB"/>
    <w:rsid w:val="009B6E76"/>
    <w:rsid w:val="009B71DE"/>
    <w:rsid w:val="009B72DD"/>
    <w:rsid w:val="009B74C9"/>
    <w:rsid w:val="009B7684"/>
    <w:rsid w:val="009B770B"/>
    <w:rsid w:val="009B7714"/>
    <w:rsid w:val="009B7ADD"/>
    <w:rsid w:val="009B7CB3"/>
    <w:rsid w:val="009B7F42"/>
    <w:rsid w:val="009C000C"/>
    <w:rsid w:val="009C00D6"/>
    <w:rsid w:val="009C01C1"/>
    <w:rsid w:val="009C02B8"/>
    <w:rsid w:val="009C02C9"/>
    <w:rsid w:val="009C0303"/>
    <w:rsid w:val="009C0529"/>
    <w:rsid w:val="009C06FF"/>
    <w:rsid w:val="009C0EDB"/>
    <w:rsid w:val="009C0F51"/>
    <w:rsid w:val="009C11AA"/>
    <w:rsid w:val="009C1492"/>
    <w:rsid w:val="009C14E7"/>
    <w:rsid w:val="009C152C"/>
    <w:rsid w:val="009C16DA"/>
    <w:rsid w:val="009C181A"/>
    <w:rsid w:val="009C1A01"/>
    <w:rsid w:val="009C1C80"/>
    <w:rsid w:val="009C1D06"/>
    <w:rsid w:val="009C1D18"/>
    <w:rsid w:val="009C2212"/>
    <w:rsid w:val="009C2602"/>
    <w:rsid w:val="009C2928"/>
    <w:rsid w:val="009C2A26"/>
    <w:rsid w:val="009C2A96"/>
    <w:rsid w:val="009C2B4E"/>
    <w:rsid w:val="009C2BB3"/>
    <w:rsid w:val="009C2CF4"/>
    <w:rsid w:val="009C2FB6"/>
    <w:rsid w:val="009C30D2"/>
    <w:rsid w:val="009C3132"/>
    <w:rsid w:val="009C3262"/>
    <w:rsid w:val="009C3363"/>
    <w:rsid w:val="009C3447"/>
    <w:rsid w:val="009C3501"/>
    <w:rsid w:val="009C374E"/>
    <w:rsid w:val="009C3788"/>
    <w:rsid w:val="009C3AD2"/>
    <w:rsid w:val="009C3B74"/>
    <w:rsid w:val="009C3C5B"/>
    <w:rsid w:val="009C3C93"/>
    <w:rsid w:val="009C3E29"/>
    <w:rsid w:val="009C3EC9"/>
    <w:rsid w:val="009C406F"/>
    <w:rsid w:val="009C4228"/>
    <w:rsid w:val="009C441C"/>
    <w:rsid w:val="009C4420"/>
    <w:rsid w:val="009C4804"/>
    <w:rsid w:val="009C489A"/>
    <w:rsid w:val="009C4A5D"/>
    <w:rsid w:val="009C4B88"/>
    <w:rsid w:val="009C4DCB"/>
    <w:rsid w:val="009C4E5D"/>
    <w:rsid w:val="009C50AC"/>
    <w:rsid w:val="009C50FE"/>
    <w:rsid w:val="009C51A7"/>
    <w:rsid w:val="009C51BE"/>
    <w:rsid w:val="009C5207"/>
    <w:rsid w:val="009C53C4"/>
    <w:rsid w:val="009C53F3"/>
    <w:rsid w:val="009C5638"/>
    <w:rsid w:val="009C578F"/>
    <w:rsid w:val="009C5899"/>
    <w:rsid w:val="009C58BF"/>
    <w:rsid w:val="009C59B2"/>
    <w:rsid w:val="009C5A4B"/>
    <w:rsid w:val="009C5C10"/>
    <w:rsid w:val="009C5FFB"/>
    <w:rsid w:val="009C60E7"/>
    <w:rsid w:val="009C6520"/>
    <w:rsid w:val="009C65C5"/>
    <w:rsid w:val="009C66D6"/>
    <w:rsid w:val="009C67CA"/>
    <w:rsid w:val="009C687D"/>
    <w:rsid w:val="009C6949"/>
    <w:rsid w:val="009C69D6"/>
    <w:rsid w:val="009C6CB3"/>
    <w:rsid w:val="009C6D9B"/>
    <w:rsid w:val="009C6E78"/>
    <w:rsid w:val="009C704C"/>
    <w:rsid w:val="009C715E"/>
    <w:rsid w:val="009C731F"/>
    <w:rsid w:val="009C7359"/>
    <w:rsid w:val="009C75EE"/>
    <w:rsid w:val="009C7937"/>
    <w:rsid w:val="009C794E"/>
    <w:rsid w:val="009C7BBD"/>
    <w:rsid w:val="009C7C85"/>
    <w:rsid w:val="009C7DFC"/>
    <w:rsid w:val="009C7F06"/>
    <w:rsid w:val="009D0157"/>
    <w:rsid w:val="009D02A7"/>
    <w:rsid w:val="009D037F"/>
    <w:rsid w:val="009D0397"/>
    <w:rsid w:val="009D05C3"/>
    <w:rsid w:val="009D06C9"/>
    <w:rsid w:val="009D07AB"/>
    <w:rsid w:val="009D0951"/>
    <w:rsid w:val="009D0A31"/>
    <w:rsid w:val="009D0A96"/>
    <w:rsid w:val="009D0BBF"/>
    <w:rsid w:val="009D0FFF"/>
    <w:rsid w:val="009D10B8"/>
    <w:rsid w:val="009D1203"/>
    <w:rsid w:val="009D12A9"/>
    <w:rsid w:val="009D12B5"/>
    <w:rsid w:val="009D12CF"/>
    <w:rsid w:val="009D147C"/>
    <w:rsid w:val="009D15F7"/>
    <w:rsid w:val="009D16FE"/>
    <w:rsid w:val="009D176B"/>
    <w:rsid w:val="009D1C43"/>
    <w:rsid w:val="009D1D85"/>
    <w:rsid w:val="009D1DA9"/>
    <w:rsid w:val="009D2516"/>
    <w:rsid w:val="009D273D"/>
    <w:rsid w:val="009D2912"/>
    <w:rsid w:val="009D2A76"/>
    <w:rsid w:val="009D2C23"/>
    <w:rsid w:val="009D2CC9"/>
    <w:rsid w:val="009D2D8A"/>
    <w:rsid w:val="009D2F01"/>
    <w:rsid w:val="009D301D"/>
    <w:rsid w:val="009D3223"/>
    <w:rsid w:val="009D323F"/>
    <w:rsid w:val="009D3353"/>
    <w:rsid w:val="009D33E0"/>
    <w:rsid w:val="009D3579"/>
    <w:rsid w:val="009D3642"/>
    <w:rsid w:val="009D3730"/>
    <w:rsid w:val="009D38F7"/>
    <w:rsid w:val="009D391B"/>
    <w:rsid w:val="009D39BC"/>
    <w:rsid w:val="009D3A09"/>
    <w:rsid w:val="009D3B2B"/>
    <w:rsid w:val="009D3BE2"/>
    <w:rsid w:val="009D3BFD"/>
    <w:rsid w:val="009D3C53"/>
    <w:rsid w:val="009D3C97"/>
    <w:rsid w:val="009D3CB5"/>
    <w:rsid w:val="009D3F03"/>
    <w:rsid w:val="009D405B"/>
    <w:rsid w:val="009D4119"/>
    <w:rsid w:val="009D4302"/>
    <w:rsid w:val="009D4419"/>
    <w:rsid w:val="009D484D"/>
    <w:rsid w:val="009D4910"/>
    <w:rsid w:val="009D497F"/>
    <w:rsid w:val="009D4AF7"/>
    <w:rsid w:val="009D4B35"/>
    <w:rsid w:val="009D4C00"/>
    <w:rsid w:val="009D4CF8"/>
    <w:rsid w:val="009D4E80"/>
    <w:rsid w:val="009D51E5"/>
    <w:rsid w:val="009D51F6"/>
    <w:rsid w:val="009D52CC"/>
    <w:rsid w:val="009D53C0"/>
    <w:rsid w:val="009D5589"/>
    <w:rsid w:val="009D5698"/>
    <w:rsid w:val="009D5813"/>
    <w:rsid w:val="009D58D6"/>
    <w:rsid w:val="009D5D0B"/>
    <w:rsid w:val="009D5F7E"/>
    <w:rsid w:val="009D5F8A"/>
    <w:rsid w:val="009D638F"/>
    <w:rsid w:val="009D6530"/>
    <w:rsid w:val="009D6590"/>
    <w:rsid w:val="009D6656"/>
    <w:rsid w:val="009D666E"/>
    <w:rsid w:val="009D695D"/>
    <w:rsid w:val="009D699F"/>
    <w:rsid w:val="009D69A9"/>
    <w:rsid w:val="009D69D3"/>
    <w:rsid w:val="009D6A07"/>
    <w:rsid w:val="009D6C00"/>
    <w:rsid w:val="009D6C30"/>
    <w:rsid w:val="009D6DFD"/>
    <w:rsid w:val="009D7032"/>
    <w:rsid w:val="009D7087"/>
    <w:rsid w:val="009D7353"/>
    <w:rsid w:val="009D7365"/>
    <w:rsid w:val="009D74EA"/>
    <w:rsid w:val="009D74F5"/>
    <w:rsid w:val="009D779F"/>
    <w:rsid w:val="009D78B6"/>
    <w:rsid w:val="009D7B3B"/>
    <w:rsid w:val="009D7B61"/>
    <w:rsid w:val="009D7C1D"/>
    <w:rsid w:val="009D7C33"/>
    <w:rsid w:val="009D7D63"/>
    <w:rsid w:val="009E013E"/>
    <w:rsid w:val="009E0386"/>
    <w:rsid w:val="009E0427"/>
    <w:rsid w:val="009E0514"/>
    <w:rsid w:val="009E0756"/>
    <w:rsid w:val="009E078D"/>
    <w:rsid w:val="009E08FD"/>
    <w:rsid w:val="009E0952"/>
    <w:rsid w:val="009E0A1A"/>
    <w:rsid w:val="009E0C71"/>
    <w:rsid w:val="009E10D6"/>
    <w:rsid w:val="009E1324"/>
    <w:rsid w:val="009E1357"/>
    <w:rsid w:val="009E1492"/>
    <w:rsid w:val="009E1498"/>
    <w:rsid w:val="009E1577"/>
    <w:rsid w:val="009E15C0"/>
    <w:rsid w:val="009E17BD"/>
    <w:rsid w:val="009E1963"/>
    <w:rsid w:val="009E196F"/>
    <w:rsid w:val="009E1A03"/>
    <w:rsid w:val="009E1E1F"/>
    <w:rsid w:val="009E1E72"/>
    <w:rsid w:val="009E22D5"/>
    <w:rsid w:val="009E2616"/>
    <w:rsid w:val="009E2629"/>
    <w:rsid w:val="009E26CB"/>
    <w:rsid w:val="009E27AD"/>
    <w:rsid w:val="009E2D47"/>
    <w:rsid w:val="009E2E72"/>
    <w:rsid w:val="009E3264"/>
    <w:rsid w:val="009E326F"/>
    <w:rsid w:val="009E3287"/>
    <w:rsid w:val="009E3561"/>
    <w:rsid w:val="009E37AB"/>
    <w:rsid w:val="009E37B5"/>
    <w:rsid w:val="009E37C8"/>
    <w:rsid w:val="009E3839"/>
    <w:rsid w:val="009E394C"/>
    <w:rsid w:val="009E3BB8"/>
    <w:rsid w:val="009E3C30"/>
    <w:rsid w:val="009E3C52"/>
    <w:rsid w:val="009E3F6D"/>
    <w:rsid w:val="009E40CB"/>
    <w:rsid w:val="009E4200"/>
    <w:rsid w:val="009E42EE"/>
    <w:rsid w:val="009E43DA"/>
    <w:rsid w:val="009E44EC"/>
    <w:rsid w:val="009E45EA"/>
    <w:rsid w:val="009E47FB"/>
    <w:rsid w:val="009E4848"/>
    <w:rsid w:val="009E4885"/>
    <w:rsid w:val="009E48C8"/>
    <w:rsid w:val="009E48D9"/>
    <w:rsid w:val="009E4AF2"/>
    <w:rsid w:val="009E4AFB"/>
    <w:rsid w:val="009E4C42"/>
    <w:rsid w:val="009E4CB1"/>
    <w:rsid w:val="009E4DF0"/>
    <w:rsid w:val="009E50B9"/>
    <w:rsid w:val="009E51F4"/>
    <w:rsid w:val="009E5481"/>
    <w:rsid w:val="009E5497"/>
    <w:rsid w:val="009E54BB"/>
    <w:rsid w:val="009E5567"/>
    <w:rsid w:val="009E566C"/>
    <w:rsid w:val="009E56E0"/>
    <w:rsid w:val="009E58B9"/>
    <w:rsid w:val="009E58DB"/>
    <w:rsid w:val="009E5967"/>
    <w:rsid w:val="009E596C"/>
    <w:rsid w:val="009E59EE"/>
    <w:rsid w:val="009E5A86"/>
    <w:rsid w:val="009E5B8A"/>
    <w:rsid w:val="009E5B94"/>
    <w:rsid w:val="009E5BCF"/>
    <w:rsid w:val="009E5C2D"/>
    <w:rsid w:val="009E5C4B"/>
    <w:rsid w:val="009E5FDD"/>
    <w:rsid w:val="009E6049"/>
    <w:rsid w:val="009E6236"/>
    <w:rsid w:val="009E6375"/>
    <w:rsid w:val="009E65D7"/>
    <w:rsid w:val="009E691F"/>
    <w:rsid w:val="009E6C57"/>
    <w:rsid w:val="009E6E81"/>
    <w:rsid w:val="009E6FEB"/>
    <w:rsid w:val="009E7362"/>
    <w:rsid w:val="009E73FF"/>
    <w:rsid w:val="009E75B3"/>
    <w:rsid w:val="009E75C9"/>
    <w:rsid w:val="009E75D3"/>
    <w:rsid w:val="009E772E"/>
    <w:rsid w:val="009E7786"/>
    <w:rsid w:val="009E77BA"/>
    <w:rsid w:val="009E7800"/>
    <w:rsid w:val="009E78FE"/>
    <w:rsid w:val="009E7E47"/>
    <w:rsid w:val="009E7EDC"/>
    <w:rsid w:val="009F005F"/>
    <w:rsid w:val="009F0154"/>
    <w:rsid w:val="009F02B3"/>
    <w:rsid w:val="009F02C2"/>
    <w:rsid w:val="009F0A3B"/>
    <w:rsid w:val="009F0ACC"/>
    <w:rsid w:val="009F0B35"/>
    <w:rsid w:val="009F0C06"/>
    <w:rsid w:val="009F0C30"/>
    <w:rsid w:val="009F0D15"/>
    <w:rsid w:val="009F0D1F"/>
    <w:rsid w:val="009F0D81"/>
    <w:rsid w:val="009F0E67"/>
    <w:rsid w:val="009F0F52"/>
    <w:rsid w:val="009F0F5A"/>
    <w:rsid w:val="009F1031"/>
    <w:rsid w:val="009F10DA"/>
    <w:rsid w:val="009F1169"/>
    <w:rsid w:val="009F12AA"/>
    <w:rsid w:val="009F158F"/>
    <w:rsid w:val="009F1854"/>
    <w:rsid w:val="009F18ED"/>
    <w:rsid w:val="009F1C36"/>
    <w:rsid w:val="009F1C54"/>
    <w:rsid w:val="009F1DF6"/>
    <w:rsid w:val="009F20D5"/>
    <w:rsid w:val="009F21B6"/>
    <w:rsid w:val="009F23D9"/>
    <w:rsid w:val="009F25E8"/>
    <w:rsid w:val="009F27C5"/>
    <w:rsid w:val="009F292A"/>
    <w:rsid w:val="009F2AD5"/>
    <w:rsid w:val="009F2B33"/>
    <w:rsid w:val="009F2B76"/>
    <w:rsid w:val="009F2C6D"/>
    <w:rsid w:val="009F2CE8"/>
    <w:rsid w:val="009F2D49"/>
    <w:rsid w:val="009F2D6B"/>
    <w:rsid w:val="009F2F10"/>
    <w:rsid w:val="009F2FA2"/>
    <w:rsid w:val="009F2FEA"/>
    <w:rsid w:val="009F30E1"/>
    <w:rsid w:val="009F3253"/>
    <w:rsid w:val="009F3275"/>
    <w:rsid w:val="009F330C"/>
    <w:rsid w:val="009F332B"/>
    <w:rsid w:val="009F337E"/>
    <w:rsid w:val="009F33E3"/>
    <w:rsid w:val="009F33EA"/>
    <w:rsid w:val="009F34C2"/>
    <w:rsid w:val="009F3614"/>
    <w:rsid w:val="009F3687"/>
    <w:rsid w:val="009F393C"/>
    <w:rsid w:val="009F3982"/>
    <w:rsid w:val="009F3AB3"/>
    <w:rsid w:val="009F3AEB"/>
    <w:rsid w:val="009F3B3C"/>
    <w:rsid w:val="009F3B86"/>
    <w:rsid w:val="009F3B95"/>
    <w:rsid w:val="009F3C50"/>
    <w:rsid w:val="009F4274"/>
    <w:rsid w:val="009F4472"/>
    <w:rsid w:val="009F458A"/>
    <w:rsid w:val="009F464E"/>
    <w:rsid w:val="009F4942"/>
    <w:rsid w:val="009F49E0"/>
    <w:rsid w:val="009F4B4E"/>
    <w:rsid w:val="009F4B9B"/>
    <w:rsid w:val="009F4C14"/>
    <w:rsid w:val="009F4C98"/>
    <w:rsid w:val="009F4DEA"/>
    <w:rsid w:val="009F4E1C"/>
    <w:rsid w:val="009F4F05"/>
    <w:rsid w:val="009F4F56"/>
    <w:rsid w:val="009F4F96"/>
    <w:rsid w:val="009F5015"/>
    <w:rsid w:val="009F52E1"/>
    <w:rsid w:val="009F5323"/>
    <w:rsid w:val="009F568B"/>
    <w:rsid w:val="009F56C2"/>
    <w:rsid w:val="009F5806"/>
    <w:rsid w:val="009F58A7"/>
    <w:rsid w:val="009F5A5B"/>
    <w:rsid w:val="009F5B4F"/>
    <w:rsid w:val="009F5C09"/>
    <w:rsid w:val="009F5C58"/>
    <w:rsid w:val="009F5CD4"/>
    <w:rsid w:val="009F5F30"/>
    <w:rsid w:val="009F6135"/>
    <w:rsid w:val="009F639E"/>
    <w:rsid w:val="009F63A9"/>
    <w:rsid w:val="009F63EF"/>
    <w:rsid w:val="009F6428"/>
    <w:rsid w:val="009F6494"/>
    <w:rsid w:val="009F6531"/>
    <w:rsid w:val="009F6941"/>
    <w:rsid w:val="009F6CE2"/>
    <w:rsid w:val="009F6DE2"/>
    <w:rsid w:val="009F6E42"/>
    <w:rsid w:val="009F6E4C"/>
    <w:rsid w:val="009F6FC7"/>
    <w:rsid w:val="009F72EA"/>
    <w:rsid w:val="009F742D"/>
    <w:rsid w:val="009F7C21"/>
    <w:rsid w:val="009F7CD6"/>
    <w:rsid w:val="009F7E1D"/>
    <w:rsid w:val="00A00018"/>
    <w:rsid w:val="00A000EB"/>
    <w:rsid w:val="00A00262"/>
    <w:rsid w:val="00A002A7"/>
    <w:rsid w:val="00A002E2"/>
    <w:rsid w:val="00A00365"/>
    <w:rsid w:val="00A0046D"/>
    <w:rsid w:val="00A00646"/>
    <w:rsid w:val="00A0073A"/>
    <w:rsid w:val="00A008B9"/>
    <w:rsid w:val="00A0098F"/>
    <w:rsid w:val="00A009F6"/>
    <w:rsid w:val="00A00B89"/>
    <w:rsid w:val="00A00DF2"/>
    <w:rsid w:val="00A00EE7"/>
    <w:rsid w:val="00A00FDD"/>
    <w:rsid w:val="00A0118D"/>
    <w:rsid w:val="00A012EC"/>
    <w:rsid w:val="00A01393"/>
    <w:rsid w:val="00A0159F"/>
    <w:rsid w:val="00A0174D"/>
    <w:rsid w:val="00A0189A"/>
    <w:rsid w:val="00A019F2"/>
    <w:rsid w:val="00A01CF8"/>
    <w:rsid w:val="00A01D0B"/>
    <w:rsid w:val="00A01D0D"/>
    <w:rsid w:val="00A01D4A"/>
    <w:rsid w:val="00A01D88"/>
    <w:rsid w:val="00A01E09"/>
    <w:rsid w:val="00A02138"/>
    <w:rsid w:val="00A02185"/>
    <w:rsid w:val="00A02366"/>
    <w:rsid w:val="00A0256B"/>
    <w:rsid w:val="00A02576"/>
    <w:rsid w:val="00A025D6"/>
    <w:rsid w:val="00A0270B"/>
    <w:rsid w:val="00A02899"/>
    <w:rsid w:val="00A02954"/>
    <w:rsid w:val="00A02AFA"/>
    <w:rsid w:val="00A02BA2"/>
    <w:rsid w:val="00A02BB4"/>
    <w:rsid w:val="00A02C33"/>
    <w:rsid w:val="00A02DF5"/>
    <w:rsid w:val="00A02E34"/>
    <w:rsid w:val="00A02F31"/>
    <w:rsid w:val="00A02F38"/>
    <w:rsid w:val="00A02F88"/>
    <w:rsid w:val="00A03097"/>
    <w:rsid w:val="00A0320D"/>
    <w:rsid w:val="00A0330D"/>
    <w:rsid w:val="00A03470"/>
    <w:rsid w:val="00A034F7"/>
    <w:rsid w:val="00A0359B"/>
    <w:rsid w:val="00A03770"/>
    <w:rsid w:val="00A03822"/>
    <w:rsid w:val="00A0385A"/>
    <w:rsid w:val="00A038D4"/>
    <w:rsid w:val="00A038DA"/>
    <w:rsid w:val="00A039C1"/>
    <w:rsid w:val="00A03AEE"/>
    <w:rsid w:val="00A03C5B"/>
    <w:rsid w:val="00A03DB3"/>
    <w:rsid w:val="00A03F3F"/>
    <w:rsid w:val="00A03F54"/>
    <w:rsid w:val="00A040D0"/>
    <w:rsid w:val="00A04127"/>
    <w:rsid w:val="00A0415E"/>
    <w:rsid w:val="00A041D5"/>
    <w:rsid w:val="00A041FA"/>
    <w:rsid w:val="00A0431F"/>
    <w:rsid w:val="00A0468F"/>
    <w:rsid w:val="00A0486E"/>
    <w:rsid w:val="00A048D4"/>
    <w:rsid w:val="00A04926"/>
    <w:rsid w:val="00A04A41"/>
    <w:rsid w:val="00A04AD0"/>
    <w:rsid w:val="00A04CF9"/>
    <w:rsid w:val="00A04DB3"/>
    <w:rsid w:val="00A05368"/>
    <w:rsid w:val="00A0541A"/>
    <w:rsid w:val="00A054C9"/>
    <w:rsid w:val="00A057B8"/>
    <w:rsid w:val="00A058C5"/>
    <w:rsid w:val="00A05A1A"/>
    <w:rsid w:val="00A05A80"/>
    <w:rsid w:val="00A05BBD"/>
    <w:rsid w:val="00A05C69"/>
    <w:rsid w:val="00A05EAF"/>
    <w:rsid w:val="00A060B8"/>
    <w:rsid w:val="00A060BB"/>
    <w:rsid w:val="00A06399"/>
    <w:rsid w:val="00A063EF"/>
    <w:rsid w:val="00A063F2"/>
    <w:rsid w:val="00A0651C"/>
    <w:rsid w:val="00A06664"/>
    <w:rsid w:val="00A06728"/>
    <w:rsid w:val="00A06763"/>
    <w:rsid w:val="00A0685E"/>
    <w:rsid w:val="00A068C8"/>
    <w:rsid w:val="00A069FA"/>
    <w:rsid w:val="00A06ABD"/>
    <w:rsid w:val="00A06B64"/>
    <w:rsid w:val="00A06BB1"/>
    <w:rsid w:val="00A06BB7"/>
    <w:rsid w:val="00A06C75"/>
    <w:rsid w:val="00A06D73"/>
    <w:rsid w:val="00A070F1"/>
    <w:rsid w:val="00A072E2"/>
    <w:rsid w:val="00A07370"/>
    <w:rsid w:val="00A0754F"/>
    <w:rsid w:val="00A07845"/>
    <w:rsid w:val="00A0797B"/>
    <w:rsid w:val="00A07B9B"/>
    <w:rsid w:val="00A07C2C"/>
    <w:rsid w:val="00A07DAC"/>
    <w:rsid w:val="00A07DF2"/>
    <w:rsid w:val="00A07E25"/>
    <w:rsid w:val="00A10352"/>
    <w:rsid w:val="00A10362"/>
    <w:rsid w:val="00A10406"/>
    <w:rsid w:val="00A1040C"/>
    <w:rsid w:val="00A10632"/>
    <w:rsid w:val="00A106FC"/>
    <w:rsid w:val="00A1081E"/>
    <w:rsid w:val="00A10824"/>
    <w:rsid w:val="00A10B86"/>
    <w:rsid w:val="00A10BF5"/>
    <w:rsid w:val="00A10D39"/>
    <w:rsid w:val="00A10F76"/>
    <w:rsid w:val="00A10FCB"/>
    <w:rsid w:val="00A1104D"/>
    <w:rsid w:val="00A110B2"/>
    <w:rsid w:val="00A115CF"/>
    <w:rsid w:val="00A11658"/>
    <w:rsid w:val="00A11817"/>
    <w:rsid w:val="00A11882"/>
    <w:rsid w:val="00A11CCA"/>
    <w:rsid w:val="00A11D90"/>
    <w:rsid w:val="00A11DCB"/>
    <w:rsid w:val="00A11E93"/>
    <w:rsid w:val="00A11FEC"/>
    <w:rsid w:val="00A11FFC"/>
    <w:rsid w:val="00A12209"/>
    <w:rsid w:val="00A1228A"/>
    <w:rsid w:val="00A122ED"/>
    <w:rsid w:val="00A124D6"/>
    <w:rsid w:val="00A12893"/>
    <w:rsid w:val="00A12900"/>
    <w:rsid w:val="00A12A5C"/>
    <w:rsid w:val="00A12C44"/>
    <w:rsid w:val="00A12D53"/>
    <w:rsid w:val="00A12E6B"/>
    <w:rsid w:val="00A13012"/>
    <w:rsid w:val="00A1304B"/>
    <w:rsid w:val="00A130FD"/>
    <w:rsid w:val="00A131B5"/>
    <w:rsid w:val="00A13232"/>
    <w:rsid w:val="00A13261"/>
    <w:rsid w:val="00A1356D"/>
    <w:rsid w:val="00A135E6"/>
    <w:rsid w:val="00A1384C"/>
    <w:rsid w:val="00A13853"/>
    <w:rsid w:val="00A139D8"/>
    <w:rsid w:val="00A13A99"/>
    <w:rsid w:val="00A13B16"/>
    <w:rsid w:val="00A13B8A"/>
    <w:rsid w:val="00A13BB9"/>
    <w:rsid w:val="00A13BC8"/>
    <w:rsid w:val="00A13DCA"/>
    <w:rsid w:val="00A13EB8"/>
    <w:rsid w:val="00A140FC"/>
    <w:rsid w:val="00A14175"/>
    <w:rsid w:val="00A142A0"/>
    <w:rsid w:val="00A144D2"/>
    <w:rsid w:val="00A145D3"/>
    <w:rsid w:val="00A1460C"/>
    <w:rsid w:val="00A146E5"/>
    <w:rsid w:val="00A1478F"/>
    <w:rsid w:val="00A1495F"/>
    <w:rsid w:val="00A149A7"/>
    <w:rsid w:val="00A14C9A"/>
    <w:rsid w:val="00A14DC4"/>
    <w:rsid w:val="00A14FF2"/>
    <w:rsid w:val="00A150FF"/>
    <w:rsid w:val="00A15149"/>
    <w:rsid w:val="00A15229"/>
    <w:rsid w:val="00A15231"/>
    <w:rsid w:val="00A155C6"/>
    <w:rsid w:val="00A15622"/>
    <w:rsid w:val="00A156D3"/>
    <w:rsid w:val="00A15759"/>
    <w:rsid w:val="00A15A01"/>
    <w:rsid w:val="00A15C40"/>
    <w:rsid w:val="00A15C46"/>
    <w:rsid w:val="00A15D72"/>
    <w:rsid w:val="00A15DA0"/>
    <w:rsid w:val="00A15FC4"/>
    <w:rsid w:val="00A16031"/>
    <w:rsid w:val="00A16108"/>
    <w:rsid w:val="00A1627F"/>
    <w:rsid w:val="00A163A4"/>
    <w:rsid w:val="00A163DB"/>
    <w:rsid w:val="00A1650B"/>
    <w:rsid w:val="00A16535"/>
    <w:rsid w:val="00A16808"/>
    <w:rsid w:val="00A16929"/>
    <w:rsid w:val="00A16AD5"/>
    <w:rsid w:val="00A16BFA"/>
    <w:rsid w:val="00A16C63"/>
    <w:rsid w:val="00A1700F"/>
    <w:rsid w:val="00A1715B"/>
    <w:rsid w:val="00A1724E"/>
    <w:rsid w:val="00A17271"/>
    <w:rsid w:val="00A1740C"/>
    <w:rsid w:val="00A175FB"/>
    <w:rsid w:val="00A17622"/>
    <w:rsid w:val="00A17660"/>
    <w:rsid w:val="00A17663"/>
    <w:rsid w:val="00A178C8"/>
    <w:rsid w:val="00A179D2"/>
    <w:rsid w:val="00A17BE3"/>
    <w:rsid w:val="00A17D6F"/>
    <w:rsid w:val="00A2005D"/>
    <w:rsid w:val="00A2037F"/>
    <w:rsid w:val="00A2041D"/>
    <w:rsid w:val="00A20508"/>
    <w:rsid w:val="00A20521"/>
    <w:rsid w:val="00A205E9"/>
    <w:rsid w:val="00A2082F"/>
    <w:rsid w:val="00A2094C"/>
    <w:rsid w:val="00A20A47"/>
    <w:rsid w:val="00A20B97"/>
    <w:rsid w:val="00A20D23"/>
    <w:rsid w:val="00A20D30"/>
    <w:rsid w:val="00A20EF3"/>
    <w:rsid w:val="00A21053"/>
    <w:rsid w:val="00A2122B"/>
    <w:rsid w:val="00A212BC"/>
    <w:rsid w:val="00A219D7"/>
    <w:rsid w:val="00A21A63"/>
    <w:rsid w:val="00A21AD0"/>
    <w:rsid w:val="00A21B44"/>
    <w:rsid w:val="00A21D15"/>
    <w:rsid w:val="00A21F2F"/>
    <w:rsid w:val="00A21F7F"/>
    <w:rsid w:val="00A220D2"/>
    <w:rsid w:val="00A2211D"/>
    <w:rsid w:val="00A221F2"/>
    <w:rsid w:val="00A22289"/>
    <w:rsid w:val="00A2230C"/>
    <w:rsid w:val="00A2237A"/>
    <w:rsid w:val="00A22675"/>
    <w:rsid w:val="00A226D1"/>
    <w:rsid w:val="00A22F30"/>
    <w:rsid w:val="00A22F7F"/>
    <w:rsid w:val="00A23061"/>
    <w:rsid w:val="00A230C5"/>
    <w:rsid w:val="00A23223"/>
    <w:rsid w:val="00A23394"/>
    <w:rsid w:val="00A234EE"/>
    <w:rsid w:val="00A235B0"/>
    <w:rsid w:val="00A235C3"/>
    <w:rsid w:val="00A237FD"/>
    <w:rsid w:val="00A2399E"/>
    <w:rsid w:val="00A23A3F"/>
    <w:rsid w:val="00A23A44"/>
    <w:rsid w:val="00A23BC8"/>
    <w:rsid w:val="00A23BDA"/>
    <w:rsid w:val="00A23CF1"/>
    <w:rsid w:val="00A23D51"/>
    <w:rsid w:val="00A23FB2"/>
    <w:rsid w:val="00A2420D"/>
    <w:rsid w:val="00A243D6"/>
    <w:rsid w:val="00A24483"/>
    <w:rsid w:val="00A2453B"/>
    <w:rsid w:val="00A24724"/>
    <w:rsid w:val="00A247BF"/>
    <w:rsid w:val="00A24836"/>
    <w:rsid w:val="00A2484F"/>
    <w:rsid w:val="00A248AD"/>
    <w:rsid w:val="00A248D6"/>
    <w:rsid w:val="00A24AA0"/>
    <w:rsid w:val="00A24C73"/>
    <w:rsid w:val="00A24D54"/>
    <w:rsid w:val="00A24F50"/>
    <w:rsid w:val="00A24FA2"/>
    <w:rsid w:val="00A2537E"/>
    <w:rsid w:val="00A254A1"/>
    <w:rsid w:val="00A255EA"/>
    <w:rsid w:val="00A25653"/>
    <w:rsid w:val="00A25659"/>
    <w:rsid w:val="00A256AD"/>
    <w:rsid w:val="00A25903"/>
    <w:rsid w:val="00A25933"/>
    <w:rsid w:val="00A25A62"/>
    <w:rsid w:val="00A25BCD"/>
    <w:rsid w:val="00A25C6B"/>
    <w:rsid w:val="00A25FE0"/>
    <w:rsid w:val="00A25FFB"/>
    <w:rsid w:val="00A26100"/>
    <w:rsid w:val="00A2639B"/>
    <w:rsid w:val="00A2654E"/>
    <w:rsid w:val="00A265F0"/>
    <w:rsid w:val="00A26753"/>
    <w:rsid w:val="00A26E05"/>
    <w:rsid w:val="00A26FC9"/>
    <w:rsid w:val="00A270C3"/>
    <w:rsid w:val="00A271BF"/>
    <w:rsid w:val="00A27258"/>
    <w:rsid w:val="00A27A06"/>
    <w:rsid w:val="00A27B3A"/>
    <w:rsid w:val="00A27CA4"/>
    <w:rsid w:val="00A27D04"/>
    <w:rsid w:val="00A27ED6"/>
    <w:rsid w:val="00A27F68"/>
    <w:rsid w:val="00A27FF1"/>
    <w:rsid w:val="00A300F4"/>
    <w:rsid w:val="00A30119"/>
    <w:rsid w:val="00A30359"/>
    <w:rsid w:val="00A30507"/>
    <w:rsid w:val="00A30598"/>
    <w:rsid w:val="00A30599"/>
    <w:rsid w:val="00A3060E"/>
    <w:rsid w:val="00A30A6C"/>
    <w:rsid w:val="00A30AB1"/>
    <w:rsid w:val="00A30B0E"/>
    <w:rsid w:val="00A30C37"/>
    <w:rsid w:val="00A30E1A"/>
    <w:rsid w:val="00A30EB6"/>
    <w:rsid w:val="00A310F5"/>
    <w:rsid w:val="00A3113F"/>
    <w:rsid w:val="00A3114B"/>
    <w:rsid w:val="00A31256"/>
    <w:rsid w:val="00A31399"/>
    <w:rsid w:val="00A3144F"/>
    <w:rsid w:val="00A3171B"/>
    <w:rsid w:val="00A31734"/>
    <w:rsid w:val="00A3176A"/>
    <w:rsid w:val="00A3191B"/>
    <w:rsid w:val="00A319C6"/>
    <w:rsid w:val="00A31B25"/>
    <w:rsid w:val="00A31D3A"/>
    <w:rsid w:val="00A31D54"/>
    <w:rsid w:val="00A31D55"/>
    <w:rsid w:val="00A31F1B"/>
    <w:rsid w:val="00A31F63"/>
    <w:rsid w:val="00A3203E"/>
    <w:rsid w:val="00A3219E"/>
    <w:rsid w:val="00A32272"/>
    <w:rsid w:val="00A323FE"/>
    <w:rsid w:val="00A3246F"/>
    <w:rsid w:val="00A324FC"/>
    <w:rsid w:val="00A328B3"/>
    <w:rsid w:val="00A32A08"/>
    <w:rsid w:val="00A32A7F"/>
    <w:rsid w:val="00A32BAC"/>
    <w:rsid w:val="00A32BF3"/>
    <w:rsid w:val="00A32C85"/>
    <w:rsid w:val="00A32E1A"/>
    <w:rsid w:val="00A33056"/>
    <w:rsid w:val="00A3307C"/>
    <w:rsid w:val="00A33234"/>
    <w:rsid w:val="00A3324F"/>
    <w:rsid w:val="00A3327F"/>
    <w:rsid w:val="00A3349C"/>
    <w:rsid w:val="00A334A0"/>
    <w:rsid w:val="00A334AF"/>
    <w:rsid w:val="00A334E7"/>
    <w:rsid w:val="00A3354C"/>
    <w:rsid w:val="00A335DD"/>
    <w:rsid w:val="00A336AB"/>
    <w:rsid w:val="00A33717"/>
    <w:rsid w:val="00A3374C"/>
    <w:rsid w:val="00A33774"/>
    <w:rsid w:val="00A33867"/>
    <w:rsid w:val="00A33B13"/>
    <w:rsid w:val="00A33C48"/>
    <w:rsid w:val="00A34281"/>
    <w:rsid w:val="00A342B4"/>
    <w:rsid w:val="00A342D1"/>
    <w:rsid w:val="00A345B8"/>
    <w:rsid w:val="00A346C3"/>
    <w:rsid w:val="00A347BD"/>
    <w:rsid w:val="00A347D3"/>
    <w:rsid w:val="00A34A34"/>
    <w:rsid w:val="00A34CE9"/>
    <w:rsid w:val="00A34CF3"/>
    <w:rsid w:val="00A34FA3"/>
    <w:rsid w:val="00A35054"/>
    <w:rsid w:val="00A3509D"/>
    <w:rsid w:val="00A350A2"/>
    <w:rsid w:val="00A352DF"/>
    <w:rsid w:val="00A35435"/>
    <w:rsid w:val="00A3560F"/>
    <w:rsid w:val="00A3567B"/>
    <w:rsid w:val="00A356F1"/>
    <w:rsid w:val="00A3571C"/>
    <w:rsid w:val="00A3574B"/>
    <w:rsid w:val="00A35C3C"/>
    <w:rsid w:val="00A35FA6"/>
    <w:rsid w:val="00A361BA"/>
    <w:rsid w:val="00A36570"/>
    <w:rsid w:val="00A366E4"/>
    <w:rsid w:val="00A3673C"/>
    <w:rsid w:val="00A367CC"/>
    <w:rsid w:val="00A367CE"/>
    <w:rsid w:val="00A36890"/>
    <w:rsid w:val="00A36A7F"/>
    <w:rsid w:val="00A36B60"/>
    <w:rsid w:val="00A36BA7"/>
    <w:rsid w:val="00A36C24"/>
    <w:rsid w:val="00A36DA6"/>
    <w:rsid w:val="00A37135"/>
    <w:rsid w:val="00A371B8"/>
    <w:rsid w:val="00A372C8"/>
    <w:rsid w:val="00A3741D"/>
    <w:rsid w:val="00A3743E"/>
    <w:rsid w:val="00A375AB"/>
    <w:rsid w:val="00A379E2"/>
    <w:rsid w:val="00A37A53"/>
    <w:rsid w:val="00A37CAD"/>
    <w:rsid w:val="00A40127"/>
    <w:rsid w:val="00A40433"/>
    <w:rsid w:val="00A40593"/>
    <w:rsid w:val="00A40703"/>
    <w:rsid w:val="00A408EC"/>
    <w:rsid w:val="00A409B8"/>
    <w:rsid w:val="00A40C8B"/>
    <w:rsid w:val="00A40F14"/>
    <w:rsid w:val="00A41580"/>
    <w:rsid w:val="00A416CD"/>
    <w:rsid w:val="00A41707"/>
    <w:rsid w:val="00A417C4"/>
    <w:rsid w:val="00A419FB"/>
    <w:rsid w:val="00A41AEA"/>
    <w:rsid w:val="00A41BC2"/>
    <w:rsid w:val="00A41D66"/>
    <w:rsid w:val="00A41E9E"/>
    <w:rsid w:val="00A41EEF"/>
    <w:rsid w:val="00A41F06"/>
    <w:rsid w:val="00A41FE6"/>
    <w:rsid w:val="00A4207A"/>
    <w:rsid w:val="00A42295"/>
    <w:rsid w:val="00A422B6"/>
    <w:rsid w:val="00A422C5"/>
    <w:rsid w:val="00A422F2"/>
    <w:rsid w:val="00A426C6"/>
    <w:rsid w:val="00A42764"/>
    <w:rsid w:val="00A42881"/>
    <w:rsid w:val="00A428C8"/>
    <w:rsid w:val="00A42A44"/>
    <w:rsid w:val="00A42B98"/>
    <w:rsid w:val="00A42C3E"/>
    <w:rsid w:val="00A42C57"/>
    <w:rsid w:val="00A42C5D"/>
    <w:rsid w:val="00A42D35"/>
    <w:rsid w:val="00A42D59"/>
    <w:rsid w:val="00A42E17"/>
    <w:rsid w:val="00A42F69"/>
    <w:rsid w:val="00A42FC2"/>
    <w:rsid w:val="00A431BF"/>
    <w:rsid w:val="00A4321A"/>
    <w:rsid w:val="00A432A2"/>
    <w:rsid w:val="00A432A3"/>
    <w:rsid w:val="00A43487"/>
    <w:rsid w:val="00A43551"/>
    <w:rsid w:val="00A4356E"/>
    <w:rsid w:val="00A436A3"/>
    <w:rsid w:val="00A437AD"/>
    <w:rsid w:val="00A437FC"/>
    <w:rsid w:val="00A43892"/>
    <w:rsid w:val="00A438D3"/>
    <w:rsid w:val="00A4394F"/>
    <w:rsid w:val="00A43A0D"/>
    <w:rsid w:val="00A43CC2"/>
    <w:rsid w:val="00A43DCC"/>
    <w:rsid w:val="00A43DF3"/>
    <w:rsid w:val="00A43E9A"/>
    <w:rsid w:val="00A43ECC"/>
    <w:rsid w:val="00A440B5"/>
    <w:rsid w:val="00A441D6"/>
    <w:rsid w:val="00A442C1"/>
    <w:rsid w:val="00A445A1"/>
    <w:rsid w:val="00A44777"/>
    <w:rsid w:val="00A4489D"/>
    <w:rsid w:val="00A44A19"/>
    <w:rsid w:val="00A45031"/>
    <w:rsid w:val="00A45275"/>
    <w:rsid w:val="00A454A4"/>
    <w:rsid w:val="00A4578F"/>
    <w:rsid w:val="00A457FF"/>
    <w:rsid w:val="00A458D6"/>
    <w:rsid w:val="00A4598B"/>
    <w:rsid w:val="00A459F7"/>
    <w:rsid w:val="00A45B5B"/>
    <w:rsid w:val="00A45B64"/>
    <w:rsid w:val="00A45BBE"/>
    <w:rsid w:val="00A45D46"/>
    <w:rsid w:val="00A45DB5"/>
    <w:rsid w:val="00A45DD4"/>
    <w:rsid w:val="00A45E38"/>
    <w:rsid w:val="00A45E65"/>
    <w:rsid w:val="00A45EB4"/>
    <w:rsid w:val="00A46071"/>
    <w:rsid w:val="00A46084"/>
    <w:rsid w:val="00A46101"/>
    <w:rsid w:val="00A464E1"/>
    <w:rsid w:val="00A4678D"/>
    <w:rsid w:val="00A4690D"/>
    <w:rsid w:val="00A46971"/>
    <w:rsid w:val="00A46A15"/>
    <w:rsid w:val="00A46B15"/>
    <w:rsid w:val="00A46C5D"/>
    <w:rsid w:val="00A46CFC"/>
    <w:rsid w:val="00A46D5B"/>
    <w:rsid w:val="00A46DAE"/>
    <w:rsid w:val="00A46E6B"/>
    <w:rsid w:val="00A471CC"/>
    <w:rsid w:val="00A47623"/>
    <w:rsid w:val="00A4776B"/>
    <w:rsid w:val="00A47770"/>
    <w:rsid w:val="00A47809"/>
    <w:rsid w:val="00A47999"/>
    <w:rsid w:val="00A47CF4"/>
    <w:rsid w:val="00A47F0C"/>
    <w:rsid w:val="00A47FDC"/>
    <w:rsid w:val="00A501AD"/>
    <w:rsid w:val="00A5029F"/>
    <w:rsid w:val="00A50321"/>
    <w:rsid w:val="00A504E5"/>
    <w:rsid w:val="00A50943"/>
    <w:rsid w:val="00A50AAB"/>
    <w:rsid w:val="00A50E1E"/>
    <w:rsid w:val="00A51028"/>
    <w:rsid w:val="00A51189"/>
    <w:rsid w:val="00A511B9"/>
    <w:rsid w:val="00A512BC"/>
    <w:rsid w:val="00A51455"/>
    <w:rsid w:val="00A518C0"/>
    <w:rsid w:val="00A519D8"/>
    <w:rsid w:val="00A51A5C"/>
    <w:rsid w:val="00A51A96"/>
    <w:rsid w:val="00A51B02"/>
    <w:rsid w:val="00A51B32"/>
    <w:rsid w:val="00A51DF3"/>
    <w:rsid w:val="00A51E89"/>
    <w:rsid w:val="00A5204E"/>
    <w:rsid w:val="00A5231D"/>
    <w:rsid w:val="00A5246C"/>
    <w:rsid w:val="00A52493"/>
    <w:rsid w:val="00A52572"/>
    <w:rsid w:val="00A5260F"/>
    <w:rsid w:val="00A5271D"/>
    <w:rsid w:val="00A52893"/>
    <w:rsid w:val="00A529A6"/>
    <w:rsid w:val="00A52AB7"/>
    <w:rsid w:val="00A52B3E"/>
    <w:rsid w:val="00A52E63"/>
    <w:rsid w:val="00A530BB"/>
    <w:rsid w:val="00A530FA"/>
    <w:rsid w:val="00A531C1"/>
    <w:rsid w:val="00A53203"/>
    <w:rsid w:val="00A533A7"/>
    <w:rsid w:val="00A53462"/>
    <w:rsid w:val="00A535D7"/>
    <w:rsid w:val="00A536CE"/>
    <w:rsid w:val="00A537EF"/>
    <w:rsid w:val="00A5384B"/>
    <w:rsid w:val="00A53862"/>
    <w:rsid w:val="00A53923"/>
    <w:rsid w:val="00A53B04"/>
    <w:rsid w:val="00A53D4F"/>
    <w:rsid w:val="00A53F22"/>
    <w:rsid w:val="00A53FD8"/>
    <w:rsid w:val="00A54002"/>
    <w:rsid w:val="00A54189"/>
    <w:rsid w:val="00A54298"/>
    <w:rsid w:val="00A543A6"/>
    <w:rsid w:val="00A5441D"/>
    <w:rsid w:val="00A544AC"/>
    <w:rsid w:val="00A54590"/>
    <w:rsid w:val="00A54654"/>
    <w:rsid w:val="00A54812"/>
    <w:rsid w:val="00A54AB7"/>
    <w:rsid w:val="00A54C65"/>
    <w:rsid w:val="00A54CE5"/>
    <w:rsid w:val="00A54D14"/>
    <w:rsid w:val="00A54FDC"/>
    <w:rsid w:val="00A5509D"/>
    <w:rsid w:val="00A55158"/>
    <w:rsid w:val="00A55161"/>
    <w:rsid w:val="00A551B7"/>
    <w:rsid w:val="00A551D0"/>
    <w:rsid w:val="00A55200"/>
    <w:rsid w:val="00A55291"/>
    <w:rsid w:val="00A55292"/>
    <w:rsid w:val="00A552F5"/>
    <w:rsid w:val="00A5536E"/>
    <w:rsid w:val="00A553B9"/>
    <w:rsid w:val="00A554FD"/>
    <w:rsid w:val="00A55514"/>
    <w:rsid w:val="00A55609"/>
    <w:rsid w:val="00A5565F"/>
    <w:rsid w:val="00A55879"/>
    <w:rsid w:val="00A55977"/>
    <w:rsid w:val="00A55A04"/>
    <w:rsid w:val="00A55ACD"/>
    <w:rsid w:val="00A55AE0"/>
    <w:rsid w:val="00A55AE6"/>
    <w:rsid w:val="00A55AEA"/>
    <w:rsid w:val="00A55BE9"/>
    <w:rsid w:val="00A55D35"/>
    <w:rsid w:val="00A55E62"/>
    <w:rsid w:val="00A55E67"/>
    <w:rsid w:val="00A56019"/>
    <w:rsid w:val="00A5610E"/>
    <w:rsid w:val="00A56156"/>
    <w:rsid w:val="00A56194"/>
    <w:rsid w:val="00A561E9"/>
    <w:rsid w:val="00A5629D"/>
    <w:rsid w:val="00A564F5"/>
    <w:rsid w:val="00A56671"/>
    <w:rsid w:val="00A567A5"/>
    <w:rsid w:val="00A568BA"/>
    <w:rsid w:val="00A5699F"/>
    <w:rsid w:val="00A56A53"/>
    <w:rsid w:val="00A56A91"/>
    <w:rsid w:val="00A56B99"/>
    <w:rsid w:val="00A56CA5"/>
    <w:rsid w:val="00A56D05"/>
    <w:rsid w:val="00A56D8E"/>
    <w:rsid w:val="00A56E2E"/>
    <w:rsid w:val="00A56EBD"/>
    <w:rsid w:val="00A57488"/>
    <w:rsid w:val="00A57563"/>
    <w:rsid w:val="00A577A5"/>
    <w:rsid w:val="00A57B0E"/>
    <w:rsid w:val="00A57B97"/>
    <w:rsid w:val="00A57C28"/>
    <w:rsid w:val="00A57F07"/>
    <w:rsid w:val="00A57F2B"/>
    <w:rsid w:val="00A57F35"/>
    <w:rsid w:val="00A60134"/>
    <w:rsid w:val="00A6048C"/>
    <w:rsid w:val="00A6056F"/>
    <w:rsid w:val="00A6058A"/>
    <w:rsid w:val="00A60728"/>
    <w:rsid w:val="00A60805"/>
    <w:rsid w:val="00A6091B"/>
    <w:rsid w:val="00A609FD"/>
    <w:rsid w:val="00A60AC4"/>
    <w:rsid w:val="00A60B37"/>
    <w:rsid w:val="00A60B59"/>
    <w:rsid w:val="00A60D53"/>
    <w:rsid w:val="00A60EC3"/>
    <w:rsid w:val="00A60F42"/>
    <w:rsid w:val="00A6110F"/>
    <w:rsid w:val="00A61247"/>
    <w:rsid w:val="00A61619"/>
    <w:rsid w:val="00A61746"/>
    <w:rsid w:val="00A61867"/>
    <w:rsid w:val="00A61908"/>
    <w:rsid w:val="00A61A65"/>
    <w:rsid w:val="00A61A96"/>
    <w:rsid w:val="00A61C6D"/>
    <w:rsid w:val="00A61D8F"/>
    <w:rsid w:val="00A61F1B"/>
    <w:rsid w:val="00A62119"/>
    <w:rsid w:val="00A626BD"/>
    <w:rsid w:val="00A6277C"/>
    <w:rsid w:val="00A627D0"/>
    <w:rsid w:val="00A6281C"/>
    <w:rsid w:val="00A62822"/>
    <w:rsid w:val="00A628E4"/>
    <w:rsid w:val="00A62AB7"/>
    <w:rsid w:val="00A62AF7"/>
    <w:rsid w:val="00A62B16"/>
    <w:rsid w:val="00A62E1A"/>
    <w:rsid w:val="00A6330D"/>
    <w:rsid w:val="00A63389"/>
    <w:rsid w:val="00A63490"/>
    <w:rsid w:val="00A634AF"/>
    <w:rsid w:val="00A6392D"/>
    <w:rsid w:val="00A6397B"/>
    <w:rsid w:val="00A63A44"/>
    <w:rsid w:val="00A63A47"/>
    <w:rsid w:val="00A63A8A"/>
    <w:rsid w:val="00A63EF6"/>
    <w:rsid w:val="00A63F1F"/>
    <w:rsid w:val="00A63F2D"/>
    <w:rsid w:val="00A64069"/>
    <w:rsid w:val="00A641BB"/>
    <w:rsid w:val="00A642D2"/>
    <w:rsid w:val="00A64408"/>
    <w:rsid w:val="00A6447D"/>
    <w:rsid w:val="00A6448D"/>
    <w:rsid w:val="00A644EC"/>
    <w:rsid w:val="00A64988"/>
    <w:rsid w:val="00A64B90"/>
    <w:rsid w:val="00A64DB9"/>
    <w:rsid w:val="00A64DF9"/>
    <w:rsid w:val="00A64E47"/>
    <w:rsid w:val="00A64FA7"/>
    <w:rsid w:val="00A65147"/>
    <w:rsid w:val="00A6533F"/>
    <w:rsid w:val="00A6544D"/>
    <w:rsid w:val="00A65772"/>
    <w:rsid w:val="00A65978"/>
    <w:rsid w:val="00A659A6"/>
    <w:rsid w:val="00A659F3"/>
    <w:rsid w:val="00A65AEB"/>
    <w:rsid w:val="00A65F63"/>
    <w:rsid w:val="00A66006"/>
    <w:rsid w:val="00A660C1"/>
    <w:rsid w:val="00A66241"/>
    <w:rsid w:val="00A663C9"/>
    <w:rsid w:val="00A66494"/>
    <w:rsid w:val="00A66615"/>
    <w:rsid w:val="00A6677B"/>
    <w:rsid w:val="00A668A7"/>
    <w:rsid w:val="00A668EF"/>
    <w:rsid w:val="00A66E01"/>
    <w:rsid w:val="00A66FD6"/>
    <w:rsid w:val="00A671C3"/>
    <w:rsid w:val="00A671D4"/>
    <w:rsid w:val="00A6720B"/>
    <w:rsid w:val="00A672B9"/>
    <w:rsid w:val="00A6739A"/>
    <w:rsid w:val="00A67510"/>
    <w:rsid w:val="00A67756"/>
    <w:rsid w:val="00A679E1"/>
    <w:rsid w:val="00A67B07"/>
    <w:rsid w:val="00A67FF1"/>
    <w:rsid w:val="00A7003B"/>
    <w:rsid w:val="00A70257"/>
    <w:rsid w:val="00A70297"/>
    <w:rsid w:val="00A703C6"/>
    <w:rsid w:val="00A7047C"/>
    <w:rsid w:val="00A70739"/>
    <w:rsid w:val="00A70791"/>
    <w:rsid w:val="00A7082F"/>
    <w:rsid w:val="00A7092D"/>
    <w:rsid w:val="00A70AC6"/>
    <w:rsid w:val="00A70B05"/>
    <w:rsid w:val="00A70B07"/>
    <w:rsid w:val="00A70B58"/>
    <w:rsid w:val="00A70BD4"/>
    <w:rsid w:val="00A70C70"/>
    <w:rsid w:val="00A710EB"/>
    <w:rsid w:val="00A71165"/>
    <w:rsid w:val="00A711B0"/>
    <w:rsid w:val="00A711B4"/>
    <w:rsid w:val="00A712CB"/>
    <w:rsid w:val="00A71488"/>
    <w:rsid w:val="00A714B5"/>
    <w:rsid w:val="00A715E8"/>
    <w:rsid w:val="00A716CD"/>
    <w:rsid w:val="00A7174D"/>
    <w:rsid w:val="00A7175B"/>
    <w:rsid w:val="00A71961"/>
    <w:rsid w:val="00A71962"/>
    <w:rsid w:val="00A71A32"/>
    <w:rsid w:val="00A71AA0"/>
    <w:rsid w:val="00A71C10"/>
    <w:rsid w:val="00A71C1F"/>
    <w:rsid w:val="00A71E81"/>
    <w:rsid w:val="00A71E87"/>
    <w:rsid w:val="00A71ECC"/>
    <w:rsid w:val="00A71EFB"/>
    <w:rsid w:val="00A71F48"/>
    <w:rsid w:val="00A71FC4"/>
    <w:rsid w:val="00A72050"/>
    <w:rsid w:val="00A72236"/>
    <w:rsid w:val="00A722B8"/>
    <w:rsid w:val="00A722CD"/>
    <w:rsid w:val="00A72731"/>
    <w:rsid w:val="00A7285C"/>
    <w:rsid w:val="00A72C1C"/>
    <w:rsid w:val="00A72CD5"/>
    <w:rsid w:val="00A72DF1"/>
    <w:rsid w:val="00A72E2F"/>
    <w:rsid w:val="00A72E35"/>
    <w:rsid w:val="00A72EE6"/>
    <w:rsid w:val="00A72F4D"/>
    <w:rsid w:val="00A731A8"/>
    <w:rsid w:val="00A731BF"/>
    <w:rsid w:val="00A731CA"/>
    <w:rsid w:val="00A7323B"/>
    <w:rsid w:val="00A732B9"/>
    <w:rsid w:val="00A733D1"/>
    <w:rsid w:val="00A736E5"/>
    <w:rsid w:val="00A7370C"/>
    <w:rsid w:val="00A73A28"/>
    <w:rsid w:val="00A73BB9"/>
    <w:rsid w:val="00A73C06"/>
    <w:rsid w:val="00A73C57"/>
    <w:rsid w:val="00A73E4B"/>
    <w:rsid w:val="00A73EE8"/>
    <w:rsid w:val="00A73F06"/>
    <w:rsid w:val="00A74391"/>
    <w:rsid w:val="00A74457"/>
    <w:rsid w:val="00A74477"/>
    <w:rsid w:val="00A74698"/>
    <w:rsid w:val="00A746B4"/>
    <w:rsid w:val="00A746E0"/>
    <w:rsid w:val="00A7489B"/>
    <w:rsid w:val="00A74A5B"/>
    <w:rsid w:val="00A74AF7"/>
    <w:rsid w:val="00A74BC1"/>
    <w:rsid w:val="00A74C60"/>
    <w:rsid w:val="00A74FDD"/>
    <w:rsid w:val="00A74FEC"/>
    <w:rsid w:val="00A750B2"/>
    <w:rsid w:val="00A752D3"/>
    <w:rsid w:val="00A7534C"/>
    <w:rsid w:val="00A7553F"/>
    <w:rsid w:val="00A756A3"/>
    <w:rsid w:val="00A757BC"/>
    <w:rsid w:val="00A758D4"/>
    <w:rsid w:val="00A7596F"/>
    <w:rsid w:val="00A75B97"/>
    <w:rsid w:val="00A75C28"/>
    <w:rsid w:val="00A75DA8"/>
    <w:rsid w:val="00A761A7"/>
    <w:rsid w:val="00A761DE"/>
    <w:rsid w:val="00A763EC"/>
    <w:rsid w:val="00A764E2"/>
    <w:rsid w:val="00A767AC"/>
    <w:rsid w:val="00A767C2"/>
    <w:rsid w:val="00A7683B"/>
    <w:rsid w:val="00A768DC"/>
    <w:rsid w:val="00A76979"/>
    <w:rsid w:val="00A769C3"/>
    <w:rsid w:val="00A76A62"/>
    <w:rsid w:val="00A76A99"/>
    <w:rsid w:val="00A76DED"/>
    <w:rsid w:val="00A76E27"/>
    <w:rsid w:val="00A76F41"/>
    <w:rsid w:val="00A7777F"/>
    <w:rsid w:val="00A777EC"/>
    <w:rsid w:val="00A778A3"/>
    <w:rsid w:val="00A778DC"/>
    <w:rsid w:val="00A77A5B"/>
    <w:rsid w:val="00A77FDB"/>
    <w:rsid w:val="00A800CE"/>
    <w:rsid w:val="00A8015E"/>
    <w:rsid w:val="00A8022A"/>
    <w:rsid w:val="00A80415"/>
    <w:rsid w:val="00A8045D"/>
    <w:rsid w:val="00A8049B"/>
    <w:rsid w:val="00A806E3"/>
    <w:rsid w:val="00A80748"/>
    <w:rsid w:val="00A8076F"/>
    <w:rsid w:val="00A80896"/>
    <w:rsid w:val="00A808AD"/>
    <w:rsid w:val="00A809EF"/>
    <w:rsid w:val="00A80CB9"/>
    <w:rsid w:val="00A80DCD"/>
    <w:rsid w:val="00A80F24"/>
    <w:rsid w:val="00A81253"/>
    <w:rsid w:val="00A81267"/>
    <w:rsid w:val="00A812C3"/>
    <w:rsid w:val="00A8144A"/>
    <w:rsid w:val="00A8145B"/>
    <w:rsid w:val="00A816D4"/>
    <w:rsid w:val="00A81723"/>
    <w:rsid w:val="00A81768"/>
    <w:rsid w:val="00A81840"/>
    <w:rsid w:val="00A819DD"/>
    <w:rsid w:val="00A81A44"/>
    <w:rsid w:val="00A81C0B"/>
    <w:rsid w:val="00A81FFE"/>
    <w:rsid w:val="00A82052"/>
    <w:rsid w:val="00A820F9"/>
    <w:rsid w:val="00A82114"/>
    <w:rsid w:val="00A821A8"/>
    <w:rsid w:val="00A821BA"/>
    <w:rsid w:val="00A821D6"/>
    <w:rsid w:val="00A821E8"/>
    <w:rsid w:val="00A821F2"/>
    <w:rsid w:val="00A8240E"/>
    <w:rsid w:val="00A824E4"/>
    <w:rsid w:val="00A824F1"/>
    <w:rsid w:val="00A82552"/>
    <w:rsid w:val="00A825A0"/>
    <w:rsid w:val="00A827DF"/>
    <w:rsid w:val="00A82963"/>
    <w:rsid w:val="00A82970"/>
    <w:rsid w:val="00A829A0"/>
    <w:rsid w:val="00A82A71"/>
    <w:rsid w:val="00A82C44"/>
    <w:rsid w:val="00A82DBF"/>
    <w:rsid w:val="00A82F82"/>
    <w:rsid w:val="00A8345F"/>
    <w:rsid w:val="00A834F4"/>
    <w:rsid w:val="00A836E2"/>
    <w:rsid w:val="00A83922"/>
    <w:rsid w:val="00A83A9B"/>
    <w:rsid w:val="00A83AEF"/>
    <w:rsid w:val="00A83C91"/>
    <w:rsid w:val="00A83D2F"/>
    <w:rsid w:val="00A83ECF"/>
    <w:rsid w:val="00A8433A"/>
    <w:rsid w:val="00A845D8"/>
    <w:rsid w:val="00A84695"/>
    <w:rsid w:val="00A8471C"/>
    <w:rsid w:val="00A847BF"/>
    <w:rsid w:val="00A84873"/>
    <w:rsid w:val="00A84CFE"/>
    <w:rsid w:val="00A84D0B"/>
    <w:rsid w:val="00A84E51"/>
    <w:rsid w:val="00A84F6D"/>
    <w:rsid w:val="00A852EE"/>
    <w:rsid w:val="00A85392"/>
    <w:rsid w:val="00A85550"/>
    <w:rsid w:val="00A85633"/>
    <w:rsid w:val="00A857AD"/>
    <w:rsid w:val="00A8581A"/>
    <w:rsid w:val="00A8582B"/>
    <w:rsid w:val="00A8594C"/>
    <w:rsid w:val="00A8599D"/>
    <w:rsid w:val="00A859F0"/>
    <w:rsid w:val="00A85A73"/>
    <w:rsid w:val="00A85ACE"/>
    <w:rsid w:val="00A85ADB"/>
    <w:rsid w:val="00A85B0D"/>
    <w:rsid w:val="00A85B93"/>
    <w:rsid w:val="00A85BE7"/>
    <w:rsid w:val="00A85CD0"/>
    <w:rsid w:val="00A85DA5"/>
    <w:rsid w:val="00A85E1C"/>
    <w:rsid w:val="00A85E6D"/>
    <w:rsid w:val="00A85E82"/>
    <w:rsid w:val="00A85ECC"/>
    <w:rsid w:val="00A86279"/>
    <w:rsid w:val="00A863C1"/>
    <w:rsid w:val="00A86532"/>
    <w:rsid w:val="00A869BE"/>
    <w:rsid w:val="00A86AEE"/>
    <w:rsid w:val="00A86DA7"/>
    <w:rsid w:val="00A870EE"/>
    <w:rsid w:val="00A874FE"/>
    <w:rsid w:val="00A87577"/>
    <w:rsid w:val="00A87861"/>
    <w:rsid w:val="00A87CA3"/>
    <w:rsid w:val="00A87DBD"/>
    <w:rsid w:val="00A87E37"/>
    <w:rsid w:val="00A900CF"/>
    <w:rsid w:val="00A9020E"/>
    <w:rsid w:val="00A90266"/>
    <w:rsid w:val="00A902BC"/>
    <w:rsid w:val="00A90391"/>
    <w:rsid w:val="00A9042F"/>
    <w:rsid w:val="00A90493"/>
    <w:rsid w:val="00A904AC"/>
    <w:rsid w:val="00A905B5"/>
    <w:rsid w:val="00A90772"/>
    <w:rsid w:val="00A90778"/>
    <w:rsid w:val="00A909A1"/>
    <w:rsid w:val="00A90A4F"/>
    <w:rsid w:val="00A90B9E"/>
    <w:rsid w:val="00A90D08"/>
    <w:rsid w:val="00A90E6D"/>
    <w:rsid w:val="00A90F28"/>
    <w:rsid w:val="00A90F62"/>
    <w:rsid w:val="00A90F67"/>
    <w:rsid w:val="00A90FDA"/>
    <w:rsid w:val="00A9157F"/>
    <w:rsid w:val="00A91588"/>
    <w:rsid w:val="00A91624"/>
    <w:rsid w:val="00A918CD"/>
    <w:rsid w:val="00A919D7"/>
    <w:rsid w:val="00A91DE8"/>
    <w:rsid w:val="00A92162"/>
    <w:rsid w:val="00A92598"/>
    <w:rsid w:val="00A925F9"/>
    <w:rsid w:val="00A9271D"/>
    <w:rsid w:val="00A92769"/>
    <w:rsid w:val="00A928EF"/>
    <w:rsid w:val="00A92957"/>
    <w:rsid w:val="00A92AEF"/>
    <w:rsid w:val="00A92B55"/>
    <w:rsid w:val="00A92D6F"/>
    <w:rsid w:val="00A93097"/>
    <w:rsid w:val="00A931FF"/>
    <w:rsid w:val="00A9354E"/>
    <w:rsid w:val="00A9362D"/>
    <w:rsid w:val="00A936C5"/>
    <w:rsid w:val="00A93719"/>
    <w:rsid w:val="00A93731"/>
    <w:rsid w:val="00A938AF"/>
    <w:rsid w:val="00A938F6"/>
    <w:rsid w:val="00A93BBA"/>
    <w:rsid w:val="00A93D97"/>
    <w:rsid w:val="00A93DA4"/>
    <w:rsid w:val="00A93FD6"/>
    <w:rsid w:val="00A942AA"/>
    <w:rsid w:val="00A9442A"/>
    <w:rsid w:val="00A9448A"/>
    <w:rsid w:val="00A94810"/>
    <w:rsid w:val="00A948E3"/>
    <w:rsid w:val="00A94A69"/>
    <w:rsid w:val="00A94ABF"/>
    <w:rsid w:val="00A94DC5"/>
    <w:rsid w:val="00A94E65"/>
    <w:rsid w:val="00A94E91"/>
    <w:rsid w:val="00A94FE3"/>
    <w:rsid w:val="00A94FE5"/>
    <w:rsid w:val="00A95221"/>
    <w:rsid w:val="00A9523F"/>
    <w:rsid w:val="00A9544A"/>
    <w:rsid w:val="00A954A6"/>
    <w:rsid w:val="00A954B0"/>
    <w:rsid w:val="00A955D9"/>
    <w:rsid w:val="00A956D1"/>
    <w:rsid w:val="00A957A9"/>
    <w:rsid w:val="00A95A75"/>
    <w:rsid w:val="00A95C3D"/>
    <w:rsid w:val="00A95C40"/>
    <w:rsid w:val="00A95D67"/>
    <w:rsid w:val="00A96048"/>
    <w:rsid w:val="00A96149"/>
    <w:rsid w:val="00A96251"/>
    <w:rsid w:val="00A96408"/>
    <w:rsid w:val="00A9642C"/>
    <w:rsid w:val="00A964AF"/>
    <w:rsid w:val="00A96723"/>
    <w:rsid w:val="00A9677F"/>
    <w:rsid w:val="00A967C8"/>
    <w:rsid w:val="00A9681D"/>
    <w:rsid w:val="00A96991"/>
    <w:rsid w:val="00A96E70"/>
    <w:rsid w:val="00A96EFD"/>
    <w:rsid w:val="00A96F79"/>
    <w:rsid w:val="00A970DB"/>
    <w:rsid w:val="00A970FA"/>
    <w:rsid w:val="00A97533"/>
    <w:rsid w:val="00A9767F"/>
    <w:rsid w:val="00A97763"/>
    <w:rsid w:val="00A978B7"/>
    <w:rsid w:val="00A97D16"/>
    <w:rsid w:val="00A97E2C"/>
    <w:rsid w:val="00AA020C"/>
    <w:rsid w:val="00AA03DC"/>
    <w:rsid w:val="00AA0498"/>
    <w:rsid w:val="00AA0562"/>
    <w:rsid w:val="00AA05CC"/>
    <w:rsid w:val="00AA0718"/>
    <w:rsid w:val="00AA07C6"/>
    <w:rsid w:val="00AA083D"/>
    <w:rsid w:val="00AA0AEE"/>
    <w:rsid w:val="00AA0C4C"/>
    <w:rsid w:val="00AA0C89"/>
    <w:rsid w:val="00AA0D5F"/>
    <w:rsid w:val="00AA0DA8"/>
    <w:rsid w:val="00AA111F"/>
    <w:rsid w:val="00AA1252"/>
    <w:rsid w:val="00AA13D8"/>
    <w:rsid w:val="00AA147E"/>
    <w:rsid w:val="00AA14A8"/>
    <w:rsid w:val="00AA1683"/>
    <w:rsid w:val="00AA17BD"/>
    <w:rsid w:val="00AA17D6"/>
    <w:rsid w:val="00AA19C1"/>
    <w:rsid w:val="00AA1AA1"/>
    <w:rsid w:val="00AA1C38"/>
    <w:rsid w:val="00AA1CB7"/>
    <w:rsid w:val="00AA1CCE"/>
    <w:rsid w:val="00AA1D08"/>
    <w:rsid w:val="00AA1D86"/>
    <w:rsid w:val="00AA1D9F"/>
    <w:rsid w:val="00AA1DD0"/>
    <w:rsid w:val="00AA1E32"/>
    <w:rsid w:val="00AA1EA8"/>
    <w:rsid w:val="00AA1F08"/>
    <w:rsid w:val="00AA1F45"/>
    <w:rsid w:val="00AA2119"/>
    <w:rsid w:val="00AA2227"/>
    <w:rsid w:val="00AA2290"/>
    <w:rsid w:val="00AA23AA"/>
    <w:rsid w:val="00AA27E9"/>
    <w:rsid w:val="00AA2842"/>
    <w:rsid w:val="00AA2928"/>
    <w:rsid w:val="00AA293F"/>
    <w:rsid w:val="00AA2945"/>
    <w:rsid w:val="00AA2AC4"/>
    <w:rsid w:val="00AA2ACE"/>
    <w:rsid w:val="00AA2BFC"/>
    <w:rsid w:val="00AA2CFA"/>
    <w:rsid w:val="00AA2EE5"/>
    <w:rsid w:val="00AA2F25"/>
    <w:rsid w:val="00AA2FAA"/>
    <w:rsid w:val="00AA3032"/>
    <w:rsid w:val="00AA304C"/>
    <w:rsid w:val="00AA30F2"/>
    <w:rsid w:val="00AA3123"/>
    <w:rsid w:val="00AA3194"/>
    <w:rsid w:val="00AA31C2"/>
    <w:rsid w:val="00AA3238"/>
    <w:rsid w:val="00AA3311"/>
    <w:rsid w:val="00AA33BC"/>
    <w:rsid w:val="00AA35A0"/>
    <w:rsid w:val="00AA363D"/>
    <w:rsid w:val="00AA36B2"/>
    <w:rsid w:val="00AA371B"/>
    <w:rsid w:val="00AA3D26"/>
    <w:rsid w:val="00AA3DC9"/>
    <w:rsid w:val="00AA3DE2"/>
    <w:rsid w:val="00AA4000"/>
    <w:rsid w:val="00AA4107"/>
    <w:rsid w:val="00AA4170"/>
    <w:rsid w:val="00AA422B"/>
    <w:rsid w:val="00AA4320"/>
    <w:rsid w:val="00AA4405"/>
    <w:rsid w:val="00AA443F"/>
    <w:rsid w:val="00AA44DF"/>
    <w:rsid w:val="00AA4514"/>
    <w:rsid w:val="00AA4568"/>
    <w:rsid w:val="00AA45CF"/>
    <w:rsid w:val="00AA4658"/>
    <w:rsid w:val="00AA4925"/>
    <w:rsid w:val="00AA4BF3"/>
    <w:rsid w:val="00AA4D6B"/>
    <w:rsid w:val="00AA4DB7"/>
    <w:rsid w:val="00AA4F05"/>
    <w:rsid w:val="00AA4F14"/>
    <w:rsid w:val="00AA5232"/>
    <w:rsid w:val="00AA5602"/>
    <w:rsid w:val="00AA5678"/>
    <w:rsid w:val="00AA599E"/>
    <w:rsid w:val="00AA5ACA"/>
    <w:rsid w:val="00AA5ACB"/>
    <w:rsid w:val="00AA5AE7"/>
    <w:rsid w:val="00AA5C03"/>
    <w:rsid w:val="00AA5F11"/>
    <w:rsid w:val="00AA5F68"/>
    <w:rsid w:val="00AA60DF"/>
    <w:rsid w:val="00AA6207"/>
    <w:rsid w:val="00AA63C0"/>
    <w:rsid w:val="00AA64DC"/>
    <w:rsid w:val="00AA6CC9"/>
    <w:rsid w:val="00AA6CFE"/>
    <w:rsid w:val="00AA7188"/>
    <w:rsid w:val="00AA724F"/>
    <w:rsid w:val="00AA72D7"/>
    <w:rsid w:val="00AA73F0"/>
    <w:rsid w:val="00AA7620"/>
    <w:rsid w:val="00AA7673"/>
    <w:rsid w:val="00AA76C4"/>
    <w:rsid w:val="00AA77F0"/>
    <w:rsid w:val="00AA78EE"/>
    <w:rsid w:val="00AA799C"/>
    <w:rsid w:val="00AA7B6D"/>
    <w:rsid w:val="00AA7BA1"/>
    <w:rsid w:val="00AA7CE6"/>
    <w:rsid w:val="00AA7D02"/>
    <w:rsid w:val="00AA7DC1"/>
    <w:rsid w:val="00AA7DDC"/>
    <w:rsid w:val="00AA7F3B"/>
    <w:rsid w:val="00AA7F7A"/>
    <w:rsid w:val="00AA7FFA"/>
    <w:rsid w:val="00AB0064"/>
    <w:rsid w:val="00AB0095"/>
    <w:rsid w:val="00AB026A"/>
    <w:rsid w:val="00AB041B"/>
    <w:rsid w:val="00AB0615"/>
    <w:rsid w:val="00AB0859"/>
    <w:rsid w:val="00AB0887"/>
    <w:rsid w:val="00AB08F7"/>
    <w:rsid w:val="00AB0B9C"/>
    <w:rsid w:val="00AB0C7C"/>
    <w:rsid w:val="00AB0F68"/>
    <w:rsid w:val="00AB1152"/>
    <w:rsid w:val="00AB12C3"/>
    <w:rsid w:val="00AB1330"/>
    <w:rsid w:val="00AB13CD"/>
    <w:rsid w:val="00AB14FB"/>
    <w:rsid w:val="00AB1DCE"/>
    <w:rsid w:val="00AB2096"/>
    <w:rsid w:val="00AB2152"/>
    <w:rsid w:val="00AB2323"/>
    <w:rsid w:val="00AB2366"/>
    <w:rsid w:val="00AB2376"/>
    <w:rsid w:val="00AB238A"/>
    <w:rsid w:val="00AB252C"/>
    <w:rsid w:val="00AB263F"/>
    <w:rsid w:val="00AB277A"/>
    <w:rsid w:val="00AB278C"/>
    <w:rsid w:val="00AB27F8"/>
    <w:rsid w:val="00AB2A04"/>
    <w:rsid w:val="00AB2BBC"/>
    <w:rsid w:val="00AB2BBE"/>
    <w:rsid w:val="00AB2CDC"/>
    <w:rsid w:val="00AB2F47"/>
    <w:rsid w:val="00AB31E8"/>
    <w:rsid w:val="00AB3214"/>
    <w:rsid w:val="00AB3325"/>
    <w:rsid w:val="00AB335B"/>
    <w:rsid w:val="00AB337A"/>
    <w:rsid w:val="00AB3739"/>
    <w:rsid w:val="00AB37F2"/>
    <w:rsid w:val="00AB3893"/>
    <w:rsid w:val="00AB38DC"/>
    <w:rsid w:val="00AB3B84"/>
    <w:rsid w:val="00AB3DB1"/>
    <w:rsid w:val="00AB3E1E"/>
    <w:rsid w:val="00AB3F1A"/>
    <w:rsid w:val="00AB3F77"/>
    <w:rsid w:val="00AB411F"/>
    <w:rsid w:val="00AB42EB"/>
    <w:rsid w:val="00AB468D"/>
    <w:rsid w:val="00AB47FB"/>
    <w:rsid w:val="00AB482C"/>
    <w:rsid w:val="00AB49AB"/>
    <w:rsid w:val="00AB4CAB"/>
    <w:rsid w:val="00AB4EA0"/>
    <w:rsid w:val="00AB4F56"/>
    <w:rsid w:val="00AB507D"/>
    <w:rsid w:val="00AB53F8"/>
    <w:rsid w:val="00AB5418"/>
    <w:rsid w:val="00AB5428"/>
    <w:rsid w:val="00AB542D"/>
    <w:rsid w:val="00AB55F5"/>
    <w:rsid w:val="00AB58AF"/>
    <w:rsid w:val="00AB5BE0"/>
    <w:rsid w:val="00AB5C7F"/>
    <w:rsid w:val="00AB5EEC"/>
    <w:rsid w:val="00AB5F2D"/>
    <w:rsid w:val="00AB61B5"/>
    <w:rsid w:val="00AB66AB"/>
    <w:rsid w:val="00AB6738"/>
    <w:rsid w:val="00AB67E4"/>
    <w:rsid w:val="00AB6866"/>
    <w:rsid w:val="00AB6868"/>
    <w:rsid w:val="00AB6A54"/>
    <w:rsid w:val="00AB6C3A"/>
    <w:rsid w:val="00AB6CF3"/>
    <w:rsid w:val="00AB6D4C"/>
    <w:rsid w:val="00AB6DB7"/>
    <w:rsid w:val="00AB6F30"/>
    <w:rsid w:val="00AB7304"/>
    <w:rsid w:val="00AB747F"/>
    <w:rsid w:val="00AB7536"/>
    <w:rsid w:val="00AB774A"/>
    <w:rsid w:val="00AB7796"/>
    <w:rsid w:val="00AB7973"/>
    <w:rsid w:val="00AB7A89"/>
    <w:rsid w:val="00AB7D0B"/>
    <w:rsid w:val="00AB7F98"/>
    <w:rsid w:val="00AC00C0"/>
    <w:rsid w:val="00AC013C"/>
    <w:rsid w:val="00AC01BA"/>
    <w:rsid w:val="00AC061B"/>
    <w:rsid w:val="00AC067A"/>
    <w:rsid w:val="00AC08E2"/>
    <w:rsid w:val="00AC0AFC"/>
    <w:rsid w:val="00AC0C77"/>
    <w:rsid w:val="00AC0D6F"/>
    <w:rsid w:val="00AC0EDD"/>
    <w:rsid w:val="00AC12AE"/>
    <w:rsid w:val="00AC158F"/>
    <w:rsid w:val="00AC18E8"/>
    <w:rsid w:val="00AC1BE1"/>
    <w:rsid w:val="00AC1D1C"/>
    <w:rsid w:val="00AC1D7A"/>
    <w:rsid w:val="00AC1E19"/>
    <w:rsid w:val="00AC1EB7"/>
    <w:rsid w:val="00AC1EBF"/>
    <w:rsid w:val="00AC1EE1"/>
    <w:rsid w:val="00AC1F00"/>
    <w:rsid w:val="00AC221A"/>
    <w:rsid w:val="00AC221E"/>
    <w:rsid w:val="00AC239B"/>
    <w:rsid w:val="00AC24CB"/>
    <w:rsid w:val="00AC258B"/>
    <w:rsid w:val="00AC25D2"/>
    <w:rsid w:val="00AC265C"/>
    <w:rsid w:val="00AC2711"/>
    <w:rsid w:val="00AC2787"/>
    <w:rsid w:val="00AC2906"/>
    <w:rsid w:val="00AC2920"/>
    <w:rsid w:val="00AC2BA3"/>
    <w:rsid w:val="00AC2DD7"/>
    <w:rsid w:val="00AC2EE8"/>
    <w:rsid w:val="00AC2F01"/>
    <w:rsid w:val="00AC30BC"/>
    <w:rsid w:val="00AC30EC"/>
    <w:rsid w:val="00AC31AD"/>
    <w:rsid w:val="00AC32CA"/>
    <w:rsid w:val="00AC331A"/>
    <w:rsid w:val="00AC3370"/>
    <w:rsid w:val="00AC33B2"/>
    <w:rsid w:val="00AC344E"/>
    <w:rsid w:val="00AC34B5"/>
    <w:rsid w:val="00AC34CB"/>
    <w:rsid w:val="00AC37F0"/>
    <w:rsid w:val="00AC3B01"/>
    <w:rsid w:val="00AC3B3D"/>
    <w:rsid w:val="00AC3E2A"/>
    <w:rsid w:val="00AC3E87"/>
    <w:rsid w:val="00AC3F52"/>
    <w:rsid w:val="00AC4156"/>
    <w:rsid w:val="00AC41B7"/>
    <w:rsid w:val="00AC4437"/>
    <w:rsid w:val="00AC4521"/>
    <w:rsid w:val="00AC45C4"/>
    <w:rsid w:val="00AC474E"/>
    <w:rsid w:val="00AC476C"/>
    <w:rsid w:val="00AC4791"/>
    <w:rsid w:val="00AC48F6"/>
    <w:rsid w:val="00AC48F8"/>
    <w:rsid w:val="00AC4908"/>
    <w:rsid w:val="00AC49A5"/>
    <w:rsid w:val="00AC49C4"/>
    <w:rsid w:val="00AC4C5B"/>
    <w:rsid w:val="00AC4CAF"/>
    <w:rsid w:val="00AC4CBD"/>
    <w:rsid w:val="00AC4CBE"/>
    <w:rsid w:val="00AC4E84"/>
    <w:rsid w:val="00AC4F0A"/>
    <w:rsid w:val="00AC4F51"/>
    <w:rsid w:val="00AC4FE5"/>
    <w:rsid w:val="00AC5051"/>
    <w:rsid w:val="00AC509C"/>
    <w:rsid w:val="00AC52EC"/>
    <w:rsid w:val="00AC5497"/>
    <w:rsid w:val="00AC56A6"/>
    <w:rsid w:val="00AC5736"/>
    <w:rsid w:val="00AC57F7"/>
    <w:rsid w:val="00AC59C4"/>
    <w:rsid w:val="00AC59D0"/>
    <w:rsid w:val="00AC5A9A"/>
    <w:rsid w:val="00AC5B36"/>
    <w:rsid w:val="00AC5FB0"/>
    <w:rsid w:val="00AC633D"/>
    <w:rsid w:val="00AC64D9"/>
    <w:rsid w:val="00AC65E6"/>
    <w:rsid w:val="00AC6653"/>
    <w:rsid w:val="00AC68F4"/>
    <w:rsid w:val="00AC6940"/>
    <w:rsid w:val="00AC6BF6"/>
    <w:rsid w:val="00AC6FCC"/>
    <w:rsid w:val="00AC7613"/>
    <w:rsid w:val="00AC77C5"/>
    <w:rsid w:val="00AC7838"/>
    <w:rsid w:val="00AC78A9"/>
    <w:rsid w:val="00AC79CE"/>
    <w:rsid w:val="00AC7A5A"/>
    <w:rsid w:val="00AC7B88"/>
    <w:rsid w:val="00AC7E92"/>
    <w:rsid w:val="00AC7F76"/>
    <w:rsid w:val="00AD0032"/>
    <w:rsid w:val="00AD00C7"/>
    <w:rsid w:val="00AD0193"/>
    <w:rsid w:val="00AD01B3"/>
    <w:rsid w:val="00AD021C"/>
    <w:rsid w:val="00AD041E"/>
    <w:rsid w:val="00AD05FC"/>
    <w:rsid w:val="00AD08A9"/>
    <w:rsid w:val="00AD0A54"/>
    <w:rsid w:val="00AD0AB4"/>
    <w:rsid w:val="00AD0AF8"/>
    <w:rsid w:val="00AD0B1C"/>
    <w:rsid w:val="00AD0B65"/>
    <w:rsid w:val="00AD0BB6"/>
    <w:rsid w:val="00AD0CCA"/>
    <w:rsid w:val="00AD0CFF"/>
    <w:rsid w:val="00AD1040"/>
    <w:rsid w:val="00AD11D9"/>
    <w:rsid w:val="00AD123B"/>
    <w:rsid w:val="00AD124F"/>
    <w:rsid w:val="00AD139D"/>
    <w:rsid w:val="00AD14D1"/>
    <w:rsid w:val="00AD14FA"/>
    <w:rsid w:val="00AD188C"/>
    <w:rsid w:val="00AD1E35"/>
    <w:rsid w:val="00AD1F7F"/>
    <w:rsid w:val="00AD200C"/>
    <w:rsid w:val="00AD2201"/>
    <w:rsid w:val="00AD2351"/>
    <w:rsid w:val="00AD25B4"/>
    <w:rsid w:val="00AD25D3"/>
    <w:rsid w:val="00AD2717"/>
    <w:rsid w:val="00AD271A"/>
    <w:rsid w:val="00AD28B7"/>
    <w:rsid w:val="00AD29F7"/>
    <w:rsid w:val="00AD2E08"/>
    <w:rsid w:val="00AD2E63"/>
    <w:rsid w:val="00AD3050"/>
    <w:rsid w:val="00AD314F"/>
    <w:rsid w:val="00AD3285"/>
    <w:rsid w:val="00AD3289"/>
    <w:rsid w:val="00AD3599"/>
    <w:rsid w:val="00AD389A"/>
    <w:rsid w:val="00AD38DE"/>
    <w:rsid w:val="00AD3B20"/>
    <w:rsid w:val="00AD3CE6"/>
    <w:rsid w:val="00AD3E10"/>
    <w:rsid w:val="00AD3EF4"/>
    <w:rsid w:val="00AD3F53"/>
    <w:rsid w:val="00AD3F5D"/>
    <w:rsid w:val="00AD401D"/>
    <w:rsid w:val="00AD4204"/>
    <w:rsid w:val="00AD4555"/>
    <w:rsid w:val="00AD466A"/>
    <w:rsid w:val="00AD4734"/>
    <w:rsid w:val="00AD482A"/>
    <w:rsid w:val="00AD4853"/>
    <w:rsid w:val="00AD49DC"/>
    <w:rsid w:val="00AD4A64"/>
    <w:rsid w:val="00AD4AB4"/>
    <w:rsid w:val="00AD4ACD"/>
    <w:rsid w:val="00AD4B27"/>
    <w:rsid w:val="00AD4B30"/>
    <w:rsid w:val="00AD4BD6"/>
    <w:rsid w:val="00AD4BDF"/>
    <w:rsid w:val="00AD4C7E"/>
    <w:rsid w:val="00AD4E28"/>
    <w:rsid w:val="00AD4F42"/>
    <w:rsid w:val="00AD512C"/>
    <w:rsid w:val="00AD520A"/>
    <w:rsid w:val="00AD52C8"/>
    <w:rsid w:val="00AD5311"/>
    <w:rsid w:val="00AD54C7"/>
    <w:rsid w:val="00AD5623"/>
    <w:rsid w:val="00AD5674"/>
    <w:rsid w:val="00AD5805"/>
    <w:rsid w:val="00AD5827"/>
    <w:rsid w:val="00AD5832"/>
    <w:rsid w:val="00AD5B19"/>
    <w:rsid w:val="00AD5B93"/>
    <w:rsid w:val="00AD5EC2"/>
    <w:rsid w:val="00AD5ED1"/>
    <w:rsid w:val="00AD5F4F"/>
    <w:rsid w:val="00AD607C"/>
    <w:rsid w:val="00AD6242"/>
    <w:rsid w:val="00AD6335"/>
    <w:rsid w:val="00AD634C"/>
    <w:rsid w:val="00AD64A3"/>
    <w:rsid w:val="00AD64F6"/>
    <w:rsid w:val="00AD662A"/>
    <w:rsid w:val="00AD6672"/>
    <w:rsid w:val="00AD6737"/>
    <w:rsid w:val="00AD673D"/>
    <w:rsid w:val="00AD6947"/>
    <w:rsid w:val="00AD6B8B"/>
    <w:rsid w:val="00AD6D39"/>
    <w:rsid w:val="00AD6DF9"/>
    <w:rsid w:val="00AD7074"/>
    <w:rsid w:val="00AD79AD"/>
    <w:rsid w:val="00AD7B4F"/>
    <w:rsid w:val="00AD7BEA"/>
    <w:rsid w:val="00AD7C1F"/>
    <w:rsid w:val="00AD7D29"/>
    <w:rsid w:val="00AD7DAD"/>
    <w:rsid w:val="00AD7FC4"/>
    <w:rsid w:val="00AE03DD"/>
    <w:rsid w:val="00AE0424"/>
    <w:rsid w:val="00AE0541"/>
    <w:rsid w:val="00AE06BB"/>
    <w:rsid w:val="00AE074E"/>
    <w:rsid w:val="00AE0A10"/>
    <w:rsid w:val="00AE0C4C"/>
    <w:rsid w:val="00AE0E03"/>
    <w:rsid w:val="00AE0E1E"/>
    <w:rsid w:val="00AE0F2F"/>
    <w:rsid w:val="00AE0FAB"/>
    <w:rsid w:val="00AE1090"/>
    <w:rsid w:val="00AE10C3"/>
    <w:rsid w:val="00AE10CF"/>
    <w:rsid w:val="00AE143B"/>
    <w:rsid w:val="00AE14F6"/>
    <w:rsid w:val="00AE15E8"/>
    <w:rsid w:val="00AE1625"/>
    <w:rsid w:val="00AE1635"/>
    <w:rsid w:val="00AE16B7"/>
    <w:rsid w:val="00AE19BE"/>
    <w:rsid w:val="00AE1A70"/>
    <w:rsid w:val="00AE1A7B"/>
    <w:rsid w:val="00AE1AD0"/>
    <w:rsid w:val="00AE1B00"/>
    <w:rsid w:val="00AE1B1F"/>
    <w:rsid w:val="00AE1B57"/>
    <w:rsid w:val="00AE1C6F"/>
    <w:rsid w:val="00AE1D64"/>
    <w:rsid w:val="00AE20CA"/>
    <w:rsid w:val="00AE22B9"/>
    <w:rsid w:val="00AE2480"/>
    <w:rsid w:val="00AE258E"/>
    <w:rsid w:val="00AE2A9A"/>
    <w:rsid w:val="00AE2B22"/>
    <w:rsid w:val="00AE2D11"/>
    <w:rsid w:val="00AE2E01"/>
    <w:rsid w:val="00AE2F51"/>
    <w:rsid w:val="00AE2F7A"/>
    <w:rsid w:val="00AE3001"/>
    <w:rsid w:val="00AE3017"/>
    <w:rsid w:val="00AE3071"/>
    <w:rsid w:val="00AE328E"/>
    <w:rsid w:val="00AE329B"/>
    <w:rsid w:val="00AE334D"/>
    <w:rsid w:val="00AE336B"/>
    <w:rsid w:val="00AE343D"/>
    <w:rsid w:val="00AE345F"/>
    <w:rsid w:val="00AE34FB"/>
    <w:rsid w:val="00AE355E"/>
    <w:rsid w:val="00AE37D0"/>
    <w:rsid w:val="00AE3831"/>
    <w:rsid w:val="00AE3842"/>
    <w:rsid w:val="00AE38F8"/>
    <w:rsid w:val="00AE3954"/>
    <w:rsid w:val="00AE3B77"/>
    <w:rsid w:val="00AE3B97"/>
    <w:rsid w:val="00AE3BBA"/>
    <w:rsid w:val="00AE3BC1"/>
    <w:rsid w:val="00AE3C3D"/>
    <w:rsid w:val="00AE3D56"/>
    <w:rsid w:val="00AE3E3B"/>
    <w:rsid w:val="00AE3E8B"/>
    <w:rsid w:val="00AE40B5"/>
    <w:rsid w:val="00AE42A4"/>
    <w:rsid w:val="00AE42BC"/>
    <w:rsid w:val="00AE4369"/>
    <w:rsid w:val="00AE470E"/>
    <w:rsid w:val="00AE471D"/>
    <w:rsid w:val="00AE4AFD"/>
    <w:rsid w:val="00AE4CF8"/>
    <w:rsid w:val="00AE4D4F"/>
    <w:rsid w:val="00AE4E33"/>
    <w:rsid w:val="00AE4F87"/>
    <w:rsid w:val="00AE501C"/>
    <w:rsid w:val="00AE593A"/>
    <w:rsid w:val="00AE5A1C"/>
    <w:rsid w:val="00AE5B91"/>
    <w:rsid w:val="00AE5C58"/>
    <w:rsid w:val="00AE5F54"/>
    <w:rsid w:val="00AE5FF8"/>
    <w:rsid w:val="00AE608E"/>
    <w:rsid w:val="00AE63B7"/>
    <w:rsid w:val="00AE652C"/>
    <w:rsid w:val="00AE672A"/>
    <w:rsid w:val="00AE6897"/>
    <w:rsid w:val="00AE690F"/>
    <w:rsid w:val="00AE6AC5"/>
    <w:rsid w:val="00AE6BF6"/>
    <w:rsid w:val="00AE6E09"/>
    <w:rsid w:val="00AE6EA0"/>
    <w:rsid w:val="00AE6FB6"/>
    <w:rsid w:val="00AE70B0"/>
    <w:rsid w:val="00AE7129"/>
    <w:rsid w:val="00AE71BC"/>
    <w:rsid w:val="00AE72D2"/>
    <w:rsid w:val="00AE733D"/>
    <w:rsid w:val="00AE7439"/>
    <w:rsid w:val="00AE745D"/>
    <w:rsid w:val="00AE784D"/>
    <w:rsid w:val="00AE794D"/>
    <w:rsid w:val="00AE7C30"/>
    <w:rsid w:val="00AE7C99"/>
    <w:rsid w:val="00AE7D09"/>
    <w:rsid w:val="00AE7D43"/>
    <w:rsid w:val="00AE7D85"/>
    <w:rsid w:val="00AF0119"/>
    <w:rsid w:val="00AF02FC"/>
    <w:rsid w:val="00AF033C"/>
    <w:rsid w:val="00AF04E2"/>
    <w:rsid w:val="00AF0545"/>
    <w:rsid w:val="00AF054D"/>
    <w:rsid w:val="00AF06A6"/>
    <w:rsid w:val="00AF09A2"/>
    <w:rsid w:val="00AF0A4E"/>
    <w:rsid w:val="00AF0C07"/>
    <w:rsid w:val="00AF11BB"/>
    <w:rsid w:val="00AF185F"/>
    <w:rsid w:val="00AF19EC"/>
    <w:rsid w:val="00AF1AD1"/>
    <w:rsid w:val="00AF1B9F"/>
    <w:rsid w:val="00AF1C3E"/>
    <w:rsid w:val="00AF1D21"/>
    <w:rsid w:val="00AF1DB9"/>
    <w:rsid w:val="00AF1F7B"/>
    <w:rsid w:val="00AF2064"/>
    <w:rsid w:val="00AF2170"/>
    <w:rsid w:val="00AF21B1"/>
    <w:rsid w:val="00AF21FB"/>
    <w:rsid w:val="00AF223F"/>
    <w:rsid w:val="00AF240A"/>
    <w:rsid w:val="00AF2511"/>
    <w:rsid w:val="00AF26A1"/>
    <w:rsid w:val="00AF2729"/>
    <w:rsid w:val="00AF28AC"/>
    <w:rsid w:val="00AF28D4"/>
    <w:rsid w:val="00AF292F"/>
    <w:rsid w:val="00AF2B4F"/>
    <w:rsid w:val="00AF2C29"/>
    <w:rsid w:val="00AF2CAA"/>
    <w:rsid w:val="00AF2CFE"/>
    <w:rsid w:val="00AF2DB4"/>
    <w:rsid w:val="00AF2FF8"/>
    <w:rsid w:val="00AF3062"/>
    <w:rsid w:val="00AF307F"/>
    <w:rsid w:val="00AF30D0"/>
    <w:rsid w:val="00AF33D8"/>
    <w:rsid w:val="00AF386B"/>
    <w:rsid w:val="00AF3B0E"/>
    <w:rsid w:val="00AF3C2B"/>
    <w:rsid w:val="00AF3FC8"/>
    <w:rsid w:val="00AF400D"/>
    <w:rsid w:val="00AF428B"/>
    <w:rsid w:val="00AF42E7"/>
    <w:rsid w:val="00AF434C"/>
    <w:rsid w:val="00AF47A4"/>
    <w:rsid w:val="00AF47E6"/>
    <w:rsid w:val="00AF48F4"/>
    <w:rsid w:val="00AF48FF"/>
    <w:rsid w:val="00AF4963"/>
    <w:rsid w:val="00AF4994"/>
    <w:rsid w:val="00AF4A0B"/>
    <w:rsid w:val="00AF4A29"/>
    <w:rsid w:val="00AF4A65"/>
    <w:rsid w:val="00AF4C5D"/>
    <w:rsid w:val="00AF4DDD"/>
    <w:rsid w:val="00AF4E73"/>
    <w:rsid w:val="00AF4EE2"/>
    <w:rsid w:val="00AF4F5C"/>
    <w:rsid w:val="00AF515C"/>
    <w:rsid w:val="00AF51A5"/>
    <w:rsid w:val="00AF529D"/>
    <w:rsid w:val="00AF5350"/>
    <w:rsid w:val="00AF563F"/>
    <w:rsid w:val="00AF569B"/>
    <w:rsid w:val="00AF579C"/>
    <w:rsid w:val="00AF583F"/>
    <w:rsid w:val="00AF599B"/>
    <w:rsid w:val="00AF5A4F"/>
    <w:rsid w:val="00AF5AB9"/>
    <w:rsid w:val="00AF5B0D"/>
    <w:rsid w:val="00AF5CFD"/>
    <w:rsid w:val="00AF5E86"/>
    <w:rsid w:val="00AF5FED"/>
    <w:rsid w:val="00AF6010"/>
    <w:rsid w:val="00AF606B"/>
    <w:rsid w:val="00AF606D"/>
    <w:rsid w:val="00AF6307"/>
    <w:rsid w:val="00AF65ED"/>
    <w:rsid w:val="00AF6791"/>
    <w:rsid w:val="00AF69A8"/>
    <w:rsid w:val="00AF6D2D"/>
    <w:rsid w:val="00AF70EB"/>
    <w:rsid w:val="00AF7187"/>
    <w:rsid w:val="00AF73F0"/>
    <w:rsid w:val="00AF744F"/>
    <w:rsid w:val="00AF745F"/>
    <w:rsid w:val="00AF74AC"/>
    <w:rsid w:val="00AF74DB"/>
    <w:rsid w:val="00AF7592"/>
    <w:rsid w:val="00AF75E8"/>
    <w:rsid w:val="00AF7637"/>
    <w:rsid w:val="00AF78A7"/>
    <w:rsid w:val="00AF79AC"/>
    <w:rsid w:val="00AF7C96"/>
    <w:rsid w:val="00AF7C99"/>
    <w:rsid w:val="00AF7D5A"/>
    <w:rsid w:val="00B0004A"/>
    <w:rsid w:val="00B00248"/>
    <w:rsid w:val="00B0077E"/>
    <w:rsid w:val="00B0092B"/>
    <w:rsid w:val="00B00B71"/>
    <w:rsid w:val="00B00F01"/>
    <w:rsid w:val="00B0100F"/>
    <w:rsid w:val="00B01145"/>
    <w:rsid w:val="00B0119A"/>
    <w:rsid w:val="00B01287"/>
    <w:rsid w:val="00B012D8"/>
    <w:rsid w:val="00B01671"/>
    <w:rsid w:val="00B017FC"/>
    <w:rsid w:val="00B0188B"/>
    <w:rsid w:val="00B018B2"/>
    <w:rsid w:val="00B01A3B"/>
    <w:rsid w:val="00B01B11"/>
    <w:rsid w:val="00B01BDE"/>
    <w:rsid w:val="00B01F63"/>
    <w:rsid w:val="00B02049"/>
    <w:rsid w:val="00B021E3"/>
    <w:rsid w:val="00B022FC"/>
    <w:rsid w:val="00B0233C"/>
    <w:rsid w:val="00B02351"/>
    <w:rsid w:val="00B02359"/>
    <w:rsid w:val="00B023C5"/>
    <w:rsid w:val="00B024F7"/>
    <w:rsid w:val="00B0268D"/>
    <w:rsid w:val="00B026EA"/>
    <w:rsid w:val="00B0279E"/>
    <w:rsid w:val="00B027C5"/>
    <w:rsid w:val="00B0284E"/>
    <w:rsid w:val="00B02949"/>
    <w:rsid w:val="00B02B1C"/>
    <w:rsid w:val="00B02B9E"/>
    <w:rsid w:val="00B02C25"/>
    <w:rsid w:val="00B02C2E"/>
    <w:rsid w:val="00B02C6F"/>
    <w:rsid w:val="00B02C78"/>
    <w:rsid w:val="00B02CDA"/>
    <w:rsid w:val="00B02E17"/>
    <w:rsid w:val="00B0319F"/>
    <w:rsid w:val="00B03232"/>
    <w:rsid w:val="00B03279"/>
    <w:rsid w:val="00B03309"/>
    <w:rsid w:val="00B033C2"/>
    <w:rsid w:val="00B0348F"/>
    <w:rsid w:val="00B03493"/>
    <w:rsid w:val="00B034AC"/>
    <w:rsid w:val="00B0358F"/>
    <w:rsid w:val="00B035C0"/>
    <w:rsid w:val="00B03612"/>
    <w:rsid w:val="00B03628"/>
    <w:rsid w:val="00B03688"/>
    <w:rsid w:val="00B037C6"/>
    <w:rsid w:val="00B0386C"/>
    <w:rsid w:val="00B03972"/>
    <w:rsid w:val="00B03A49"/>
    <w:rsid w:val="00B03A50"/>
    <w:rsid w:val="00B03C36"/>
    <w:rsid w:val="00B03D25"/>
    <w:rsid w:val="00B03E50"/>
    <w:rsid w:val="00B03E5A"/>
    <w:rsid w:val="00B0420B"/>
    <w:rsid w:val="00B04256"/>
    <w:rsid w:val="00B0433A"/>
    <w:rsid w:val="00B0435F"/>
    <w:rsid w:val="00B0462F"/>
    <w:rsid w:val="00B04671"/>
    <w:rsid w:val="00B04836"/>
    <w:rsid w:val="00B048FE"/>
    <w:rsid w:val="00B04B2E"/>
    <w:rsid w:val="00B04BE3"/>
    <w:rsid w:val="00B04D1E"/>
    <w:rsid w:val="00B04D33"/>
    <w:rsid w:val="00B04DAA"/>
    <w:rsid w:val="00B04DFB"/>
    <w:rsid w:val="00B04EDD"/>
    <w:rsid w:val="00B04F18"/>
    <w:rsid w:val="00B05251"/>
    <w:rsid w:val="00B052C7"/>
    <w:rsid w:val="00B05485"/>
    <w:rsid w:val="00B054B1"/>
    <w:rsid w:val="00B057CA"/>
    <w:rsid w:val="00B057FB"/>
    <w:rsid w:val="00B0587A"/>
    <w:rsid w:val="00B058DA"/>
    <w:rsid w:val="00B05B91"/>
    <w:rsid w:val="00B05BF7"/>
    <w:rsid w:val="00B05D0B"/>
    <w:rsid w:val="00B05F77"/>
    <w:rsid w:val="00B060DB"/>
    <w:rsid w:val="00B060F4"/>
    <w:rsid w:val="00B064C3"/>
    <w:rsid w:val="00B0658F"/>
    <w:rsid w:val="00B06596"/>
    <w:rsid w:val="00B067B8"/>
    <w:rsid w:val="00B06940"/>
    <w:rsid w:val="00B0699E"/>
    <w:rsid w:val="00B06B2A"/>
    <w:rsid w:val="00B06B87"/>
    <w:rsid w:val="00B06C1D"/>
    <w:rsid w:val="00B071C4"/>
    <w:rsid w:val="00B0730B"/>
    <w:rsid w:val="00B07582"/>
    <w:rsid w:val="00B076E6"/>
    <w:rsid w:val="00B077CC"/>
    <w:rsid w:val="00B0787F"/>
    <w:rsid w:val="00B07A79"/>
    <w:rsid w:val="00B07AC3"/>
    <w:rsid w:val="00B07B34"/>
    <w:rsid w:val="00B07B55"/>
    <w:rsid w:val="00B07B67"/>
    <w:rsid w:val="00B07C0A"/>
    <w:rsid w:val="00B07CC1"/>
    <w:rsid w:val="00B07D2B"/>
    <w:rsid w:val="00B07E1B"/>
    <w:rsid w:val="00B07EE4"/>
    <w:rsid w:val="00B07F08"/>
    <w:rsid w:val="00B07F64"/>
    <w:rsid w:val="00B07FD7"/>
    <w:rsid w:val="00B100BB"/>
    <w:rsid w:val="00B100CC"/>
    <w:rsid w:val="00B101AE"/>
    <w:rsid w:val="00B1036E"/>
    <w:rsid w:val="00B10382"/>
    <w:rsid w:val="00B10390"/>
    <w:rsid w:val="00B10476"/>
    <w:rsid w:val="00B10562"/>
    <w:rsid w:val="00B1080E"/>
    <w:rsid w:val="00B10951"/>
    <w:rsid w:val="00B10982"/>
    <w:rsid w:val="00B10989"/>
    <w:rsid w:val="00B10B3D"/>
    <w:rsid w:val="00B10BBA"/>
    <w:rsid w:val="00B10BD4"/>
    <w:rsid w:val="00B10D0D"/>
    <w:rsid w:val="00B10E19"/>
    <w:rsid w:val="00B10E84"/>
    <w:rsid w:val="00B10F97"/>
    <w:rsid w:val="00B110B5"/>
    <w:rsid w:val="00B110FE"/>
    <w:rsid w:val="00B111BB"/>
    <w:rsid w:val="00B11415"/>
    <w:rsid w:val="00B115C7"/>
    <w:rsid w:val="00B1161E"/>
    <w:rsid w:val="00B11682"/>
    <w:rsid w:val="00B11743"/>
    <w:rsid w:val="00B11765"/>
    <w:rsid w:val="00B1180F"/>
    <w:rsid w:val="00B118DA"/>
    <w:rsid w:val="00B11ACD"/>
    <w:rsid w:val="00B11C5B"/>
    <w:rsid w:val="00B11C85"/>
    <w:rsid w:val="00B11CE2"/>
    <w:rsid w:val="00B11D4F"/>
    <w:rsid w:val="00B11D58"/>
    <w:rsid w:val="00B11F89"/>
    <w:rsid w:val="00B12002"/>
    <w:rsid w:val="00B12139"/>
    <w:rsid w:val="00B12177"/>
    <w:rsid w:val="00B12436"/>
    <w:rsid w:val="00B12469"/>
    <w:rsid w:val="00B124D4"/>
    <w:rsid w:val="00B125F4"/>
    <w:rsid w:val="00B12713"/>
    <w:rsid w:val="00B127B2"/>
    <w:rsid w:val="00B127F6"/>
    <w:rsid w:val="00B12881"/>
    <w:rsid w:val="00B12A2F"/>
    <w:rsid w:val="00B12A85"/>
    <w:rsid w:val="00B12B69"/>
    <w:rsid w:val="00B12C79"/>
    <w:rsid w:val="00B12D6F"/>
    <w:rsid w:val="00B12E3C"/>
    <w:rsid w:val="00B12E6F"/>
    <w:rsid w:val="00B12E79"/>
    <w:rsid w:val="00B1319C"/>
    <w:rsid w:val="00B132A6"/>
    <w:rsid w:val="00B13391"/>
    <w:rsid w:val="00B133B6"/>
    <w:rsid w:val="00B133C8"/>
    <w:rsid w:val="00B13423"/>
    <w:rsid w:val="00B134FB"/>
    <w:rsid w:val="00B13625"/>
    <w:rsid w:val="00B136B5"/>
    <w:rsid w:val="00B13763"/>
    <w:rsid w:val="00B13914"/>
    <w:rsid w:val="00B139BE"/>
    <w:rsid w:val="00B13A7A"/>
    <w:rsid w:val="00B13B02"/>
    <w:rsid w:val="00B13C7F"/>
    <w:rsid w:val="00B13DC8"/>
    <w:rsid w:val="00B13DCF"/>
    <w:rsid w:val="00B13F32"/>
    <w:rsid w:val="00B14017"/>
    <w:rsid w:val="00B14020"/>
    <w:rsid w:val="00B1403F"/>
    <w:rsid w:val="00B141CB"/>
    <w:rsid w:val="00B1423D"/>
    <w:rsid w:val="00B14340"/>
    <w:rsid w:val="00B144E0"/>
    <w:rsid w:val="00B148FD"/>
    <w:rsid w:val="00B149B0"/>
    <w:rsid w:val="00B14A06"/>
    <w:rsid w:val="00B14D85"/>
    <w:rsid w:val="00B14E86"/>
    <w:rsid w:val="00B14FE3"/>
    <w:rsid w:val="00B1508D"/>
    <w:rsid w:val="00B150D5"/>
    <w:rsid w:val="00B15277"/>
    <w:rsid w:val="00B15347"/>
    <w:rsid w:val="00B15396"/>
    <w:rsid w:val="00B15A6B"/>
    <w:rsid w:val="00B15AB5"/>
    <w:rsid w:val="00B15D99"/>
    <w:rsid w:val="00B15DFF"/>
    <w:rsid w:val="00B15E6C"/>
    <w:rsid w:val="00B16054"/>
    <w:rsid w:val="00B162EE"/>
    <w:rsid w:val="00B16505"/>
    <w:rsid w:val="00B16515"/>
    <w:rsid w:val="00B165CD"/>
    <w:rsid w:val="00B1663C"/>
    <w:rsid w:val="00B168D5"/>
    <w:rsid w:val="00B16DB8"/>
    <w:rsid w:val="00B16F66"/>
    <w:rsid w:val="00B17027"/>
    <w:rsid w:val="00B17142"/>
    <w:rsid w:val="00B17390"/>
    <w:rsid w:val="00B173EA"/>
    <w:rsid w:val="00B17466"/>
    <w:rsid w:val="00B174D6"/>
    <w:rsid w:val="00B175FA"/>
    <w:rsid w:val="00B1769C"/>
    <w:rsid w:val="00B176A9"/>
    <w:rsid w:val="00B17788"/>
    <w:rsid w:val="00B179E9"/>
    <w:rsid w:val="00B17BF4"/>
    <w:rsid w:val="00B17D61"/>
    <w:rsid w:val="00B17E23"/>
    <w:rsid w:val="00B17EB5"/>
    <w:rsid w:val="00B17EC0"/>
    <w:rsid w:val="00B17FE9"/>
    <w:rsid w:val="00B20173"/>
    <w:rsid w:val="00B201BE"/>
    <w:rsid w:val="00B2024B"/>
    <w:rsid w:val="00B2028B"/>
    <w:rsid w:val="00B203D2"/>
    <w:rsid w:val="00B20447"/>
    <w:rsid w:val="00B20472"/>
    <w:rsid w:val="00B2068E"/>
    <w:rsid w:val="00B20693"/>
    <w:rsid w:val="00B20806"/>
    <w:rsid w:val="00B2080B"/>
    <w:rsid w:val="00B208DF"/>
    <w:rsid w:val="00B20C56"/>
    <w:rsid w:val="00B20CAF"/>
    <w:rsid w:val="00B20E20"/>
    <w:rsid w:val="00B20E80"/>
    <w:rsid w:val="00B20EAB"/>
    <w:rsid w:val="00B20EEF"/>
    <w:rsid w:val="00B2116D"/>
    <w:rsid w:val="00B21235"/>
    <w:rsid w:val="00B21309"/>
    <w:rsid w:val="00B21424"/>
    <w:rsid w:val="00B21825"/>
    <w:rsid w:val="00B21D31"/>
    <w:rsid w:val="00B22014"/>
    <w:rsid w:val="00B22104"/>
    <w:rsid w:val="00B2227B"/>
    <w:rsid w:val="00B2231E"/>
    <w:rsid w:val="00B22502"/>
    <w:rsid w:val="00B225E0"/>
    <w:rsid w:val="00B227BA"/>
    <w:rsid w:val="00B22961"/>
    <w:rsid w:val="00B22ACF"/>
    <w:rsid w:val="00B22B0C"/>
    <w:rsid w:val="00B22BF5"/>
    <w:rsid w:val="00B22CE4"/>
    <w:rsid w:val="00B22DF8"/>
    <w:rsid w:val="00B22FCD"/>
    <w:rsid w:val="00B23005"/>
    <w:rsid w:val="00B23021"/>
    <w:rsid w:val="00B23271"/>
    <w:rsid w:val="00B233F2"/>
    <w:rsid w:val="00B23402"/>
    <w:rsid w:val="00B2345F"/>
    <w:rsid w:val="00B23484"/>
    <w:rsid w:val="00B23520"/>
    <w:rsid w:val="00B23A58"/>
    <w:rsid w:val="00B23A91"/>
    <w:rsid w:val="00B23B5D"/>
    <w:rsid w:val="00B23CB3"/>
    <w:rsid w:val="00B23CF9"/>
    <w:rsid w:val="00B23DE2"/>
    <w:rsid w:val="00B23EAD"/>
    <w:rsid w:val="00B2400E"/>
    <w:rsid w:val="00B2407D"/>
    <w:rsid w:val="00B24083"/>
    <w:rsid w:val="00B240E9"/>
    <w:rsid w:val="00B24159"/>
    <w:rsid w:val="00B243F9"/>
    <w:rsid w:val="00B24454"/>
    <w:rsid w:val="00B247CC"/>
    <w:rsid w:val="00B24AEF"/>
    <w:rsid w:val="00B24B3B"/>
    <w:rsid w:val="00B252BC"/>
    <w:rsid w:val="00B25866"/>
    <w:rsid w:val="00B25956"/>
    <w:rsid w:val="00B25E41"/>
    <w:rsid w:val="00B2601F"/>
    <w:rsid w:val="00B26152"/>
    <w:rsid w:val="00B2628B"/>
    <w:rsid w:val="00B26378"/>
    <w:rsid w:val="00B26420"/>
    <w:rsid w:val="00B26632"/>
    <w:rsid w:val="00B266B5"/>
    <w:rsid w:val="00B2686A"/>
    <w:rsid w:val="00B2686C"/>
    <w:rsid w:val="00B268BE"/>
    <w:rsid w:val="00B26A38"/>
    <w:rsid w:val="00B26ACE"/>
    <w:rsid w:val="00B26B18"/>
    <w:rsid w:val="00B26CE7"/>
    <w:rsid w:val="00B26DC9"/>
    <w:rsid w:val="00B26E82"/>
    <w:rsid w:val="00B2706A"/>
    <w:rsid w:val="00B27210"/>
    <w:rsid w:val="00B27292"/>
    <w:rsid w:val="00B272AE"/>
    <w:rsid w:val="00B277B8"/>
    <w:rsid w:val="00B27A67"/>
    <w:rsid w:val="00B27CE9"/>
    <w:rsid w:val="00B27D7A"/>
    <w:rsid w:val="00B27E5D"/>
    <w:rsid w:val="00B27F3E"/>
    <w:rsid w:val="00B27FA5"/>
    <w:rsid w:val="00B3003A"/>
    <w:rsid w:val="00B30159"/>
    <w:rsid w:val="00B3035A"/>
    <w:rsid w:val="00B303BB"/>
    <w:rsid w:val="00B3043E"/>
    <w:rsid w:val="00B30749"/>
    <w:rsid w:val="00B30AF6"/>
    <w:rsid w:val="00B30BAB"/>
    <w:rsid w:val="00B30CC2"/>
    <w:rsid w:val="00B30CFF"/>
    <w:rsid w:val="00B30FB5"/>
    <w:rsid w:val="00B30FD3"/>
    <w:rsid w:val="00B3102C"/>
    <w:rsid w:val="00B310A1"/>
    <w:rsid w:val="00B3119C"/>
    <w:rsid w:val="00B311B1"/>
    <w:rsid w:val="00B3122B"/>
    <w:rsid w:val="00B31376"/>
    <w:rsid w:val="00B313F8"/>
    <w:rsid w:val="00B31407"/>
    <w:rsid w:val="00B31834"/>
    <w:rsid w:val="00B31955"/>
    <w:rsid w:val="00B31BAD"/>
    <w:rsid w:val="00B31F65"/>
    <w:rsid w:val="00B32115"/>
    <w:rsid w:val="00B32448"/>
    <w:rsid w:val="00B32571"/>
    <w:rsid w:val="00B32699"/>
    <w:rsid w:val="00B327E2"/>
    <w:rsid w:val="00B32822"/>
    <w:rsid w:val="00B32839"/>
    <w:rsid w:val="00B32EFB"/>
    <w:rsid w:val="00B32F9D"/>
    <w:rsid w:val="00B33022"/>
    <w:rsid w:val="00B330ED"/>
    <w:rsid w:val="00B333F2"/>
    <w:rsid w:val="00B33547"/>
    <w:rsid w:val="00B3388D"/>
    <w:rsid w:val="00B33B01"/>
    <w:rsid w:val="00B33CC5"/>
    <w:rsid w:val="00B33CFE"/>
    <w:rsid w:val="00B33D0F"/>
    <w:rsid w:val="00B33DFA"/>
    <w:rsid w:val="00B33EE9"/>
    <w:rsid w:val="00B3408F"/>
    <w:rsid w:val="00B3429E"/>
    <w:rsid w:val="00B344B4"/>
    <w:rsid w:val="00B344C1"/>
    <w:rsid w:val="00B344E4"/>
    <w:rsid w:val="00B34510"/>
    <w:rsid w:val="00B34543"/>
    <w:rsid w:val="00B34587"/>
    <w:rsid w:val="00B3473D"/>
    <w:rsid w:val="00B34855"/>
    <w:rsid w:val="00B34B12"/>
    <w:rsid w:val="00B34C28"/>
    <w:rsid w:val="00B34E02"/>
    <w:rsid w:val="00B34E14"/>
    <w:rsid w:val="00B34ED4"/>
    <w:rsid w:val="00B3505C"/>
    <w:rsid w:val="00B35076"/>
    <w:rsid w:val="00B35089"/>
    <w:rsid w:val="00B350B0"/>
    <w:rsid w:val="00B35150"/>
    <w:rsid w:val="00B3519D"/>
    <w:rsid w:val="00B351F6"/>
    <w:rsid w:val="00B353A8"/>
    <w:rsid w:val="00B35521"/>
    <w:rsid w:val="00B35857"/>
    <w:rsid w:val="00B35959"/>
    <w:rsid w:val="00B35983"/>
    <w:rsid w:val="00B35A23"/>
    <w:rsid w:val="00B35C94"/>
    <w:rsid w:val="00B35E19"/>
    <w:rsid w:val="00B35FF4"/>
    <w:rsid w:val="00B35FF8"/>
    <w:rsid w:val="00B36025"/>
    <w:rsid w:val="00B3602A"/>
    <w:rsid w:val="00B3610F"/>
    <w:rsid w:val="00B36163"/>
    <w:rsid w:val="00B36276"/>
    <w:rsid w:val="00B362AB"/>
    <w:rsid w:val="00B362E3"/>
    <w:rsid w:val="00B36443"/>
    <w:rsid w:val="00B36656"/>
    <w:rsid w:val="00B36920"/>
    <w:rsid w:val="00B3692B"/>
    <w:rsid w:val="00B36CE9"/>
    <w:rsid w:val="00B36D9A"/>
    <w:rsid w:val="00B36E15"/>
    <w:rsid w:val="00B36F23"/>
    <w:rsid w:val="00B36F59"/>
    <w:rsid w:val="00B36FA1"/>
    <w:rsid w:val="00B37144"/>
    <w:rsid w:val="00B37216"/>
    <w:rsid w:val="00B3735A"/>
    <w:rsid w:val="00B373F3"/>
    <w:rsid w:val="00B374BB"/>
    <w:rsid w:val="00B374C9"/>
    <w:rsid w:val="00B375BC"/>
    <w:rsid w:val="00B37837"/>
    <w:rsid w:val="00B379A3"/>
    <w:rsid w:val="00B37AAB"/>
    <w:rsid w:val="00B37ADA"/>
    <w:rsid w:val="00B37C08"/>
    <w:rsid w:val="00B37C46"/>
    <w:rsid w:val="00B37C91"/>
    <w:rsid w:val="00B37CCC"/>
    <w:rsid w:val="00B37D1A"/>
    <w:rsid w:val="00B37F2A"/>
    <w:rsid w:val="00B4030D"/>
    <w:rsid w:val="00B4031C"/>
    <w:rsid w:val="00B40340"/>
    <w:rsid w:val="00B4035E"/>
    <w:rsid w:val="00B404FB"/>
    <w:rsid w:val="00B406EA"/>
    <w:rsid w:val="00B40709"/>
    <w:rsid w:val="00B4099D"/>
    <w:rsid w:val="00B40A5A"/>
    <w:rsid w:val="00B40B0B"/>
    <w:rsid w:val="00B40C1E"/>
    <w:rsid w:val="00B40CFB"/>
    <w:rsid w:val="00B4100F"/>
    <w:rsid w:val="00B412BF"/>
    <w:rsid w:val="00B4136C"/>
    <w:rsid w:val="00B413A9"/>
    <w:rsid w:val="00B4160D"/>
    <w:rsid w:val="00B417D4"/>
    <w:rsid w:val="00B418CE"/>
    <w:rsid w:val="00B419A0"/>
    <w:rsid w:val="00B419A1"/>
    <w:rsid w:val="00B419A4"/>
    <w:rsid w:val="00B41A65"/>
    <w:rsid w:val="00B41BF8"/>
    <w:rsid w:val="00B41D25"/>
    <w:rsid w:val="00B41E6E"/>
    <w:rsid w:val="00B41E9C"/>
    <w:rsid w:val="00B41EAD"/>
    <w:rsid w:val="00B41F06"/>
    <w:rsid w:val="00B41FF5"/>
    <w:rsid w:val="00B4213D"/>
    <w:rsid w:val="00B42242"/>
    <w:rsid w:val="00B422CF"/>
    <w:rsid w:val="00B42438"/>
    <w:rsid w:val="00B4252C"/>
    <w:rsid w:val="00B4259D"/>
    <w:rsid w:val="00B426C0"/>
    <w:rsid w:val="00B4276D"/>
    <w:rsid w:val="00B4277E"/>
    <w:rsid w:val="00B42AC9"/>
    <w:rsid w:val="00B42B93"/>
    <w:rsid w:val="00B42C2B"/>
    <w:rsid w:val="00B42C4B"/>
    <w:rsid w:val="00B42CEA"/>
    <w:rsid w:val="00B42EE9"/>
    <w:rsid w:val="00B42FF0"/>
    <w:rsid w:val="00B43110"/>
    <w:rsid w:val="00B4318A"/>
    <w:rsid w:val="00B431AF"/>
    <w:rsid w:val="00B431BC"/>
    <w:rsid w:val="00B4330D"/>
    <w:rsid w:val="00B43745"/>
    <w:rsid w:val="00B437B4"/>
    <w:rsid w:val="00B43A1B"/>
    <w:rsid w:val="00B43AA9"/>
    <w:rsid w:val="00B43ABA"/>
    <w:rsid w:val="00B43CB7"/>
    <w:rsid w:val="00B43D91"/>
    <w:rsid w:val="00B4405B"/>
    <w:rsid w:val="00B44075"/>
    <w:rsid w:val="00B440FF"/>
    <w:rsid w:val="00B4412A"/>
    <w:rsid w:val="00B44286"/>
    <w:rsid w:val="00B4477A"/>
    <w:rsid w:val="00B44828"/>
    <w:rsid w:val="00B448B1"/>
    <w:rsid w:val="00B449BC"/>
    <w:rsid w:val="00B44B05"/>
    <w:rsid w:val="00B44B76"/>
    <w:rsid w:val="00B44C7F"/>
    <w:rsid w:val="00B44E03"/>
    <w:rsid w:val="00B44EBD"/>
    <w:rsid w:val="00B44F56"/>
    <w:rsid w:val="00B450FE"/>
    <w:rsid w:val="00B451B6"/>
    <w:rsid w:val="00B453D5"/>
    <w:rsid w:val="00B45544"/>
    <w:rsid w:val="00B455FB"/>
    <w:rsid w:val="00B456C0"/>
    <w:rsid w:val="00B45736"/>
    <w:rsid w:val="00B4579A"/>
    <w:rsid w:val="00B459EB"/>
    <w:rsid w:val="00B45A80"/>
    <w:rsid w:val="00B45C5A"/>
    <w:rsid w:val="00B45ED5"/>
    <w:rsid w:val="00B45FD5"/>
    <w:rsid w:val="00B460FC"/>
    <w:rsid w:val="00B461AD"/>
    <w:rsid w:val="00B4626A"/>
    <w:rsid w:val="00B46466"/>
    <w:rsid w:val="00B464C2"/>
    <w:rsid w:val="00B466D3"/>
    <w:rsid w:val="00B46B73"/>
    <w:rsid w:val="00B46D29"/>
    <w:rsid w:val="00B46E13"/>
    <w:rsid w:val="00B46E68"/>
    <w:rsid w:val="00B46F5C"/>
    <w:rsid w:val="00B46F76"/>
    <w:rsid w:val="00B47159"/>
    <w:rsid w:val="00B471D4"/>
    <w:rsid w:val="00B47513"/>
    <w:rsid w:val="00B475AA"/>
    <w:rsid w:val="00B47957"/>
    <w:rsid w:val="00B479C1"/>
    <w:rsid w:val="00B47D83"/>
    <w:rsid w:val="00B50057"/>
    <w:rsid w:val="00B50281"/>
    <w:rsid w:val="00B5031C"/>
    <w:rsid w:val="00B50341"/>
    <w:rsid w:val="00B50349"/>
    <w:rsid w:val="00B50651"/>
    <w:rsid w:val="00B507DD"/>
    <w:rsid w:val="00B508BF"/>
    <w:rsid w:val="00B50940"/>
    <w:rsid w:val="00B50A29"/>
    <w:rsid w:val="00B50B47"/>
    <w:rsid w:val="00B50B87"/>
    <w:rsid w:val="00B50BA8"/>
    <w:rsid w:val="00B50CD4"/>
    <w:rsid w:val="00B50D67"/>
    <w:rsid w:val="00B50DBC"/>
    <w:rsid w:val="00B510DB"/>
    <w:rsid w:val="00B512FA"/>
    <w:rsid w:val="00B5135E"/>
    <w:rsid w:val="00B513CB"/>
    <w:rsid w:val="00B51408"/>
    <w:rsid w:val="00B51452"/>
    <w:rsid w:val="00B515B9"/>
    <w:rsid w:val="00B515F5"/>
    <w:rsid w:val="00B51C68"/>
    <w:rsid w:val="00B51CBE"/>
    <w:rsid w:val="00B51D11"/>
    <w:rsid w:val="00B51EF9"/>
    <w:rsid w:val="00B51F49"/>
    <w:rsid w:val="00B521B1"/>
    <w:rsid w:val="00B523A9"/>
    <w:rsid w:val="00B523FD"/>
    <w:rsid w:val="00B5258F"/>
    <w:rsid w:val="00B52612"/>
    <w:rsid w:val="00B5273F"/>
    <w:rsid w:val="00B52926"/>
    <w:rsid w:val="00B52A99"/>
    <w:rsid w:val="00B52B7E"/>
    <w:rsid w:val="00B52D85"/>
    <w:rsid w:val="00B52D8F"/>
    <w:rsid w:val="00B53108"/>
    <w:rsid w:val="00B5339E"/>
    <w:rsid w:val="00B533E5"/>
    <w:rsid w:val="00B5347D"/>
    <w:rsid w:val="00B53520"/>
    <w:rsid w:val="00B535EC"/>
    <w:rsid w:val="00B53611"/>
    <w:rsid w:val="00B5376A"/>
    <w:rsid w:val="00B53830"/>
    <w:rsid w:val="00B53A2F"/>
    <w:rsid w:val="00B53C5B"/>
    <w:rsid w:val="00B53D62"/>
    <w:rsid w:val="00B53E5E"/>
    <w:rsid w:val="00B541E2"/>
    <w:rsid w:val="00B542D8"/>
    <w:rsid w:val="00B54308"/>
    <w:rsid w:val="00B544B0"/>
    <w:rsid w:val="00B544B1"/>
    <w:rsid w:val="00B544CB"/>
    <w:rsid w:val="00B5452F"/>
    <w:rsid w:val="00B54533"/>
    <w:rsid w:val="00B54584"/>
    <w:rsid w:val="00B54586"/>
    <w:rsid w:val="00B545A3"/>
    <w:rsid w:val="00B547E1"/>
    <w:rsid w:val="00B54898"/>
    <w:rsid w:val="00B54BEB"/>
    <w:rsid w:val="00B54C3F"/>
    <w:rsid w:val="00B54D3D"/>
    <w:rsid w:val="00B54D4D"/>
    <w:rsid w:val="00B54D69"/>
    <w:rsid w:val="00B54E8F"/>
    <w:rsid w:val="00B550DA"/>
    <w:rsid w:val="00B5517D"/>
    <w:rsid w:val="00B55183"/>
    <w:rsid w:val="00B551C3"/>
    <w:rsid w:val="00B552D2"/>
    <w:rsid w:val="00B55497"/>
    <w:rsid w:val="00B55526"/>
    <w:rsid w:val="00B5571E"/>
    <w:rsid w:val="00B557E7"/>
    <w:rsid w:val="00B55999"/>
    <w:rsid w:val="00B55A2E"/>
    <w:rsid w:val="00B55C89"/>
    <w:rsid w:val="00B55E05"/>
    <w:rsid w:val="00B55FDE"/>
    <w:rsid w:val="00B55FE0"/>
    <w:rsid w:val="00B5606D"/>
    <w:rsid w:val="00B561BB"/>
    <w:rsid w:val="00B562DE"/>
    <w:rsid w:val="00B5639F"/>
    <w:rsid w:val="00B564FE"/>
    <w:rsid w:val="00B56558"/>
    <w:rsid w:val="00B566C4"/>
    <w:rsid w:val="00B5690C"/>
    <w:rsid w:val="00B5695D"/>
    <w:rsid w:val="00B5697E"/>
    <w:rsid w:val="00B569F8"/>
    <w:rsid w:val="00B56A42"/>
    <w:rsid w:val="00B56CAE"/>
    <w:rsid w:val="00B56DC6"/>
    <w:rsid w:val="00B56E25"/>
    <w:rsid w:val="00B56FB6"/>
    <w:rsid w:val="00B5706F"/>
    <w:rsid w:val="00B572AF"/>
    <w:rsid w:val="00B57553"/>
    <w:rsid w:val="00B57808"/>
    <w:rsid w:val="00B57834"/>
    <w:rsid w:val="00B578AD"/>
    <w:rsid w:val="00B57906"/>
    <w:rsid w:val="00B579B3"/>
    <w:rsid w:val="00B57AD6"/>
    <w:rsid w:val="00B57AEE"/>
    <w:rsid w:val="00B57D3E"/>
    <w:rsid w:val="00B57D8C"/>
    <w:rsid w:val="00B57E9C"/>
    <w:rsid w:val="00B57FDC"/>
    <w:rsid w:val="00B6004E"/>
    <w:rsid w:val="00B60075"/>
    <w:rsid w:val="00B600D2"/>
    <w:rsid w:val="00B600F8"/>
    <w:rsid w:val="00B6027D"/>
    <w:rsid w:val="00B60340"/>
    <w:rsid w:val="00B6039F"/>
    <w:rsid w:val="00B60480"/>
    <w:rsid w:val="00B60725"/>
    <w:rsid w:val="00B6087A"/>
    <w:rsid w:val="00B6089E"/>
    <w:rsid w:val="00B60989"/>
    <w:rsid w:val="00B60ADF"/>
    <w:rsid w:val="00B60B3B"/>
    <w:rsid w:val="00B60E14"/>
    <w:rsid w:val="00B60ED5"/>
    <w:rsid w:val="00B6109B"/>
    <w:rsid w:val="00B61212"/>
    <w:rsid w:val="00B61278"/>
    <w:rsid w:val="00B6127A"/>
    <w:rsid w:val="00B61299"/>
    <w:rsid w:val="00B612C6"/>
    <w:rsid w:val="00B612F1"/>
    <w:rsid w:val="00B613CA"/>
    <w:rsid w:val="00B61640"/>
    <w:rsid w:val="00B61705"/>
    <w:rsid w:val="00B617DF"/>
    <w:rsid w:val="00B6189F"/>
    <w:rsid w:val="00B61900"/>
    <w:rsid w:val="00B61A51"/>
    <w:rsid w:val="00B61AAC"/>
    <w:rsid w:val="00B61B3D"/>
    <w:rsid w:val="00B61D48"/>
    <w:rsid w:val="00B61DC5"/>
    <w:rsid w:val="00B61E5F"/>
    <w:rsid w:val="00B61F29"/>
    <w:rsid w:val="00B61F54"/>
    <w:rsid w:val="00B61F84"/>
    <w:rsid w:val="00B6200E"/>
    <w:rsid w:val="00B6225D"/>
    <w:rsid w:val="00B62436"/>
    <w:rsid w:val="00B628BC"/>
    <w:rsid w:val="00B62B90"/>
    <w:rsid w:val="00B62C32"/>
    <w:rsid w:val="00B62C5B"/>
    <w:rsid w:val="00B62DC2"/>
    <w:rsid w:val="00B63238"/>
    <w:rsid w:val="00B63317"/>
    <w:rsid w:val="00B634AE"/>
    <w:rsid w:val="00B637AB"/>
    <w:rsid w:val="00B638D8"/>
    <w:rsid w:val="00B63979"/>
    <w:rsid w:val="00B63B2C"/>
    <w:rsid w:val="00B63B9D"/>
    <w:rsid w:val="00B63BDE"/>
    <w:rsid w:val="00B63D9E"/>
    <w:rsid w:val="00B63DFD"/>
    <w:rsid w:val="00B63EB2"/>
    <w:rsid w:val="00B640B1"/>
    <w:rsid w:val="00B6416D"/>
    <w:rsid w:val="00B6418D"/>
    <w:rsid w:val="00B6449B"/>
    <w:rsid w:val="00B64593"/>
    <w:rsid w:val="00B6465F"/>
    <w:rsid w:val="00B646DA"/>
    <w:rsid w:val="00B6475E"/>
    <w:rsid w:val="00B6494F"/>
    <w:rsid w:val="00B64AA5"/>
    <w:rsid w:val="00B64CA7"/>
    <w:rsid w:val="00B651C0"/>
    <w:rsid w:val="00B65352"/>
    <w:rsid w:val="00B65462"/>
    <w:rsid w:val="00B6594D"/>
    <w:rsid w:val="00B65A75"/>
    <w:rsid w:val="00B65CEF"/>
    <w:rsid w:val="00B65ED1"/>
    <w:rsid w:val="00B65F3B"/>
    <w:rsid w:val="00B65FE9"/>
    <w:rsid w:val="00B660B4"/>
    <w:rsid w:val="00B660E0"/>
    <w:rsid w:val="00B66336"/>
    <w:rsid w:val="00B66528"/>
    <w:rsid w:val="00B6671F"/>
    <w:rsid w:val="00B66727"/>
    <w:rsid w:val="00B66796"/>
    <w:rsid w:val="00B668C2"/>
    <w:rsid w:val="00B668FA"/>
    <w:rsid w:val="00B66CA7"/>
    <w:rsid w:val="00B66E22"/>
    <w:rsid w:val="00B66FE2"/>
    <w:rsid w:val="00B670FC"/>
    <w:rsid w:val="00B672A5"/>
    <w:rsid w:val="00B67321"/>
    <w:rsid w:val="00B67331"/>
    <w:rsid w:val="00B673FB"/>
    <w:rsid w:val="00B67419"/>
    <w:rsid w:val="00B6749A"/>
    <w:rsid w:val="00B6777F"/>
    <w:rsid w:val="00B67A24"/>
    <w:rsid w:val="00B67A67"/>
    <w:rsid w:val="00B67B1A"/>
    <w:rsid w:val="00B67B50"/>
    <w:rsid w:val="00B67D98"/>
    <w:rsid w:val="00B67EAC"/>
    <w:rsid w:val="00B67EB6"/>
    <w:rsid w:val="00B70011"/>
    <w:rsid w:val="00B700C9"/>
    <w:rsid w:val="00B702E9"/>
    <w:rsid w:val="00B7040D"/>
    <w:rsid w:val="00B7046C"/>
    <w:rsid w:val="00B70486"/>
    <w:rsid w:val="00B704DC"/>
    <w:rsid w:val="00B7051F"/>
    <w:rsid w:val="00B705AC"/>
    <w:rsid w:val="00B70645"/>
    <w:rsid w:val="00B706C8"/>
    <w:rsid w:val="00B70880"/>
    <w:rsid w:val="00B708DC"/>
    <w:rsid w:val="00B70902"/>
    <w:rsid w:val="00B709EA"/>
    <w:rsid w:val="00B709F9"/>
    <w:rsid w:val="00B70BB1"/>
    <w:rsid w:val="00B70BBB"/>
    <w:rsid w:val="00B70C06"/>
    <w:rsid w:val="00B70C0D"/>
    <w:rsid w:val="00B70CAF"/>
    <w:rsid w:val="00B70D57"/>
    <w:rsid w:val="00B70F46"/>
    <w:rsid w:val="00B71131"/>
    <w:rsid w:val="00B711DF"/>
    <w:rsid w:val="00B71222"/>
    <w:rsid w:val="00B713CF"/>
    <w:rsid w:val="00B713FD"/>
    <w:rsid w:val="00B7149A"/>
    <w:rsid w:val="00B719DF"/>
    <w:rsid w:val="00B71B0A"/>
    <w:rsid w:val="00B71B50"/>
    <w:rsid w:val="00B71BB6"/>
    <w:rsid w:val="00B71C02"/>
    <w:rsid w:val="00B71CDF"/>
    <w:rsid w:val="00B71DC4"/>
    <w:rsid w:val="00B71E36"/>
    <w:rsid w:val="00B71F3B"/>
    <w:rsid w:val="00B720A1"/>
    <w:rsid w:val="00B72333"/>
    <w:rsid w:val="00B72443"/>
    <w:rsid w:val="00B7251C"/>
    <w:rsid w:val="00B727E2"/>
    <w:rsid w:val="00B7289B"/>
    <w:rsid w:val="00B72944"/>
    <w:rsid w:val="00B72BF1"/>
    <w:rsid w:val="00B72C0F"/>
    <w:rsid w:val="00B72CCA"/>
    <w:rsid w:val="00B72E8A"/>
    <w:rsid w:val="00B72F1F"/>
    <w:rsid w:val="00B72F4E"/>
    <w:rsid w:val="00B72FE0"/>
    <w:rsid w:val="00B7304D"/>
    <w:rsid w:val="00B7348D"/>
    <w:rsid w:val="00B73525"/>
    <w:rsid w:val="00B7357B"/>
    <w:rsid w:val="00B73626"/>
    <w:rsid w:val="00B73A40"/>
    <w:rsid w:val="00B73BAE"/>
    <w:rsid w:val="00B73ED8"/>
    <w:rsid w:val="00B73F7B"/>
    <w:rsid w:val="00B74055"/>
    <w:rsid w:val="00B740A5"/>
    <w:rsid w:val="00B742A2"/>
    <w:rsid w:val="00B74453"/>
    <w:rsid w:val="00B74549"/>
    <w:rsid w:val="00B7466D"/>
    <w:rsid w:val="00B747B5"/>
    <w:rsid w:val="00B747C1"/>
    <w:rsid w:val="00B74E4B"/>
    <w:rsid w:val="00B75005"/>
    <w:rsid w:val="00B75113"/>
    <w:rsid w:val="00B7525E"/>
    <w:rsid w:val="00B75483"/>
    <w:rsid w:val="00B75504"/>
    <w:rsid w:val="00B75527"/>
    <w:rsid w:val="00B755A2"/>
    <w:rsid w:val="00B75781"/>
    <w:rsid w:val="00B757CA"/>
    <w:rsid w:val="00B7581C"/>
    <w:rsid w:val="00B75E33"/>
    <w:rsid w:val="00B75F2D"/>
    <w:rsid w:val="00B76094"/>
    <w:rsid w:val="00B761AA"/>
    <w:rsid w:val="00B76309"/>
    <w:rsid w:val="00B7650C"/>
    <w:rsid w:val="00B76546"/>
    <w:rsid w:val="00B767EC"/>
    <w:rsid w:val="00B768AE"/>
    <w:rsid w:val="00B76B4B"/>
    <w:rsid w:val="00B76B9F"/>
    <w:rsid w:val="00B76C11"/>
    <w:rsid w:val="00B76C61"/>
    <w:rsid w:val="00B76CCD"/>
    <w:rsid w:val="00B76DA5"/>
    <w:rsid w:val="00B76FD4"/>
    <w:rsid w:val="00B76FE0"/>
    <w:rsid w:val="00B76FF3"/>
    <w:rsid w:val="00B77055"/>
    <w:rsid w:val="00B77091"/>
    <w:rsid w:val="00B770FD"/>
    <w:rsid w:val="00B7740A"/>
    <w:rsid w:val="00B7742D"/>
    <w:rsid w:val="00B775C3"/>
    <w:rsid w:val="00B776D0"/>
    <w:rsid w:val="00B776F0"/>
    <w:rsid w:val="00B77747"/>
    <w:rsid w:val="00B77966"/>
    <w:rsid w:val="00B779EE"/>
    <w:rsid w:val="00B779F9"/>
    <w:rsid w:val="00B77A24"/>
    <w:rsid w:val="00B77ADE"/>
    <w:rsid w:val="00B77B3B"/>
    <w:rsid w:val="00B77B99"/>
    <w:rsid w:val="00B77BC2"/>
    <w:rsid w:val="00B77D05"/>
    <w:rsid w:val="00B77D6C"/>
    <w:rsid w:val="00B77EEE"/>
    <w:rsid w:val="00B77F42"/>
    <w:rsid w:val="00B77F9A"/>
    <w:rsid w:val="00B77FF1"/>
    <w:rsid w:val="00B80103"/>
    <w:rsid w:val="00B80116"/>
    <w:rsid w:val="00B80511"/>
    <w:rsid w:val="00B8060D"/>
    <w:rsid w:val="00B8065D"/>
    <w:rsid w:val="00B806AE"/>
    <w:rsid w:val="00B8072A"/>
    <w:rsid w:val="00B807B6"/>
    <w:rsid w:val="00B80A6E"/>
    <w:rsid w:val="00B80B7E"/>
    <w:rsid w:val="00B80D65"/>
    <w:rsid w:val="00B80D6E"/>
    <w:rsid w:val="00B80DD3"/>
    <w:rsid w:val="00B80EB9"/>
    <w:rsid w:val="00B80FEB"/>
    <w:rsid w:val="00B81203"/>
    <w:rsid w:val="00B8125C"/>
    <w:rsid w:val="00B8170D"/>
    <w:rsid w:val="00B81999"/>
    <w:rsid w:val="00B819B3"/>
    <w:rsid w:val="00B81B1F"/>
    <w:rsid w:val="00B81B3D"/>
    <w:rsid w:val="00B81B66"/>
    <w:rsid w:val="00B81B6A"/>
    <w:rsid w:val="00B81BD6"/>
    <w:rsid w:val="00B81DF3"/>
    <w:rsid w:val="00B81EE3"/>
    <w:rsid w:val="00B8202F"/>
    <w:rsid w:val="00B82061"/>
    <w:rsid w:val="00B8226C"/>
    <w:rsid w:val="00B82375"/>
    <w:rsid w:val="00B8248D"/>
    <w:rsid w:val="00B824C2"/>
    <w:rsid w:val="00B825CF"/>
    <w:rsid w:val="00B826EE"/>
    <w:rsid w:val="00B827BB"/>
    <w:rsid w:val="00B82853"/>
    <w:rsid w:val="00B82895"/>
    <w:rsid w:val="00B82A51"/>
    <w:rsid w:val="00B82B2C"/>
    <w:rsid w:val="00B82BF4"/>
    <w:rsid w:val="00B82C1A"/>
    <w:rsid w:val="00B82CBD"/>
    <w:rsid w:val="00B82E09"/>
    <w:rsid w:val="00B82EB7"/>
    <w:rsid w:val="00B83042"/>
    <w:rsid w:val="00B831B6"/>
    <w:rsid w:val="00B834BA"/>
    <w:rsid w:val="00B835A8"/>
    <w:rsid w:val="00B83677"/>
    <w:rsid w:val="00B837AB"/>
    <w:rsid w:val="00B83864"/>
    <w:rsid w:val="00B83B46"/>
    <w:rsid w:val="00B83B5F"/>
    <w:rsid w:val="00B83CD3"/>
    <w:rsid w:val="00B83E7F"/>
    <w:rsid w:val="00B84004"/>
    <w:rsid w:val="00B84008"/>
    <w:rsid w:val="00B84150"/>
    <w:rsid w:val="00B841EB"/>
    <w:rsid w:val="00B84271"/>
    <w:rsid w:val="00B847C9"/>
    <w:rsid w:val="00B847D7"/>
    <w:rsid w:val="00B8483C"/>
    <w:rsid w:val="00B84943"/>
    <w:rsid w:val="00B84951"/>
    <w:rsid w:val="00B84A2C"/>
    <w:rsid w:val="00B84CB6"/>
    <w:rsid w:val="00B84DB2"/>
    <w:rsid w:val="00B84EE2"/>
    <w:rsid w:val="00B85204"/>
    <w:rsid w:val="00B8522E"/>
    <w:rsid w:val="00B853A7"/>
    <w:rsid w:val="00B85575"/>
    <w:rsid w:val="00B855E8"/>
    <w:rsid w:val="00B85B0C"/>
    <w:rsid w:val="00B85BAE"/>
    <w:rsid w:val="00B85C9A"/>
    <w:rsid w:val="00B85DE3"/>
    <w:rsid w:val="00B86085"/>
    <w:rsid w:val="00B8619E"/>
    <w:rsid w:val="00B86303"/>
    <w:rsid w:val="00B863D1"/>
    <w:rsid w:val="00B86433"/>
    <w:rsid w:val="00B8643B"/>
    <w:rsid w:val="00B864BA"/>
    <w:rsid w:val="00B865C2"/>
    <w:rsid w:val="00B865D4"/>
    <w:rsid w:val="00B867AF"/>
    <w:rsid w:val="00B868E1"/>
    <w:rsid w:val="00B86A1B"/>
    <w:rsid w:val="00B86A23"/>
    <w:rsid w:val="00B86D50"/>
    <w:rsid w:val="00B86E93"/>
    <w:rsid w:val="00B86EBE"/>
    <w:rsid w:val="00B86EC0"/>
    <w:rsid w:val="00B86F86"/>
    <w:rsid w:val="00B870CB"/>
    <w:rsid w:val="00B8713D"/>
    <w:rsid w:val="00B87172"/>
    <w:rsid w:val="00B87482"/>
    <w:rsid w:val="00B87656"/>
    <w:rsid w:val="00B87821"/>
    <w:rsid w:val="00B878F3"/>
    <w:rsid w:val="00B87923"/>
    <w:rsid w:val="00B879F4"/>
    <w:rsid w:val="00B87B18"/>
    <w:rsid w:val="00B87B5A"/>
    <w:rsid w:val="00B87C26"/>
    <w:rsid w:val="00B90133"/>
    <w:rsid w:val="00B901DC"/>
    <w:rsid w:val="00B904BE"/>
    <w:rsid w:val="00B9051F"/>
    <w:rsid w:val="00B9052C"/>
    <w:rsid w:val="00B906E8"/>
    <w:rsid w:val="00B906F8"/>
    <w:rsid w:val="00B9077E"/>
    <w:rsid w:val="00B908B9"/>
    <w:rsid w:val="00B909AF"/>
    <w:rsid w:val="00B90A44"/>
    <w:rsid w:val="00B90C15"/>
    <w:rsid w:val="00B90C35"/>
    <w:rsid w:val="00B90D57"/>
    <w:rsid w:val="00B90D9F"/>
    <w:rsid w:val="00B90DE0"/>
    <w:rsid w:val="00B90F86"/>
    <w:rsid w:val="00B911D7"/>
    <w:rsid w:val="00B9147D"/>
    <w:rsid w:val="00B9148C"/>
    <w:rsid w:val="00B916E0"/>
    <w:rsid w:val="00B919F9"/>
    <w:rsid w:val="00B91AE0"/>
    <w:rsid w:val="00B91DD9"/>
    <w:rsid w:val="00B91FD1"/>
    <w:rsid w:val="00B920D9"/>
    <w:rsid w:val="00B921C4"/>
    <w:rsid w:val="00B92715"/>
    <w:rsid w:val="00B928E9"/>
    <w:rsid w:val="00B92BFB"/>
    <w:rsid w:val="00B92E73"/>
    <w:rsid w:val="00B92F71"/>
    <w:rsid w:val="00B93070"/>
    <w:rsid w:val="00B93189"/>
    <w:rsid w:val="00B934B4"/>
    <w:rsid w:val="00B9352C"/>
    <w:rsid w:val="00B93646"/>
    <w:rsid w:val="00B9372D"/>
    <w:rsid w:val="00B9385B"/>
    <w:rsid w:val="00B93897"/>
    <w:rsid w:val="00B939D6"/>
    <w:rsid w:val="00B93A43"/>
    <w:rsid w:val="00B93ABB"/>
    <w:rsid w:val="00B93C96"/>
    <w:rsid w:val="00B93E05"/>
    <w:rsid w:val="00B93EA5"/>
    <w:rsid w:val="00B93FD4"/>
    <w:rsid w:val="00B9404C"/>
    <w:rsid w:val="00B94171"/>
    <w:rsid w:val="00B941C2"/>
    <w:rsid w:val="00B94215"/>
    <w:rsid w:val="00B94380"/>
    <w:rsid w:val="00B9452C"/>
    <w:rsid w:val="00B946F3"/>
    <w:rsid w:val="00B947C4"/>
    <w:rsid w:val="00B948A4"/>
    <w:rsid w:val="00B94984"/>
    <w:rsid w:val="00B94A72"/>
    <w:rsid w:val="00B94AA8"/>
    <w:rsid w:val="00B94ABC"/>
    <w:rsid w:val="00B94CEF"/>
    <w:rsid w:val="00B94E82"/>
    <w:rsid w:val="00B9585A"/>
    <w:rsid w:val="00B95995"/>
    <w:rsid w:val="00B95C1D"/>
    <w:rsid w:val="00B96068"/>
    <w:rsid w:val="00B96156"/>
    <w:rsid w:val="00B96172"/>
    <w:rsid w:val="00B96516"/>
    <w:rsid w:val="00B9680A"/>
    <w:rsid w:val="00B96936"/>
    <w:rsid w:val="00B96A0C"/>
    <w:rsid w:val="00B96D10"/>
    <w:rsid w:val="00B96FB9"/>
    <w:rsid w:val="00B970A2"/>
    <w:rsid w:val="00B970A8"/>
    <w:rsid w:val="00B97114"/>
    <w:rsid w:val="00B9724B"/>
    <w:rsid w:val="00B9726D"/>
    <w:rsid w:val="00B97480"/>
    <w:rsid w:val="00B976F3"/>
    <w:rsid w:val="00B97845"/>
    <w:rsid w:val="00B9787F"/>
    <w:rsid w:val="00B978D5"/>
    <w:rsid w:val="00B97903"/>
    <w:rsid w:val="00B97A12"/>
    <w:rsid w:val="00B97D10"/>
    <w:rsid w:val="00B97D70"/>
    <w:rsid w:val="00B97F3E"/>
    <w:rsid w:val="00BA0583"/>
    <w:rsid w:val="00BA0671"/>
    <w:rsid w:val="00BA06BE"/>
    <w:rsid w:val="00BA07D2"/>
    <w:rsid w:val="00BA0D26"/>
    <w:rsid w:val="00BA122D"/>
    <w:rsid w:val="00BA1255"/>
    <w:rsid w:val="00BA1488"/>
    <w:rsid w:val="00BA15E4"/>
    <w:rsid w:val="00BA1820"/>
    <w:rsid w:val="00BA186D"/>
    <w:rsid w:val="00BA19F9"/>
    <w:rsid w:val="00BA1BAC"/>
    <w:rsid w:val="00BA1C99"/>
    <w:rsid w:val="00BA1DB5"/>
    <w:rsid w:val="00BA1E4A"/>
    <w:rsid w:val="00BA1E90"/>
    <w:rsid w:val="00BA1EAB"/>
    <w:rsid w:val="00BA1EBB"/>
    <w:rsid w:val="00BA1F21"/>
    <w:rsid w:val="00BA1FAC"/>
    <w:rsid w:val="00BA2004"/>
    <w:rsid w:val="00BA2314"/>
    <w:rsid w:val="00BA233E"/>
    <w:rsid w:val="00BA238D"/>
    <w:rsid w:val="00BA24B6"/>
    <w:rsid w:val="00BA2547"/>
    <w:rsid w:val="00BA27A5"/>
    <w:rsid w:val="00BA2958"/>
    <w:rsid w:val="00BA29AA"/>
    <w:rsid w:val="00BA2DAD"/>
    <w:rsid w:val="00BA309D"/>
    <w:rsid w:val="00BA32B9"/>
    <w:rsid w:val="00BA3325"/>
    <w:rsid w:val="00BA3339"/>
    <w:rsid w:val="00BA352D"/>
    <w:rsid w:val="00BA3615"/>
    <w:rsid w:val="00BA37C2"/>
    <w:rsid w:val="00BA389D"/>
    <w:rsid w:val="00BA3A38"/>
    <w:rsid w:val="00BA3A4D"/>
    <w:rsid w:val="00BA3B0E"/>
    <w:rsid w:val="00BA3D52"/>
    <w:rsid w:val="00BA3DD9"/>
    <w:rsid w:val="00BA3EAE"/>
    <w:rsid w:val="00BA42A2"/>
    <w:rsid w:val="00BA42C1"/>
    <w:rsid w:val="00BA44E7"/>
    <w:rsid w:val="00BA462D"/>
    <w:rsid w:val="00BA4654"/>
    <w:rsid w:val="00BA469A"/>
    <w:rsid w:val="00BA4739"/>
    <w:rsid w:val="00BA479C"/>
    <w:rsid w:val="00BA4A3D"/>
    <w:rsid w:val="00BA4ACB"/>
    <w:rsid w:val="00BA4EEB"/>
    <w:rsid w:val="00BA4F18"/>
    <w:rsid w:val="00BA50AA"/>
    <w:rsid w:val="00BA517A"/>
    <w:rsid w:val="00BA5222"/>
    <w:rsid w:val="00BA55D5"/>
    <w:rsid w:val="00BA567F"/>
    <w:rsid w:val="00BA56A7"/>
    <w:rsid w:val="00BA56AC"/>
    <w:rsid w:val="00BA588E"/>
    <w:rsid w:val="00BA5979"/>
    <w:rsid w:val="00BA5A1D"/>
    <w:rsid w:val="00BA5AE7"/>
    <w:rsid w:val="00BA5B2F"/>
    <w:rsid w:val="00BA5E53"/>
    <w:rsid w:val="00BA5F21"/>
    <w:rsid w:val="00BA5F47"/>
    <w:rsid w:val="00BA6021"/>
    <w:rsid w:val="00BA6071"/>
    <w:rsid w:val="00BA60A9"/>
    <w:rsid w:val="00BA612C"/>
    <w:rsid w:val="00BA6133"/>
    <w:rsid w:val="00BA6337"/>
    <w:rsid w:val="00BA637B"/>
    <w:rsid w:val="00BA63DD"/>
    <w:rsid w:val="00BA63F4"/>
    <w:rsid w:val="00BA66BE"/>
    <w:rsid w:val="00BA6759"/>
    <w:rsid w:val="00BA6939"/>
    <w:rsid w:val="00BA6A00"/>
    <w:rsid w:val="00BA6A50"/>
    <w:rsid w:val="00BA6AA6"/>
    <w:rsid w:val="00BA6C12"/>
    <w:rsid w:val="00BA6E29"/>
    <w:rsid w:val="00BA6EB8"/>
    <w:rsid w:val="00BA6F87"/>
    <w:rsid w:val="00BA6FAE"/>
    <w:rsid w:val="00BA7199"/>
    <w:rsid w:val="00BA7332"/>
    <w:rsid w:val="00BA7371"/>
    <w:rsid w:val="00BA76AB"/>
    <w:rsid w:val="00BA7715"/>
    <w:rsid w:val="00BA7822"/>
    <w:rsid w:val="00BA7902"/>
    <w:rsid w:val="00BA791D"/>
    <w:rsid w:val="00BA792E"/>
    <w:rsid w:val="00BA7A54"/>
    <w:rsid w:val="00BA7D9E"/>
    <w:rsid w:val="00BA7E3A"/>
    <w:rsid w:val="00BB0035"/>
    <w:rsid w:val="00BB0116"/>
    <w:rsid w:val="00BB01FE"/>
    <w:rsid w:val="00BB025F"/>
    <w:rsid w:val="00BB02DB"/>
    <w:rsid w:val="00BB033D"/>
    <w:rsid w:val="00BB05C9"/>
    <w:rsid w:val="00BB0643"/>
    <w:rsid w:val="00BB075C"/>
    <w:rsid w:val="00BB076D"/>
    <w:rsid w:val="00BB083B"/>
    <w:rsid w:val="00BB088B"/>
    <w:rsid w:val="00BB0A15"/>
    <w:rsid w:val="00BB0B57"/>
    <w:rsid w:val="00BB0CA5"/>
    <w:rsid w:val="00BB0E8E"/>
    <w:rsid w:val="00BB127A"/>
    <w:rsid w:val="00BB134B"/>
    <w:rsid w:val="00BB14C5"/>
    <w:rsid w:val="00BB157F"/>
    <w:rsid w:val="00BB18FE"/>
    <w:rsid w:val="00BB19C5"/>
    <w:rsid w:val="00BB1B89"/>
    <w:rsid w:val="00BB1E56"/>
    <w:rsid w:val="00BB1EBC"/>
    <w:rsid w:val="00BB1EC1"/>
    <w:rsid w:val="00BB1FB3"/>
    <w:rsid w:val="00BB22AE"/>
    <w:rsid w:val="00BB2436"/>
    <w:rsid w:val="00BB2583"/>
    <w:rsid w:val="00BB25A1"/>
    <w:rsid w:val="00BB25D1"/>
    <w:rsid w:val="00BB2644"/>
    <w:rsid w:val="00BB276B"/>
    <w:rsid w:val="00BB27C4"/>
    <w:rsid w:val="00BB29E9"/>
    <w:rsid w:val="00BB2B6A"/>
    <w:rsid w:val="00BB2C90"/>
    <w:rsid w:val="00BB306C"/>
    <w:rsid w:val="00BB3255"/>
    <w:rsid w:val="00BB3329"/>
    <w:rsid w:val="00BB33A7"/>
    <w:rsid w:val="00BB34F4"/>
    <w:rsid w:val="00BB361A"/>
    <w:rsid w:val="00BB36AA"/>
    <w:rsid w:val="00BB3834"/>
    <w:rsid w:val="00BB394D"/>
    <w:rsid w:val="00BB399F"/>
    <w:rsid w:val="00BB3B32"/>
    <w:rsid w:val="00BB3E9D"/>
    <w:rsid w:val="00BB3F53"/>
    <w:rsid w:val="00BB3FC4"/>
    <w:rsid w:val="00BB4008"/>
    <w:rsid w:val="00BB420E"/>
    <w:rsid w:val="00BB4307"/>
    <w:rsid w:val="00BB45C7"/>
    <w:rsid w:val="00BB46E1"/>
    <w:rsid w:val="00BB489F"/>
    <w:rsid w:val="00BB48B9"/>
    <w:rsid w:val="00BB4AA0"/>
    <w:rsid w:val="00BB4AED"/>
    <w:rsid w:val="00BB4D39"/>
    <w:rsid w:val="00BB4DB2"/>
    <w:rsid w:val="00BB4E61"/>
    <w:rsid w:val="00BB5198"/>
    <w:rsid w:val="00BB5219"/>
    <w:rsid w:val="00BB5239"/>
    <w:rsid w:val="00BB540C"/>
    <w:rsid w:val="00BB55B5"/>
    <w:rsid w:val="00BB55CB"/>
    <w:rsid w:val="00BB55EE"/>
    <w:rsid w:val="00BB569B"/>
    <w:rsid w:val="00BB5863"/>
    <w:rsid w:val="00BB598B"/>
    <w:rsid w:val="00BB5A30"/>
    <w:rsid w:val="00BB5C1F"/>
    <w:rsid w:val="00BB5D64"/>
    <w:rsid w:val="00BB5DFC"/>
    <w:rsid w:val="00BB5EEC"/>
    <w:rsid w:val="00BB5FBB"/>
    <w:rsid w:val="00BB5FD1"/>
    <w:rsid w:val="00BB60E2"/>
    <w:rsid w:val="00BB635A"/>
    <w:rsid w:val="00BB6374"/>
    <w:rsid w:val="00BB6503"/>
    <w:rsid w:val="00BB65FC"/>
    <w:rsid w:val="00BB66D0"/>
    <w:rsid w:val="00BB69C0"/>
    <w:rsid w:val="00BB69FD"/>
    <w:rsid w:val="00BB6AE8"/>
    <w:rsid w:val="00BB6C70"/>
    <w:rsid w:val="00BB6DCA"/>
    <w:rsid w:val="00BB6ED3"/>
    <w:rsid w:val="00BB6F2F"/>
    <w:rsid w:val="00BB70EE"/>
    <w:rsid w:val="00BB72E5"/>
    <w:rsid w:val="00BB732C"/>
    <w:rsid w:val="00BB744A"/>
    <w:rsid w:val="00BB7568"/>
    <w:rsid w:val="00BB75A0"/>
    <w:rsid w:val="00BB7606"/>
    <w:rsid w:val="00BB7615"/>
    <w:rsid w:val="00BB76DC"/>
    <w:rsid w:val="00BB76ED"/>
    <w:rsid w:val="00BB787C"/>
    <w:rsid w:val="00BB78CB"/>
    <w:rsid w:val="00BB7A56"/>
    <w:rsid w:val="00BB7A6D"/>
    <w:rsid w:val="00BB7E26"/>
    <w:rsid w:val="00BB7FE2"/>
    <w:rsid w:val="00BC028C"/>
    <w:rsid w:val="00BC0420"/>
    <w:rsid w:val="00BC0505"/>
    <w:rsid w:val="00BC05C6"/>
    <w:rsid w:val="00BC0630"/>
    <w:rsid w:val="00BC094F"/>
    <w:rsid w:val="00BC09E6"/>
    <w:rsid w:val="00BC1074"/>
    <w:rsid w:val="00BC10AE"/>
    <w:rsid w:val="00BC12DC"/>
    <w:rsid w:val="00BC1358"/>
    <w:rsid w:val="00BC13DA"/>
    <w:rsid w:val="00BC153D"/>
    <w:rsid w:val="00BC1777"/>
    <w:rsid w:val="00BC1815"/>
    <w:rsid w:val="00BC1990"/>
    <w:rsid w:val="00BC1A22"/>
    <w:rsid w:val="00BC1A50"/>
    <w:rsid w:val="00BC1CFA"/>
    <w:rsid w:val="00BC1E39"/>
    <w:rsid w:val="00BC1FCD"/>
    <w:rsid w:val="00BC203E"/>
    <w:rsid w:val="00BC23CF"/>
    <w:rsid w:val="00BC2858"/>
    <w:rsid w:val="00BC28B1"/>
    <w:rsid w:val="00BC298F"/>
    <w:rsid w:val="00BC2CA2"/>
    <w:rsid w:val="00BC2D81"/>
    <w:rsid w:val="00BC2DAC"/>
    <w:rsid w:val="00BC2DCA"/>
    <w:rsid w:val="00BC2FB8"/>
    <w:rsid w:val="00BC30BC"/>
    <w:rsid w:val="00BC34D3"/>
    <w:rsid w:val="00BC3691"/>
    <w:rsid w:val="00BC38A5"/>
    <w:rsid w:val="00BC3928"/>
    <w:rsid w:val="00BC3C13"/>
    <w:rsid w:val="00BC3CAC"/>
    <w:rsid w:val="00BC3CFE"/>
    <w:rsid w:val="00BC3EA1"/>
    <w:rsid w:val="00BC3EEF"/>
    <w:rsid w:val="00BC3F11"/>
    <w:rsid w:val="00BC3F2D"/>
    <w:rsid w:val="00BC3FDC"/>
    <w:rsid w:val="00BC3FE9"/>
    <w:rsid w:val="00BC407F"/>
    <w:rsid w:val="00BC4156"/>
    <w:rsid w:val="00BC4158"/>
    <w:rsid w:val="00BC42A1"/>
    <w:rsid w:val="00BC4491"/>
    <w:rsid w:val="00BC456A"/>
    <w:rsid w:val="00BC4638"/>
    <w:rsid w:val="00BC47F7"/>
    <w:rsid w:val="00BC4826"/>
    <w:rsid w:val="00BC494E"/>
    <w:rsid w:val="00BC4A49"/>
    <w:rsid w:val="00BC4B84"/>
    <w:rsid w:val="00BC4E59"/>
    <w:rsid w:val="00BC52A2"/>
    <w:rsid w:val="00BC5586"/>
    <w:rsid w:val="00BC5728"/>
    <w:rsid w:val="00BC5764"/>
    <w:rsid w:val="00BC577A"/>
    <w:rsid w:val="00BC57DF"/>
    <w:rsid w:val="00BC5846"/>
    <w:rsid w:val="00BC5856"/>
    <w:rsid w:val="00BC5948"/>
    <w:rsid w:val="00BC5A70"/>
    <w:rsid w:val="00BC5E1D"/>
    <w:rsid w:val="00BC6028"/>
    <w:rsid w:val="00BC64DE"/>
    <w:rsid w:val="00BC66E3"/>
    <w:rsid w:val="00BC67CA"/>
    <w:rsid w:val="00BC6815"/>
    <w:rsid w:val="00BC68D2"/>
    <w:rsid w:val="00BC6A96"/>
    <w:rsid w:val="00BC6B07"/>
    <w:rsid w:val="00BC6B65"/>
    <w:rsid w:val="00BC6C0D"/>
    <w:rsid w:val="00BC6C32"/>
    <w:rsid w:val="00BC6D3E"/>
    <w:rsid w:val="00BC6DC5"/>
    <w:rsid w:val="00BC6E9E"/>
    <w:rsid w:val="00BC6EAF"/>
    <w:rsid w:val="00BC6FA0"/>
    <w:rsid w:val="00BC708C"/>
    <w:rsid w:val="00BC7157"/>
    <w:rsid w:val="00BC73F6"/>
    <w:rsid w:val="00BC7401"/>
    <w:rsid w:val="00BC74AB"/>
    <w:rsid w:val="00BC7507"/>
    <w:rsid w:val="00BC75CC"/>
    <w:rsid w:val="00BC76E4"/>
    <w:rsid w:val="00BC77C7"/>
    <w:rsid w:val="00BC7B4D"/>
    <w:rsid w:val="00BC7C57"/>
    <w:rsid w:val="00BC7E65"/>
    <w:rsid w:val="00BC7E7F"/>
    <w:rsid w:val="00BD0279"/>
    <w:rsid w:val="00BD02A7"/>
    <w:rsid w:val="00BD032E"/>
    <w:rsid w:val="00BD045D"/>
    <w:rsid w:val="00BD05E5"/>
    <w:rsid w:val="00BD06D6"/>
    <w:rsid w:val="00BD0743"/>
    <w:rsid w:val="00BD075C"/>
    <w:rsid w:val="00BD095C"/>
    <w:rsid w:val="00BD09C2"/>
    <w:rsid w:val="00BD0A65"/>
    <w:rsid w:val="00BD0C2A"/>
    <w:rsid w:val="00BD0D7E"/>
    <w:rsid w:val="00BD1084"/>
    <w:rsid w:val="00BD10BC"/>
    <w:rsid w:val="00BD110B"/>
    <w:rsid w:val="00BD111B"/>
    <w:rsid w:val="00BD1197"/>
    <w:rsid w:val="00BD125A"/>
    <w:rsid w:val="00BD12D1"/>
    <w:rsid w:val="00BD13EE"/>
    <w:rsid w:val="00BD1513"/>
    <w:rsid w:val="00BD16CE"/>
    <w:rsid w:val="00BD16E7"/>
    <w:rsid w:val="00BD1895"/>
    <w:rsid w:val="00BD1A26"/>
    <w:rsid w:val="00BD1B7C"/>
    <w:rsid w:val="00BD1C5A"/>
    <w:rsid w:val="00BD1E20"/>
    <w:rsid w:val="00BD1EF0"/>
    <w:rsid w:val="00BD21AE"/>
    <w:rsid w:val="00BD2212"/>
    <w:rsid w:val="00BD23D5"/>
    <w:rsid w:val="00BD25B0"/>
    <w:rsid w:val="00BD2610"/>
    <w:rsid w:val="00BD268F"/>
    <w:rsid w:val="00BD270F"/>
    <w:rsid w:val="00BD2721"/>
    <w:rsid w:val="00BD2851"/>
    <w:rsid w:val="00BD28FE"/>
    <w:rsid w:val="00BD29CC"/>
    <w:rsid w:val="00BD2A13"/>
    <w:rsid w:val="00BD2A9C"/>
    <w:rsid w:val="00BD2AD4"/>
    <w:rsid w:val="00BD2BBB"/>
    <w:rsid w:val="00BD2CF8"/>
    <w:rsid w:val="00BD2D37"/>
    <w:rsid w:val="00BD2D60"/>
    <w:rsid w:val="00BD2DAB"/>
    <w:rsid w:val="00BD2DB7"/>
    <w:rsid w:val="00BD2DBA"/>
    <w:rsid w:val="00BD2DBE"/>
    <w:rsid w:val="00BD2E28"/>
    <w:rsid w:val="00BD2E30"/>
    <w:rsid w:val="00BD2E36"/>
    <w:rsid w:val="00BD2E78"/>
    <w:rsid w:val="00BD2EB1"/>
    <w:rsid w:val="00BD2FB6"/>
    <w:rsid w:val="00BD3082"/>
    <w:rsid w:val="00BD3088"/>
    <w:rsid w:val="00BD3094"/>
    <w:rsid w:val="00BD3153"/>
    <w:rsid w:val="00BD3258"/>
    <w:rsid w:val="00BD3328"/>
    <w:rsid w:val="00BD341E"/>
    <w:rsid w:val="00BD34A2"/>
    <w:rsid w:val="00BD368C"/>
    <w:rsid w:val="00BD379B"/>
    <w:rsid w:val="00BD3979"/>
    <w:rsid w:val="00BD39C1"/>
    <w:rsid w:val="00BD3C26"/>
    <w:rsid w:val="00BD3CCA"/>
    <w:rsid w:val="00BD3CEA"/>
    <w:rsid w:val="00BD3E3B"/>
    <w:rsid w:val="00BD3F3A"/>
    <w:rsid w:val="00BD3FBD"/>
    <w:rsid w:val="00BD4206"/>
    <w:rsid w:val="00BD42B9"/>
    <w:rsid w:val="00BD4684"/>
    <w:rsid w:val="00BD4697"/>
    <w:rsid w:val="00BD4759"/>
    <w:rsid w:val="00BD47C3"/>
    <w:rsid w:val="00BD49C3"/>
    <w:rsid w:val="00BD4C6B"/>
    <w:rsid w:val="00BD4D64"/>
    <w:rsid w:val="00BD4F37"/>
    <w:rsid w:val="00BD4F9E"/>
    <w:rsid w:val="00BD4FDD"/>
    <w:rsid w:val="00BD50B9"/>
    <w:rsid w:val="00BD50C8"/>
    <w:rsid w:val="00BD50CC"/>
    <w:rsid w:val="00BD5109"/>
    <w:rsid w:val="00BD5131"/>
    <w:rsid w:val="00BD51FC"/>
    <w:rsid w:val="00BD5217"/>
    <w:rsid w:val="00BD52A1"/>
    <w:rsid w:val="00BD53B7"/>
    <w:rsid w:val="00BD5448"/>
    <w:rsid w:val="00BD546E"/>
    <w:rsid w:val="00BD5484"/>
    <w:rsid w:val="00BD5592"/>
    <w:rsid w:val="00BD588C"/>
    <w:rsid w:val="00BD5999"/>
    <w:rsid w:val="00BD5A46"/>
    <w:rsid w:val="00BD5AA6"/>
    <w:rsid w:val="00BD5EE0"/>
    <w:rsid w:val="00BD5F8E"/>
    <w:rsid w:val="00BD5F97"/>
    <w:rsid w:val="00BD6010"/>
    <w:rsid w:val="00BD6202"/>
    <w:rsid w:val="00BD6328"/>
    <w:rsid w:val="00BD654A"/>
    <w:rsid w:val="00BD663D"/>
    <w:rsid w:val="00BD6756"/>
    <w:rsid w:val="00BD681A"/>
    <w:rsid w:val="00BD68F2"/>
    <w:rsid w:val="00BD6A53"/>
    <w:rsid w:val="00BD6B03"/>
    <w:rsid w:val="00BD6B8B"/>
    <w:rsid w:val="00BD6D49"/>
    <w:rsid w:val="00BD6D8D"/>
    <w:rsid w:val="00BD6ED0"/>
    <w:rsid w:val="00BD6F10"/>
    <w:rsid w:val="00BD700B"/>
    <w:rsid w:val="00BD7118"/>
    <w:rsid w:val="00BD7166"/>
    <w:rsid w:val="00BD7207"/>
    <w:rsid w:val="00BD7228"/>
    <w:rsid w:val="00BD7231"/>
    <w:rsid w:val="00BD725F"/>
    <w:rsid w:val="00BD7270"/>
    <w:rsid w:val="00BD72B6"/>
    <w:rsid w:val="00BD74DB"/>
    <w:rsid w:val="00BD7665"/>
    <w:rsid w:val="00BD77A5"/>
    <w:rsid w:val="00BD7A15"/>
    <w:rsid w:val="00BD7C2E"/>
    <w:rsid w:val="00BD7C46"/>
    <w:rsid w:val="00BD7CC9"/>
    <w:rsid w:val="00BD7EBB"/>
    <w:rsid w:val="00BD7FA4"/>
    <w:rsid w:val="00BE0013"/>
    <w:rsid w:val="00BE007A"/>
    <w:rsid w:val="00BE0082"/>
    <w:rsid w:val="00BE0155"/>
    <w:rsid w:val="00BE01DE"/>
    <w:rsid w:val="00BE045D"/>
    <w:rsid w:val="00BE0467"/>
    <w:rsid w:val="00BE05F4"/>
    <w:rsid w:val="00BE06CD"/>
    <w:rsid w:val="00BE0A0E"/>
    <w:rsid w:val="00BE0A26"/>
    <w:rsid w:val="00BE0BD6"/>
    <w:rsid w:val="00BE0CC1"/>
    <w:rsid w:val="00BE0E04"/>
    <w:rsid w:val="00BE0E0F"/>
    <w:rsid w:val="00BE0F99"/>
    <w:rsid w:val="00BE1029"/>
    <w:rsid w:val="00BE11FD"/>
    <w:rsid w:val="00BE13EC"/>
    <w:rsid w:val="00BE1B26"/>
    <w:rsid w:val="00BE1F27"/>
    <w:rsid w:val="00BE1F3E"/>
    <w:rsid w:val="00BE1FFA"/>
    <w:rsid w:val="00BE2015"/>
    <w:rsid w:val="00BE20B2"/>
    <w:rsid w:val="00BE21E9"/>
    <w:rsid w:val="00BE2464"/>
    <w:rsid w:val="00BE249A"/>
    <w:rsid w:val="00BE2506"/>
    <w:rsid w:val="00BE2666"/>
    <w:rsid w:val="00BE26FE"/>
    <w:rsid w:val="00BE2794"/>
    <w:rsid w:val="00BE27B0"/>
    <w:rsid w:val="00BE27CC"/>
    <w:rsid w:val="00BE281D"/>
    <w:rsid w:val="00BE287D"/>
    <w:rsid w:val="00BE2A17"/>
    <w:rsid w:val="00BE2A18"/>
    <w:rsid w:val="00BE2A28"/>
    <w:rsid w:val="00BE2BD2"/>
    <w:rsid w:val="00BE2CBB"/>
    <w:rsid w:val="00BE2CCC"/>
    <w:rsid w:val="00BE2D8C"/>
    <w:rsid w:val="00BE2E3E"/>
    <w:rsid w:val="00BE3019"/>
    <w:rsid w:val="00BE3330"/>
    <w:rsid w:val="00BE35E6"/>
    <w:rsid w:val="00BE36E0"/>
    <w:rsid w:val="00BE37F7"/>
    <w:rsid w:val="00BE39CB"/>
    <w:rsid w:val="00BE3BD5"/>
    <w:rsid w:val="00BE3D00"/>
    <w:rsid w:val="00BE3D95"/>
    <w:rsid w:val="00BE4209"/>
    <w:rsid w:val="00BE433C"/>
    <w:rsid w:val="00BE4475"/>
    <w:rsid w:val="00BE44AA"/>
    <w:rsid w:val="00BE454E"/>
    <w:rsid w:val="00BE461C"/>
    <w:rsid w:val="00BE467B"/>
    <w:rsid w:val="00BE4BC0"/>
    <w:rsid w:val="00BE4C71"/>
    <w:rsid w:val="00BE4CE0"/>
    <w:rsid w:val="00BE4D8A"/>
    <w:rsid w:val="00BE4E0D"/>
    <w:rsid w:val="00BE4E1A"/>
    <w:rsid w:val="00BE4EEB"/>
    <w:rsid w:val="00BE4F23"/>
    <w:rsid w:val="00BE505A"/>
    <w:rsid w:val="00BE5134"/>
    <w:rsid w:val="00BE52B9"/>
    <w:rsid w:val="00BE5359"/>
    <w:rsid w:val="00BE539A"/>
    <w:rsid w:val="00BE53A0"/>
    <w:rsid w:val="00BE53E2"/>
    <w:rsid w:val="00BE5441"/>
    <w:rsid w:val="00BE59C4"/>
    <w:rsid w:val="00BE5C09"/>
    <w:rsid w:val="00BE5D12"/>
    <w:rsid w:val="00BE5DAA"/>
    <w:rsid w:val="00BE64E0"/>
    <w:rsid w:val="00BE683B"/>
    <w:rsid w:val="00BE6B16"/>
    <w:rsid w:val="00BE6CAE"/>
    <w:rsid w:val="00BE6DA7"/>
    <w:rsid w:val="00BE703A"/>
    <w:rsid w:val="00BE7154"/>
    <w:rsid w:val="00BE728D"/>
    <w:rsid w:val="00BE73D0"/>
    <w:rsid w:val="00BE754E"/>
    <w:rsid w:val="00BE76AB"/>
    <w:rsid w:val="00BE7716"/>
    <w:rsid w:val="00BE7868"/>
    <w:rsid w:val="00BE7915"/>
    <w:rsid w:val="00BE7995"/>
    <w:rsid w:val="00BE7BE2"/>
    <w:rsid w:val="00BE7C98"/>
    <w:rsid w:val="00BE7E1B"/>
    <w:rsid w:val="00BE7E27"/>
    <w:rsid w:val="00BE7F61"/>
    <w:rsid w:val="00BE7F78"/>
    <w:rsid w:val="00BE7FAE"/>
    <w:rsid w:val="00BF01F7"/>
    <w:rsid w:val="00BF02BD"/>
    <w:rsid w:val="00BF04B6"/>
    <w:rsid w:val="00BF0805"/>
    <w:rsid w:val="00BF09F6"/>
    <w:rsid w:val="00BF0AAD"/>
    <w:rsid w:val="00BF0C1E"/>
    <w:rsid w:val="00BF0CE2"/>
    <w:rsid w:val="00BF0DED"/>
    <w:rsid w:val="00BF0E73"/>
    <w:rsid w:val="00BF0F9F"/>
    <w:rsid w:val="00BF1045"/>
    <w:rsid w:val="00BF106E"/>
    <w:rsid w:val="00BF1225"/>
    <w:rsid w:val="00BF1295"/>
    <w:rsid w:val="00BF1332"/>
    <w:rsid w:val="00BF1348"/>
    <w:rsid w:val="00BF1429"/>
    <w:rsid w:val="00BF14DA"/>
    <w:rsid w:val="00BF159E"/>
    <w:rsid w:val="00BF16DE"/>
    <w:rsid w:val="00BF188B"/>
    <w:rsid w:val="00BF18CC"/>
    <w:rsid w:val="00BF18E0"/>
    <w:rsid w:val="00BF1A72"/>
    <w:rsid w:val="00BF1A98"/>
    <w:rsid w:val="00BF1CDC"/>
    <w:rsid w:val="00BF1D0D"/>
    <w:rsid w:val="00BF1DE2"/>
    <w:rsid w:val="00BF1FED"/>
    <w:rsid w:val="00BF2068"/>
    <w:rsid w:val="00BF20A1"/>
    <w:rsid w:val="00BF24A7"/>
    <w:rsid w:val="00BF257F"/>
    <w:rsid w:val="00BF25FF"/>
    <w:rsid w:val="00BF266C"/>
    <w:rsid w:val="00BF2679"/>
    <w:rsid w:val="00BF278C"/>
    <w:rsid w:val="00BF27E3"/>
    <w:rsid w:val="00BF2908"/>
    <w:rsid w:val="00BF2A01"/>
    <w:rsid w:val="00BF2B17"/>
    <w:rsid w:val="00BF2C7A"/>
    <w:rsid w:val="00BF2CB7"/>
    <w:rsid w:val="00BF2F9E"/>
    <w:rsid w:val="00BF2FF4"/>
    <w:rsid w:val="00BF30FF"/>
    <w:rsid w:val="00BF3156"/>
    <w:rsid w:val="00BF319A"/>
    <w:rsid w:val="00BF32F9"/>
    <w:rsid w:val="00BF3403"/>
    <w:rsid w:val="00BF3543"/>
    <w:rsid w:val="00BF362B"/>
    <w:rsid w:val="00BF36E8"/>
    <w:rsid w:val="00BF3C0A"/>
    <w:rsid w:val="00BF3C23"/>
    <w:rsid w:val="00BF3C57"/>
    <w:rsid w:val="00BF3C89"/>
    <w:rsid w:val="00BF3D93"/>
    <w:rsid w:val="00BF3F16"/>
    <w:rsid w:val="00BF3FD3"/>
    <w:rsid w:val="00BF40D7"/>
    <w:rsid w:val="00BF43E3"/>
    <w:rsid w:val="00BF4539"/>
    <w:rsid w:val="00BF48D6"/>
    <w:rsid w:val="00BF48F9"/>
    <w:rsid w:val="00BF4C1B"/>
    <w:rsid w:val="00BF4CA0"/>
    <w:rsid w:val="00BF4DA9"/>
    <w:rsid w:val="00BF4E47"/>
    <w:rsid w:val="00BF4F02"/>
    <w:rsid w:val="00BF4FDC"/>
    <w:rsid w:val="00BF53C2"/>
    <w:rsid w:val="00BF5414"/>
    <w:rsid w:val="00BF54E1"/>
    <w:rsid w:val="00BF552F"/>
    <w:rsid w:val="00BF599C"/>
    <w:rsid w:val="00BF5B7A"/>
    <w:rsid w:val="00BF5BB9"/>
    <w:rsid w:val="00BF5F14"/>
    <w:rsid w:val="00BF6409"/>
    <w:rsid w:val="00BF6492"/>
    <w:rsid w:val="00BF64CD"/>
    <w:rsid w:val="00BF66B6"/>
    <w:rsid w:val="00BF67F8"/>
    <w:rsid w:val="00BF68C5"/>
    <w:rsid w:val="00BF68DA"/>
    <w:rsid w:val="00BF698B"/>
    <w:rsid w:val="00BF6A49"/>
    <w:rsid w:val="00BF6B39"/>
    <w:rsid w:val="00BF6C9C"/>
    <w:rsid w:val="00BF6DDC"/>
    <w:rsid w:val="00BF6E9D"/>
    <w:rsid w:val="00BF6EA8"/>
    <w:rsid w:val="00BF6F3B"/>
    <w:rsid w:val="00BF71E7"/>
    <w:rsid w:val="00BF737B"/>
    <w:rsid w:val="00BF76D6"/>
    <w:rsid w:val="00BF76EB"/>
    <w:rsid w:val="00BF7B40"/>
    <w:rsid w:val="00BF7ECC"/>
    <w:rsid w:val="00BF7F05"/>
    <w:rsid w:val="00BF7FD7"/>
    <w:rsid w:val="00C000CA"/>
    <w:rsid w:val="00C000E5"/>
    <w:rsid w:val="00C00548"/>
    <w:rsid w:val="00C00571"/>
    <w:rsid w:val="00C00609"/>
    <w:rsid w:val="00C00AD8"/>
    <w:rsid w:val="00C00B16"/>
    <w:rsid w:val="00C00E1B"/>
    <w:rsid w:val="00C00E67"/>
    <w:rsid w:val="00C00E83"/>
    <w:rsid w:val="00C00FCF"/>
    <w:rsid w:val="00C0110B"/>
    <w:rsid w:val="00C01213"/>
    <w:rsid w:val="00C01369"/>
    <w:rsid w:val="00C01552"/>
    <w:rsid w:val="00C01630"/>
    <w:rsid w:val="00C01A1D"/>
    <w:rsid w:val="00C01AD7"/>
    <w:rsid w:val="00C01B32"/>
    <w:rsid w:val="00C01CB4"/>
    <w:rsid w:val="00C01EF7"/>
    <w:rsid w:val="00C01FD4"/>
    <w:rsid w:val="00C02031"/>
    <w:rsid w:val="00C02083"/>
    <w:rsid w:val="00C0209D"/>
    <w:rsid w:val="00C020BA"/>
    <w:rsid w:val="00C023B0"/>
    <w:rsid w:val="00C0249F"/>
    <w:rsid w:val="00C025A4"/>
    <w:rsid w:val="00C025EC"/>
    <w:rsid w:val="00C027B7"/>
    <w:rsid w:val="00C029B7"/>
    <w:rsid w:val="00C029D5"/>
    <w:rsid w:val="00C029EB"/>
    <w:rsid w:val="00C02B8B"/>
    <w:rsid w:val="00C02BA0"/>
    <w:rsid w:val="00C02EA4"/>
    <w:rsid w:val="00C02F24"/>
    <w:rsid w:val="00C02F35"/>
    <w:rsid w:val="00C02F37"/>
    <w:rsid w:val="00C02F73"/>
    <w:rsid w:val="00C031CC"/>
    <w:rsid w:val="00C035E5"/>
    <w:rsid w:val="00C03753"/>
    <w:rsid w:val="00C03871"/>
    <w:rsid w:val="00C03CF1"/>
    <w:rsid w:val="00C03D50"/>
    <w:rsid w:val="00C03D52"/>
    <w:rsid w:val="00C04005"/>
    <w:rsid w:val="00C04022"/>
    <w:rsid w:val="00C0416C"/>
    <w:rsid w:val="00C041AB"/>
    <w:rsid w:val="00C04206"/>
    <w:rsid w:val="00C04454"/>
    <w:rsid w:val="00C04459"/>
    <w:rsid w:val="00C04478"/>
    <w:rsid w:val="00C0448F"/>
    <w:rsid w:val="00C044C6"/>
    <w:rsid w:val="00C046BE"/>
    <w:rsid w:val="00C046F5"/>
    <w:rsid w:val="00C0482D"/>
    <w:rsid w:val="00C04851"/>
    <w:rsid w:val="00C04BA7"/>
    <w:rsid w:val="00C04BEF"/>
    <w:rsid w:val="00C04CC3"/>
    <w:rsid w:val="00C04DD8"/>
    <w:rsid w:val="00C04E57"/>
    <w:rsid w:val="00C04EAC"/>
    <w:rsid w:val="00C04FCF"/>
    <w:rsid w:val="00C05005"/>
    <w:rsid w:val="00C05067"/>
    <w:rsid w:val="00C050CA"/>
    <w:rsid w:val="00C05336"/>
    <w:rsid w:val="00C0540E"/>
    <w:rsid w:val="00C0555A"/>
    <w:rsid w:val="00C05629"/>
    <w:rsid w:val="00C056E4"/>
    <w:rsid w:val="00C05916"/>
    <w:rsid w:val="00C05CF4"/>
    <w:rsid w:val="00C05E48"/>
    <w:rsid w:val="00C05FA8"/>
    <w:rsid w:val="00C0610B"/>
    <w:rsid w:val="00C06152"/>
    <w:rsid w:val="00C0623F"/>
    <w:rsid w:val="00C062C4"/>
    <w:rsid w:val="00C062CD"/>
    <w:rsid w:val="00C06300"/>
    <w:rsid w:val="00C06355"/>
    <w:rsid w:val="00C064BB"/>
    <w:rsid w:val="00C064D8"/>
    <w:rsid w:val="00C064F4"/>
    <w:rsid w:val="00C067FB"/>
    <w:rsid w:val="00C06809"/>
    <w:rsid w:val="00C0687F"/>
    <w:rsid w:val="00C06912"/>
    <w:rsid w:val="00C06B18"/>
    <w:rsid w:val="00C06C40"/>
    <w:rsid w:val="00C06CED"/>
    <w:rsid w:val="00C06D43"/>
    <w:rsid w:val="00C06DFE"/>
    <w:rsid w:val="00C06E06"/>
    <w:rsid w:val="00C07026"/>
    <w:rsid w:val="00C0753A"/>
    <w:rsid w:val="00C075F3"/>
    <w:rsid w:val="00C076BD"/>
    <w:rsid w:val="00C0770A"/>
    <w:rsid w:val="00C07750"/>
    <w:rsid w:val="00C07785"/>
    <w:rsid w:val="00C07830"/>
    <w:rsid w:val="00C07961"/>
    <w:rsid w:val="00C07A22"/>
    <w:rsid w:val="00C07A99"/>
    <w:rsid w:val="00C07AA3"/>
    <w:rsid w:val="00C07AB2"/>
    <w:rsid w:val="00C07D16"/>
    <w:rsid w:val="00C07F00"/>
    <w:rsid w:val="00C10082"/>
    <w:rsid w:val="00C1011C"/>
    <w:rsid w:val="00C10286"/>
    <w:rsid w:val="00C104D4"/>
    <w:rsid w:val="00C10508"/>
    <w:rsid w:val="00C1065D"/>
    <w:rsid w:val="00C10680"/>
    <w:rsid w:val="00C106E3"/>
    <w:rsid w:val="00C108C5"/>
    <w:rsid w:val="00C10AE3"/>
    <w:rsid w:val="00C10C86"/>
    <w:rsid w:val="00C10C8F"/>
    <w:rsid w:val="00C10D32"/>
    <w:rsid w:val="00C10EF8"/>
    <w:rsid w:val="00C10FD7"/>
    <w:rsid w:val="00C1116C"/>
    <w:rsid w:val="00C11445"/>
    <w:rsid w:val="00C115FA"/>
    <w:rsid w:val="00C11A86"/>
    <w:rsid w:val="00C11BEF"/>
    <w:rsid w:val="00C11C1F"/>
    <w:rsid w:val="00C11D2E"/>
    <w:rsid w:val="00C11E6A"/>
    <w:rsid w:val="00C11F7E"/>
    <w:rsid w:val="00C12092"/>
    <w:rsid w:val="00C1217E"/>
    <w:rsid w:val="00C122BA"/>
    <w:rsid w:val="00C122BC"/>
    <w:rsid w:val="00C12374"/>
    <w:rsid w:val="00C1239F"/>
    <w:rsid w:val="00C1242B"/>
    <w:rsid w:val="00C12474"/>
    <w:rsid w:val="00C1258B"/>
    <w:rsid w:val="00C125FA"/>
    <w:rsid w:val="00C12627"/>
    <w:rsid w:val="00C12695"/>
    <w:rsid w:val="00C1275F"/>
    <w:rsid w:val="00C1276F"/>
    <w:rsid w:val="00C12A1F"/>
    <w:rsid w:val="00C12B1A"/>
    <w:rsid w:val="00C12BC7"/>
    <w:rsid w:val="00C12C1C"/>
    <w:rsid w:val="00C12C36"/>
    <w:rsid w:val="00C12D1D"/>
    <w:rsid w:val="00C12DD8"/>
    <w:rsid w:val="00C12E45"/>
    <w:rsid w:val="00C12FA6"/>
    <w:rsid w:val="00C12FC2"/>
    <w:rsid w:val="00C1304D"/>
    <w:rsid w:val="00C13077"/>
    <w:rsid w:val="00C134AA"/>
    <w:rsid w:val="00C13741"/>
    <w:rsid w:val="00C137DA"/>
    <w:rsid w:val="00C13892"/>
    <w:rsid w:val="00C138FA"/>
    <w:rsid w:val="00C13914"/>
    <w:rsid w:val="00C1396E"/>
    <w:rsid w:val="00C13A38"/>
    <w:rsid w:val="00C13AB2"/>
    <w:rsid w:val="00C13DEA"/>
    <w:rsid w:val="00C14243"/>
    <w:rsid w:val="00C14380"/>
    <w:rsid w:val="00C143B6"/>
    <w:rsid w:val="00C144B4"/>
    <w:rsid w:val="00C1470E"/>
    <w:rsid w:val="00C147BD"/>
    <w:rsid w:val="00C14942"/>
    <w:rsid w:val="00C149BA"/>
    <w:rsid w:val="00C149D4"/>
    <w:rsid w:val="00C14BD8"/>
    <w:rsid w:val="00C14F2F"/>
    <w:rsid w:val="00C15248"/>
    <w:rsid w:val="00C1534A"/>
    <w:rsid w:val="00C1539B"/>
    <w:rsid w:val="00C1553B"/>
    <w:rsid w:val="00C155C4"/>
    <w:rsid w:val="00C15648"/>
    <w:rsid w:val="00C156AF"/>
    <w:rsid w:val="00C1571F"/>
    <w:rsid w:val="00C15735"/>
    <w:rsid w:val="00C15742"/>
    <w:rsid w:val="00C15E70"/>
    <w:rsid w:val="00C15FA3"/>
    <w:rsid w:val="00C15FD8"/>
    <w:rsid w:val="00C16047"/>
    <w:rsid w:val="00C1606F"/>
    <w:rsid w:val="00C162DB"/>
    <w:rsid w:val="00C162E4"/>
    <w:rsid w:val="00C1656C"/>
    <w:rsid w:val="00C165D9"/>
    <w:rsid w:val="00C167AE"/>
    <w:rsid w:val="00C16867"/>
    <w:rsid w:val="00C168B9"/>
    <w:rsid w:val="00C16BE1"/>
    <w:rsid w:val="00C16C2D"/>
    <w:rsid w:val="00C16C50"/>
    <w:rsid w:val="00C16C6A"/>
    <w:rsid w:val="00C16C7A"/>
    <w:rsid w:val="00C16E65"/>
    <w:rsid w:val="00C1701E"/>
    <w:rsid w:val="00C174D8"/>
    <w:rsid w:val="00C17570"/>
    <w:rsid w:val="00C17602"/>
    <w:rsid w:val="00C1770A"/>
    <w:rsid w:val="00C1779A"/>
    <w:rsid w:val="00C177E7"/>
    <w:rsid w:val="00C1782C"/>
    <w:rsid w:val="00C1789F"/>
    <w:rsid w:val="00C17933"/>
    <w:rsid w:val="00C200AF"/>
    <w:rsid w:val="00C2032B"/>
    <w:rsid w:val="00C20367"/>
    <w:rsid w:val="00C20493"/>
    <w:rsid w:val="00C205FE"/>
    <w:rsid w:val="00C2076A"/>
    <w:rsid w:val="00C20914"/>
    <w:rsid w:val="00C20AD6"/>
    <w:rsid w:val="00C20BF5"/>
    <w:rsid w:val="00C20C50"/>
    <w:rsid w:val="00C20D7E"/>
    <w:rsid w:val="00C20F13"/>
    <w:rsid w:val="00C20F4D"/>
    <w:rsid w:val="00C20FA6"/>
    <w:rsid w:val="00C212CC"/>
    <w:rsid w:val="00C212D3"/>
    <w:rsid w:val="00C21606"/>
    <w:rsid w:val="00C21BDB"/>
    <w:rsid w:val="00C21F53"/>
    <w:rsid w:val="00C21F7C"/>
    <w:rsid w:val="00C22063"/>
    <w:rsid w:val="00C22070"/>
    <w:rsid w:val="00C22083"/>
    <w:rsid w:val="00C22146"/>
    <w:rsid w:val="00C2216D"/>
    <w:rsid w:val="00C221B3"/>
    <w:rsid w:val="00C22272"/>
    <w:rsid w:val="00C22366"/>
    <w:rsid w:val="00C223CF"/>
    <w:rsid w:val="00C22472"/>
    <w:rsid w:val="00C2261E"/>
    <w:rsid w:val="00C22843"/>
    <w:rsid w:val="00C22B0C"/>
    <w:rsid w:val="00C22B57"/>
    <w:rsid w:val="00C22CF9"/>
    <w:rsid w:val="00C22F82"/>
    <w:rsid w:val="00C23085"/>
    <w:rsid w:val="00C2309D"/>
    <w:rsid w:val="00C2321D"/>
    <w:rsid w:val="00C2324B"/>
    <w:rsid w:val="00C2336F"/>
    <w:rsid w:val="00C233A5"/>
    <w:rsid w:val="00C2344B"/>
    <w:rsid w:val="00C23624"/>
    <w:rsid w:val="00C237F6"/>
    <w:rsid w:val="00C23A6F"/>
    <w:rsid w:val="00C23BAE"/>
    <w:rsid w:val="00C23BC2"/>
    <w:rsid w:val="00C23BC5"/>
    <w:rsid w:val="00C23DEF"/>
    <w:rsid w:val="00C23F14"/>
    <w:rsid w:val="00C24025"/>
    <w:rsid w:val="00C2405D"/>
    <w:rsid w:val="00C24065"/>
    <w:rsid w:val="00C2414C"/>
    <w:rsid w:val="00C24279"/>
    <w:rsid w:val="00C2431F"/>
    <w:rsid w:val="00C243DB"/>
    <w:rsid w:val="00C243E2"/>
    <w:rsid w:val="00C2451D"/>
    <w:rsid w:val="00C24788"/>
    <w:rsid w:val="00C24848"/>
    <w:rsid w:val="00C249C1"/>
    <w:rsid w:val="00C24A8E"/>
    <w:rsid w:val="00C24DBB"/>
    <w:rsid w:val="00C24ED6"/>
    <w:rsid w:val="00C24F7D"/>
    <w:rsid w:val="00C24FD2"/>
    <w:rsid w:val="00C25328"/>
    <w:rsid w:val="00C253CD"/>
    <w:rsid w:val="00C25652"/>
    <w:rsid w:val="00C256F7"/>
    <w:rsid w:val="00C25791"/>
    <w:rsid w:val="00C2581A"/>
    <w:rsid w:val="00C25923"/>
    <w:rsid w:val="00C25BDE"/>
    <w:rsid w:val="00C25CF3"/>
    <w:rsid w:val="00C26001"/>
    <w:rsid w:val="00C2615A"/>
    <w:rsid w:val="00C26185"/>
    <w:rsid w:val="00C261E8"/>
    <w:rsid w:val="00C26221"/>
    <w:rsid w:val="00C26234"/>
    <w:rsid w:val="00C26316"/>
    <w:rsid w:val="00C26429"/>
    <w:rsid w:val="00C265A2"/>
    <w:rsid w:val="00C2661B"/>
    <w:rsid w:val="00C266EB"/>
    <w:rsid w:val="00C26782"/>
    <w:rsid w:val="00C267DF"/>
    <w:rsid w:val="00C26A65"/>
    <w:rsid w:val="00C26ABB"/>
    <w:rsid w:val="00C26CEF"/>
    <w:rsid w:val="00C26DF5"/>
    <w:rsid w:val="00C26E4F"/>
    <w:rsid w:val="00C2706F"/>
    <w:rsid w:val="00C270C1"/>
    <w:rsid w:val="00C2711F"/>
    <w:rsid w:val="00C27176"/>
    <w:rsid w:val="00C273E2"/>
    <w:rsid w:val="00C27487"/>
    <w:rsid w:val="00C274B2"/>
    <w:rsid w:val="00C2752B"/>
    <w:rsid w:val="00C275D7"/>
    <w:rsid w:val="00C27646"/>
    <w:rsid w:val="00C277A2"/>
    <w:rsid w:val="00C278C8"/>
    <w:rsid w:val="00C27973"/>
    <w:rsid w:val="00C279F5"/>
    <w:rsid w:val="00C27BF8"/>
    <w:rsid w:val="00C27D6B"/>
    <w:rsid w:val="00C27E51"/>
    <w:rsid w:val="00C30061"/>
    <w:rsid w:val="00C30215"/>
    <w:rsid w:val="00C30414"/>
    <w:rsid w:val="00C30472"/>
    <w:rsid w:val="00C304A8"/>
    <w:rsid w:val="00C3053C"/>
    <w:rsid w:val="00C3053E"/>
    <w:rsid w:val="00C305A7"/>
    <w:rsid w:val="00C306F9"/>
    <w:rsid w:val="00C3085C"/>
    <w:rsid w:val="00C308E0"/>
    <w:rsid w:val="00C3090F"/>
    <w:rsid w:val="00C30954"/>
    <w:rsid w:val="00C30ACE"/>
    <w:rsid w:val="00C30D3B"/>
    <w:rsid w:val="00C30DE3"/>
    <w:rsid w:val="00C30EB8"/>
    <w:rsid w:val="00C30ED5"/>
    <w:rsid w:val="00C31053"/>
    <w:rsid w:val="00C31266"/>
    <w:rsid w:val="00C31286"/>
    <w:rsid w:val="00C312B3"/>
    <w:rsid w:val="00C313FC"/>
    <w:rsid w:val="00C315EF"/>
    <w:rsid w:val="00C318CC"/>
    <w:rsid w:val="00C31B47"/>
    <w:rsid w:val="00C31C77"/>
    <w:rsid w:val="00C31D23"/>
    <w:rsid w:val="00C31D41"/>
    <w:rsid w:val="00C31D79"/>
    <w:rsid w:val="00C31DAA"/>
    <w:rsid w:val="00C31DF8"/>
    <w:rsid w:val="00C31E88"/>
    <w:rsid w:val="00C31F70"/>
    <w:rsid w:val="00C3259C"/>
    <w:rsid w:val="00C3295A"/>
    <w:rsid w:val="00C32960"/>
    <w:rsid w:val="00C32973"/>
    <w:rsid w:val="00C32B9B"/>
    <w:rsid w:val="00C32BDC"/>
    <w:rsid w:val="00C32D18"/>
    <w:rsid w:val="00C32D63"/>
    <w:rsid w:val="00C32DD9"/>
    <w:rsid w:val="00C33057"/>
    <w:rsid w:val="00C330A4"/>
    <w:rsid w:val="00C33125"/>
    <w:rsid w:val="00C33334"/>
    <w:rsid w:val="00C333FB"/>
    <w:rsid w:val="00C33508"/>
    <w:rsid w:val="00C335F3"/>
    <w:rsid w:val="00C336C8"/>
    <w:rsid w:val="00C338AD"/>
    <w:rsid w:val="00C33923"/>
    <w:rsid w:val="00C33930"/>
    <w:rsid w:val="00C33B7E"/>
    <w:rsid w:val="00C33BB3"/>
    <w:rsid w:val="00C33BF5"/>
    <w:rsid w:val="00C33EC7"/>
    <w:rsid w:val="00C33FBC"/>
    <w:rsid w:val="00C34049"/>
    <w:rsid w:val="00C340FD"/>
    <w:rsid w:val="00C34286"/>
    <w:rsid w:val="00C34542"/>
    <w:rsid w:val="00C34655"/>
    <w:rsid w:val="00C3469E"/>
    <w:rsid w:val="00C34710"/>
    <w:rsid w:val="00C34795"/>
    <w:rsid w:val="00C34868"/>
    <w:rsid w:val="00C3487A"/>
    <w:rsid w:val="00C34BB8"/>
    <w:rsid w:val="00C34D7F"/>
    <w:rsid w:val="00C35149"/>
    <w:rsid w:val="00C352B0"/>
    <w:rsid w:val="00C352D5"/>
    <w:rsid w:val="00C3538F"/>
    <w:rsid w:val="00C3544F"/>
    <w:rsid w:val="00C354C3"/>
    <w:rsid w:val="00C355B8"/>
    <w:rsid w:val="00C356CF"/>
    <w:rsid w:val="00C35749"/>
    <w:rsid w:val="00C35795"/>
    <w:rsid w:val="00C35A17"/>
    <w:rsid w:val="00C35BEE"/>
    <w:rsid w:val="00C35D5E"/>
    <w:rsid w:val="00C35DF5"/>
    <w:rsid w:val="00C35ED9"/>
    <w:rsid w:val="00C3600E"/>
    <w:rsid w:val="00C365F8"/>
    <w:rsid w:val="00C367C9"/>
    <w:rsid w:val="00C369D3"/>
    <w:rsid w:val="00C36A03"/>
    <w:rsid w:val="00C36A0D"/>
    <w:rsid w:val="00C36A8F"/>
    <w:rsid w:val="00C36B15"/>
    <w:rsid w:val="00C36C64"/>
    <w:rsid w:val="00C36E2B"/>
    <w:rsid w:val="00C36E31"/>
    <w:rsid w:val="00C36F90"/>
    <w:rsid w:val="00C36FAA"/>
    <w:rsid w:val="00C37149"/>
    <w:rsid w:val="00C371DC"/>
    <w:rsid w:val="00C3724A"/>
    <w:rsid w:val="00C3729D"/>
    <w:rsid w:val="00C3768F"/>
    <w:rsid w:val="00C377E2"/>
    <w:rsid w:val="00C37881"/>
    <w:rsid w:val="00C37899"/>
    <w:rsid w:val="00C3791D"/>
    <w:rsid w:val="00C37B9D"/>
    <w:rsid w:val="00C37D46"/>
    <w:rsid w:val="00C40072"/>
    <w:rsid w:val="00C40081"/>
    <w:rsid w:val="00C40663"/>
    <w:rsid w:val="00C408AC"/>
    <w:rsid w:val="00C4097D"/>
    <w:rsid w:val="00C40BBD"/>
    <w:rsid w:val="00C40BF8"/>
    <w:rsid w:val="00C40D83"/>
    <w:rsid w:val="00C40E83"/>
    <w:rsid w:val="00C4107A"/>
    <w:rsid w:val="00C4108A"/>
    <w:rsid w:val="00C4119E"/>
    <w:rsid w:val="00C412C8"/>
    <w:rsid w:val="00C41334"/>
    <w:rsid w:val="00C4134C"/>
    <w:rsid w:val="00C415D3"/>
    <w:rsid w:val="00C41885"/>
    <w:rsid w:val="00C419DF"/>
    <w:rsid w:val="00C41AA3"/>
    <w:rsid w:val="00C41D57"/>
    <w:rsid w:val="00C41DA8"/>
    <w:rsid w:val="00C42254"/>
    <w:rsid w:val="00C42390"/>
    <w:rsid w:val="00C42410"/>
    <w:rsid w:val="00C4243B"/>
    <w:rsid w:val="00C4260A"/>
    <w:rsid w:val="00C4267A"/>
    <w:rsid w:val="00C428BA"/>
    <w:rsid w:val="00C428E4"/>
    <w:rsid w:val="00C42B53"/>
    <w:rsid w:val="00C42C01"/>
    <w:rsid w:val="00C42D2A"/>
    <w:rsid w:val="00C42ED8"/>
    <w:rsid w:val="00C43048"/>
    <w:rsid w:val="00C430CC"/>
    <w:rsid w:val="00C434C3"/>
    <w:rsid w:val="00C4360D"/>
    <w:rsid w:val="00C4367E"/>
    <w:rsid w:val="00C438D3"/>
    <w:rsid w:val="00C43AFF"/>
    <w:rsid w:val="00C43D7D"/>
    <w:rsid w:val="00C43E2E"/>
    <w:rsid w:val="00C44161"/>
    <w:rsid w:val="00C44375"/>
    <w:rsid w:val="00C443F1"/>
    <w:rsid w:val="00C445FE"/>
    <w:rsid w:val="00C4476F"/>
    <w:rsid w:val="00C44968"/>
    <w:rsid w:val="00C449D2"/>
    <w:rsid w:val="00C449EC"/>
    <w:rsid w:val="00C44A3D"/>
    <w:rsid w:val="00C44C08"/>
    <w:rsid w:val="00C44C7B"/>
    <w:rsid w:val="00C44D14"/>
    <w:rsid w:val="00C44FBB"/>
    <w:rsid w:val="00C45137"/>
    <w:rsid w:val="00C45281"/>
    <w:rsid w:val="00C45332"/>
    <w:rsid w:val="00C4534C"/>
    <w:rsid w:val="00C456F4"/>
    <w:rsid w:val="00C4579B"/>
    <w:rsid w:val="00C458CE"/>
    <w:rsid w:val="00C459D7"/>
    <w:rsid w:val="00C459D9"/>
    <w:rsid w:val="00C45DFB"/>
    <w:rsid w:val="00C45F8D"/>
    <w:rsid w:val="00C4601A"/>
    <w:rsid w:val="00C46394"/>
    <w:rsid w:val="00C46592"/>
    <w:rsid w:val="00C465A7"/>
    <w:rsid w:val="00C46628"/>
    <w:rsid w:val="00C46645"/>
    <w:rsid w:val="00C46A54"/>
    <w:rsid w:val="00C46B1C"/>
    <w:rsid w:val="00C46E6D"/>
    <w:rsid w:val="00C47101"/>
    <w:rsid w:val="00C472E8"/>
    <w:rsid w:val="00C4730F"/>
    <w:rsid w:val="00C4731D"/>
    <w:rsid w:val="00C47446"/>
    <w:rsid w:val="00C478F6"/>
    <w:rsid w:val="00C479F3"/>
    <w:rsid w:val="00C47C57"/>
    <w:rsid w:val="00C47E3D"/>
    <w:rsid w:val="00C501B3"/>
    <w:rsid w:val="00C5023A"/>
    <w:rsid w:val="00C502EF"/>
    <w:rsid w:val="00C50378"/>
    <w:rsid w:val="00C504A0"/>
    <w:rsid w:val="00C50629"/>
    <w:rsid w:val="00C507F3"/>
    <w:rsid w:val="00C5085B"/>
    <w:rsid w:val="00C50962"/>
    <w:rsid w:val="00C514E0"/>
    <w:rsid w:val="00C51626"/>
    <w:rsid w:val="00C51719"/>
    <w:rsid w:val="00C517F6"/>
    <w:rsid w:val="00C5189E"/>
    <w:rsid w:val="00C51A94"/>
    <w:rsid w:val="00C51ABD"/>
    <w:rsid w:val="00C51C34"/>
    <w:rsid w:val="00C51CFA"/>
    <w:rsid w:val="00C51FE9"/>
    <w:rsid w:val="00C5204A"/>
    <w:rsid w:val="00C52195"/>
    <w:rsid w:val="00C52396"/>
    <w:rsid w:val="00C52632"/>
    <w:rsid w:val="00C528AE"/>
    <w:rsid w:val="00C52A52"/>
    <w:rsid w:val="00C52B93"/>
    <w:rsid w:val="00C52C15"/>
    <w:rsid w:val="00C52C42"/>
    <w:rsid w:val="00C52C7C"/>
    <w:rsid w:val="00C52D06"/>
    <w:rsid w:val="00C52D5E"/>
    <w:rsid w:val="00C52E27"/>
    <w:rsid w:val="00C52F9F"/>
    <w:rsid w:val="00C530C2"/>
    <w:rsid w:val="00C5315F"/>
    <w:rsid w:val="00C5316C"/>
    <w:rsid w:val="00C53175"/>
    <w:rsid w:val="00C532E8"/>
    <w:rsid w:val="00C53439"/>
    <w:rsid w:val="00C534C1"/>
    <w:rsid w:val="00C534FA"/>
    <w:rsid w:val="00C5355A"/>
    <w:rsid w:val="00C536C5"/>
    <w:rsid w:val="00C536ED"/>
    <w:rsid w:val="00C53711"/>
    <w:rsid w:val="00C537DE"/>
    <w:rsid w:val="00C53881"/>
    <w:rsid w:val="00C5397B"/>
    <w:rsid w:val="00C539EF"/>
    <w:rsid w:val="00C53B7A"/>
    <w:rsid w:val="00C53C69"/>
    <w:rsid w:val="00C53C97"/>
    <w:rsid w:val="00C53D50"/>
    <w:rsid w:val="00C53DBB"/>
    <w:rsid w:val="00C53FC7"/>
    <w:rsid w:val="00C54115"/>
    <w:rsid w:val="00C543CC"/>
    <w:rsid w:val="00C544AD"/>
    <w:rsid w:val="00C5452F"/>
    <w:rsid w:val="00C545ED"/>
    <w:rsid w:val="00C547EB"/>
    <w:rsid w:val="00C54881"/>
    <w:rsid w:val="00C548A6"/>
    <w:rsid w:val="00C54AD0"/>
    <w:rsid w:val="00C54B8C"/>
    <w:rsid w:val="00C54DFE"/>
    <w:rsid w:val="00C54E11"/>
    <w:rsid w:val="00C55337"/>
    <w:rsid w:val="00C55379"/>
    <w:rsid w:val="00C5537A"/>
    <w:rsid w:val="00C553BB"/>
    <w:rsid w:val="00C556A7"/>
    <w:rsid w:val="00C5573E"/>
    <w:rsid w:val="00C5582C"/>
    <w:rsid w:val="00C55979"/>
    <w:rsid w:val="00C55BA4"/>
    <w:rsid w:val="00C55C11"/>
    <w:rsid w:val="00C55C4C"/>
    <w:rsid w:val="00C55F71"/>
    <w:rsid w:val="00C55FEB"/>
    <w:rsid w:val="00C56057"/>
    <w:rsid w:val="00C56141"/>
    <w:rsid w:val="00C562AC"/>
    <w:rsid w:val="00C562C3"/>
    <w:rsid w:val="00C56454"/>
    <w:rsid w:val="00C56617"/>
    <w:rsid w:val="00C566E2"/>
    <w:rsid w:val="00C5676E"/>
    <w:rsid w:val="00C56B70"/>
    <w:rsid w:val="00C56EDE"/>
    <w:rsid w:val="00C5710C"/>
    <w:rsid w:val="00C5714B"/>
    <w:rsid w:val="00C5722F"/>
    <w:rsid w:val="00C5734E"/>
    <w:rsid w:val="00C57390"/>
    <w:rsid w:val="00C5747E"/>
    <w:rsid w:val="00C57537"/>
    <w:rsid w:val="00C5760D"/>
    <w:rsid w:val="00C57655"/>
    <w:rsid w:val="00C57803"/>
    <w:rsid w:val="00C5786F"/>
    <w:rsid w:val="00C57985"/>
    <w:rsid w:val="00C57AEB"/>
    <w:rsid w:val="00C57BE7"/>
    <w:rsid w:val="00C57EFE"/>
    <w:rsid w:val="00C57F9E"/>
    <w:rsid w:val="00C6053D"/>
    <w:rsid w:val="00C60560"/>
    <w:rsid w:val="00C609FA"/>
    <w:rsid w:val="00C60B9B"/>
    <w:rsid w:val="00C60C74"/>
    <w:rsid w:val="00C60C88"/>
    <w:rsid w:val="00C60F6E"/>
    <w:rsid w:val="00C60F88"/>
    <w:rsid w:val="00C6100C"/>
    <w:rsid w:val="00C610B4"/>
    <w:rsid w:val="00C61162"/>
    <w:rsid w:val="00C61651"/>
    <w:rsid w:val="00C6179C"/>
    <w:rsid w:val="00C617A3"/>
    <w:rsid w:val="00C61889"/>
    <w:rsid w:val="00C618A3"/>
    <w:rsid w:val="00C61BA5"/>
    <w:rsid w:val="00C61D5A"/>
    <w:rsid w:val="00C61E32"/>
    <w:rsid w:val="00C6212C"/>
    <w:rsid w:val="00C6216C"/>
    <w:rsid w:val="00C6228C"/>
    <w:rsid w:val="00C62396"/>
    <w:rsid w:val="00C6246A"/>
    <w:rsid w:val="00C626B1"/>
    <w:rsid w:val="00C62705"/>
    <w:rsid w:val="00C62958"/>
    <w:rsid w:val="00C62D81"/>
    <w:rsid w:val="00C62E65"/>
    <w:rsid w:val="00C62E8E"/>
    <w:rsid w:val="00C62FD8"/>
    <w:rsid w:val="00C62FDF"/>
    <w:rsid w:val="00C631A5"/>
    <w:rsid w:val="00C63476"/>
    <w:rsid w:val="00C635A1"/>
    <w:rsid w:val="00C637B0"/>
    <w:rsid w:val="00C637E8"/>
    <w:rsid w:val="00C6385F"/>
    <w:rsid w:val="00C6395F"/>
    <w:rsid w:val="00C6398E"/>
    <w:rsid w:val="00C63A12"/>
    <w:rsid w:val="00C63CE8"/>
    <w:rsid w:val="00C63D9D"/>
    <w:rsid w:val="00C63DAA"/>
    <w:rsid w:val="00C63E74"/>
    <w:rsid w:val="00C63EB1"/>
    <w:rsid w:val="00C643EB"/>
    <w:rsid w:val="00C64572"/>
    <w:rsid w:val="00C64655"/>
    <w:rsid w:val="00C64657"/>
    <w:rsid w:val="00C647C6"/>
    <w:rsid w:val="00C6488F"/>
    <w:rsid w:val="00C64940"/>
    <w:rsid w:val="00C65287"/>
    <w:rsid w:val="00C652B6"/>
    <w:rsid w:val="00C652CD"/>
    <w:rsid w:val="00C652DB"/>
    <w:rsid w:val="00C653FB"/>
    <w:rsid w:val="00C65511"/>
    <w:rsid w:val="00C65740"/>
    <w:rsid w:val="00C65784"/>
    <w:rsid w:val="00C65832"/>
    <w:rsid w:val="00C65862"/>
    <w:rsid w:val="00C659D6"/>
    <w:rsid w:val="00C65C79"/>
    <w:rsid w:val="00C65CD5"/>
    <w:rsid w:val="00C65D1B"/>
    <w:rsid w:val="00C65DEA"/>
    <w:rsid w:val="00C65FA9"/>
    <w:rsid w:val="00C6609B"/>
    <w:rsid w:val="00C6618D"/>
    <w:rsid w:val="00C663A5"/>
    <w:rsid w:val="00C664EF"/>
    <w:rsid w:val="00C66721"/>
    <w:rsid w:val="00C66A60"/>
    <w:rsid w:val="00C66BAE"/>
    <w:rsid w:val="00C66BD4"/>
    <w:rsid w:val="00C66CCE"/>
    <w:rsid w:val="00C66F1B"/>
    <w:rsid w:val="00C671AE"/>
    <w:rsid w:val="00C67236"/>
    <w:rsid w:val="00C672F8"/>
    <w:rsid w:val="00C67357"/>
    <w:rsid w:val="00C674FB"/>
    <w:rsid w:val="00C67622"/>
    <w:rsid w:val="00C676AA"/>
    <w:rsid w:val="00C67700"/>
    <w:rsid w:val="00C6775F"/>
    <w:rsid w:val="00C67776"/>
    <w:rsid w:val="00C67967"/>
    <w:rsid w:val="00C679FB"/>
    <w:rsid w:val="00C67A98"/>
    <w:rsid w:val="00C67DDA"/>
    <w:rsid w:val="00C67EC0"/>
    <w:rsid w:val="00C67EE2"/>
    <w:rsid w:val="00C7049B"/>
    <w:rsid w:val="00C705A7"/>
    <w:rsid w:val="00C7063B"/>
    <w:rsid w:val="00C706EE"/>
    <w:rsid w:val="00C70717"/>
    <w:rsid w:val="00C707E4"/>
    <w:rsid w:val="00C70B0A"/>
    <w:rsid w:val="00C70B59"/>
    <w:rsid w:val="00C70B71"/>
    <w:rsid w:val="00C70DEB"/>
    <w:rsid w:val="00C70E43"/>
    <w:rsid w:val="00C70EB5"/>
    <w:rsid w:val="00C70FBD"/>
    <w:rsid w:val="00C71014"/>
    <w:rsid w:val="00C710AB"/>
    <w:rsid w:val="00C712D9"/>
    <w:rsid w:val="00C713CB"/>
    <w:rsid w:val="00C715CB"/>
    <w:rsid w:val="00C715FE"/>
    <w:rsid w:val="00C7175F"/>
    <w:rsid w:val="00C718BB"/>
    <w:rsid w:val="00C718E0"/>
    <w:rsid w:val="00C71BFD"/>
    <w:rsid w:val="00C71C44"/>
    <w:rsid w:val="00C71D1C"/>
    <w:rsid w:val="00C71D38"/>
    <w:rsid w:val="00C71DB9"/>
    <w:rsid w:val="00C71FE1"/>
    <w:rsid w:val="00C7208E"/>
    <w:rsid w:val="00C720D9"/>
    <w:rsid w:val="00C7237D"/>
    <w:rsid w:val="00C72582"/>
    <w:rsid w:val="00C72596"/>
    <w:rsid w:val="00C727C4"/>
    <w:rsid w:val="00C72AE0"/>
    <w:rsid w:val="00C72CC7"/>
    <w:rsid w:val="00C72DE3"/>
    <w:rsid w:val="00C72EC3"/>
    <w:rsid w:val="00C72F4D"/>
    <w:rsid w:val="00C72FE9"/>
    <w:rsid w:val="00C731F9"/>
    <w:rsid w:val="00C732E9"/>
    <w:rsid w:val="00C73335"/>
    <w:rsid w:val="00C735B4"/>
    <w:rsid w:val="00C7380C"/>
    <w:rsid w:val="00C738B9"/>
    <w:rsid w:val="00C738F7"/>
    <w:rsid w:val="00C73A04"/>
    <w:rsid w:val="00C73AD7"/>
    <w:rsid w:val="00C73BD5"/>
    <w:rsid w:val="00C73BE1"/>
    <w:rsid w:val="00C73D83"/>
    <w:rsid w:val="00C73DA3"/>
    <w:rsid w:val="00C73E61"/>
    <w:rsid w:val="00C73E90"/>
    <w:rsid w:val="00C73FA6"/>
    <w:rsid w:val="00C74811"/>
    <w:rsid w:val="00C748D4"/>
    <w:rsid w:val="00C74A5F"/>
    <w:rsid w:val="00C74B3F"/>
    <w:rsid w:val="00C74B43"/>
    <w:rsid w:val="00C74DEF"/>
    <w:rsid w:val="00C74FB9"/>
    <w:rsid w:val="00C750AE"/>
    <w:rsid w:val="00C7524E"/>
    <w:rsid w:val="00C7539B"/>
    <w:rsid w:val="00C7544A"/>
    <w:rsid w:val="00C75815"/>
    <w:rsid w:val="00C758F6"/>
    <w:rsid w:val="00C759C6"/>
    <w:rsid w:val="00C75A15"/>
    <w:rsid w:val="00C75A1D"/>
    <w:rsid w:val="00C76168"/>
    <w:rsid w:val="00C763FE"/>
    <w:rsid w:val="00C7640B"/>
    <w:rsid w:val="00C7642B"/>
    <w:rsid w:val="00C76489"/>
    <w:rsid w:val="00C764A2"/>
    <w:rsid w:val="00C7656C"/>
    <w:rsid w:val="00C76712"/>
    <w:rsid w:val="00C767FE"/>
    <w:rsid w:val="00C76824"/>
    <w:rsid w:val="00C769CD"/>
    <w:rsid w:val="00C76C86"/>
    <w:rsid w:val="00C76DA4"/>
    <w:rsid w:val="00C76E27"/>
    <w:rsid w:val="00C76E5E"/>
    <w:rsid w:val="00C76E9E"/>
    <w:rsid w:val="00C76F35"/>
    <w:rsid w:val="00C7713A"/>
    <w:rsid w:val="00C77C77"/>
    <w:rsid w:val="00C77D5F"/>
    <w:rsid w:val="00C77DF2"/>
    <w:rsid w:val="00C77EB5"/>
    <w:rsid w:val="00C8009F"/>
    <w:rsid w:val="00C801F4"/>
    <w:rsid w:val="00C801FB"/>
    <w:rsid w:val="00C80450"/>
    <w:rsid w:val="00C8048A"/>
    <w:rsid w:val="00C80764"/>
    <w:rsid w:val="00C8081E"/>
    <w:rsid w:val="00C80AF3"/>
    <w:rsid w:val="00C80B37"/>
    <w:rsid w:val="00C80C03"/>
    <w:rsid w:val="00C80C90"/>
    <w:rsid w:val="00C80F4C"/>
    <w:rsid w:val="00C8120D"/>
    <w:rsid w:val="00C812BE"/>
    <w:rsid w:val="00C81345"/>
    <w:rsid w:val="00C81883"/>
    <w:rsid w:val="00C818C9"/>
    <w:rsid w:val="00C81C8C"/>
    <w:rsid w:val="00C81E36"/>
    <w:rsid w:val="00C81E5C"/>
    <w:rsid w:val="00C81F18"/>
    <w:rsid w:val="00C81F27"/>
    <w:rsid w:val="00C8209A"/>
    <w:rsid w:val="00C822C5"/>
    <w:rsid w:val="00C822E9"/>
    <w:rsid w:val="00C82550"/>
    <w:rsid w:val="00C828D2"/>
    <w:rsid w:val="00C829CA"/>
    <w:rsid w:val="00C82B10"/>
    <w:rsid w:val="00C82B21"/>
    <w:rsid w:val="00C82DAB"/>
    <w:rsid w:val="00C82E60"/>
    <w:rsid w:val="00C830BD"/>
    <w:rsid w:val="00C831AF"/>
    <w:rsid w:val="00C8337C"/>
    <w:rsid w:val="00C8337F"/>
    <w:rsid w:val="00C83492"/>
    <w:rsid w:val="00C834D9"/>
    <w:rsid w:val="00C83555"/>
    <w:rsid w:val="00C840CB"/>
    <w:rsid w:val="00C840E1"/>
    <w:rsid w:val="00C84107"/>
    <w:rsid w:val="00C843EC"/>
    <w:rsid w:val="00C84535"/>
    <w:rsid w:val="00C84707"/>
    <w:rsid w:val="00C8475E"/>
    <w:rsid w:val="00C84821"/>
    <w:rsid w:val="00C849FA"/>
    <w:rsid w:val="00C84BCE"/>
    <w:rsid w:val="00C8504B"/>
    <w:rsid w:val="00C851C8"/>
    <w:rsid w:val="00C8526C"/>
    <w:rsid w:val="00C85429"/>
    <w:rsid w:val="00C85432"/>
    <w:rsid w:val="00C8543C"/>
    <w:rsid w:val="00C8555B"/>
    <w:rsid w:val="00C855BF"/>
    <w:rsid w:val="00C85668"/>
    <w:rsid w:val="00C8571E"/>
    <w:rsid w:val="00C8579D"/>
    <w:rsid w:val="00C8588F"/>
    <w:rsid w:val="00C85895"/>
    <w:rsid w:val="00C85AC8"/>
    <w:rsid w:val="00C85C71"/>
    <w:rsid w:val="00C85FBF"/>
    <w:rsid w:val="00C85FE9"/>
    <w:rsid w:val="00C86030"/>
    <w:rsid w:val="00C8624F"/>
    <w:rsid w:val="00C862DE"/>
    <w:rsid w:val="00C863F4"/>
    <w:rsid w:val="00C86458"/>
    <w:rsid w:val="00C865CC"/>
    <w:rsid w:val="00C86604"/>
    <w:rsid w:val="00C8670A"/>
    <w:rsid w:val="00C867EE"/>
    <w:rsid w:val="00C868DD"/>
    <w:rsid w:val="00C868ED"/>
    <w:rsid w:val="00C86AF6"/>
    <w:rsid w:val="00C86C47"/>
    <w:rsid w:val="00C86C48"/>
    <w:rsid w:val="00C86E5E"/>
    <w:rsid w:val="00C86E92"/>
    <w:rsid w:val="00C86EB4"/>
    <w:rsid w:val="00C86EE6"/>
    <w:rsid w:val="00C870E9"/>
    <w:rsid w:val="00C872E5"/>
    <w:rsid w:val="00C87718"/>
    <w:rsid w:val="00C87728"/>
    <w:rsid w:val="00C877D3"/>
    <w:rsid w:val="00C878CD"/>
    <w:rsid w:val="00C87944"/>
    <w:rsid w:val="00C87A11"/>
    <w:rsid w:val="00C87AB4"/>
    <w:rsid w:val="00C87B04"/>
    <w:rsid w:val="00C87BE6"/>
    <w:rsid w:val="00C87D42"/>
    <w:rsid w:val="00C87D5B"/>
    <w:rsid w:val="00C87E3A"/>
    <w:rsid w:val="00C90040"/>
    <w:rsid w:val="00C905CF"/>
    <w:rsid w:val="00C9090F"/>
    <w:rsid w:val="00C90941"/>
    <w:rsid w:val="00C90979"/>
    <w:rsid w:val="00C90ACB"/>
    <w:rsid w:val="00C90BA7"/>
    <w:rsid w:val="00C90C29"/>
    <w:rsid w:val="00C90C7A"/>
    <w:rsid w:val="00C90CC1"/>
    <w:rsid w:val="00C90CF8"/>
    <w:rsid w:val="00C90E2D"/>
    <w:rsid w:val="00C90FE7"/>
    <w:rsid w:val="00C91062"/>
    <w:rsid w:val="00C9106A"/>
    <w:rsid w:val="00C910B6"/>
    <w:rsid w:val="00C911B8"/>
    <w:rsid w:val="00C91381"/>
    <w:rsid w:val="00C9142B"/>
    <w:rsid w:val="00C91455"/>
    <w:rsid w:val="00C9148E"/>
    <w:rsid w:val="00C918D8"/>
    <w:rsid w:val="00C919AD"/>
    <w:rsid w:val="00C91D2F"/>
    <w:rsid w:val="00C91D7D"/>
    <w:rsid w:val="00C91DB2"/>
    <w:rsid w:val="00C91FEA"/>
    <w:rsid w:val="00C92274"/>
    <w:rsid w:val="00C9231A"/>
    <w:rsid w:val="00C924C6"/>
    <w:rsid w:val="00C92531"/>
    <w:rsid w:val="00C926D4"/>
    <w:rsid w:val="00C92727"/>
    <w:rsid w:val="00C9284F"/>
    <w:rsid w:val="00C92907"/>
    <w:rsid w:val="00C9295B"/>
    <w:rsid w:val="00C92A25"/>
    <w:rsid w:val="00C92AB5"/>
    <w:rsid w:val="00C92CB1"/>
    <w:rsid w:val="00C92CB4"/>
    <w:rsid w:val="00C92F55"/>
    <w:rsid w:val="00C92FB4"/>
    <w:rsid w:val="00C93228"/>
    <w:rsid w:val="00C934A7"/>
    <w:rsid w:val="00C93550"/>
    <w:rsid w:val="00C935AF"/>
    <w:rsid w:val="00C936B4"/>
    <w:rsid w:val="00C93B0B"/>
    <w:rsid w:val="00C93DCD"/>
    <w:rsid w:val="00C93DD8"/>
    <w:rsid w:val="00C93E23"/>
    <w:rsid w:val="00C93E89"/>
    <w:rsid w:val="00C93FCC"/>
    <w:rsid w:val="00C94056"/>
    <w:rsid w:val="00C943EE"/>
    <w:rsid w:val="00C94467"/>
    <w:rsid w:val="00C94472"/>
    <w:rsid w:val="00C94544"/>
    <w:rsid w:val="00C9455F"/>
    <w:rsid w:val="00C947B0"/>
    <w:rsid w:val="00C94819"/>
    <w:rsid w:val="00C94886"/>
    <w:rsid w:val="00C94947"/>
    <w:rsid w:val="00C94A64"/>
    <w:rsid w:val="00C94E4A"/>
    <w:rsid w:val="00C9507A"/>
    <w:rsid w:val="00C95614"/>
    <w:rsid w:val="00C956EA"/>
    <w:rsid w:val="00C958AF"/>
    <w:rsid w:val="00C95B9D"/>
    <w:rsid w:val="00C95C4F"/>
    <w:rsid w:val="00C95DF7"/>
    <w:rsid w:val="00C95E93"/>
    <w:rsid w:val="00C95FFD"/>
    <w:rsid w:val="00C9619B"/>
    <w:rsid w:val="00C961A9"/>
    <w:rsid w:val="00C961B8"/>
    <w:rsid w:val="00C963DF"/>
    <w:rsid w:val="00C96413"/>
    <w:rsid w:val="00C964A4"/>
    <w:rsid w:val="00C96829"/>
    <w:rsid w:val="00C9685D"/>
    <w:rsid w:val="00C96895"/>
    <w:rsid w:val="00C96A11"/>
    <w:rsid w:val="00C96A47"/>
    <w:rsid w:val="00C96B87"/>
    <w:rsid w:val="00C96CC9"/>
    <w:rsid w:val="00C96DE6"/>
    <w:rsid w:val="00C96E92"/>
    <w:rsid w:val="00C96EE0"/>
    <w:rsid w:val="00C96EEB"/>
    <w:rsid w:val="00C96F84"/>
    <w:rsid w:val="00C9704C"/>
    <w:rsid w:val="00C970A1"/>
    <w:rsid w:val="00C971E2"/>
    <w:rsid w:val="00C9720A"/>
    <w:rsid w:val="00C97346"/>
    <w:rsid w:val="00C97347"/>
    <w:rsid w:val="00C973ED"/>
    <w:rsid w:val="00C97AE7"/>
    <w:rsid w:val="00C97F82"/>
    <w:rsid w:val="00C97F86"/>
    <w:rsid w:val="00CA00BE"/>
    <w:rsid w:val="00CA01D0"/>
    <w:rsid w:val="00CA0351"/>
    <w:rsid w:val="00CA0423"/>
    <w:rsid w:val="00CA0448"/>
    <w:rsid w:val="00CA05A4"/>
    <w:rsid w:val="00CA05BD"/>
    <w:rsid w:val="00CA0862"/>
    <w:rsid w:val="00CA0A5D"/>
    <w:rsid w:val="00CA0AA2"/>
    <w:rsid w:val="00CA0CF1"/>
    <w:rsid w:val="00CA0E59"/>
    <w:rsid w:val="00CA1010"/>
    <w:rsid w:val="00CA11FF"/>
    <w:rsid w:val="00CA1263"/>
    <w:rsid w:val="00CA1310"/>
    <w:rsid w:val="00CA131D"/>
    <w:rsid w:val="00CA169A"/>
    <w:rsid w:val="00CA171F"/>
    <w:rsid w:val="00CA17C3"/>
    <w:rsid w:val="00CA1889"/>
    <w:rsid w:val="00CA1A54"/>
    <w:rsid w:val="00CA1B7C"/>
    <w:rsid w:val="00CA1E32"/>
    <w:rsid w:val="00CA1E52"/>
    <w:rsid w:val="00CA1F0B"/>
    <w:rsid w:val="00CA204B"/>
    <w:rsid w:val="00CA2181"/>
    <w:rsid w:val="00CA224E"/>
    <w:rsid w:val="00CA2265"/>
    <w:rsid w:val="00CA23CF"/>
    <w:rsid w:val="00CA240E"/>
    <w:rsid w:val="00CA243B"/>
    <w:rsid w:val="00CA244B"/>
    <w:rsid w:val="00CA2576"/>
    <w:rsid w:val="00CA25C5"/>
    <w:rsid w:val="00CA25DB"/>
    <w:rsid w:val="00CA2610"/>
    <w:rsid w:val="00CA2671"/>
    <w:rsid w:val="00CA2709"/>
    <w:rsid w:val="00CA2788"/>
    <w:rsid w:val="00CA2833"/>
    <w:rsid w:val="00CA2986"/>
    <w:rsid w:val="00CA299D"/>
    <w:rsid w:val="00CA2B58"/>
    <w:rsid w:val="00CA2BF5"/>
    <w:rsid w:val="00CA2D61"/>
    <w:rsid w:val="00CA2DC3"/>
    <w:rsid w:val="00CA30D7"/>
    <w:rsid w:val="00CA362F"/>
    <w:rsid w:val="00CA364D"/>
    <w:rsid w:val="00CA3736"/>
    <w:rsid w:val="00CA3796"/>
    <w:rsid w:val="00CA37AD"/>
    <w:rsid w:val="00CA37C3"/>
    <w:rsid w:val="00CA3839"/>
    <w:rsid w:val="00CA3948"/>
    <w:rsid w:val="00CA3BFE"/>
    <w:rsid w:val="00CA3C3A"/>
    <w:rsid w:val="00CA3CBD"/>
    <w:rsid w:val="00CA3F8F"/>
    <w:rsid w:val="00CA4264"/>
    <w:rsid w:val="00CA43B0"/>
    <w:rsid w:val="00CA443A"/>
    <w:rsid w:val="00CA46E0"/>
    <w:rsid w:val="00CA4746"/>
    <w:rsid w:val="00CA4769"/>
    <w:rsid w:val="00CA48D8"/>
    <w:rsid w:val="00CA4914"/>
    <w:rsid w:val="00CA4A2E"/>
    <w:rsid w:val="00CA4E15"/>
    <w:rsid w:val="00CA4E1A"/>
    <w:rsid w:val="00CA5082"/>
    <w:rsid w:val="00CA50BD"/>
    <w:rsid w:val="00CA52D3"/>
    <w:rsid w:val="00CA5645"/>
    <w:rsid w:val="00CA5773"/>
    <w:rsid w:val="00CA5834"/>
    <w:rsid w:val="00CA5877"/>
    <w:rsid w:val="00CA5A28"/>
    <w:rsid w:val="00CA5B6A"/>
    <w:rsid w:val="00CA5C94"/>
    <w:rsid w:val="00CA5D3E"/>
    <w:rsid w:val="00CA5D42"/>
    <w:rsid w:val="00CA5DA7"/>
    <w:rsid w:val="00CA5DAF"/>
    <w:rsid w:val="00CA5E1C"/>
    <w:rsid w:val="00CA5E61"/>
    <w:rsid w:val="00CA5FC6"/>
    <w:rsid w:val="00CA6032"/>
    <w:rsid w:val="00CA6150"/>
    <w:rsid w:val="00CA634F"/>
    <w:rsid w:val="00CA63FC"/>
    <w:rsid w:val="00CA65D5"/>
    <w:rsid w:val="00CA69F0"/>
    <w:rsid w:val="00CA6AF7"/>
    <w:rsid w:val="00CA6E5D"/>
    <w:rsid w:val="00CA6E93"/>
    <w:rsid w:val="00CA6F75"/>
    <w:rsid w:val="00CA706A"/>
    <w:rsid w:val="00CA7081"/>
    <w:rsid w:val="00CA7171"/>
    <w:rsid w:val="00CA7205"/>
    <w:rsid w:val="00CA72FE"/>
    <w:rsid w:val="00CA7394"/>
    <w:rsid w:val="00CA7540"/>
    <w:rsid w:val="00CA75FB"/>
    <w:rsid w:val="00CA766F"/>
    <w:rsid w:val="00CA794C"/>
    <w:rsid w:val="00CA7A5D"/>
    <w:rsid w:val="00CA7AFD"/>
    <w:rsid w:val="00CA7C13"/>
    <w:rsid w:val="00CA7CB0"/>
    <w:rsid w:val="00CA7CDC"/>
    <w:rsid w:val="00CA7DE1"/>
    <w:rsid w:val="00CA7E9B"/>
    <w:rsid w:val="00CA7EE6"/>
    <w:rsid w:val="00CB0000"/>
    <w:rsid w:val="00CB00AE"/>
    <w:rsid w:val="00CB01AC"/>
    <w:rsid w:val="00CB01C6"/>
    <w:rsid w:val="00CB02C7"/>
    <w:rsid w:val="00CB0503"/>
    <w:rsid w:val="00CB0520"/>
    <w:rsid w:val="00CB0529"/>
    <w:rsid w:val="00CB05C9"/>
    <w:rsid w:val="00CB061E"/>
    <w:rsid w:val="00CB0744"/>
    <w:rsid w:val="00CB076A"/>
    <w:rsid w:val="00CB077B"/>
    <w:rsid w:val="00CB0A15"/>
    <w:rsid w:val="00CB0BDA"/>
    <w:rsid w:val="00CB0BDC"/>
    <w:rsid w:val="00CB0C9C"/>
    <w:rsid w:val="00CB0D57"/>
    <w:rsid w:val="00CB0E12"/>
    <w:rsid w:val="00CB0FA9"/>
    <w:rsid w:val="00CB1055"/>
    <w:rsid w:val="00CB11DD"/>
    <w:rsid w:val="00CB1712"/>
    <w:rsid w:val="00CB175F"/>
    <w:rsid w:val="00CB17A3"/>
    <w:rsid w:val="00CB17F0"/>
    <w:rsid w:val="00CB1A12"/>
    <w:rsid w:val="00CB1BE2"/>
    <w:rsid w:val="00CB1D35"/>
    <w:rsid w:val="00CB1D63"/>
    <w:rsid w:val="00CB1D89"/>
    <w:rsid w:val="00CB1DD9"/>
    <w:rsid w:val="00CB1EB2"/>
    <w:rsid w:val="00CB1FC0"/>
    <w:rsid w:val="00CB203C"/>
    <w:rsid w:val="00CB2433"/>
    <w:rsid w:val="00CB26AA"/>
    <w:rsid w:val="00CB2798"/>
    <w:rsid w:val="00CB280E"/>
    <w:rsid w:val="00CB2821"/>
    <w:rsid w:val="00CB292E"/>
    <w:rsid w:val="00CB2A9D"/>
    <w:rsid w:val="00CB2CB9"/>
    <w:rsid w:val="00CB2CE4"/>
    <w:rsid w:val="00CB2D2A"/>
    <w:rsid w:val="00CB2D2C"/>
    <w:rsid w:val="00CB300B"/>
    <w:rsid w:val="00CB30B4"/>
    <w:rsid w:val="00CB33A8"/>
    <w:rsid w:val="00CB3402"/>
    <w:rsid w:val="00CB3617"/>
    <w:rsid w:val="00CB39A8"/>
    <w:rsid w:val="00CB3B91"/>
    <w:rsid w:val="00CB3D3D"/>
    <w:rsid w:val="00CB3D72"/>
    <w:rsid w:val="00CB3DDB"/>
    <w:rsid w:val="00CB3E2A"/>
    <w:rsid w:val="00CB3E2D"/>
    <w:rsid w:val="00CB411A"/>
    <w:rsid w:val="00CB42BF"/>
    <w:rsid w:val="00CB43CB"/>
    <w:rsid w:val="00CB4413"/>
    <w:rsid w:val="00CB441A"/>
    <w:rsid w:val="00CB456C"/>
    <w:rsid w:val="00CB47D6"/>
    <w:rsid w:val="00CB49EB"/>
    <w:rsid w:val="00CB4B98"/>
    <w:rsid w:val="00CB4E3D"/>
    <w:rsid w:val="00CB4E93"/>
    <w:rsid w:val="00CB4F4F"/>
    <w:rsid w:val="00CB506D"/>
    <w:rsid w:val="00CB5350"/>
    <w:rsid w:val="00CB5434"/>
    <w:rsid w:val="00CB546F"/>
    <w:rsid w:val="00CB54A7"/>
    <w:rsid w:val="00CB5885"/>
    <w:rsid w:val="00CB58C4"/>
    <w:rsid w:val="00CB5AC9"/>
    <w:rsid w:val="00CB5C24"/>
    <w:rsid w:val="00CB5C2B"/>
    <w:rsid w:val="00CB5CD3"/>
    <w:rsid w:val="00CB5D5B"/>
    <w:rsid w:val="00CB5DE9"/>
    <w:rsid w:val="00CB5E4F"/>
    <w:rsid w:val="00CB617A"/>
    <w:rsid w:val="00CB61EB"/>
    <w:rsid w:val="00CB6213"/>
    <w:rsid w:val="00CB635B"/>
    <w:rsid w:val="00CB6616"/>
    <w:rsid w:val="00CB690E"/>
    <w:rsid w:val="00CB692F"/>
    <w:rsid w:val="00CB6952"/>
    <w:rsid w:val="00CB69FB"/>
    <w:rsid w:val="00CB6AA1"/>
    <w:rsid w:val="00CB6BFF"/>
    <w:rsid w:val="00CB6C6F"/>
    <w:rsid w:val="00CB6E98"/>
    <w:rsid w:val="00CB6EE3"/>
    <w:rsid w:val="00CB7152"/>
    <w:rsid w:val="00CB7154"/>
    <w:rsid w:val="00CB7274"/>
    <w:rsid w:val="00CB72A6"/>
    <w:rsid w:val="00CB72FF"/>
    <w:rsid w:val="00CB7368"/>
    <w:rsid w:val="00CB73E0"/>
    <w:rsid w:val="00CB74AB"/>
    <w:rsid w:val="00CB75A2"/>
    <w:rsid w:val="00CB75A6"/>
    <w:rsid w:val="00CB7646"/>
    <w:rsid w:val="00CB7661"/>
    <w:rsid w:val="00CB78CD"/>
    <w:rsid w:val="00CB795C"/>
    <w:rsid w:val="00CB7AA5"/>
    <w:rsid w:val="00CB7C99"/>
    <w:rsid w:val="00CB7D29"/>
    <w:rsid w:val="00CB7D2A"/>
    <w:rsid w:val="00CC005B"/>
    <w:rsid w:val="00CC005E"/>
    <w:rsid w:val="00CC008E"/>
    <w:rsid w:val="00CC02EC"/>
    <w:rsid w:val="00CC032A"/>
    <w:rsid w:val="00CC04B8"/>
    <w:rsid w:val="00CC051A"/>
    <w:rsid w:val="00CC0738"/>
    <w:rsid w:val="00CC083D"/>
    <w:rsid w:val="00CC0850"/>
    <w:rsid w:val="00CC09A5"/>
    <w:rsid w:val="00CC0A21"/>
    <w:rsid w:val="00CC0BAE"/>
    <w:rsid w:val="00CC0C3A"/>
    <w:rsid w:val="00CC0CBC"/>
    <w:rsid w:val="00CC0E4C"/>
    <w:rsid w:val="00CC0F2D"/>
    <w:rsid w:val="00CC1037"/>
    <w:rsid w:val="00CC109B"/>
    <w:rsid w:val="00CC114B"/>
    <w:rsid w:val="00CC114F"/>
    <w:rsid w:val="00CC12B5"/>
    <w:rsid w:val="00CC176C"/>
    <w:rsid w:val="00CC18DE"/>
    <w:rsid w:val="00CC1A32"/>
    <w:rsid w:val="00CC1A8B"/>
    <w:rsid w:val="00CC1C8A"/>
    <w:rsid w:val="00CC1C8B"/>
    <w:rsid w:val="00CC1D8F"/>
    <w:rsid w:val="00CC1DAE"/>
    <w:rsid w:val="00CC1EDF"/>
    <w:rsid w:val="00CC215F"/>
    <w:rsid w:val="00CC2175"/>
    <w:rsid w:val="00CC233E"/>
    <w:rsid w:val="00CC2440"/>
    <w:rsid w:val="00CC2482"/>
    <w:rsid w:val="00CC2613"/>
    <w:rsid w:val="00CC2814"/>
    <w:rsid w:val="00CC2A82"/>
    <w:rsid w:val="00CC2B21"/>
    <w:rsid w:val="00CC2EBB"/>
    <w:rsid w:val="00CC308E"/>
    <w:rsid w:val="00CC30F6"/>
    <w:rsid w:val="00CC3245"/>
    <w:rsid w:val="00CC328F"/>
    <w:rsid w:val="00CC334A"/>
    <w:rsid w:val="00CC3554"/>
    <w:rsid w:val="00CC359B"/>
    <w:rsid w:val="00CC35B4"/>
    <w:rsid w:val="00CC35D8"/>
    <w:rsid w:val="00CC3823"/>
    <w:rsid w:val="00CC382F"/>
    <w:rsid w:val="00CC3A54"/>
    <w:rsid w:val="00CC3AA6"/>
    <w:rsid w:val="00CC3AD7"/>
    <w:rsid w:val="00CC3D7E"/>
    <w:rsid w:val="00CC3EF3"/>
    <w:rsid w:val="00CC3FA3"/>
    <w:rsid w:val="00CC40F3"/>
    <w:rsid w:val="00CC42B1"/>
    <w:rsid w:val="00CC42EC"/>
    <w:rsid w:val="00CC43B7"/>
    <w:rsid w:val="00CC4458"/>
    <w:rsid w:val="00CC44CC"/>
    <w:rsid w:val="00CC4601"/>
    <w:rsid w:val="00CC4696"/>
    <w:rsid w:val="00CC4728"/>
    <w:rsid w:val="00CC4B4E"/>
    <w:rsid w:val="00CC4D66"/>
    <w:rsid w:val="00CC4DA6"/>
    <w:rsid w:val="00CC4E3E"/>
    <w:rsid w:val="00CC4EA5"/>
    <w:rsid w:val="00CC4F1A"/>
    <w:rsid w:val="00CC517D"/>
    <w:rsid w:val="00CC52E1"/>
    <w:rsid w:val="00CC536B"/>
    <w:rsid w:val="00CC562A"/>
    <w:rsid w:val="00CC5796"/>
    <w:rsid w:val="00CC57C3"/>
    <w:rsid w:val="00CC57D8"/>
    <w:rsid w:val="00CC5823"/>
    <w:rsid w:val="00CC599A"/>
    <w:rsid w:val="00CC5CA3"/>
    <w:rsid w:val="00CC5CF0"/>
    <w:rsid w:val="00CC5E2B"/>
    <w:rsid w:val="00CC5ED1"/>
    <w:rsid w:val="00CC626D"/>
    <w:rsid w:val="00CC6751"/>
    <w:rsid w:val="00CC6901"/>
    <w:rsid w:val="00CC6B6A"/>
    <w:rsid w:val="00CC6B80"/>
    <w:rsid w:val="00CC6BF5"/>
    <w:rsid w:val="00CC6D0D"/>
    <w:rsid w:val="00CC6D66"/>
    <w:rsid w:val="00CC6DFD"/>
    <w:rsid w:val="00CC6FC9"/>
    <w:rsid w:val="00CC72FB"/>
    <w:rsid w:val="00CC7339"/>
    <w:rsid w:val="00CC7463"/>
    <w:rsid w:val="00CC76A7"/>
    <w:rsid w:val="00CC77DF"/>
    <w:rsid w:val="00CC78BF"/>
    <w:rsid w:val="00CC78F7"/>
    <w:rsid w:val="00CC7A9B"/>
    <w:rsid w:val="00CC7D8F"/>
    <w:rsid w:val="00CC7E6A"/>
    <w:rsid w:val="00CC7F73"/>
    <w:rsid w:val="00CD024C"/>
    <w:rsid w:val="00CD0338"/>
    <w:rsid w:val="00CD061C"/>
    <w:rsid w:val="00CD0647"/>
    <w:rsid w:val="00CD081D"/>
    <w:rsid w:val="00CD0A2E"/>
    <w:rsid w:val="00CD0A37"/>
    <w:rsid w:val="00CD0AB0"/>
    <w:rsid w:val="00CD0B3A"/>
    <w:rsid w:val="00CD0BE4"/>
    <w:rsid w:val="00CD0CD1"/>
    <w:rsid w:val="00CD147B"/>
    <w:rsid w:val="00CD1526"/>
    <w:rsid w:val="00CD1716"/>
    <w:rsid w:val="00CD1732"/>
    <w:rsid w:val="00CD17E3"/>
    <w:rsid w:val="00CD182A"/>
    <w:rsid w:val="00CD185B"/>
    <w:rsid w:val="00CD1A6E"/>
    <w:rsid w:val="00CD1A93"/>
    <w:rsid w:val="00CD1AFD"/>
    <w:rsid w:val="00CD1D22"/>
    <w:rsid w:val="00CD1E10"/>
    <w:rsid w:val="00CD226E"/>
    <w:rsid w:val="00CD23EA"/>
    <w:rsid w:val="00CD2771"/>
    <w:rsid w:val="00CD287B"/>
    <w:rsid w:val="00CD2A72"/>
    <w:rsid w:val="00CD2B8E"/>
    <w:rsid w:val="00CD2C98"/>
    <w:rsid w:val="00CD2D43"/>
    <w:rsid w:val="00CD2DA5"/>
    <w:rsid w:val="00CD2DAB"/>
    <w:rsid w:val="00CD2E0B"/>
    <w:rsid w:val="00CD2E73"/>
    <w:rsid w:val="00CD2FFF"/>
    <w:rsid w:val="00CD3150"/>
    <w:rsid w:val="00CD318F"/>
    <w:rsid w:val="00CD31BD"/>
    <w:rsid w:val="00CD3273"/>
    <w:rsid w:val="00CD341D"/>
    <w:rsid w:val="00CD34A3"/>
    <w:rsid w:val="00CD36A0"/>
    <w:rsid w:val="00CD36B6"/>
    <w:rsid w:val="00CD373E"/>
    <w:rsid w:val="00CD3921"/>
    <w:rsid w:val="00CD3937"/>
    <w:rsid w:val="00CD394C"/>
    <w:rsid w:val="00CD3979"/>
    <w:rsid w:val="00CD3BA1"/>
    <w:rsid w:val="00CD3C4A"/>
    <w:rsid w:val="00CD3C94"/>
    <w:rsid w:val="00CD4227"/>
    <w:rsid w:val="00CD4478"/>
    <w:rsid w:val="00CD4606"/>
    <w:rsid w:val="00CD460B"/>
    <w:rsid w:val="00CD464A"/>
    <w:rsid w:val="00CD46E3"/>
    <w:rsid w:val="00CD478C"/>
    <w:rsid w:val="00CD47C2"/>
    <w:rsid w:val="00CD47D0"/>
    <w:rsid w:val="00CD4964"/>
    <w:rsid w:val="00CD49B5"/>
    <w:rsid w:val="00CD4D0B"/>
    <w:rsid w:val="00CD4D28"/>
    <w:rsid w:val="00CD4DE1"/>
    <w:rsid w:val="00CD4E40"/>
    <w:rsid w:val="00CD51B3"/>
    <w:rsid w:val="00CD524C"/>
    <w:rsid w:val="00CD55C3"/>
    <w:rsid w:val="00CD55CB"/>
    <w:rsid w:val="00CD59D7"/>
    <w:rsid w:val="00CD5A05"/>
    <w:rsid w:val="00CD5A07"/>
    <w:rsid w:val="00CD5A48"/>
    <w:rsid w:val="00CD5ADD"/>
    <w:rsid w:val="00CD5CBC"/>
    <w:rsid w:val="00CD5E04"/>
    <w:rsid w:val="00CD5E09"/>
    <w:rsid w:val="00CD5ECA"/>
    <w:rsid w:val="00CD5ED8"/>
    <w:rsid w:val="00CD5F7C"/>
    <w:rsid w:val="00CD600A"/>
    <w:rsid w:val="00CD6169"/>
    <w:rsid w:val="00CD633C"/>
    <w:rsid w:val="00CD658B"/>
    <w:rsid w:val="00CD66A5"/>
    <w:rsid w:val="00CD674C"/>
    <w:rsid w:val="00CD687C"/>
    <w:rsid w:val="00CD68EA"/>
    <w:rsid w:val="00CD69FE"/>
    <w:rsid w:val="00CD6A1A"/>
    <w:rsid w:val="00CD6A66"/>
    <w:rsid w:val="00CD6C30"/>
    <w:rsid w:val="00CD6CA9"/>
    <w:rsid w:val="00CD6E01"/>
    <w:rsid w:val="00CD6F19"/>
    <w:rsid w:val="00CD6FD0"/>
    <w:rsid w:val="00CD6FFB"/>
    <w:rsid w:val="00CD7218"/>
    <w:rsid w:val="00CD725C"/>
    <w:rsid w:val="00CD7326"/>
    <w:rsid w:val="00CD735B"/>
    <w:rsid w:val="00CD75AF"/>
    <w:rsid w:val="00CD75D1"/>
    <w:rsid w:val="00CD7756"/>
    <w:rsid w:val="00CD77B9"/>
    <w:rsid w:val="00CD78C4"/>
    <w:rsid w:val="00CD7958"/>
    <w:rsid w:val="00CD7ADF"/>
    <w:rsid w:val="00CD7B6C"/>
    <w:rsid w:val="00CD7D53"/>
    <w:rsid w:val="00CD7EAA"/>
    <w:rsid w:val="00CE007B"/>
    <w:rsid w:val="00CE0105"/>
    <w:rsid w:val="00CE0107"/>
    <w:rsid w:val="00CE0121"/>
    <w:rsid w:val="00CE026C"/>
    <w:rsid w:val="00CE049C"/>
    <w:rsid w:val="00CE05C8"/>
    <w:rsid w:val="00CE08E0"/>
    <w:rsid w:val="00CE0B74"/>
    <w:rsid w:val="00CE0B97"/>
    <w:rsid w:val="00CE0BF1"/>
    <w:rsid w:val="00CE0D49"/>
    <w:rsid w:val="00CE0FCA"/>
    <w:rsid w:val="00CE0FEC"/>
    <w:rsid w:val="00CE10B2"/>
    <w:rsid w:val="00CE10B6"/>
    <w:rsid w:val="00CE1105"/>
    <w:rsid w:val="00CE11B7"/>
    <w:rsid w:val="00CE12CA"/>
    <w:rsid w:val="00CE12FF"/>
    <w:rsid w:val="00CE1318"/>
    <w:rsid w:val="00CE1479"/>
    <w:rsid w:val="00CE1722"/>
    <w:rsid w:val="00CE199A"/>
    <w:rsid w:val="00CE1B6A"/>
    <w:rsid w:val="00CE1BB7"/>
    <w:rsid w:val="00CE1C8D"/>
    <w:rsid w:val="00CE1EDB"/>
    <w:rsid w:val="00CE20CF"/>
    <w:rsid w:val="00CE2103"/>
    <w:rsid w:val="00CE22EF"/>
    <w:rsid w:val="00CE230B"/>
    <w:rsid w:val="00CE230F"/>
    <w:rsid w:val="00CE2345"/>
    <w:rsid w:val="00CE2368"/>
    <w:rsid w:val="00CE2667"/>
    <w:rsid w:val="00CE2680"/>
    <w:rsid w:val="00CE2697"/>
    <w:rsid w:val="00CE26F6"/>
    <w:rsid w:val="00CE281D"/>
    <w:rsid w:val="00CE2A0C"/>
    <w:rsid w:val="00CE2B76"/>
    <w:rsid w:val="00CE2C64"/>
    <w:rsid w:val="00CE2D4A"/>
    <w:rsid w:val="00CE2D84"/>
    <w:rsid w:val="00CE2E42"/>
    <w:rsid w:val="00CE2FF3"/>
    <w:rsid w:val="00CE3045"/>
    <w:rsid w:val="00CE3445"/>
    <w:rsid w:val="00CE36D7"/>
    <w:rsid w:val="00CE3747"/>
    <w:rsid w:val="00CE3860"/>
    <w:rsid w:val="00CE3965"/>
    <w:rsid w:val="00CE39EF"/>
    <w:rsid w:val="00CE3A1E"/>
    <w:rsid w:val="00CE3BF2"/>
    <w:rsid w:val="00CE3CAB"/>
    <w:rsid w:val="00CE3E10"/>
    <w:rsid w:val="00CE3ED0"/>
    <w:rsid w:val="00CE420D"/>
    <w:rsid w:val="00CE4392"/>
    <w:rsid w:val="00CE4811"/>
    <w:rsid w:val="00CE4A4B"/>
    <w:rsid w:val="00CE4A79"/>
    <w:rsid w:val="00CE4AFC"/>
    <w:rsid w:val="00CE4BA1"/>
    <w:rsid w:val="00CE4D9F"/>
    <w:rsid w:val="00CE4E0E"/>
    <w:rsid w:val="00CE4F4A"/>
    <w:rsid w:val="00CE51CF"/>
    <w:rsid w:val="00CE5241"/>
    <w:rsid w:val="00CE5339"/>
    <w:rsid w:val="00CE5415"/>
    <w:rsid w:val="00CE550B"/>
    <w:rsid w:val="00CE566D"/>
    <w:rsid w:val="00CE56A9"/>
    <w:rsid w:val="00CE56E5"/>
    <w:rsid w:val="00CE5882"/>
    <w:rsid w:val="00CE58CC"/>
    <w:rsid w:val="00CE5903"/>
    <w:rsid w:val="00CE59E1"/>
    <w:rsid w:val="00CE5AB0"/>
    <w:rsid w:val="00CE5C67"/>
    <w:rsid w:val="00CE5DBF"/>
    <w:rsid w:val="00CE5FF2"/>
    <w:rsid w:val="00CE601A"/>
    <w:rsid w:val="00CE6465"/>
    <w:rsid w:val="00CE6556"/>
    <w:rsid w:val="00CE660D"/>
    <w:rsid w:val="00CE68C5"/>
    <w:rsid w:val="00CE6A76"/>
    <w:rsid w:val="00CE6B2B"/>
    <w:rsid w:val="00CE6C20"/>
    <w:rsid w:val="00CE6C90"/>
    <w:rsid w:val="00CE6D0D"/>
    <w:rsid w:val="00CE6E6F"/>
    <w:rsid w:val="00CE6EF5"/>
    <w:rsid w:val="00CE7038"/>
    <w:rsid w:val="00CE70A3"/>
    <w:rsid w:val="00CE70C3"/>
    <w:rsid w:val="00CE72EF"/>
    <w:rsid w:val="00CE7394"/>
    <w:rsid w:val="00CE73C5"/>
    <w:rsid w:val="00CE7571"/>
    <w:rsid w:val="00CE75E6"/>
    <w:rsid w:val="00CE7969"/>
    <w:rsid w:val="00CE7A8E"/>
    <w:rsid w:val="00CE7C98"/>
    <w:rsid w:val="00CE7E51"/>
    <w:rsid w:val="00CE7E6C"/>
    <w:rsid w:val="00CF0141"/>
    <w:rsid w:val="00CF0399"/>
    <w:rsid w:val="00CF0535"/>
    <w:rsid w:val="00CF0571"/>
    <w:rsid w:val="00CF05BB"/>
    <w:rsid w:val="00CF05EA"/>
    <w:rsid w:val="00CF0670"/>
    <w:rsid w:val="00CF0733"/>
    <w:rsid w:val="00CF07A1"/>
    <w:rsid w:val="00CF099E"/>
    <w:rsid w:val="00CF0B9E"/>
    <w:rsid w:val="00CF0C24"/>
    <w:rsid w:val="00CF0E81"/>
    <w:rsid w:val="00CF10CB"/>
    <w:rsid w:val="00CF111A"/>
    <w:rsid w:val="00CF1158"/>
    <w:rsid w:val="00CF12D2"/>
    <w:rsid w:val="00CF1339"/>
    <w:rsid w:val="00CF136B"/>
    <w:rsid w:val="00CF14E5"/>
    <w:rsid w:val="00CF1684"/>
    <w:rsid w:val="00CF1735"/>
    <w:rsid w:val="00CF197D"/>
    <w:rsid w:val="00CF19A6"/>
    <w:rsid w:val="00CF1B06"/>
    <w:rsid w:val="00CF1C14"/>
    <w:rsid w:val="00CF1C9E"/>
    <w:rsid w:val="00CF1D65"/>
    <w:rsid w:val="00CF1D69"/>
    <w:rsid w:val="00CF1F52"/>
    <w:rsid w:val="00CF1F5E"/>
    <w:rsid w:val="00CF1FD8"/>
    <w:rsid w:val="00CF2009"/>
    <w:rsid w:val="00CF2111"/>
    <w:rsid w:val="00CF2188"/>
    <w:rsid w:val="00CF2554"/>
    <w:rsid w:val="00CF2640"/>
    <w:rsid w:val="00CF2772"/>
    <w:rsid w:val="00CF2784"/>
    <w:rsid w:val="00CF27DD"/>
    <w:rsid w:val="00CF29DA"/>
    <w:rsid w:val="00CF2AC1"/>
    <w:rsid w:val="00CF2DD4"/>
    <w:rsid w:val="00CF2E0A"/>
    <w:rsid w:val="00CF2E65"/>
    <w:rsid w:val="00CF2FAC"/>
    <w:rsid w:val="00CF3162"/>
    <w:rsid w:val="00CF3246"/>
    <w:rsid w:val="00CF34EA"/>
    <w:rsid w:val="00CF357B"/>
    <w:rsid w:val="00CF35B3"/>
    <w:rsid w:val="00CF3767"/>
    <w:rsid w:val="00CF37CD"/>
    <w:rsid w:val="00CF38F9"/>
    <w:rsid w:val="00CF3930"/>
    <w:rsid w:val="00CF3966"/>
    <w:rsid w:val="00CF39D1"/>
    <w:rsid w:val="00CF3BC9"/>
    <w:rsid w:val="00CF3C47"/>
    <w:rsid w:val="00CF3D55"/>
    <w:rsid w:val="00CF3D87"/>
    <w:rsid w:val="00CF3E4A"/>
    <w:rsid w:val="00CF400C"/>
    <w:rsid w:val="00CF406A"/>
    <w:rsid w:val="00CF40EC"/>
    <w:rsid w:val="00CF40F1"/>
    <w:rsid w:val="00CF4263"/>
    <w:rsid w:val="00CF42A4"/>
    <w:rsid w:val="00CF4302"/>
    <w:rsid w:val="00CF4342"/>
    <w:rsid w:val="00CF48FC"/>
    <w:rsid w:val="00CF4C65"/>
    <w:rsid w:val="00CF4D86"/>
    <w:rsid w:val="00CF4F6E"/>
    <w:rsid w:val="00CF5308"/>
    <w:rsid w:val="00CF5314"/>
    <w:rsid w:val="00CF571F"/>
    <w:rsid w:val="00CF5731"/>
    <w:rsid w:val="00CF578A"/>
    <w:rsid w:val="00CF5987"/>
    <w:rsid w:val="00CF5D0C"/>
    <w:rsid w:val="00CF5E75"/>
    <w:rsid w:val="00CF610D"/>
    <w:rsid w:val="00CF61DA"/>
    <w:rsid w:val="00CF6298"/>
    <w:rsid w:val="00CF6346"/>
    <w:rsid w:val="00CF6456"/>
    <w:rsid w:val="00CF6465"/>
    <w:rsid w:val="00CF6498"/>
    <w:rsid w:val="00CF66FE"/>
    <w:rsid w:val="00CF6719"/>
    <w:rsid w:val="00CF67A3"/>
    <w:rsid w:val="00CF67DD"/>
    <w:rsid w:val="00CF67FA"/>
    <w:rsid w:val="00CF6864"/>
    <w:rsid w:val="00CF6871"/>
    <w:rsid w:val="00CF6D07"/>
    <w:rsid w:val="00CF6FF3"/>
    <w:rsid w:val="00CF7404"/>
    <w:rsid w:val="00CF7543"/>
    <w:rsid w:val="00CF7559"/>
    <w:rsid w:val="00CF774A"/>
    <w:rsid w:val="00CF78C3"/>
    <w:rsid w:val="00CF7AE3"/>
    <w:rsid w:val="00CF7B07"/>
    <w:rsid w:val="00CF7B67"/>
    <w:rsid w:val="00CF7D31"/>
    <w:rsid w:val="00CF7FAB"/>
    <w:rsid w:val="00CFB94C"/>
    <w:rsid w:val="00D003B7"/>
    <w:rsid w:val="00D00625"/>
    <w:rsid w:val="00D008B7"/>
    <w:rsid w:val="00D00F8C"/>
    <w:rsid w:val="00D00FFA"/>
    <w:rsid w:val="00D01012"/>
    <w:rsid w:val="00D01138"/>
    <w:rsid w:val="00D013E5"/>
    <w:rsid w:val="00D01C17"/>
    <w:rsid w:val="00D01C9B"/>
    <w:rsid w:val="00D01DCD"/>
    <w:rsid w:val="00D01EB6"/>
    <w:rsid w:val="00D01EF9"/>
    <w:rsid w:val="00D020E4"/>
    <w:rsid w:val="00D024AA"/>
    <w:rsid w:val="00D026C4"/>
    <w:rsid w:val="00D026D8"/>
    <w:rsid w:val="00D02720"/>
    <w:rsid w:val="00D028B9"/>
    <w:rsid w:val="00D0293B"/>
    <w:rsid w:val="00D02B99"/>
    <w:rsid w:val="00D02BFB"/>
    <w:rsid w:val="00D02DC9"/>
    <w:rsid w:val="00D02E70"/>
    <w:rsid w:val="00D02F5E"/>
    <w:rsid w:val="00D0304F"/>
    <w:rsid w:val="00D030D9"/>
    <w:rsid w:val="00D03112"/>
    <w:rsid w:val="00D03125"/>
    <w:rsid w:val="00D0317C"/>
    <w:rsid w:val="00D031EB"/>
    <w:rsid w:val="00D031ED"/>
    <w:rsid w:val="00D03293"/>
    <w:rsid w:val="00D0345E"/>
    <w:rsid w:val="00D0366E"/>
    <w:rsid w:val="00D037CD"/>
    <w:rsid w:val="00D03B77"/>
    <w:rsid w:val="00D03CA4"/>
    <w:rsid w:val="00D03D7B"/>
    <w:rsid w:val="00D03D99"/>
    <w:rsid w:val="00D03E16"/>
    <w:rsid w:val="00D03FDC"/>
    <w:rsid w:val="00D04140"/>
    <w:rsid w:val="00D042AC"/>
    <w:rsid w:val="00D046A7"/>
    <w:rsid w:val="00D04732"/>
    <w:rsid w:val="00D04877"/>
    <w:rsid w:val="00D04A7B"/>
    <w:rsid w:val="00D04E7D"/>
    <w:rsid w:val="00D04FBA"/>
    <w:rsid w:val="00D05050"/>
    <w:rsid w:val="00D05306"/>
    <w:rsid w:val="00D0554D"/>
    <w:rsid w:val="00D056D8"/>
    <w:rsid w:val="00D056EB"/>
    <w:rsid w:val="00D057FA"/>
    <w:rsid w:val="00D05892"/>
    <w:rsid w:val="00D05897"/>
    <w:rsid w:val="00D058DC"/>
    <w:rsid w:val="00D058EB"/>
    <w:rsid w:val="00D059AD"/>
    <w:rsid w:val="00D05A5F"/>
    <w:rsid w:val="00D05A99"/>
    <w:rsid w:val="00D05B25"/>
    <w:rsid w:val="00D05B30"/>
    <w:rsid w:val="00D05DBD"/>
    <w:rsid w:val="00D05EAE"/>
    <w:rsid w:val="00D05EDD"/>
    <w:rsid w:val="00D06188"/>
    <w:rsid w:val="00D06434"/>
    <w:rsid w:val="00D064AF"/>
    <w:rsid w:val="00D066F7"/>
    <w:rsid w:val="00D069A7"/>
    <w:rsid w:val="00D06ABC"/>
    <w:rsid w:val="00D06B29"/>
    <w:rsid w:val="00D06C11"/>
    <w:rsid w:val="00D06E85"/>
    <w:rsid w:val="00D071A6"/>
    <w:rsid w:val="00D071E2"/>
    <w:rsid w:val="00D071FF"/>
    <w:rsid w:val="00D0723A"/>
    <w:rsid w:val="00D0723F"/>
    <w:rsid w:val="00D073E5"/>
    <w:rsid w:val="00D073EF"/>
    <w:rsid w:val="00D073F3"/>
    <w:rsid w:val="00D07450"/>
    <w:rsid w:val="00D075A4"/>
    <w:rsid w:val="00D07664"/>
    <w:rsid w:val="00D07789"/>
    <w:rsid w:val="00D079B2"/>
    <w:rsid w:val="00D079CF"/>
    <w:rsid w:val="00D07D89"/>
    <w:rsid w:val="00D07D9A"/>
    <w:rsid w:val="00D1008B"/>
    <w:rsid w:val="00D102CD"/>
    <w:rsid w:val="00D103E8"/>
    <w:rsid w:val="00D108C4"/>
    <w:rsid w:val="00D109A6"/>
    <w:rsid w:val="00D10BFF"/>
    <w:rsid w:val="00D10F16"/>
    <w:rsid w:val="00D10F77"/>
    <w:rsid w:val="00D1110B"/>
    <w:rsid w:val="00D11180"/>
    <w:rsid w:val="00D1136F"/>
    <w:rsid w:val="00D113A5"/>
    <w:rsid w:val="00D114B7"/>
    <w:rsid w:val="00D11513"/>
    <w:rsid w:val="00D1153E"/>
    <w:rsid w:val="00D11574"/>
    <w:rsid w:val="00D11602"/>
    <w:rsid w:val="00D11802"/>
    <w:rsid w:val="00D11A56"/>
    <w:rsid w:val="00D11A9C"/>
    <w:rsid w:val="00D11AC6"/>
    <w:rsid w:val="00D11B9B"/>
    <w:rsid w:val="00D11C3E"/>
    <w:rsid w:val="00D11DEE"/>
    <w:rsid w:val="00D1223E"/>
    <w:rsid w:val="00D123D5"/>
    <w:rsid w:val="00D124DA"/>
    <w:rsid w:val="00D125E8"/>
    <w:rsid w:val="00D1270D"/>
    <w:rsid w:val="00D127ED"/>
    <w:rsid w:val="00D128A8"/>
    <w:rsid w:val="00D1290B"/>
    <w:rsid w:val="00D1295D"/>
    <w:rsid w:val="00D1297A"/>
    <w:rsid w:val="00D1298A"/>
    <w:rsid w:val="00D12A52"/>
    <w:rsid w:val="00D12D6D"/>
    <w:rsid w:val="00D12DC8"/>
    <w:rsid w:val="00D12E65"/>
    <w:rsid w:val="00D12E7C"/>
    <w:rsid w:val="00D13029"/>
    <w:rsid w:val="00D132C9"/>
    <w:rsid w:val="00D13350"/>
    <w:rsid w:val="00D135CF"/>
    <w:rsid w:val="00D135F5"/>
    <w:rsid w:val="00D136BD"/>
    <w:rsid w:val="00D136D8"/>
    <w:rsid w:val="00D1372B"/>
    <w:rsid w:val="00D13822"/>
    <w:rsid w:val="00D13851"/>
    <w:rsid w:val="00D1387F"/>
    <w:rsid w:val="00D139ED"/>
    <w:rsid w:val="00D13A53"/>
    <w:rsid w:val="00D13AF3"/>
    <w:rsid w:val="00D13C40"/>
    <w:rsid w:val="00D13DC8"/>
    <w:rsid w:val="00D13E4A"/>
    <w:rsid w:val="00D13EA8"/>
    <w:rsid w:val="00D13EEC"/>
    <w:rsid w:val="00D13F3F"/>
    <w:rsid w:val="00D13F95"/>
    <w:rsid w:val="00D140F8"/>
    <w:rsid w:val="00D14103"/>
    <w:rsid w:val="00D14115"/>
    <w:rsid w:val="00D14375"/>
    <w:rsid w:val="00D143D7"/>
    <w:rsid w:val="00D1440F"/>
    <w:rsid w:val="00D14533"/>
    <w:rsid w:val="00D146F2"/>
    <w:rsid w:val="00D1481B"/>
    <w:rsid w:val="00D14859"/>
    <w:rsid w:val="00D14AD9"/>
    <w:rsid w:val="00D14BA1"/>
    <w:rsid w:val="00D14BFF"/>
    <w:rsid w:val="00D14C04"/>
    <w:rsid w:val="00D14C40"/>
    <w:rsid w:val="00D14CE3"/>
    <w:rsid w:val="00D14D98"/>
    <w:rsid w:val="00D14E52"/>
    <w:rsid w:val="00D14F91"/>
    <w:rsid w:val="00D15312"/>
    <w:rsid w:val="00D1537C"/>
    <w:rsid w:val="00D154FB"/>
    <w:rsid w:val="00D156D3"/>
    <w:rsid w:val="00D15701"/>
    <w:rsid w:val="00D1573A"/>
    <w:rsid w:val="00D1588D"/>
    <w:rsid w:val="00D15941"/>
    <w:rsid w:val="00D159EB"/>
    <w:rsid w:val="00D159F4"/>
    <w:rsid w:val="00D15A90"/>
    <w:rsid w:val="00D15D60"/>
    <w:rsid w:val="00D15D83"/>
    <w:rsid w:val="00D15E88"/>
    <w:rsid w:val="00D16041"/>
    <w:rsid w:val="00D161DF"/>
    <w:rsid w:val="00D16220"/>
    <w:rsid w:val="00D1626D"/>
    <w:rsid w:val="00D1634D"/>
    <w:rsid w:val="00D16581"/>
    <w:rsid w:val="00D16606"/>
    <w:rsid w:val="00D16689"/>
    <w:rsid w:val="00D166D5"/>
    <w:rsid w:val="00D16768"/>
    <w:rsid w:val="00D1687C"/>
    <w:rsid w:val="00D1688E"/>
    <w:rsid w:val="00D168A5"/>
    <w:rsid w:val="00D168DC"/>
    <w:rsid w:val="00D16AE4"/>
    <w:rsid w:val="00D16DFC"/>
    <w:rsid w:val="00D16F49"/>
    <w:rsid w:val="00D16FC7"/>
    <w:rsid w:val="00D1727E"/>
    <w:rsid w:val="00D172E6"/>
    <w:rsid w:val="00D1764F"/>
    <w:rsid w:val="00D176F4"/>
    <w:rsid w:val="00D17B83"/>
    <w:rsid w:val="00D17BE0"/>
    <w:rsid w:val="00D17D30"/>
    <w:rsid w:val="00D2014F"/>
    <w:rsid w:val="00D201B7"/>
    <w:rsid w:val="00D20387"/>
    <w:rsid w:val="00D2057D"/>
    <w:rsid w:val="00D2082B"/>
    <w:rsid w:val="00D20A7B"/>
    <w:rsid w:val="00D20B5F"/>
    <w:rsid w:val="00D20B96"/>
    <w:rsid w:val="00D20EE2"/>
    <w:rsid w:val="00D20F6D"/>
    <w:rsid w:val="00D21055"/>
    <w:rsid w:val="00D21093"/>
    <w:rsid w:val="00D2110C"/>
    <w:rsid w:val="00D2118E"/>
    <w:rsid w:val="00D211B9"/>
    <w:rsid w:val="00D211E4"/>
    <w:rsid w:val="00D21255"/>
    <w:rsid w:val="00D21329"/>
    <w:rsid w:val="00D213AB"/>
    <w:rsid w:val="00D216C2"/>
    <w:rsid w:val="00D21862"/>
    <w:rsid w:val="00D21873"/>
    <w:rsid w:val="00D2191C"/>
    <w:rsid w:val="00D21A35"/>
    <w:rsid w:val="00D21D2B"/>
    <w:rsid w:val="00D21E74"/>
    <w:rsid w:val="00D21F02"/>
    <w:rsid w:val="00D21F5C"/>
    <w:rsid w:val="00D22002"/>
    <w:rsid w:val="00D222BB"/>
    <w:rsid w:val="00D22516"/>
    <w:rsid w:val="00D225CE"/>
    <w:rsid w:val="00D22B2E"/>
    <w:rsid w:val="00D22BC4"/>
    <w:rsid w:val="00D22E20"/>
    <w:rsid w:val="00D232BE"/>
    <w:rsid w:val="00D232ED"/>
    <w:rsid w:val="00D2339F"/>
    <w:rsid w:val="00D23419"/>
    <w:rsid w:val="00D23494"/>
    <w:rsid w:val="00D236C8"/>
    <w:rsid w:val="00D23725"/>
    <w:rsid w:val="00D238BF"/>
    <w:rsid w:val="00D23A37"/>
    <w:rsid w:val="00D23DF4"/>
    <w:rsid w:val="00D23EC0"/>
    <w:rsid w:val="00D23F5E"/>
    <w:rsid w:val="00D23FFB"/>
    <w:rsid w:val="00D24112"/>
    <w:rsid w:val="00D24144"/>
    <w:rsid w:val="00D241B1"/>
    <w:rsid w:val="00D241C0"/>
    <w:rsid w:val="00D2446C"/>
    <w:rsid w:val="00D245B4"/>
    <w:rsid w:val="00D24A74"/>
    <w:rsid w:val="00D24C61"/>
    <w:rsid w:val="00D24E70"/>
    <w:rsid w:val="00D24F7B"/>
    <w:rsid w:val="00D24F80"/>
    <w:rsid w:val="00D24FC9"/>
    <w:rsid w:val="00D2514D"/>
    <w:rsid w:val="00D2515C"/>
    <w:rsid w:val="00D2554A"/>
    <w:rsid w:val="00D25586"/>
    <w:rsid w:val="00D25695"/>
    <w:rsid w:val="00D25ADF"/>
    <w:rsid w:val="00D25C4C"/>
    <w:rsid w:val="00D25F13"/>
    <w:rsid w:val="00D25F7C"/>
    <w:rsid w:val="00D25FFD"/>
    <w:rsid w:val="00D26112"/>
    <w:rsid w:val="00D26134"/>
    <w:rsid w:val="00D261B9"/>
    <w:rsid w:val="00D26426"/>
    <w:rsid w:val="00D26546"/>
    <w:rsid w:val="00D268DA"/>
    <w:rsid w:val="00D269AF"/>
    <w:rsid w:val="00D26C65"/>
    <w:rsid w:val="00D26DB3"/>
    <w:rsid w:val="00D26E76"/>
    <w:rsid w:val="00D2703D"/>
    <w:rsid w:val="00D271C7"/>
    <w:rsid w:val="00D2723B"/>
    <w:rsid w:val="00D27571"/>
    <w:rsid w:val="00D2757A"/>
    <w:rsid w:val="00D2758D"/>
    <w:rsid w:val="00D27591"/>
    <w:rsid w:val="00D27631"/>
    <w:rsid w:val="00D27B9D"/>
    <w:rsid w:val="00D27CB5"/>
    <w:rsid w:val="00D30232"/>
    <w:rsid w:val="00D30241"/>
    <w:rsid w:val="00D3033C"/>
    <w:rsid w:val="00D3036B"/>
    <w:rsid w:val="00D30454"/>
    <w:rsid w:val="00D304E2"/>
    <w:rsid w:val="00D30928"/>
    <w:rsid w:val="00D30C18"/>
    <w:rsid w:val="00D30C5D"/>
    <w:rsid w:val="00D30D2D"/>
    <w:rsid w:val="00D30F71"/>
    <w:rsid w:val="00D30FE7"/>
    <w:rsid w:val="00D310B3"/>
    <w:rsid w:val="00D31111"/>
    <w:rsid w:val="00D31369"/>
    <w:rsid w:val="00D313FD"/>
    <w:rsid w:val="00D315BE"/>
    <w:rsid w:val="00D3161E"/>
    <w:rsid w:val="00D31768"/>
    <w:rsid w:val="00D31791"/>
    <w:rsid w:val="00D318E0"/>
    <w:rsid w:val="00D319DB"/>
    <w:rsid w:val="00D31AD6"/>
    <w:rsid w:val="00D31C78"/>
    <w:rsid w:val="00D31D82"/>
    <w:rsid w:val="00D31E4D"/>
    <w:rsid w:val="00D3239A"/>
    <w:rsid w:val="00D323D4"/>
    <w:rsid w:val="00D326BE"/>
    <w:rsid w:val="00D326E9"/>
    <w:rsid w:val="00D327BD"/>
    <w:rsid w:val="00D328EC"/>
    <w:rsid w:val="00D3299B"/>
    <w:rsid w:val="00D32B70"/>
    <w:rsid w:val="00D32C7A"/>
    <w:rsid w:val="00D32EE5"/>
    <w:rsid w:val="00D32F75"/>
    <w:rsid w:val="00D33041"/>
    <w:rsid w:val="00D330DB"/>
    <w:rsid w:val="00D3314A"/>
    <w:rsid w:val="00D331AA"/>
    <w:rsid w:val="00D331F6"/>
    <w:rsid w:val="00D332CA"/>
    <w:rsid w:val="00D3344D"/>
    <w:rsid w:val="00D33500"/>
    <w:rsid w:val="00D3357C"/>
    <w:rsid w:val="00D336DA"/>
    <w:rsid w:val="00D3371E"/>
    <w:rsid w:val="00D33768"/>
    <w:rsid w:val="00D3376A"/>
    <w:rsid w:val="00D33881"/>
    <w:rsid w:val="00D3391B"/>
    <w:rsid w:val="00D33970"/>
    <w:rsid w:val="00D33B54"/>
    <w:rsid w:val="00D33BEA"/>
    <w:rsid w:val="00D33C29"/>
    <w:rsid w:val="00D33D01"/>
    <w:rsid w:val="00D33EE9"/>
    <w:rsid w:val="00D342AF"/>
    <w:rsid w:val="00D342B4"/>
    <w:rsid w:val="00D343FC"/>
    <w:rsid w:val="00D346AC"/>
    <w:rsid w:val="00D348E7"/>
    <w:rsid w:val="00D34987"/>
    <w:rsid w:val="00D34CBC"/>
    <w:rsid w:val="00D34E20"/>
    <w:rsid w:val="00D34E8A"/>
    <w:rsid w:val="00D34EA4"/>
    <w:rsid w:val="00D34F98"/>
    <w:rsid w:val="00D34FF1"/>
    <w:rsid w:val="00D350E6"/>
    <w:rsid w:val="00D35189"/>
    <w:rsid w:val="00D35274"/>
    <w:rsid w:val="00D353EF"/>
    <w:rsid w:val="00D35418"/>
    <w:rsid w:val="00D35757"/>
    <w:rsid w:val="00D35807"/>
    <w:rsid w:val="00D3592F"/>
    <w:rsid w:val="00D35A5C"/>
    <w:rsid w:val="00D35BB6"/>
    <w:rsid w:val="00D35BFE"/>
    <w:rsid w:val="00D36045"/>
    <w:rsid w:val="00D3608A"/>
    <w:rsid w:val="00D360F1"/>
    <w:rsid w:val="00D360F4"/>
    <w:rsid w:val="00D36196"/>
    <w:rsid w:val="00D36313"/>
    <w:rsid w:val="00D36562"/>
    <w:rsid w:val="00D3668A"/>
    <w:rsid w:val="00D367DD"/>
    <w:rsid w:val="00D36818"/>
    <w:rsid w:val="00D368DA"/>
    <w:rsid w:val="00D36A14"/>
    <w:rsid w:val="00D36B67"/>
    <w:rsid w:val="00D36B7D"/>
    <w:rsid w:val="00D36C29"/>
    <w:rsid w:val="00D36C6C"/>
    <w:rsid w:val="00D36D57"/>
    <w:rsid w:val="00D36DF7"/>
    <w:rsid w:val="00D36E7E"/>
    <w:rsid w:val="00D36EC3"/>
    <w:rsid w:val="00D37280"/>
    <w:rsid w:val="00D377F2"/>
    <w:rsid w:val="00D37939"/>
    <w:rsid w:val="00D379F1"/>
    <w:rsid w:val="00D37A61"/>
    <w:rsid w:val="00D37AA4"/>
    <w:rsid w:val="00D37BA0"/>
    <w:rsid w:val="00D37D21"/>
    <w:rsid w:val="00D37E09"/>
    <w:rsid w:val="00D37E9D"/>
    <w:rsid w:val="00D4023C"/>
    <w:rsid w:val="00D4034D"/>
    <w:rsid w:val="00D40588"/>
    <w:rsid w:val="00D40770"/>
    <w:rsid w:val="00D40803"/>
    <w:rsid w:val="00D40BF6"/>
    <w:rsid w:val="00D40C3B"/>
    <w:rsid w:val="00D40D2F"/>
    <w:rsid w:val="00D40F8A"/>
    <w:rsid w:val="00D40FB7"/>
    <w:rsid w:val="00D4110A"/>
    <w:rsid w:val="00D411FA"/>
    <w:rsid w:val="00D413A4"/>
    <w:rsid w:val="00D4162A"/>
    <w:rsid w:val="00D416F2"/>
    <w:rsid w:val="00D41785"/>
    <w:rsid w:val="00D41AF6"/>
    <w:rsid w:val="00D41B43"/>
    <w:rsid w:val="00D41B8C"/>
    <w:rsid w:val="00D41C84"/>
    <w:rsid w:val="00D41E64"/>
    <w:rsid w:val="00D41EE8"/>
    <w:rsid w:val="00D41F47"/>
    <w:rsid w:val="00D42003"/>
    <w:rsid w:val="00D42071"/>
    <w:rsid w:val="00D42171"/>
    <w:rsid w:val="00D42611"/>
    <w:rsid w:val="00D42668"/>
    <w:rsid w:val="00D42AC6"/>
    <w:rsid w:val="00D42CB2"/>
    <w:rsid w:val="00D42DB8"/>
    <w:rsid w:val="00D42DD5"/>
    <w:rsid w:val="00D42F69"/>
    <w:rsid w:val="00D430ED"/>
    <w:rsid w:val="00D43147"/>
    <w:rsid w:val="00D4317D"/>
    <w:rsid w:val="00D43233"/>
    <w:rsid w:val="00D433A4"/>
    <w:rsid w:val="00D433F7"/>
    <w:rsid w:val="00D4344C"/>
    <w:rsid w:val="00D435A2"/>
    <w:rsid w:val="00D435C0"/>
    <w:rsid w:val="00D436DC"/>
    <w:rsid w:val="00D4391B"/>
    <w:rsid w:val="00D43C12"/>
    <w:rsid w:val="00D43C8E"/>
    <w:rsid w:val="00D43CBC"/>
    <w:rsid w:val="00D43D1D"/>
    <w:rsid w:val="00D43DA6"/>
    <w:rsid w:val="00D43FDF"/>
    <w:rsid w:val="00D44309"/>
    <w:rsid w:val="00D44451"/>
    <w:rsid w:val="00D44468"/>
    <w:rsid w:val="00D44572"/>
    <w:rsid w:val="00D446FE"/>
    <w:rsid w:val="00D4495F"/>
    <w:rsid w:val="00D44B81"/>
    <w:rsid w:val="00D44C33"/>
    <w:rsid w:val="00D44D9C"/>
    <w:rsid w:val="00D44EB5"/>
    <w:rsid w:val="00D44F83"/>
    <w:rsid w:val="00D44FFE"/>
    <w:rsid w:val="00D45106"/>
    <w:rsid w:val="00D4520C"/>
    <w:rsid w:val="00D45240"/>
    <w:rsid w:val="00D45285"/>
    <w:rsid w:val="00D454FD"/>
    <w:rsid w:val="00D45536"/>
    <w:rsid w:val="00D4572B"/>
    <w:rsid w:val="00D457FB"/>
    <w:rsid w:val="00D458D4"/>
    <w:rsid w:val="00D459FF"/>
    <w:rsid w:val="00D45A37"/>
    <w:rsid w:val="00D45BA3"/>
    <w:rsid w:val="00D45F59"/>
    <w:rsid w:val="00D45F86"/>
    <w:rsid w:val="00D460F7"/>
    <w:rsid w:val="00D4610D"/>
    <w:rsid w:val="00D46403"/>
    <w:rsid w:val="00D46449"/>
    <w:rsid w:val="00D46559"/>
    <w:rsid w:val="00D465C8"/>
    <w:rsid w:val="00D468BB"/>
    <w:rsid w:val="00D469A2"/>
    <w:rsid w:val="00D46A08"/>
    <w:rsid w:val="00D46BF3"/>
    <w:rsid w:val="00D46E1B"/>
    <w:rsid w:val="00D470F2"/>
    <w:rsid w:val="00D4713E"/>
    <w:rsid w:val="00D4719D"/>
    <w:rsid w:val="00D471D8"/>
    <w:rsid w:val="00D4721A"/>
    <w:rsid w:val="00D473FB"/>
    <w:rsid w:val="00D4757C"/>
    <w:rsid w:val="00D4775B"/>
    <w:rsid w:val="00D47880"/>
    <w:rsid w:val="00D47895"/>
    <w:rsid w:val="00D4794B"/>
    <w:rsid w:val="00D47B66"/>
    <w:rsid w:val="00D47EC5"/>
    <w:rsid w:val="00D47F71"/>
    <w:rsid w:val="00D500D3"/>
    <w:rsid w:val="00D5018C"/>
    <w:rsid w:val="00D502CB"/>
    <w:rsid w:val="00D50337"/>
    <w:rsid w:val="00D50344"/>
    <w:rsid w:val="00D50455"/>
    <w:rsid w:val="00D504BF"/>
    <w:rsid w:val="00D5054D"/>
    <w:rsid w:val="00D5079E"/>
    <w:rsid w:val="00D507E1"/>
    <w:rsid w:val="00D5080F"/>
    <w:rsid w:val="00D50CA5"/>
    <w:rsid w:val="00D50EB2"/>
    <w:rsid w:val="00D50EDD"/>
    <w:rsid w:val="00D50F87"/>
    <w:rsid w:val="00D50FF6"/>
    <w:rsid w:val="00D511CE"/>
    <w:rsid w:val="00D51271"/>
    <w:rsid w:val="00D5130B"/>
    <w:rsid w:val="00D513A4"/>
    <w:rsid w:val="00D5142B"/>
    <w:rsid w:val="00D514E4"/>
    <w:rsid w:val="00D5171A"/>
    <w:rsid w:val="00D517F2"/>
    <w:rsid w:val="00D5187C"/>
    <w:rsid w:val="00D51897"/>
    <w:rsid w:val="00D518D4"/>
    <w:rsid w:val="00D51C5B"/>
    <w:rsid w:val="00D51D55"/>
    <w:rsid w:val="00D51DF7"/>
    <w:rsid w:val="00D51E81"/>
    <w:rsid w:val="00D51EAF"/>
    <w:rsid w:val="00D52190"/>
    <w:rsid w:val="00D52265"/>
    <w:rsid w:val="00D522A5"/>
    <w:rsid w:val="00D52307"/>
    <w:rsid w:val="00D523E6"/>
    <w:rsid w:val="00D52473"/>
    <w:rsid w:val="00D525B6"/>
    <w:rsid w:val="00D525C0"/>
    <w:rsid w:val="00D5266A"/>
    <w:rsid w:val="00D52769"/>
    <w:rsid w:val="00D52B51"/>
    <w:rsid w:val="00D52BAB"/>
    <w:rsid w:val="00D52D05"/>
    <w:rsid w:val="00D52E04"/>
    <w:rsid w:val="00D52E10"/>
    <w:rsid w:val="00D530FC"/>
    <w:rsid w:val="00D532F7"/>
    <w:rsid w:val="00D53484"/>
    <w:rsid w:val="00D536FD"/>
    <w:rsid w:val="00D53A7D"/>
    <w:rsid w:val="00D53BDA"/>
    <w:rsid w:val="00D53D0A"/>
    <w:rsid w:val="00D53E12"/>
    <w:rsid w:val="00D53FBC"/>
    <w:rsid w:val="00D54035"/>
    <w:rsid w:val="00D5419C"/>
    <w:rsid w:val="00D54213"/>
    <w:rsid w:val="00D542E0"/>
    <w:rsid w:val="00D543FB"/>
    <w:rsid w:val="00D544C5"/>
    <w:rsid w:val="00D54631"/>
    <w:rsid w:val="00D54671"/>
    <w:rsid w:val="00D54752"/>
    <w:rsid w:val="00D5482F"/>
    <w:rsid w:val="00D548AF"/>
    <w:rsid w:val="00D5498F"/>
    <w:rsid w:val="00D54A27"/>
    <w:rsid w:val="00D54AA1"/>
    <w:rsid w:val="00D54AF4"/>
    <w:rsid w:val="00D54B25"/>
    <w:rsid w:val="00D54B7E"/>
    <w:rsid w:val="00D54BF9"/>
    <w:rsid w:val="00D54C96"/>
    <w:rsid w:val="00D54DFC"/>
    <w:rsid w:val="00D55107"/>
    <w:rsid w:val="00D55160"/>
    <w:rsid w:val="00D55262"/>
    <w:rsid w:val="00D55415"/>
    <w:rsid w:val="00D55555"/>
    <w:rsid w:val="00D5558C"/>
    <w:rsid w:val="00D55598"/>
    <w:rsid w:val="00D55613"/>
    <w:rsid w:val="00D559DB"/>
    <w:rsid w:val="00D55A1E"/>
    <w:rsid w:val="00D55A75"/>
    <w:rsid w:val="00D55B1F"/>
    <w:rsid w:val="00D55CFB"/>
    <w:rsid w:val="00D55E26"/>
    <w:rsid w:val="00D55F19"/>
    <w:rsid w:val="00D55FCB"/>
    <w:rsid w:val="00D56092"/>
    <w:rsid w:val="00D560F7"/>
    <w:rsid w:val="00D56244"/>
    <w:rsid w:val="00D564E2"/>
    <w:rsid w:val="00D56717"/>
    <w:rsid w:val="00D5685C"/>
    <w:rsid w:val="00D568F1"/>
    <w:rsid w:val="00D569CD"/>
    <w:rsid w:val="00D56A06"/>
    <w:rsid w:val="00D56A67"/>
    <w:rsid w:val="00D56B39"/>
    <w:rsid w:val="00D56F93"/>
    <w:rsid w:val="00D56F9B"/>
    <w:rsid w:val="00D5709A"/>
    <w:rsid w:val="00D571C2"/>
    <w:rsid w:val="00D5737A"/>
    <w:rsid w:val="00D57385"/>
    <w:rsid w:val="00D574D0"/>
    <w:rsid w:val="00D578A3"/>
    <w:rsid w:val="00D5797D"/>
    <w:rsid w:val="00D579C0"/>
    <w:rsid w:val="00D57A4A"/>
    <w:rsid w:val="00D57C4E"/>
    <w:rsid w:val="00D57CE1"/>
    <w:rsid w:val="00D57D23"/>
    <w:rsid w:val="00D57DDC"/>
    <w:rsid w:val="00D60060"/>
    <w:rsid w:val="00D601D7"/>
    <w:rsid w:val="00D602EA"/>
    <w:rsid w:val="00D60341"/>
    <w:rsid w:val="00D6049B"/>
    <w:rsid w:val="00D60555"/>
    <w:rsid w:val="00D608A6"/>
    <w:rsid w:val="00D60A03"/>
    <w:rsid w:val="00D60B1A"/>
    <w:rsid w:val="00D60D62"/>
    <w:rsid w:val="00D60D76"/>
    <w:rsid w:val="00D610AC"/>
    <w:rsid w:val="00D61557"/>
    <w:rsid w:val="00D619F9"/>
    <w:rsid w:val="00D61A6E"/>
    <w:rsid w:val="00D61CE9"/>
    <w:rsid w:val="00D61CF5"/>
    <w:rsid w:val="00D61D4B"/>
    <w:rsid w:val="00D61E03"/>
    <w:rsid w:val="00D61E6F"/>
    <w:rsid w:val="00D61F89"/>
    <w:rsid w:val="00D62059"/>
    <w:rsid w:val="00D620E9"/>
    <w:rsid w:val="00D621B9"/>
    <w:rsid w:val="00D6222B"/>
    <w:rsid w:val="00D62367"/>
    <w:rsid w:val="00D623A3"/>
    <w:rsid w:val="00D62424"/>
    <w:rsid w:val="00D624F2"/>
    <w:rsid w:val="00D62581"/>
    <w:rsid w:val="00D626AA"/>
    <w:rsid w:val="00D6273E"/>
    <w:rsid w:val="00D627BB"/>
    <w:rsid w:val="00D627E4"/>
    <w:rsid w:val="00D628CB"/>
    <w:rsid w:val="00D628D8"/>
    <w:rsid w:val="00D6291B"/>
    <w:rsid w:val="00D62A10"/>
    <w:rsid w:val="00D62AD6"/>
    <w:rsid w:val="00D62B1F"/>
    <w:rsid w:val="00D62B37"/>
    <w:rsid w:val="00D62B79"/>
    <w:rsid w:val="00D62CAA"/>
    <w:rsid w:val="00D630B9"/>
    <w:rsid w:val="00D63130"/>
    <w:rsid w:val="00D63237"/>
    <w:rsid w:val="00D632C2"/>
    <w:rsid w:val="00D63321"/>
    <w:rsid w:val="00D63333"/>
    <w:rsid w:val="00D633AB"/>
    <w:rsid w:val="00D633CA"/>
    <w:rsid w:val="00D6350A"/>
    <w:rsid w:val="00D63597"/>
    <w:rsid w:val="00D63670"/>
    <w:rsid w:val="00D6369B"/>
    <w:rsid w:val="00D6384D"/>
    <w:rsid w:val="00D6386E"/>
    <w:rsid w:val="00D638EE"/>
    <w:rsid w:val="00D6396D"/>
    <w:rsid w:val="00D63A90"/>
    <w:rsid w:val="00D63B52"/>
    <w:rsid w:val="00D63B5E"/>
    <w:rsid w:val="00D63E09"/>
    <w:rsid w:val="00D63FCF"/>
    <w:rsid w:val="00D6440D"/>
    <w:rsid w:val="00D6453C"/>
    <w:rsid w:val="00D6453E"/>
    <w:rsid w:val="00D645BA"/>
    <w:rsid w:val="00D64700"/>
    <w:rsid w:val="00D6499C"/>
    <w:rsid w:val="00D64A90"/>
    <w:rsid w:val="00D64B81"/>
    <w:rsid w:val="00D64DC1"/>
    <w:rsid w:val="00D64EF5"/>
    <w:rsid w:val="00D6521C"/>
    <w:rsid w:val="00D652A1"/>
    <w:rsid w:val="00D655ED"/>
    <w:rsid w:val="00D656C8"/>
    <w:rsid w:val="00D65768"/>
    <w:rsid w:val="00D65877"/>
    <w:rsid w:val="00D6599F"/>
    <w:rsid w:val="00D65A7D"/>
    <w:rsid w:val="00D65B5B"/>
    <w:rsid w:val="00D65D21"/>
    <w:rsid w:val="00D65DDB"/>
    <w:rsid w:val="00D65F88"/>
    <w:rsid w:val="00D661B4"/>
    <w:rsid w:val="00D66224"/>
    <w:rsid w:val="00D667A9"/>
    <w:rsid w:val="00D668D8"/>
    <w:rsid w:val="00D66A6B"/>
    <w:rsid w:val="00D66ACF"/>
    <w:rsid w:val="00D66AF4"/>
    <w:rsid w:val="00D66CB1"/>
    <w:rsid w:val="00D66CBC"/>
    <w:rsid w:val="00D66EA2"/>
    <w:rsid w:val="00D66FE1"/>
    <w:rsid w:val="00D670B8"/>
    <w:rsid w:val="00D67179"/>
    <w:rsid w:val="00D671C6"/>
    <w:rsid w:val="00D6752E"/>
    <w:rsid w:val="00D6761F"/>
    <w:rsid w:val="00D6772E"/>
    <w:rsid w:val="00D677FE"/>
    <w:rsid w:val="00D678A2"/>
    <w:rsid w:val="00D67900"/>
    <w:rsid w:val="00D67A84"/>
    <w:rsid w:val="00D67CD9"/>
    <w:rsid w:val="00D67EF8"/>
    <w:rsid w:val="00D70177"/>
    <w:rsid w:val="00D7044F"/>
    <w:rsid w:val="00D70614"/>
    <w:rsid w:val="00D70770"/>
    <w:rsid w:val="00D707D9"/>
    <w:rsid w:val="00D70A04"/>
    <w:rsid w:val="00D70A17"/>
    <w:rsid w:val="00D70CC3"/>
    <w:rsid w:val="00D70CF8"/>
    <w:rsid w:val="00D710E1"/>
    <w:rsid w:val="00D713A8"/>
    <w:rsid w:val="00D71468"/>
    <w:rsid w:val="00D7147A"/>
    <w:rsid w:val="00D714B5"/>
    <w:rsid w:val="00D7174D"/>
    <w:rsid w:val="00D717B5"/>
    <w:rsid w:val="00D717CB"/>
    <w:rsid w:val="00D7192D"/>
    <w:rsid w:val="00D71A6D"/>
    <w:rsid w:val="00D71BD2"/>
    <w:rsid w:val="00D72093"/>
    <w:rsid w:val="00D7218E"/>
    <w:rsid w:val="00D72297"/>
    <w:rsid w:val="00D72469"/>
    <w:rsid w:val="00D72719"/>
    <w:rsid w:val="00D72786"/>
    <w:rsid w:val="00D7282D"/>
    <w:rsid w:val="00D7290C"/>
    <w:rsid w:val="00D72B3F"/>
    <w:rsid w:val="00D72B6C"/>
    <w:rsid w:val="00D72CC8"/>
    <w:rsid w:val="00D72D26"/>
    <w:rsid w:val="00D72D90"/>
    <w:rsid w:val="00D72F25"/>
    <w:rsid w:val="00D73134"/>
    <w:rsid w:val="00D73193"/>
    <w:rsid w:val="00D736FB"/>
    <w:rsid w:val="00D7398D"/>
    <w:rsid w:val="00D7399D"/>
    <w:rsid w:val="00D73A1E"/>
    <w:rsid w:val="00D73C53"/>
    <w:rsid w:val="00D73F05"/>
    <w:rsid w:val="00D74036"/>
    <w:rsid w:val="00D74250"/>
    <w:rsid w:val="00D742C3"/>
    <w:rsid w:val="00D743C9"/>
    <w:rsid w:val="00D744C7"/>
    <w:rsid w:val="00D7452C"/>
    <w:rsid w:val="00D74585"/>
    <w:rsid w:val="00D74687"/>
    <w:rsid w:val="00D74716"/>
    <w:rsid w:val="00D748F1"/>
    <w:rsid w:val="00D749B5"/>
    <w:rsid w:val="00D749F3"/>
    <w:rsid w:val="00D74B85"/>
    <w:rsid w:val="00D74C34"/>
    <w:rsid w:val="00D74C78"/>
    <w:rsid w:val="00D75008"/>
    <w:rsid w:val="00D751B7"/>
    <w:rsid w:val="00D751CD"/>
    <w:rsid w:val="00D7524F"/>
    <w:rsid w:val="00D7525C"/>
    <w:rsid w:val="00D75374"/>
    <w:rsid w:val="00D75394"/>
    <w:rsid w:val="00D754F6"/>
    <w:rsid w:val="00D756F1"/>
    <w:rsid w:val="00D75807"/>
    <w:rsid w:val="00D75822"/>
    <w:rsid w:val="00D75873"/>
    <w:rsid w:val="00D75901"/>
    <w:rsid w:val="00D75942"/>
    <w:rsid w:val="00D7598A"/>
    <w:rsid w:val="00D759BF"/>
    <w:rsid w:val="00D759E7"/>
    <w:rsid w:val="00D75AE6"/>
    <w:rsid w:val="00D75B87"/>
    <w:rsid w:val="00D75F35"/>
    <w:rsid w:val="00D75F6F"/>
    <w:rsid w:val="00D75FF7"/>
    <w:rsid w:val="00D76059"/>
    <w:rsid w:val="00D762A4"/>
    <w:rsid w:val="00D762AD"/>
    <w:rsid w:val="00D762BE"/>
    <w:rsid w:val="00D76429"/>
    <w:rsid w:val="00D7652B"/>
    <w:rsid w:val="00D7672A"/>
    <w:rsid w:val="00D7675C"/>
    <w:rsid w:val="00D7680C"/>
    <w:rsid w:val="00D768CF"/>
    <w:rsid w:val="00D76D32"/>
    <w:rsid w:val="00D76F37"/>
    <w:rsid w:val="00D76FBB"/>
    <w:rsid w:val="00D77038"/>
    <w:rsid w:val="00D77286"/>
    <w:rsid w:val="00D7743E"/>
    <w:rsid w:val="00D7756B"/>
    <w:rsid w:val="00D77799"/>
    <w:rsid w:val="00D7795B"/>
    <w:rsid w:val="00D779F5"/>
    <w:rsid w:val="00D77A03"/>
    <w:rsid w:val="00D77A0B"/>
    <w:rsid w:val="00D77C3E"/>
    <w:rsid w:val="00D77DAC"/>
    <w:rsid w:val="00D77DF3"/>
    <w:rsid w:val="00D77F30"/>
    <w:rsid w:val="00D77FE3"/>
    <w:rsid w:val="00D802BB"/>
    <w:rsid w:val="00D80578"/>
    <w:rsid w:val="00D809CC"/>
    <w:rsid w:val="00D80C96"/>
    <w:rsid w:val="00D80CB0"/>
    <w:rsid w:val="00D80CCE"/>
    <w:rsid w:val="00D80D33"/>
    <w:rsid w:val="00D80EDE"/>
    <w:rsid w:val="00D812DD"/>
    <w:rsid w:val="00D812EB"/>
    <w:rsid w:val="00D81393"/>
    <w:rsid w:val="00D813E4"/>
    <w:rsid w:val="00D81607"/>
    <w:rsid w:val="00D81727"/>
    <w:rsid w:val="00D817A4"/>
    <w:rsid w:val="00D81873"/>
    <w:rsid w:val="00D81877"/>
    <w:rsid w:val="00D81911"/>
    <w:rsid w:val="00D81BD4"/>
    <w:rsid w:val="00D81CC7"/>
    <w:rsid w:val="00D81DB0"/>
    <w:rsid w:val="00D81E6B"/>
    <w:rsid w:val="00D81FB1"/>
    <w:rsid w:val="00D82100"/>
    <w:rsid w:val="00D82108"/>
    <w:rsid w:val="00D8227D"/>
    <w:rsid w:val="00D823CF"/>
    <w:rsid w:val="00D82432"/>
    <w:rsid w:val="00D826DE"/>
    <w:rsid w:val="00D827E0"/>
    <w:rsid w:val="00D828A0"/>
    <w:rsid w:val="00D82C38"/>
    <w:rsid w:val="00D82CBC"/>
    <w:rsid w:val="00D82D11"/>
    <w:rsid w:val="00D82F44"/>
    <w:rsid w:val="00D83270"/>
    <w:rsid w:val="00D8331E"/>
    <w:rsid w:val="00D83408"/>
    <w:rsid w:val="00D83637"/>
    <w:rsid w:val="00D83651"/>
    <w:rsid w:val="00D83659"/>
    <w:rsid w:val="00D83691"/>
    <w:rsid w:val="00D836B3"/>
    <w:rsid w:val="00D83D26"/>
    <w:rsid w:val="00D83DC0"/>
    <w:rsid w:val="00D83EC3"/>
    <w:rsid w:val="00D83F42"/>
    <w:rsid w:val="00D83FC9"/>
    <w:rsid w:val="00D842C7"/>
    <w:rsid w:val="00D84343"/>
    <w:rsid w:val="00D845ED"/>
    <w:rsid w:val="00D84E7B"/>
    <w:rsid w:val="00D8507C"/>
    <w:rsid w:val="00D85231"/>
    <w:rsid w:val="00D8530E"/>
    <w:rsid w:val="00D854D4"/>
    <w:rsid w:val="00D8573F"/>
    <w:rsid w:val="00D858C1"/>
    <w:rsid w:val="00D85965"/>
    <w:rsid w:val="00D859B0"/>
    <w:rsid w:val="00D85A33"/>
    <w:rsid w:val="00D85B61"/>
    <w:rsid w:val="00D85BB2"/>
    <w:rsid w:val="00D85CE7"/>
    <w:rsid w:val="00D85D71"/>
    <w:rsid w:val="00D85DCC"/>
    <w:rsid w:val="00D85DF9"/>
    <w:rsid w:val="00D85E97"/>
    <w:rsid w:val="00D86081"/>
    <w:rsid w:val="00D861FE"/>
    <w:rsid w:val="00D8631A"/>
    <w:rsid w:val="00D86655"/>
    <w:rsid w:val="00D867A3"/>
    <w:rsid w:val="00D86C2B"/>
    <w:rsid w:val="00D86C6C"/>
    <w:rsid w:val="00D86E50"/>
    <w:rsid w:val="00D86ED2"/>
    <w:rsid w:val="00D86F01"/>
    <w:rsid w:val="00D870AB"/>
    <w:rsid w:val="00D8710B"/>
    <w:rsid w:val="00D8712F"/>
    <w:rsid w:val="00D871ED"/>
    <w:rsid w:val="00D87227"/>
    <w:rsid w:val="00D873D8"/>
    <w:rsid w:val="00D87535"/>
    <w:rsid w:val="00D87730"/>
    <w:rsid w:val="00D87796"/>
    <w:rsid w:val="00D8784B"/>
    <w:rsid w:val="00D87A7A"/>
    <w:rsid w:val="00D87BF4"/>
    <w:rsid w:val="00D87C13"/>
    <w:rsid w:val="00D87E1F"/>
    <w:rsid w:val="00D87FBA"/>
    <w:rsid w:val="00D87FBE"/>
    <w:rsid w:val="00D90039"/>
    <w:rsid w:val="00D90359"/>
    <w:rsid w:val="00D9051C"/>
    <w:rsid w:val="00D90538"/>
    <w:rsid w:val="00D90708"/>
    <w:rsid w:val="00D90897"/>
    <w:rsid w:val="00D90E94"/>
    <w:rsid w:val="00D91103"/>
    <w:rsid w:val="00D911C8"/>
    <w:rsid w:val="00D911E9"/>
    <w:rsid w:val="00D912C2"/>
    <w:rsid w:val="00D914EE"/>
    <w:rsid w:val="00D915AA"/>
    <w:rsid w:val="00D9169F"/>
    <w:rsid w:val="00D916C6"/>
    <w:rsid w:val="00D916EC"/>
    <w:rsid w:val="00D918AA"/>
    <w:rsid w:val="00D91A90"/>
    <w:rsid w:val="00D91BCD"/>
    <w:rsid w:val="00D91C13"/>
    <w:rsid w:val="00D91CE5"/>
    <w:rsid w:val="00D91D42"/>
    <w:rsid w:val="00D91D62"/>
    <w:rsid w:val="00D91E03"/>
    <w:rsid w:val="00D91E5A"/>
    <w:rsid w:val="00D91F50"/>
    <w:rsid w:val="00D9215E"/>
    <w:rsid w:val="00D921A7"/>
    <w:rsid w:val="00D92278"/>
    <w:rsid w:val="00D92510"/>
    <w:rsid w:val="00D92593"/>
    <w:rsid w:val="00D926C2"/>
    <w:rsid w:val="00D926FC"/>
    <w:rsid w:val="00D929D7"/>
    <w:rsid w:val="00D92AA9"/>
    <w:rsid w:val="00D92DFB"/>
    <w:rsid w:val="00D92EF2"/>
    <w:rsid w:val="00D92F0A"/>
    <w:rsid w:val="00D9314F"/>
    <w:rsid w:val="00D937CD"/>
    <w:rsid w:val="00D9382F"/>
    <w:rsid w:val="00D93891"/>
    <w:rsid w:val="00D93BC1"/>
    <w:rsid w:val="00D93CAB"/>
    <w:rsid w:val="00D93CFF"/>
    <w:rsid w:val="00D93DDA"/>
    <w:rsid w:val="00D9429B"/>
    <w:rsid w:val="00D94422"/>
    <w:rsid w:val="00D946A6"/>
    <w:rsid w:val="00D94BD4"/>
    <w:rsid w:val="00D94C95"/>
    <w:rsid w:val="00D94CA6"/>
    <w:rsid w:val="00D94FB7"/>
    <w:rsid w:val="00D95023"/>
    <w:rsid w:val="00D952DA"/>
    <w:rsid w:val="00D9537C"/>
    <w:rsid w:val="00D9544F"/>
    <w:rsid w:val="00D95488"/>
    <w:rsid w:val="00D954DE"/>
    <w:rsid w:val="00D954F8"/>
    <w:rsid w:val="00D9556D"/>
    <w:rsid w:val="00D9566A"/>
    <w:rsid w:val="00D95804"/>
    <w:rsid w:val="00D95B01"/>
    <w:rsid w:val="00D95D4C"/>
    <w:rsid w:val="00D960BC"/>
    <w:rsid w:val="00D96129"/>
    <w:rsid w:val="00D9612E"/>
    <w:rsid w:val="00D962AA"/>
    <w:rsid w:val="00D962DB"/>
    <w:rsid w:val="00D9652B"/>
    <w:rsid w:val="00D96671"/>
    <w:rsid w:val="00D96A97"/>
    <w:rsid w:val="00D96B14"/>
    <w:rsid w:val="00D96D5B"/>
    <w:rsid w:val="00D96D97"/>
    <w:rsid w:val="00D96FAF"/>
    <w:rsid w:val="00D96FCF"/>
    <w:rsid w:val="00D97009"/>
    <w:rsid w:val="00D97103"/>
    <w:rsid w:val="00D971EA"/>
    <w:rsid w:val="00D972C3"/>
    <w:rsid w:val="00D973EB"/>
    <w:rsid w:val="00D9747C"/>
    <w:rsid w:val="00D97595"/>
    <w:rsid w:val="00D975D7"/>
    <w:rsid w:val="00D977DF"/>
    <w:rsid w:val="00D97829"/>
    <w:rsid w:val="00D9784F"/>
    <w:rsid w:val="00D9786A"/>
    <w:rsid w:val="00D97886"/>
    <w:rsid w:val="00D978BE"/>
    <w:rsid w:val="00D97B0F"/>
    <w:rsid w:val="00D97B56"/>
    <w:rsid w:val="00D97F54"/>
    <w:rsid w:val="00DA0170"/>
    <w:rsid w:val="00DA020C"/>
    <w:rsid w:val="00DA0249"/>
    <w:rsid w:val="00DA038E"/>
    <w:rsid w:val="00DA0428"/>
    <w:rsid w:val="00DA043C"/>
    <w:rsid w:val="00DA0499"/>
    <w:rsid w:val="00DA058B"/>
    <w:rsid w:val="00DA0709"/>
    <w:rsid w:val="00DA08D4"/>
    <w:rsid w:val="00DA0990"/>
    <w:rsid w:val="00DA0A12"/>
    <w:rsid w:val="00DA0C5B"/>
    <w:rsid w:val="00DA1032"/>
    <w:rsid w:val="00DA10E9"/>
    <w:rsid w:val="00DA11EA"/>
    <w:rsid w:val="00DA11ED"/>
    <w:rsid w:val="00DA1219"/>
    <w:rsid w:val="00DA12DD"/>
    <w:rsid w:val="00DA131C"/>
    <w:rsid w:val="00DA137B"/>
    <w:rsid w:val="00DA17B4"/>
    <w:rsid w:val="00DA17F0"/>
    <w:rsid w:val="00DA1882"/>
    <w:rsid w:val="00DA1A51"/>
    <w:rsid w:val="00DA1D09"/>
    <w:rsid w:val="00DA1E9D"/>
    <w:rsid w:val="00DA1EDA"/>
    <w:rsid w:val="00DA20CA"/>
    <w:rsid w:val="00DA2203"/>
    <w:rsid w:val="00DA2266"/>
    <w:rsid w:val="00DA23F1"/>
    <w:rsid w:val="00DA2504"/>
    <w:rsid w:val="00DA25CD"/>
    <w:rsid w:val="00DA2748"/>
    <w:rsid w:val="00DA2755"/>
    <w:rsid w:val="00DA2782"/>
    <w:rsid w:val="00DA28C2"/>
    <w:rsid w:val="00DA2B79"/>
    <w:rsid w:val="00DA2D36"/>
    <w:rsid w:val="00DA2D5F"/>
    <w:rsid w:val="00DA2DE9"/>
    <w:rsid w:val="00DA2F1C"/>
    <w:rsid w:val="00DA30B9"/>
    <w:rsid w:val="00DA3109"/>
    <w:rsid w:val="00DA3235"/>
    <w:rsid w:val="00DA323D"/>
    <w:rsid w:val="00DA32FC"/>
    <w:rsid w:val="00DA3397"/>
    <w:rsid w:val="00DA348D"/>
    <w:rsid w:val="00DA34BF"/>
    <w:rsid w:val="00DA354D"/>
    <w:rsid w:val="00DA363B"/>
    <w:rsid w:val="00DA36DA"/>
    <w:rsid w:val="00DA3805"/>
    <w:rsid w:val="00DA3827"/>
    <w:rsid w:val="00DA38B2"/>
    <w:rsid w:val="00DA38B4"/>
    <w:rsid w:val="00DA38BF"/>
    <w:rsid w:val="00DA39AF"/>
    <w:rsid w:val="00DA39F8"/>
    <w:rsid w:val="00DA3AE2"/>
    <w:rsid w:val="00DA3B58"/>
    <w:rsid w:val="00DA3B6F"/>
    <w:rsid w:val="00DA3DBE"/>
    <w:rsid w:val="00DA3E80"/>
    <w:rsid w:val="00DA3F59"/>
    <w:rsid w:val="00DA4034"/>
    <w:rsid w:val="00DA4046"/>
    <w:rsid w:val="00DA4048"/>
    <w:rsid w:val="00DA4191"/>
    <w:rsid w:val="00DA42CE"/>
    <w:rsid w:val="00DA49EB"/>
    <w:rsid w:val="00DA4A87"/>
    <w:rsid w:val="00DA4DD2"/>
    <w:rsid w:val="00DA4EC9"/>
    <w:rsid w:val="00DA5002"/>
    <w:rsid w:val="00DA5029"/>
    <w:rsid w:val="00DA5277"/>
    <w:rsid w:val="00DA531D"/>
    <w:rsid w:val="00DA5495"/>
    <w:rsid w:val="00DA5538"/>
    <w:rsid w:val="00DA555D"/>
    <w:rsid w:val="00DA5742"/>
    <w:rsid w:val="00DA5794"/>
    <w:rsid w:val="00DA585A"/>
    <w:rsid w:val="00DA587C"/>
    <w:rsid w:val="00DA5957"/>
    <w:rsid w:val="00DA59F4"/>
    <w:rsid w:val="00DA5A2F"/>
    <w:rsid w:val="00DA5D11"/>
    <w:rsid w:val="00DA5DAB"/>
    <w:rsid w:val="00DA6101"/>
    <w:rsid w:val="00DA6207"/>
    <w:rsid w:val="00DA6318"/>
    <w:rsid w:val="00DA6434"/>
    <w:rsid w:val="00DA64E0"/>
    <w:rsid w:val="00DA669B"/>
    <w:rsid w:val="00DA679B"/>
    <w:rsid w:val="00DA69BC"/>
    <w:rsid w:val="00DA69FD"/>
    <w:rsid w:val="00DA6A12"/>
    <w:rsid w:val="00DA6A2A"/>
    <w:rsid w:val="00DA6C5B"/>
    <w:rsid w:val="00DA6C9A"/>
    <w:rsid w:val="00DA6F12"/>
    <w:rsid w:val="00DA6F51"/>
    <w:rsid w:val="00DA6F66"/>
    <w:rsid w:val="00DA70DB"/>
    <w:rsid w:val="00DA722D"/>
    <w:rsid w:val="00DA72F8"/>
    <w:rsid w:val="00DA73A6"/>
    <w:rsid w:val="00DA74B2"/>
    <w:rsid w:val="00DA758E"/>
    <w:rsid w:val="00DA780A"/>
    <w:rsid w:val="00DA7936"/>
    <w:rsid w:val="00DA7A7C"/>
    <w:rsid w:val="00DA7CF0"/>
    <w:rsid w:val="00DA7F87"/>
    <w:rsid w:val="00DB01E5"/>
    <w:rsid w:val="00DB02B9"/>
    <w:rsid w:val="00DB02DF"/>
    <w:rsid w:val="00DB0465"/>
    <w:rsid w:val="00DB04BB"/>
    <w:rsid w:val="00DB054D"/>
    <w:rsid w:val="00DB066C"/>
    <w:rsid w:val="00DB0B9B"/>
    <w:rsid w:val="00DB0C35"/>
    <w:rsid w:val="00DB0CCA"/>
    <w:rsid w:val="00DB0D5A"/>
    <w:rsid w:val="00DB0D64"/>
    <w:rsid w:val="00DB0E36"/>
    <w:rsid w:val="00DB0F92"/>
    <w:rsid w:val="00DB0FEF"/>
    <w:rsid w:val="00DB1027"/>
    <w:rsid w:val="00DB10A0"/>
    <w:rsid w:val="00DB129E"/>
    <w:rsid w:val="00DB13CA"/>
    <w:rsid w:val="00DB146A"/>
    <w:rsid w:val="00DB149C"/>
    <w:rsid w:val="00DB14AB"/>
    <w:rsid w:val="00DB1587"/>
    <w:rsid w:val="00DB16F2"/>
    <w:rsid w:val="00DB16FB"/>
    <w:rsid w:val="00DB1A8E"/>
    <w:rsid w:val="00DB1B56"/>
    <w:rsid w:val="00DB1EC7"/>
    <w:rsid w:val="00DB20C2"/>
    <w:rsid w:val="00DB2144"/>
    <w:rsid w:val="00DB21A0"/>
    <w:rsid w:val="00DB2593"/>
    <w:rsid w:val="00DB2656"/>
    <w:rsid w:val="00DB2948"/>
    <w:rsid w:val="00DB2ADF"/>
    <w:rsid w:val="00DB2BC8"/>
    <w:rsid w:val="00DB2BEC"/>
    <w:rsid w:val="00DB2C18"/>
    <w:rsid w:val="00DB2C95"/>
    <w:rsid w:val="00DB2C9D"/>
    <w:rsid w:val="00DB2CAB"/>
    <w:rsid w:val="00DB2ECF"/>
    <w:rsid w:val="00DB2F0E"/>
    <w:rsid w:val="00DB2F5C"/>
    <w:rsid w:val="00DB3000"/>
    <w:rsid w:val="00DB3074"/>
    <w:rsid w:val="00DB3081"/>
    <w:rsid w:val="00DB309D"/>
    <w:rsid w:val="00DB3518"/>
    <w:rsid w:val="00DB3535"/>
    <w:rsid w:val="00DB365D"/>
    <w:rsid w:val="00DB37BD"/>
    <w:rsid w:val="00DB3A39"/>
    <w:rsid w:val="00DB3B28"/>
    <w:rsid w:val="00DB3D96"/>
    <w:rsid w:val="00DB3F54"/>
    <w:rsid w:val="00DB3F66"/>
    <w:rsid w:val="00DB3FB8"/>
    <w:rsid w:val="00DB428E"/>
    <w:rsid w:val="00DB45EA"/>
    <w:rsid w:val="00DB45F7"/>
    <w:rsid w:val="00DB4605"/>
    <w:rsid w:val="00DB49A4"/>
    <w:rsid w:val="00DB4C58"/>
    <w:rsid w:val="00DB4EF8"/>
    <w:rsid w:val="00DB5068"/>
    <w:rsid w:val="00DB532D"/>
    <w:rsid w:val="00DB555C"/>
    <w:rsid w:val="00DB55A7"/>
    <w:rsid w:val="00DB55AB"/>
    <w:rsid w:val="00DB56C3"/>
    <w:rsid w:val="00DB5772"/>
    <w:rsid w:val="00DB585F"/>
    <w:rsid w:val="00DB58EB"/>
    <w:rsid w:val="00DB593E"/>
    <w:rsid w:val="00DB594C"/>
    <w:rsid w:val="00DB5A34"/>
    <w:rsid w:val="00DB5A4B"/>
    <w:rsid w:val="00DB5ADD"/>
    <w:rsid w:val="00DB5DB9"/>
    <w:rsid w:val="00DB61F4"/>
    <w:rsid w:val="00DB6396"/>
    <w:rsid w:val="00DB64DB"/>
    <w:rsid w:val="00DB6525"/>
    <w:rsid w:val="00DB65B3"/>
    <w:rsid w:val="00DB6633"/>
    <w:rsid w:val="00DB6691"/>
    <w:rsid w:val="00DB6A56"/>
    <w:rsid w:val="00DB6A70"/>
    <w:rsid w:val="00DB6C19"/>
    <w:rsid w:val="00DB6ECE"/>
    <w:rsid w:val="00DB7017"/>
    <w:rsid w:val="00DB702D"/>
    <w:rsid w:val="00DB7073"/>
    <w:rsid w:val="00DB716A"/>
    <w:rsid w:val="00DB7294"/>
    <w:rsid w:val="00DB73A3"/>
    <w:rsid w:val="00DB754C"/>
    <w:rsid w:val="00DB7985"/>
    <w:rsid w:val="00DB7A64"/>
    <w:rsid w:val="00DB7BE8"/>
    <w:rsid w:val="00DB7C08"/>
    <w:rsid w:val="00DB7D27"/>
    <w:rsid w:val="00DB7D66"/>
    <w:rsid w:val="00DB7DC6"/>
    <w:rsid w:val="00DB7EC2"/>
    <w:rsid w:val="00DC01CE"/>
    <w:rsid w:val="00DC0337"/>
    <w:rsid w:val="00DC044B"/>
    <w:rsid w:val="00DC0539"/>
    <w:rsid w:val="00DC068C"/>
    <w:rsid w:val="00DC06A6"/>
    <w:rsid w:val="00DC0775"/>
    <w:rsid w:val="00DC08AC"/>
    <w:rsid w:val="00DC09F7"/>
    <w:rsid w:val="00DC0C74"/>
    <w:rsid w:val="00DC0CC5"/>
    <w:rsid w:val="00DC0D1A"/>
    <w:rsid w:val="00DC0D91"/>
    <w:rsid w:val="00DC0F5A"/>
    <w:rsid w:val="00DC1146"/>
    <w:rsid w:val="00DC1355"/>
    <w:rsid w:val="00DC1380"/>
    <w:rsid w:val="00DC13B6"/>
    <w:rsid w:val="00DC1427"/>
    <w:rsid w:val="00DC14B7"/>
    <w:rsid w:val="00DC14BE"/>
    <w:rsid w:val="00DC186F"/>
    <w:rsid w:val="00DC18ED"/>
    <w:rsid w:val="00DC1A21"/>
    <w:rsid w:val="00DC1CE5"/>
    <w:rsid w:val="00DC1D19"/>
    <w:rsid w:val="00DC1D7B"/>
    <w:rsid w:val="00DC2700"/>
    <w:rsid w:val="00DC29D7"/>
    <w:rsid w:val="00DC2E9F"/>
    <w:rsid w:val="00DC2F70"/>
    <w:rsid w:val="00DC2F72"/>
    <w:rsid w:val="00DC2FEE"/>
    <w:rsid w:val="00DC3044"/>
    <w:rsid w:val="00DC30B1"/>
    <w:rsid w:val="00DC329C"/>
    <w:rsid w:val="00DC33DA"/>
    <w:rsid w:val="00DC3445"/>
    <w:rsid w:val="00DC351D"/>
    <w:rsid w:val="00DC372F"/>
    <w:rsid w:val="00DC3948"/>
    <w:rsid w:val="00DC3963"/>
    <w:rsid w:val="00DC39B7"/>
    <w:rsid w:val="00DC39D4"/>
    <w:rsid w:val="00DC39E5"/>
    <w:rsid w:val="00DC3A88"/>
    <w:rsid w:val="00DC3ACA"/>
    <w:rsid w:val="00DC3CC2"/>
    <w:rsid w:val="00DC3D3F"/>
    <w:rsid w:val="00DC4031"/>
    <w:rsid w:val="00DC409D"/>
    <w:rsid w:val="00DC437A"/>
    <w:rsid w:val="00DC4492"/>
    <w:rsid w:val="00DC4683"/>
    <w:rsid w:val="00DC4A30"/>
    <w:rsid w:val="00DC4C85"/>
    <w:rsid w:val="00DC4D51"/>
    <w:rsid w:val="00DC4E28"/>
    <w:rsid w:val="00DC4E3D"/>
    <w:rsid w:val="00DC4F0B"/>
    <w:rsid w:val="00DC5185"/>
    <w:rsid w:val="00DC54B6"/>
    <w:rsid w:val="00DC55DB"/>
    <w:rsid w:val="00DC5666"/>
    <w:rsid w:val="00DC5715"/>
    <w:rsid w:val="00DC580C"/>
    <w:rsid w:val="00DC582D"/>
    <w:rsid w:val="00DC58AE"/>
    <w:rsid w:val="00DC5978"/>
    <w:rsid w:val="00DC5AB6"/>
    <w:rsid w:val="00DC5C4F"/>
    <w:rsid w:val="00DC5D5D"/>
    <w:rsid w:val="00DC5E0C"/>
    <w:rsid w:val="00DC5EF0"/>
    <w:rsid w:val="00DC6050"/>
    <w:rsid w:val="00DC61E3"/>
    <w:rsid w:val="00DC62A0"/>
    <w:rsid w:val="00DC638F"/>
    <w:rsid w:val="00DC63A9"/>
    <w:rsid w:val="00DC642B"/>
    <w:rsid w:val="00DC658E"/>
    <w:rsid w:val="00DC672B"/>
    <w:rsid w:val="00DC6791"/>
    <w:rsid w:val="00DC67E6"/>
    <w:rsid w:val="00DC69A2"/>
    <w:rsid w:val="00DC6ED1"/>
    <w:rsid w:val="00DC7027"/>
    <w:rsid w:val="00DC718D"/>
    <w:rsid w:val="00DC71C9"/>
    <w:rsid w:val="00DC751B"/>
    <w:rsid w:val="00DC7699"/>
    <w:rsid w:val="00DC7858"/>
    <w:rsid w:val="00DC7975"/>
    <w:rsid w:val="00DC7A52"/>
    <w:rsid w:val="00DC7A6A"/>
    <w:rsid w:val="00DC7A8A"/>
    <w:rsid w:val="00DC7B42"/>
    <w:rsid w:val="00DC7BEE"/>
    <w:rsid w:val="00DC7D17"/>
    <w:rsid w:val="00DC7D69"/>
    <w:rsid w:val="00DC7E8A"/>
    <w:rsid w:val="00DD006A"/>
    <w:rsid w:val="00DD00F2"/>
    <w:rsid w:val="00DD0176"/>
    <w:rsid w:val="00DD0186"/>
    <w:rsid w:val="00DD01C9"/>
    <w:rsid w:val="00DD01EA"/>
    <w:rsid w:val="00DD0274"/>
    <w:rsid w:val="00DD04F7"/>
    <w:rsid w:val="00DD0585"/>
    <w:rsid w:val="00DD0625"/>
    <w:rsid w:val="00DD0907"/>
    <w:rsid w:val="00DD090D"/>
    <w:rsid w:val="00DD092C"/>
    <w:rsid w:val="00DD095F"/>
    <w:rsid w:val="00DD0BE2"/>
    <w:rsid w:val="00DD0E0E"/>
    <w:rsid w:val="00DD0F00"/>
    <w:rsid w:val="00DD0FE7"/>
    <w:rsid w:val="00DD0FFF"/>
    <w:rsid w:val="00DD1066"/>
    <w:rsid w:val="00DD10CC"/>
    <w:rsid w:val="00DD12E5"/>
    <w:rsid w:val="00DD12F4"/>
    <w:rsid w:val="00DD13A4"/>
    <w:rsid w:val="00DD13A7"/>
    <w:rsid w:val="00DD1412"/>
    <w:rsid w:val="00DD168E"/>
    <w:rsid w:val="00DD16D1"/>
    <w:rsid w:val="00DD172E"/>
    <w:rsid w:val="00DD1857"/>
    <w:rsid w:val="00DD19FC"/>
    <w:rsid w:val="00DD1A88"/>
    <w:rsid w:val="00DD1D47"/>
    <w:rsid w:val="00DD1F4E"/>
    <w:rsid w:val="00DD1F8D"/>
    <w:rsid w:val="00DD211D"/>
    <w:rsid w:val="00DD2153"/>
    <w:rsid w:val="00DD237A"/>
    <w:rsid w:val="00DD251F"/>
    <w:rsid w:val="00DD25DC"/>
    <w:rsid w:val="00DD25EC"/>
    <w:rsid w:val="00DD27B5"/>
    <w:rsid w:val="00DD2901"/>
    <w:rsid w:val="00DD29ED"/>
    <w:rsid w:val="00DD2A32"/>
    <w:rsid w:val="00DD2D9F"/>
    <w:rsid w:val="00DD2DAE"/>
    <w:rsid w:val="00DD2EE4"/>
    <w:rsid w:val="00DD31DA"/>
    <w:rsid w:val="00DD32F7"/>
    <w:rsid w:val="00DD3319"/>
    <w:rsid w:val="00DD3321"/>
    <w:rsid w:val="00DD3610"/>
    <w:rsid w:val="00DD369F"/>
    <w:rsid w:val="00DD36F4"/>
    <w:rsid w:val="00DD38CE"/>
    <w:rsid w:val="00DD38E2"/>
    <w:rsid w:val="00DD39BD"/>
    <w:rsid w:val="00DD39E9"/>
    <w:rsid w:val="00DD3AE1"/>
    <w:rsid w:val="00DD3B40"/>
    <w:rsid w:val="00DD3DEC"/>
    <w:rsid w:val="00DD3F66"/>
    <w:rsid w:val="00DD40E3"/>
    <w:rsid w:val="00DD40F4"/>
    <w:rsid w:val="00DD42FE"/>
    <w:rsid w:val="00DD434B"/>
    <w:rsid w:val="00DD4427"/>
    <w:rsid w:val="00DD488C"/>
    <w:rsid w:val="00DD48A5"/>
    <w:rsid w:val="00DD48C6"/>
    <w:rsid w:val="00DD494C"/>
    <w:rsid w:val="00DD4969"/>
    <w:rsid w:val="00DD4AA6"/>
    <w:rsid w:val="00DD4AC0"/>
    <w:rsid w:val="00DD4ACC"/>
    <w:rsid w:val="00DD4BA9"/>
    <w:rsid w:val="00DD4D3F"/>
    <w:rsid w:val="00DD4D85"/>
    <w:rsid w:val="00DD4E87"/>
    <w:rsid w:val="00DD505A"/>
    <w:rsid w:val="00DD5424"/>
    <w:rsid w:val="00DD55C4"/>
    <w:rsid w:val="00DD56DC"/>
    <w:rsid w:val="00DD5D9C"/>
    <w:rsid w:val="00DD5F05"/>
    <w:rsid w:val="00DD5FD2"/>
    <w:rsid w:val="00DD63A0"/>
    <w:rsid w:val="00DD646C"/>
    <w:rsid w:val="00DD6833"/>
    <w:rsid w:val="00DD6936"/>
    <w:rsid w:val="00DD694B"/>
    <w:rsid w:val="00DD6B0F"/>
    <w:rsid w:val="00DD6BE2"/>
    <w:rsid w:val="00DD6C91"/>
    <w:rsid w:val="00DD6DC3"/>
    <w:rsid w:val="00DD6E43"/>
    <w:rsid w:val="00DD6E56"/>
    <w:rsid w:val="00DD70B3"/>
    <w:rsid w:val="00DD7260"/>
    <w:rsid w:val="00DD78D2"/>
    <w:rsid w:val="00DD7904"/>
    <w:rsid w:val="00DD7A9A"/>
    <w:rsid w:val="00DD7B35"/>
    <w:rsid w:val="00DD7B5A"/>
    <w:rsid w:val="00DD7CD2"/>
    <w:rsid w:val="00DD7D9D"/>
    <w:rsid w:val="00DD7EA6"/>
    <w:rsid w:val="00DE0080"/>
    <w:rsid w:val="00DE0504"/>
    <w:rsid w:val="00DE055D"/>
    <w:rsid w:val="00DE076D"/>
    <w:rsid w:val="00DE07AC"/>
    <w:rsid w:val="00DE07BF"/>
    <w:rsid w:val="00DE0809"/>
    <w:rsid w:val="00DE08E6"/>
    <w:rsid w:val="00DE0956"/>
    <w:rsid w:val="00DE09B6"/>
    <w:rsid w:val="00DE0A45"/>
    <w:rsid w:val="00DE0B82"/>
    <w:rsid w:val="00DE0B89"/>
    <w:rsid w:val="00DE0B9A"/>
    <w:rsid w:val="00DE0BA8"/>
    <w:rsid w:val="00DE0CD6"/>
    <w:rsid w:val="00DE1080"/>
    <w:rsid w:val="00DE11B4"/>
    <w:rsid w:val="00DE1542"/>
    <w:rsid w:val="00DE1630"/>
    <w:rsid w:val="00DE17B4"/>
    <w:rsid w:val="00DE1815"/>
    <w:rsid w:val="00DE1AD4"/>
    <w:rsid w:val="00DE1CAD"/>
    <w:rsid w:val="00DE1DD0"/>
    <w:rsid w:val="00DE233E"/>
    <w:rsid w:val="00DE251C"/>
    <w:rsid w:val="00DE2776"/>
    <w:rsid w:val="00DE293D"/>
    <w:rsid w:val="00DE2967"/>
    <w:rsid w:val="00DE2ACD"/>
    <w:rsid w:val="00DE2B36"/>
    <w:rsid w:val="00DE2BDF"/>
    <w:rsid w:val="00DE3015"/>
    <w:rsid w:val="00DE3198"/>
    <w:rsid w:val="00DE3262"/>
    <w:rsid w:val="00DE32D4"/>
    <w:rsid w:val="00DE3501"/>
    <w:rsid w:val="00DE3506"/>
    <w:rsid w:val="00DE363B"/>
    <w:rsid w:val="00DE364F"/>
    <w:rsid w:val="00DE371D"/>
    <w:rsid w:val="00DE3725"/>
    <w:rsid w:val="00DE37E4"/>
    <w:rsid w:val="00DE3B35"/>
    <w:rsid w:val="00DE3C43"/>
    <w:rsid w:val="00DE3ED9"/>
    <w:rsid w:val="00DE40A5"/>
    <w:rsid w:val="00DE40F8"/>
    <w:rsid w:val="00DE41E2"/>
    <w:rsid w:val="00DE44C8"/>
    <w:rsid w:val="00DE46F7"/>
    <w:rsid w:val="00DE46FE"/>
    <w:rsid w:val="00DE4742"/>
    <w:rsid w:val="00DE48A5"/>
    <w:rsid w:val="00DE4C45"/>
    <w:rsid w:val="00DE4C6A"/>
    <w:rsid w:val="00DE4D27"/>
    <w:rsid w:val="00DE4FB2"/>
    <w:rsid w:val="00DE5291"/>
    <w:rsid w:val="00DE5405"/>
    <w:rsid w:val="00DE5712"/>
    <w:rsid w:val="00DE58D5"/>
    <w:rsid w:val="00DE5953"/>
    <w:rsid w:val="00DE59A2"/>
    <w:rsid w:val="00DE5B86"/>
    <w:rsid w:val="00DE5D3C"/>
    <w:rsid w:val="00DE5E09"/>
    <w:rsid w:val="00DE5E44"/>
    <w:rsid w:val="00DE5ED0"/>
    <w:rsid w:val="00DE5EE2"/>
    <w:rsid w:val="00DE5F12"/>
    <w:rsid w:val="00DE5F56"/>
    <w:rsid w:val="00DE5F5E"/>
    <w:rsid w:val="00DE5F6A"/>
    <w:rsid w:val="00DE62EE"/>
    <w:rsid w:val="00DE6381"/>
    <w:rsid w:val="00DE64A8"/>
    <w:rsid w:val="00DE64C9"/>
    <w:rsid w:val="00DE6529"/>
    <w:rsid w:val="00DE65CA"/>
    <w:rsid w:val="00DE661F"/>
    <w:rsid w:val="00DE6628"/>
    <w:rsid w:val="00DE6791"/>
    <w:rsid w:val="00DE679A"/>
    <w:rsid w:val="00DE681E"/>
    <w:rsid w:val="00DE689B"/>
    <w:rsid w:val="00DE69BD"/>
    <w:rsid w:val="00DE6AFF"/>
    <w:rsid w:val="00DE6BAB"/>
    <w:rsid w:val="00DE6BB6"/>
    <w:rsid w:val="00DE6D82"/>
    <w:rsid w:val="00DE6DF2"/>
    <w:rsid w:val="00DE6E32"/>
    <w:rsid w:val="00DE6E9B"/>
    <w:rsid w:val="00DE6F36"/>
    <w:rsid w:val="00DE715F"/>
    <w:rsid w:val="00DE72C9"/>
    <w:rsid w:val="00DE73CB"/>
    <w:rsid w:val="00DE74EB"/>
    <w:rsid w:val="00DE7553"/>
    <w:rsid w:val="00DE7593"/>
    <w:rsid w:val="00DE75D9"/>
    <w:rsid w:val="00DE78A1"/>
    <w:rsid w:val="00DE78BC"/>
    <w:rsid w:val="00DE78DC"/>
    <w:rsid w:val="00DE792C"/>
    <w:rsid w:val="00DE7A19"/>
    <w:rsid w:val="00DE7A86"/>
    <w:rsid w:val="00DE7BA2"/>
    <w:rsid w:val="00DE7FDC"/>
    <w:rsid w:val="00DF0097"/>
    <w:rsid w:val="00DF02A0"/>
    <w:rsid w:val="00DF03EB"/>
    <w:rsid w:val="00DF0408"/>
    <w:rsid w:val="00DF04C5"/>
    <w:rsid w:val="00DF0583"/>
    <w:rsid w:val="00DF06F5"/>
    <w:rsid w:val="00DF07E0"/>
    <w:rsid w:val="00DF081A"/>
    <w:rsid w:val="00DF0863"/>
    <w:rsid w:val="00DF0904"/>
    <w:rsid w:val="00DF0941"/>
    <w:rsid w:val="00DF0A3C"/>
    <w:rsid w:val="00DF0A73"/>
    <w:rsid w:val="00DF0A97"/>
    <w:rsid w:val="00DF0CCA"/>
    <w:rsid w:val="00DF0CCF"/>
    <w:rsid w:val="00DF0D0B"/>
    <w:rsid w:val="00DF0E32"/>
    <w:rsid w:val="00DF0EA5"/>
    <w:rsid w:val="00DF0FF0"/>
    <w:rsid w:val="00DF12B5"/>
    <w:rsid w:val="00DF132D"/>
    <w:rsid w:val="00DF139C"/>
    <w:rsid w:val="00DF13E4"/>
    <w:rsid w:val="00DF1401"/>
    <w:rsid w:val="00DF15CC"/>
    <w:rsid w:val="00DF163A"/>
    <w:rsid w:val="00DF17FB"/>
    <w:rsid w:val="00DF18A4"/>
    <w:rsid w:val="00DF18A7"/>
    <w:rsid w:val="00DF18A9"/>
    <w:rsid w:val="00DF18C7"/>
    <w:rsid w:val="00DF1A50"/>
    <w:rsid w:val="00DF1AAA"/>
    <w:rsid w:val="00DF1BCF"/>
    <w:rsid w:val="00DF1D18"/>
    <w:rsid w:val="00DF1F36"/>
    <w:rsid w:val="00DF1FBE"/>
    <w:rsid w:val="00DF2063"/>
    <w:rsid w:val="00DF22ED"/>
    <w:rsid w:val="00DF23EB"/>
    <w:rsid w:val="00DF247E"/>
    <w:rsid w:val="00DF272C"/>
    <w:rsid w:val="00DF2793"/>
    <w:rsid w:val="00DF27A0"/>
    <w:rsid w:val="00DF2963"/>
    <w:rsid w:val="00DF2A33"/>
    <w:rsid w:val="00DF2ACA"/>
    <w:rsid w:val="00DF2B83"/>
    <w:rsid w:val="00DF2D77"/>
    <w:rsid w:val="00DF2E1E"/>
    <w:rsid w:val="00DF3314"/>
    <w:rsid w:val="00DF338F"/>
    <w:rsid w:val="00DF34A6"/>
    <w:rsid w:val="00DF38B2"/>
    <w:rsid w:val="00DF3A57"/>
    <w:rsid w:val="00DF3B0A"/>
    <w:rsid w:val="00DF3B60"/>
    <w:rsid w:val="00DF3C14"/>
    <w:rsid w:val="00DF3D02"/>
    <w:rsid w:val="00DF3D8F"/>
    <w:rsid w:val="00DF3ED9"/>
    <w:rsid w:val="00DF40FD"/>
    <w:rsid w:val="00DF415E"/>
    <w:rsid w:val="00DF4197"/>
    <w:rsid w:val="00DF4252"/>
    <w:rsid w:val="00DF42C0"/>
    <w:rsid w:val="00DF42F4"/>
    <w:rsid w:val="00DF4384"/>
    <w:rsid w:val="00DF43CE"/>
    <w:rsid w:val="00DF4601"/>
    <w:rsid w:val="00DF4684"/>
    <w:rsid w:val="00DF4694"/>
    <w:rsid w:val="00DF46B0"/>
    <w:rsid w:val="00DF4804"/>
    <w:rsid w:val="00DF49E1"/>
    <w:rsid w:val="00DF4A22"/>
    <w:rsid w:val="00DF4ADF"/>
    <w:rsid w:val="00DF4BDA"/>
    <w:rsid w:val="00DF4C18"/>
    <w:rsid w:val="00DF4C3A"/>
    <w:rsid w:val="00DF4CB5"/>
    <w:rsid w:val="00DF4CF8"/>
    <w:rsid w:val="00DF5036"/>
    <w:rsid w:val="00DF50EA"/>
    <w:rsid w:val="00DF5322"/>
    <w:rsid w:val="00DF5376"/>
    <w:rsid w:val="00DF53BD"/>
    <w:rsid w:val="00DF53F3"/>
    <w:rsid w:val="00DF5601"/>
    <w:rsid w:val="00DF56AA"/>
    <w:rsid w:val="00DF5765"/>
    <w:rsid w:val="00DF58A1"/>
    <w:rsid w:val="00DF59D7"/>
    <w:rsid w:val="00DF59E7"/>
    <w:rsid w:val="00DF59FD"/>
    <w:rsid w:val="00DF5BC5"/>
    <w:rsid w:val="00DF5C0B"/>
    <w:rsid w:val="00DF5C0D"/>
    <w:rsid w:val="00DF5CA2"/>
    <w:rsid w:val="00DF5D38"/>
    <w:rsid w:val="00DF5DCF"/>
    <w:rsid w:val="00DF5DF2"/>
    <w:rsid w:val="00DF6270"/>
    <w:rsid w:val="00DF6335"/>
    <w:rsid w:val="00DF63DD"/>
    <w:rsid w:val="00DF6561"/>
    <w:rsid w:val="00DF66B8"/>
    <w:rsid w:val="00DF670B"/>
    <w:rsid w:val="00DF67B3"/>
    <w:rsid w:val="00DF67E4"/>
    <w:rsid w:val="00DF6813"/>
    <w:rsid w:val="00DF691E"/>
    <w:rsid w:val="00DF6964"/>
    <w:rsid w:val="00DF6A0B"/>
    <w:rsid w:val="00DF6A49"/>
    <w:rsid w:val="00DF6A4C"/>
    <w:rsid w:val="00DF6B83"/>
    <w:rsid w:val="00DF7127"/>
    <w:rsid w:val="00DF7507"/>
    <w:rsid w:val="00DF7552"/>
    <w:rsid w:val="00DF763B"/>
    <w:rsid w:val="00DF7662"/>
    <w:rsid w:val="00DF76C7"/>
    <w:rsid w:val="00DF7703"/>
    <w:rsid w:val="00DF7771"/>
    <w:rsid w:val="00DF797C"/>
    <w:rsid w:val="00DF7991"/>
    <w:rsid w:val="00DF7ACC"/>
    <w:rsid w:val="00DF7ADD"/>
    <w:rsid w:val="00DF7C25"/>
    <w:rsid w:val="00DF7C41"/>
    <w:rsid w:val="00DF7CCA"/>
    <w:rsid w:val="00DF7D95"/>
    <w:rsid w:val="00E00037"/>
    <w:rsid w:val="00E00491"/>
    <w:rsid w:val="00E0057E"/>
    <w:rsid w:val="00E0083F"/>
    <w:rsid w:val="00E00879"/>
    <w:rsid w:val="00E00945"/>
    <w:rsid w:val="00E00E16"/>
    <w:rsid w:val="00E00F62"/>
    <w:rsid w:val="00E00FCD"/>
    <w:rsid w:val="00E0125E"/>
    <w:rsid w:val="00E012B6"/>
    <w:rsid w:val="00E013DD"/>
    <w:rsid w:val="00E01683"/>
    <w:rsid w:val="00E0170A"/>
    <w:rsid w:val="00E01889"/>
    <w:rsid w:val="00E0198A"/>
    <w:rsid w:val="00E01A65"/>
    <w:rsid w:val="00E01D26"/>
    <w:rsid w:val="00E01D67"/>
    <w:rsid w:val="00E01D96"/>
    <w:rsid w:val="00E01E3C"/>
    <w:rsid w:val="00E01EA4"/>
    <w:rsid w:val="00E01FBC"/>
    <w:rsid w:val="00E0243D"/>
    <w:rsid w:val="00E02529"/>
    <w:rsid w:val="00E025B6"/>
    <w:rsid w:val="00E025E8"/>
    <w:rsid w:val="00E026A0"/>
    <w:rsid w:val="00E02709"/>
    <w:rsid w:val="00E02814"/>
    <w:rsid w:val="00E028CD"/>
    <w:rsid w:val="00E02A60"/>
    <w:rsid w:val="00E02B83"/>
    <w:rsid w:val="00E02B93"/>
    <w:rsid w:val="00E02BD3"/>
    <w:rsid w:val="00E02E01"/>
    <w:rsid w:val="00E02E2F"/>
    <w:rsid w:val="00E02E46"/>
    <w:rsid w:val="00E02E93"/>
    <w:rsid w:val="00E02EA4"/>
    <w:rsid w:val="00E02F02"/>
    <w:rsid w:val="00E032FA"/>
    <w:rsid w:val="00E0334F"/>
    <w:rsid w:val="00E033BC"/>
    <w:rsid w:val="00E035E7"/>
    <w:rsid w:val="00E03652"/>
    <w:rsid w:val="00E03799"/>
    <w:rsid w:val="00E03861"/>
    <w:rsid w:val="00E03B6E"/>
    <w:rsid w:val="00E03B9F"/>
    <w:rsid w:val="00E03E1B"/>
    <w:rsid w:val="00E03EE7"/>
    <w:rsid w:val="00E04170"/>
    <w:rsid w:val="00E042E0"/>
    <w:rsid w:val="00E04382"/>
    <w:rsid w:val="00E044BF"/>
    <w:rsid w:val="00E0461B"/>
    <w:rsid w:val="00E047D8"/>
    <w:rsid w:val="00E0486B"/>
    <w:rsid w:val="00E048C7"/>
    <w:rsid w:val="00E04912"/>
    <w:rsid w:val="00E04A91"/>
    <w:rsid w:val="00E04BA9"/>
    <w:rsid w:val="00E04BB3"/>
    <w:rsid w:val="00E04C83"/>
    <w:rsid w:val="00E04DC6"/>
    <w:rsid w:val="00E04E0D"/>
    <w:rsid w:val="00E04EBA"/>
    <w:rsid w:val="00E05092"/>
    <w:rsid w:val="00E05189"/>
    <w:rsid w:val="00E05200"/>
    <w:rsid w:val="00E05307"/>
    <w:rsid w:val="00E05498"/>
    <w:rsid w:val="00E0559E"/>
    <w:rsid w:val="00E055FB"/>
    <w:rsid w:val="00E05650"/>
    <w:rsid w:val="00E056CE"/>
    <w:rsid w:val="00E05779"/>
    <w:rsid w:val="00E059FA"/>
    <w:rsid w:val="00E05AFF"/>
    <w:rsid w:val="00E05CAC"/>
    <w:rsid w:val="00E06252"/>
    <w:rsid w:val="00E06517"/>
    <w:rsid w:val="00E06593"/>
    <w:rsid w:val="00E06643"/>
    <w:rsid w:val="00E0664E"/>
    <w:rsid w:val="00E06947"/>
    <w:rsid w:val="00E06A4A"/>
    <w:rsid w:val="00E06B3A"/>
    <w:rsid w:val="00E070AF"/>
    <w:rsid w:val="00E071B7"/>
    <w:rsid w:val="00E07476"/>
    <w:rsid w:val="00E0754F"/>
    <w:rsid w:val="00E0760C"/>
    <w:rsid w:val="00E07882"/>
    <w:rsid w:val="00E078B7"/>
    <w:rsid w:val="00E07AD4"/>
    <w:rsid w:val="00E07AEC"/>
    <w:rsid w:val="00E07BC7"/>
    <w:rsid w:val="00E07F92"/>
    <w:rsid w:val="00E07FBC"/>
    <w:rsid w:val="00E10035"/>
    <w:rsid w:val="00E10113"/>
    <w:rsid w:val="00E101E9"/>
    <w:rsid w:val="00E102BA"/>
    <w:rsid w:val="00E103AC"/>
    <w:rsid w:val="00E103DB"/>
    <w:rsid w:val="00E10471"/>
    <w:rsid w:val="00E10A91"/>
    <w:rsid w:val="00E10F2B"/>
    <w:rsid w:val="00E110FF"/>
    <w:rsid w:val="00E11323"/>
    <w:rsid w:val="00E114C8"/>
    <w:rsid w:val="00E11524"/>
    <w:rsid w:val="00E1158A"/>
    <w:rsid w:val="00E115CE"/>
    <w:rsid w:val="00E115DE"/>
    <w:rsid w:val="00E119E1"/>
    <w:rsid w:val="00E11A1E"/>
    <w:rsid w:val="00E11BBF"/>
    <w:rsid w:val="00E11C33"/>
    <w:rsid w:val="00E11D24"/>
    <w:rsid w:val="00E11D5C"/>
    <w:rsid w:val="00E11E56"/>
    <w:rsid w:val="00E11F6B"/>
    <w:rsid w:val="00E11FB8"/>
    <w:rsid w:val="00E12145"/>
    <w:rsid w:val="00E1226C"/>
    <w:rsid w:val="00E12309"/>
    <w:rsid w:val="00E12338"/>
    <w:rsid w:val="00E1238D"/>
    <w:rsid w:val="00E124EB"/>
    <w:rsid w:val="00E12557"/>
    <w:rsid w:val="00E125C6"/>
    <w:rsid w:val="00E125FB"/>
    <w:rsid w:val="00E1288E"/>
    <w:rsid w:val="00E129DD"/>
    <w:rsid w:val="00E12BFE"/>
    <w:rsid w:val="00E12C4A"/>
    <w:rsid w:val="00E12D4B"/>
    <w:rsid w:val="00E13140"/>
    <w:rsid w:val="00E13308"/>
    <w:rsid w:val="00E1349A"/>
    <w:rsid w:val="00E134F9"/>
    <w:rsid w:val="00E135C0"/>
    <w:rsid w:val="00E135C9"/>
    <w:rsid w:val="00E135DC"/>
    <w:rsid w:val="00E13657"/>
    <w:rsid w:val="00E13676"/>
    <w:rsid w:val="00E1385C"/>
    <w:rsid w:val="00E13A65"/>
    <w:rsid w:val="00E13A81"/>
    <w:rsid w:val="00E13B09"/>
    <w:rsid w:val="00E13E3E"/>
    <w:rsid w:val="00E13E61"/>
    <w:rsid w:val="00E13E99"/>
    <w:rsid w:val="00E13EB2"/>
    <w:rsid w:val="00E14038"/>
    <w:rsid w:val="00E140C2"/>
    <w:rsid w:val="00E141C7"/>
    <w:rsid w:val="00E1433D"/>
    <w:rsid w:val="00E143F9"/>
    <w:rsid w:val="00E14455"/>
    <w:rsid w:val="00E14567"/>
    <w:rsid w:val="00E146EB"/>
    <w:rsid w:val="00E14812"/>
    <w:rsid w:val="00E14C91"/>
    <w:rsid w:val="00E14D38"/>
    <w:rsid w:val="00E14D70"/>
    <w:rsid w:val="00E14D99"/>
    <w:rsid w:val="00E14DDE"/>
    <w:rsid w:val="00E15043"/>
    <w:rsid w:val="00E151E3"/>
    <w:rsid w:val="00E15256"/>
    <w:rsid w:val="00E152FB"/>
    <w:rsid w:val="00E15544"/>
    <w:rsid w:val="00E1557A"/>
    <w:rsid w:val="00E15798"/>
    <w:rsid w:val="00E157EF"/>
    <w:rsid w:val="00E15801"/>
    <w:rsid w:val="00E1583C"/>
    <w:rsid w:val="00E15B05"/>
    <w:rsid w:val="00E15CCB"/>
    <w:rsid w:val="00E15DD8"/>
    <w:rsid w:val="00E15F45"/>
    <w:rsid w:val="00E15FA9"/>
    <w:rsid w:val="00E15FBC"/>
    <w:rsid w:val="00E163FA"/>
    <w:rsid w:val="00E165F2"/>
    <w:rsid w:val="00E16780"/>
    <w:rsid w:val="00E16846"/>
    <w:rsid w:val="00E169E1"/>
    <w:rsid w:val="00E16A2E"/>
    <w:rsid w:val="00E16AC5"/>
    <w:rsid w:val="00E16D33"/>
    <w:rsid w:val="00E170D1"/>
    <w:rsid w:val="00E17184"/>
    <w:rsid w:val="00E1722A"/>
    <w:rsid w:val="00E17230"/>
    <w:rsid w:val="00E1735A"/>
    <w:rsid w:val="00E1785E"/>
    <w:rsid w:val="00E17A31"/>
    <w:rsid w:val="00E17B0D"/>
    <w:rsid w:val="00E17D1B"/>
    <w:rsid w:val="00E17D2A"/>
    <w:rsid w:val="00E17E16"/>
    <w:rsid w:val="00E17F16"/>
    <w:rsid w:val="00E17F5A"/>
    <w:rsid w:val="00E2009E"/>
    <w:rsid w:val="00E2044C"/>
    <w:rsid w:val="00E205CF"/>
    <w:rsid w:val="00E205E6"/>
    <w:rsid w:val="00E20624"/>
    <w:rsid w:val="00E207A6"/>
    <w:rsid w:val="00E207D4"/>
    <w:rsid w:val="00E20B8A"/>
    <w:rsid w:val="00E20E1E"/>
    <w:rsid w:val="00E20F4E"/>
    <w:rsid w:val="00E21112"/>
    <w:rsid w:val="00E21483"/>
    <w:rsid w:val="00E2159E"/>
    <w:rsid w:val="00E2177C"/>
    <w:rsid w:val="00E217C1"/>
    <w:rsid w:val="00E21845"/>
    <w:rsid w:val="00E2190A"/>
    <w:rsid w:val="00E21F75"/>
    <w:rsid w:val="00E21F7E"/>
    <w:rsid w:val="00E220E4"/>
    <w:rsid w:val="00E221B1"/>
    <w:rsid w:val="00E222ED"/>
    <w:rsid w:val="00E22301"/>
    <w:rsid w:val="00E2258D"/>
    <w:rsid w:val="00E225BC"/>
    <w:rsid w:val="00E225D8"/>
    <w:rsid w:val="00E22827"/>
    <w:rsid w:val="00E22963"/>
    <w:rsid w:val="00E22A2E"/>
    <w:rsid w:val="00E22A96"/>
    <w:rsid w:val="00E22AE3"/>
    <w:rsid w:val="00E22C4F"/>
    <w:rsid w:val="00E22C82"/>
    <w:rsid w:val="00E22DC0"/>
    <w:rsid w:val="00E2338A"/>
    <w:rsid w:val="00E2354B"/>
    <w:rsid w:val="00E23824"/>
    <w:rsid w:val="00E2384F"/>
    <w:rsid w:val="00E23861"/>
    <w:rsid w:val="00E238D3"/>
    <w:rsid w:val="00E23A45"/>
    <w:rsid w:val="00E23AD0"/>
    <w:rsid w:val="00E23AF4"/>
    <w:rsid w:val="00E23C10"/>
    <w:rsid w:val="00E23C73"/>
    <w:rsid w:val="00E23DB2"/>
    <w:rsid w:val="00E24392"/>
    <w:rsid w:val="00E243CB"/>
    <w:rsid w:val="00E2447F"/>
    <w:rsid w:val="00E24859"/>
    <w:rsid w:val="00E249FB"/>
    <w:rsid w:val="00E24A29"/>
    <w:rsid w:val="00E24A58"/>
    <w:rsid w:val="00E24BD7"/>
    <w:rsid w:val="00E25089"/>
    <w:rsid w:val="00E25110"/>
    <w:rsid w:val="00E2528C"/>
    <w:rsid w:val="00E252A1"/>
    <w:rsid w:val="00E2555F"/>
    <w:rsid w:val="00E2570D"/>
    <w:rsid w:val="00E257E5"/>
    <w:rsid w:val="00E25961"/>
    <w:rsid w:val="00E25D5B"/>
    <w:rsid w:val="00E25E2B"/>
    <w:rsid w:val="00E26010"/>
    <w:rsid w:val="00E2602F"/>
    <w:rsid w:val="00E26068"/>
    <w:rsid w:val="00E2606B"/>
    <w:rsid w:val="00E26090"/>
    <w:rsid w:val="00E262E2"/>
    <w:rsid w:val="00E26488"/>
    <w:rsid w:val="00E2674B"/>
    <w:rsid w:val="00E2676B"/>
    <w:rsid w:val="00E26B07"/>
    <w:rsid w:val="00E26BA6"/>
    <w:rsid w:val="00E26FAE"/>
    <w:rsid w:val="00E2701B"/>
    <w:rsid w:val="00E27082"/>
    <w:rsid w:val="00E2735C"/>
    <w:rsid w:val="00E27366"/>
    <w:rsid w:val="00E273EE"/>
    <w:rsid w:val="00E27486"/>
    <w:rsid w:val="00E2755A"/>
    <w:rsid w:val="00E275E7"/>
    <w:rsid w:val="00E275F1"/>
    <w:rsid w:val="00E277A6"/>
    <w:rsid w:val="00E27C76"/>
    <w:rsid w:val="00E27FA9"/>
    <w:rsid w:val="00E27FB9"/>
    <w:rsid w:val="00E27FDF"/>
    <w:rsid w:val="00E30154"/>
    <w:rsid w:val="00E302A9"/>
    <w:rsid w:val="00E304A6"/>
    <w:rsid w:val="00E304B0"/>
    <w:rsid w:val="00E307E9"/>
    <w:rsid w:val="00E30D14"/>
    <w:rsid w:val="00E31332"/>
    <w:rsid w:val="00E3137A"/>
    <w:rsid w:val="00E31465"/>
    <w:rsid w:val="00E3167C"/>
    <w:rsid w:val="00E316DA"/>
    <w:rsid w:val="00E318F2"/>
    <w:rsid w:val="00E31B02"/>
    <w:rsid w:val="00E31B58"/>
    <w:rsid w:val="00E31C07"/>
    <w:rsid w:val="00E31C46"/>
    <w:rsid w:val="00E31E7C"/>
    <w:rsid w:val="00E31FA4"/>
    <w:rsid w:val="00E32113"/>
    <w:rsid w:val="00E32218"/>
    <w:rsid w:val="00E3225D"/>
    <w:rsid w:val="00E322FB"/>
    <w:rsid w:val="00E324AC"/>
    <w:rsid w:val="00E32516"/>
    <w:rsid w:val="00E32532"/>
    <w:rsid w:val="00E3273F"/>
    <w:rsid w:val="00E32AB4"/>
    <w:rsid w:val="00E32BF9"/>
    <w:rsid w:val="00E32C87"/>
    <w:rsid w:val="00E32D57"/>
    <w:rsid w:val="00E32DF2"/>
    <w:rsid w:val="00E32E41"/>
    <w:rsid w:val="00E32F25"/>
    <w:rsid w:val="00E33118"/>
    <w:rsid w:val="00E3319E"/>
    <w:rsid w:val="00E33214"/>
    <w:rsid w:val="00E33617"/>
    <w:rsid w:val="00E3399A"/>
    <w:rsid w:val="00E33A59"/>
    <w:rsid w:val="00E33AB3"/>
    <w:rsid w:val="00E33AFE"/>
    <w:rsid w:val="00E33B8C"/>
    <w:rsid w:val="00E33CB3"/>
    <w:rsid w:val="00E33F17"/>
    <w:rsid w:val="00E3427C"/>
    <w:rsid w:val="00E342AB"/>
    <w:rsid w:val="00E3433A"/>
    <w:rsid w:val="00E34450"/>
    <w:rsid w:val="00E344A7"/>
    <w:rsid w:val="00E345FC"/>
    <w:rsid w:val="00E34647"/>
    <w:rsid w:val="00E34688"/>
    <w:rsid w:val="00E347AB"/>
    <w:rsid w:val="00E347B5"/>
    <w:rsid w:val="00E348B2"/>
    <w:rsid w:val="00E34A03"/>
    <w:rsid w:val="00E34A65"/>
    <w:rsid w:val="00E34A73"/>
    <w:rsid w:val="00E34C76"/>
    <w:rsid w:val="00E34CA3"/>
    <w:rsid w:val="00E34FCA"/>
    <w:rsid w:val="00E35069"/>
    <w:rsid w:val="00E352C6"/>
    <w:rsid w:val="00E35311"/>
    <w:rsid w:val="00E355BD"/>
    <w:rsid w:val="00E35670"/>
    <w:rsid w:val="00E357A0"/>
    <w:rsid w:val="00E35813"/>
    <w:rsid w:val="00E358C7"/>
    <w:rsid w:val="00E35927"/>
    <w:rsid w:val="00E35B87"/>
    <w:rsid w:val="00E35CD1"/>
    <w:rsid w:val="00E35E7A"/>
    <w:rsid w:val="00E35ECE"/>
    <w:rsid w:val="00E35F3F"/>
    <w:rsid w:val="00E35F87"/>
    <w:rsid w:val="00E36003"/>
    <w:rsid w:val="00E36066"/>
    <w:rsid w:val="00E36108"/>
    <w:rsid w:val="00E36141"/>
    <w:rsid w:val="00E361E8"/>
    <w:rsid w:val="00E362D3"/>
    <w:rsid w:val="00E36321"/>
    <w:rsid w:val="00E364A8"/>
    <w:rsid w:val="00E366BC"/>
    <w:rsid w:val="00E366F0"/>
    <w:rsid w:val="00E367E8"/>
    <w:rsid w:val="00E36895"/>
    <w:rsid w:val="00E36898"/>
    <w:rsid w:val="00E368F1"/>
    <w:rsid w:val="00E3691A"/>
    <w:rsid w:val="00E36A73"/>
    <w:rsid w:val="00E36AEB"/>
    <w:rsid w:val="00E36D7D"/>
    <w:rsid w:val="00E36DCB"/>
    <w:rsid w:val="00E36DFE"/>
    <w:rsid w:val="00E36F39"/>
    <w:rsid w:val="00E370FE"/>
    <w:rsid w:val="00E3726D"/>
    <w:rsid w:val="00E373F5"/>
    <w:rsid w:val="00E37419"/>
    <w:rsid w:val="00E37502"/>
    <w:rsid w:val="00E376A8"/>
    <w:rsid w:val="00E376BC"/>
    <w:rsid w:val="00E377C5"/>
    <w:rsid w:val="00E37AC5"/>
    <w:rsid w:val="00E37AF9"/>
    <w:rsid w:val="00E37B68"/>
    <w:rsid w:val="00E37B8A"/>
    <w:rsid w:val="00E37C16"/>
    <w:rsid w:val="00E37C8B"/>
    <w:rsid w:val="00E37CD8"/>
    <w:rsid w:val="00E37EC0"/>
    <w:rsid w:val="00E37F00"/>
    <w:rsid w:val="00E37F07"/>
    <w:rsid w:val="00E401CA"/>
    <w:rsid w:val="00E4026D"/>
    <w:rsid w:val="00E404D5"/>
    <w:rsid w:val="00E406A4"/>
    <w:rsid w:val="00E406E3"/>
    <w:rsid w:val="00E406EA"/>
    <w:rsid w:val="00E40B01"/>
    <w:rsid w:val="00E40CAA"/>
    <w:rsid w:val="00E40E2A"/>
    <w:rsid w:val="00E41254"/>
    <w:rsid w:val="00E412D0"/>
    <w:rsid w:val="00E4143F"/>
    <w:rsid w:val="00E414B5"/>
    <w:rsid w:val="00E4154F"/>
    <w:rsid w:val="00E41948"/>
    <w:rsid w:val="00E41AA4"/>
    <w:rsid w:val="00E41C2B"/>
    <w:rsid w:val="00E41F92"/>
    <w:rsid w:val="00E4203F"/>
    <w:rsid w:val="00E422D7"/>
    <w:rsid w:val="00E42336"/>
    <w:rsid w:val="00E423D0"/>
    <w:rsid w:val="00E423F1"/>
    <w:rsid w:val="00E424B5"/>
    <w:rsid w:val="00E42537"/>
    <w:rsid w:val="00E425FD"/>
    <w:rsid w:val="00E426FE"/>
    <w:rsid w:val="00E42744"/>
    <w:rsid w:val="00E42783"/>
    <w:rsid w:val="00E427E1"/>
    <w:rsid w:val="00E427F2"/>
    <w:rsid w:val="00E42A94"/>
    <w:rsid w:val="00E42B7C"/>
    <w:rsid w:val="00E42BB7"/>
    <w:rsid w:val="00E42F9D"/>
    <w:rsid w:val="00E431DF"/>
    <w:rsid w:val="00E431F4"/>
    <w:rsid w:val="00E432B8"/>
    <w:rsid w:val="00E432CF"/>
    <w:rsid w:val="00E43550"/>
    <w:rsid w:val="00E435CA"/>
    <w:rsid w:val="00E435E8"/>
    <w:rsid w:val="00E436BA"/>
    <w:rsid w:val="00E436BF"/>
    <w:rsid w:val="00E438CF"/>
    <w:rsid w:val="00E438E9"/>
    <w:rsid w:val="00E43944"/>
    <w:rsid w:val="00E43B3D"/>
    <w:rsid w:val="00E43BE6"/>
    <w:rsid w:val="00E43D7F"/>
    <w:rsid w:val="00E43D8F"/>
    <w:rsid w:val="00E43E85"/>
    <w:rsid w:val="00E4429D"/>
    <w:rsid w:val="00E44495"/>
    <w:rsid w:val="00E44561"/>
    <w:rsid w:val="00E4456C"/>
    <w:rsid w:val="00E446D4"/>
    <w:rsid w:val="00E4471A"/>
    <w:rsid w:val="00E449EA"/>
    <w:rsid w:val="00E44A83"/>
    <w:rsid w:val="00E44C0F"/>
    <w:rsid w:val="00E44C72"/>
    <w:rsid w:val="00E44D09"/>
    <w:rsid w:val="00E44E8D"/>
    <w:rsid w:val="00E44EC6"/>
    <w:rsid w:val="00E44ED7"/>
    <w:rsid w:val="00E44F20"/>
    <w:rsid w:val="00E44F99"/>
    <w:rsid w:val="00E44FE8"/>
    <w:rsid w:val="00E45164"/>
    <w:rsid w:val="00E451A1"/>
    <w:rsid w:val="00E451EB"/>
    <w:rsid w:val="00E45326"/>
    <w:rsid w:val="00E45384"/>
    <w:rsid w:val="00E4546B"/>
    <w:rsid w:val="00E454CF"/>
    <w:rsid w:val="00E45745"/>
    <w:rsid w:val="00E459BD"/>
    <w:rsid w:val="00E45C25"/>
    <w:rsid w:val="00E45D2C"/>
    <w:rsid w:val="00E45E4A"/>
    <w:rsid w:val="00E460BD"/>
    <w:rsid w:val="00E4619C"/>
    <w:rsid w:val="00E4620B"/>
    <w:rsid w:val="00E463FB"/>
    <w:rsid w:val="00E46667"/>
    <w:rsid w:val="00E466C4"/>
    <w:rsid w:val="00E4678A"/>
    <w:rsid w:val="00E4680C"/>
    <w:rsid w:val="00E46D18"/>
    <w:rsid w:val="00E46F26"/>
    <w:rsid w:val="00E46FE2"/>
    <w:rsid w:val="00E47155"/>
    <w:rsid w:val="00E47212"/>
    <w:rsid w:val="00E4753C"/>
    <w:rsid w:val="00E47607"/>
    <w:rsid w:val="00E47738"/>
    <w:rsid w:val="00E4791F"/>
    <w:rsid w:val="00E47A94"/>
    <w:rsid w:val="00E47AA0"/>
    <w:rsid w:val="00E47AB2"/>
    <w:rsid w:val="00E47B65"/>
    <w:rsid w:val="00E47C19"/>
    <w:rsid w:val="00E47D16"/>
    <w:rsid w:val="00E47DAB"/>
    <w:rsid w:val="00E47ED0"/>
    <w:rsid w:val="00E5020F"/>
    <w:rsid w:val="00E50264"/>
    <w:rsid w:val="00E502F6"/>
    <w:rsid w:val="00E50314"/>
    <w:rsid w:val="00E50742"/>
    <w:rsid w:val="00E50814"/>
    <w:rsid w:val="00E50AC2"/>
    <w:rsid w:val="00E50AE5"/>
    <w:rsid w:val="00E50D55"/>
    <w:rsid w:val="00E50F51"/>
    <w:rsid w:val="00E51398"/>
    <w:rsid w:val="00E513B3"/>
    <w:rsid w:val="00E513D1"/>
    <w:rsid w:val="00E513FF"/>
    <w:rsid w:val="00E51454"/>
    <w:rsid w:val="00E518BA"/>
    <w:rsid w:val="00E51A69"/>
    <w:rsid w:val="00E51BCC"/>
    <w:rsid w:val="00E51E06"/>
    <w:rsid w:val="00E51E0D"/>
    <w:rsid w:val="00E51EB6"/>
    <w:rsid w:val="00E51EC9"/>
    <w:rsid w:val="00E52147"/>
    <w:rsid w:val="00E5218F"/>
    <w:rsid w:val="00E5237B"/>
    <w:rsid w:val="00E524C4"/>
    <w:rsid w:val="00E52537"/>
    <w:rsid w:val="00E52863"/>
    <w:rsid w:val="00E5298E"/>
    <w:rsid w:val="00E52BAA"/>
    <w:rsid w:val="00E52DCD"/>
    <w:rsid w:val="00E532BC"/>
    <w:rsid w:val="00E5332F"/>
    <w:rsid w:val="00E53438"/>
    <w:rsid w:val="00E53445"/>
    <w:rsid w:val="00E53536"/>
    <w:rsid w:val="00E53549"/>
    <w:rsid w:val="00E53815"/>
    <w:rsid w:val="00E53869"/>
    <w:rsid w:val="00E53965"/>
    <w:rsid w:val="00E539DC"/>
    <w:rsid w:val="00E53C09"/>
    <w:rsid w:val="00E53CDA"/>
    <w:rsid w:val="00E53D11"/>
    <w:rsid w:val="00E53DE3"/>
    <w:rsid w:val="00E53E6A"/>
    <w:rsid w:val="00E544A3"/>
    <w:rsid w:val="00E544B3"/>
    <w:rsid w:val="00E544F9"/>
    <w:rsid w:val="00E545D0"/>
    <w:rsid w:val="00E54853"/>
    <w:rsid w:val="00E54977"/>
    <w:rsid w:val="00E549F9"/>
    <w:rsid w:val="00E54A77"/>
    <w:rsid w:val="00E54D28"/>
    <w:rsid w:val="00E54F90"/>
    <w:rsid w:val="00E5512F"/>
    <w:rsid w:val="00E555F5"/>
    <w:rsid w:val="00E55688"/>
    <w:rsid w:val="00E55828"/>
    <w:rsid w:val="00E558BD"/>
    <w:rsid w:val="00E558D0"/>
    <w:rsid w:val="00E5599F"/>
    <w:rsid w:val="00E55ABA"/>
    <w:rsid w:val="00E55B50"/>
    <w:rsid w:val="00E55B63"/>
    <w:rsid w:val="00E55C2A"/>
    <w:rsid w:val="00E55F5C"/>
    <w:rsid w:val="00E560F3"/>
    <w:rsid w:val="00E561DC"/>
    <w:rsid w:val="00E56573"/>
    <w:rsid w:val="00E566AC"/>
    <w:rsid w:val="00E56757"/>
    <w:rsid w:val="00E568D5"/>
    <w:rsid w:val="00E56A2E"/>
    <w:rsid w:val="00E56CE2"/>
    <w:rsid w:val="00E56D72"/>
    <w:rsid w:val="00E56E07"/>
    <w:rsid w:val="00E56F34"/>
    <w:rsid w:val="00E56FE6"/>
    <w:rsid w:val="00E57338"/>
    <w:rsid w:val="00E574DA"/>
    <w:rsid w:val="00E5754D"/>
    <w:rsid w:val="00E57644"/>
    <w:rsid w:val="00E57817"/>
    <w:rsid w:val="00E57899"/>
    <w:rsid w:val="00E57A14"/>
    <w:rsid w:val="00E57A33"/>
    <w:rsid w:val="00E57A8E"/>
    <w:rsid w:val="00E57B1D"/>
    <w:rsid w:val="00E57B7B"/>
    <w:rsid w:val="00E57C14"/>
    <w:rsid w:val="00E57C16"/>
    <w:rsid w:val="00E57C3B"/>
    <w:rsid w:val="00E57CF9"/>
    <w:rsid w:val="00E57D12"/>
    <w:rsid w:val="00E57E37"/>
    <w:rsid w:val="00E57E3D"/>
    <w:rsid w:val="00E57F4C"/>
    <w:rsid w:val="00E6012C"/>
    <w:rsid w:val="00E6019E"/>
    <w:rsid w:val="00E601A5"/>
    <w:rsid w:val="00E60260"/>
    <w:rsid w:val="00E6029F"/>
    <w:rsid w:val="00E602B1"/>
    <w:rsid w:val="00E60342"/>
    <w:rsid w:val="00E6043E"/>
    <w:rsid w:val="00E604CD"/>
    <w:rsid w:val="00E60523"/>
    <w:rsid w:val="00E607EB"/>
    <w:rsid w:val="00E6085B"/>
    <w:rsid w:val="00E6085D"/>
    <w:rsid w:val="00E60A59"/>
    <w:rsid w:val="00E60AA3"/>
    <w:rsid w:val="00E60AB6"/>
    <w:rsid w:val="00E60F22"/>
    <w:rsid w:val="00E60F86"/>
    <w:rsid w:val="00E6110F"/>
    <w:rsid w:val="00E6112B"/>
    <w:rsid w:val="00E611CE"/>
    <w:rsid w:val="00E613A3"/>
    <w:rsid w:val="00E6143A"/>
    <w:rsid w:val="00E61515"/>
    <w:rsid w:val="00E615EC"/>
    <w:rsid w:val="00E61603"/>
    <w:rsid w:val="00E61703"/>
    <w:rsid w:val="00E61831"/>
    <w:rsid w:val="00E618EF"/>
    <w:rsid w:val="00E619A1"/>
    <w:rsid w:val="00E61A34"/>
    <w:rsid w:val="00E61B38"/>
    <w:rsid w:val="00E61E50"/>
    <w:rsid w:val="00E61E52"/>
    <w:rsid w:val="00E61EA0"/>
    <w:rsid w:val="00E62027"/>
    <w:rsid w:val="00E621AD"/>
    <w:rsid w:val="00E62412"/>
    <w:rsid w:val="00E6248D"/>
    <w:rsid w:val="00E624B3"/>
    <w:rsid w:val="00E624C8"/>
    <w:rsid w:val="00E62515"/>
    <w:rsid w:val="00E62517"/>
    <w:rsid w:val="00E62598"/>
    <w:rsid w:val="00E625EA"/>
    <w:rsid w:val="00E62713"/>
    <w:rsid w:val="00E6289F"/>
    <w:rsid w:val="00E628FD"/>
    <w:rsid w:val="00E62A08"/>
    <w:rsid w:val="00E62B92"/>
    <w:rsid w:val="00E62C23"/>
    <w:rsid w:val="00E62DAD"/>
    <w:rsid w:val="00E62EA3"/>
    <w:rsid w:val="00E63148"/>
    <w:rsid w:val="00E63174"/>
    <w:rsid w:val="00E63250"/>
    <w:rsid w:val="00E6339B"/>
    <w:rsid w:val="00E6341D"/>
    <w:rsid w:val="00E6345C"/>
    <w:rsid w:val="00E634AA"/>
    <w:rsid w:val="00E6356E"/>
    <w:rsid w:val="00E635E5"/>
    <w:rsid w:val="00E636EE"/>
    <w:rsid w:val="00E637A6"/>
    <w:rsid w:val="00E63828"/>
    <w:rsid w:val="00E63863"/>
    <w:rsid w:val="00E639B4"/>
    <w:rsid w:val="00E63BE0"/>
    <w:rsid w:val="00E63C0F"/>
    <w:rsid w:val="00E63C5A"/>
    <w:rsid w:val="00E63FEC"/>
    <w:rsid w:val="00E640B3"/>
    <w:rsid w:val="00E642E6"/>
    <w:rsid w:val="00E642E8"/>
    <w:rsid w:val="00E6484D"/>
    <w:rsid w:val="00E64955"/>
    <w:rsid w:val="00E64D23"/>
    <w:rsid w:val="00E64FB3"/>
    <w:rsid w:val="00E65000"/>
    <w:rsid w:val="00E6503E"/>
    <w:rsid w:val="00E65108"/>
    <w:rsid w:val="00E65119"/>
    <w:rsid w:val="00E65468"/>
    <w:rsid w:val="00E6567F"/>
    <w:rsid w:val="00E658DC"/>
    <w:rsid w:val="00E6591B"/>
    <w:rsid w:val="00E659D1"/>
    <w:rsid w:val="00E65BC7"/>
    <w:rsid w:val="00E65D01"/>
    <w:rsid w:val="00E65E42"/>
    <w:rsid w:val="00E65E9A"/>
    <w:rsid w:val="00E65F17"/>
    <w:rsid w:val="00E6650E"/>
    <w:rsid w:val="00E66637"/>
    <w:rsid w:val="00E667CB"/>
    <w:rsid w:val="00E66B28"/>
    <w:rsid w:val="00E66BF2"/>
    <w:rsid w:val="00E66C3E"/>
    <w:rsid w:val="00E66D20"/>
    <w:rsid w:val="00E66E11"/>
    <w:rsid w:val="00E67060"/>
    <w:rsid w:val="00E67586"/>
    <w:rsid w:val="00E6777D"/>
    <w:rsid w:val="00E6792E"/>
    <w:rsid w:val="00E6795A"/>
    <w:rsid w:val="00E67AD3"/>
    <w:rsid w:val="00E67C47"/>
    <w:rsid w:val="00E67CD9"/>
    <w:rsid w:val="00E67D7A"/>
    <w:rsid w:val="00E67DAB"/>
    <w:rsid w:val="00E67F43"/>
    <w:rsid w:val="00E67F5B"/>
    <w:rsid w:val="00E70030"/>
    <w:rsid w:val="00E70091"/>
    <w:rsid w:val="00E7025D"/>
    <w:rsid w:val="00E70360"/>
    <w:rsid w:val="00E706C6"/>
    <w:rsid w:val="00E707EA"/>
    <w:rsid w:val="00E70AA0"/>
    <w:rsid w:val="00E70B6E"/>
    <w:rsid w:val="00E70B89"/>
    <w:rsid w:val="00E70C7C"/>
    <w:rsid w:val="00E70D48"/>
    <w:rsid w:val="00E70D81"/>
    <w:rsid w:val="00E70DFF"/>
    <w:rsid w:val="00E70E0A"/>
    <w:rsid w:val="00E70F6C"/>
    <w:rsid w:val="00E710DD"/>
    <w:rsid w:val="00E71177"/>
    <w:rsid w:val="00E7118A"/>
    <w:rsid w:val="00E711A1"/>
    <w:rsid w:val="00E71260"/>
    <w:rsid w:val="00E71266"/>
    <w:rsid w:val="00E71296"/>
    <w:rsid w:val="00E71419"/>
    <w:rsid w:val="00E7151E"/>
    <w:rsid w:val="00E715D9"/>
    <w:rsid w:val="00E71805"/>
    <w:rsid w:val="00E71940"/>
    <w:rsid w:val="00E7199D"/>
    <w:rsid w:val="00E71A9B"/>
    <w:rsid w:val="00E71FC6"/>
    <w:rsid w:val="00E720BC"/>
    <w:rsid w:val="00E723D2"/>
    <w:rsid w:val="00E72427"/>
    <w:rsid w:val="00E72455"/>
    <w:rsid w:val="00E724DB"/>
    <w:rsid w:val="00E7253F"/>
    <w:rsid w:val="00E72594"/>
    <w:rsid w:val="00E726A2"/>
    <w:rsid w:val="00E72784"/>
    <w:rsid w:val="00E728E7"/>
    <w:rsid w:val="00E72921"/>
    <w:rsid w:val="00E72BD7"/>
    <w:rsid w:val="00E73020"/>
    <w:rsid w:val="00E7321A"/>
    <w:rsid w:val="00E73288"/>
    <w:rsid w:val="00E73522"/>
    <w:rsid w:val="00E73607"/>
    <w:rsid w:val="00E73708"/>
    <w:rsid w:val="00E7374E"/>
    <w:rsid w:val="00E7386F"/>
    <w:rsid w:val="00E7393D"/>
    <w:rsid w:val="00E73971"/>
    <w:rsid w:val="00E73C16"/>
    <w:rsid w:val="00E73C36"/>
    <w:rsid w:val="00E73C66"/>
    <w:rsid w:val="00E73CBE"/>
    <w:rsid w:val="00E73D68"/>
    <w:rsid w:val="00E73E1B"/>
    <w:rsid w:val="00E73E38"/>
    <w:rsid w:val="00E740EA"/>
    <w:rsid w:val="00E74132"/>
    <w:rsid w:val="00E744B1"/>
    <w:rsid w:val="00E745BF"/>
    <w:rsid w:val="00E74635"/>
    <w:rsid w:val="00E74645"/>
    <w:rsid w:val="00E74677"/>
    <w:rsid w:val="00E7472C"/>
    <w:rsid w:val="00E74857"/>
    <w:rsid w:val="00E74916"/>
    <w:rsid w:val="00E7494A"/>
    <w:rsid w:val="00E74B09"/>
    <w:rsid w:val="00E74BB0"/>
    <w:rsid w:val="00E74C05"/>
    <w:rsid w:val="00E74C5C"/>
    <w:rsid w:val="00E74D63"/>
    <w:rsid w:val="00E75303"/>
    <w:rsid w:val="00E75370"/>
    <w:rsid w:val="00E75471"/>
    <w:rsid w:val="00E7552C"/>
    <w:rsid w:val="00E7559F"/>
    <w:rsid w:val="00E7570E"/>
    <w:rsid w:val="00E7585D"/>
    <w:rsid w:val="00E75864"/>
    <w:rsid w:val="00E75953"/>
    <w:rsid w:val="00E75A5B"/>
    <w:rsid w:val="00E75D4D"/>
    <w:rsid w:val="00E75F45"/>
    <w:rsid w:val="00E75F7E"/>
    <w:rsid w:val="00E760BE"/>
    <w:rsid w:val="00E760E0"/>
    <w:rsid w:val="00E76350"/>
    <w:rsid w:val="00E763C3"/>
    <w:rsid w:val="00E7646B"/>
    <w:rsid w:val="00E765A8"/>
    <w:rsid w:val="00E767FF"/>
    <w:rsid w:val="00E76869"/>
    <w:rsid w:val="00E76871"/>
    <w:rsid w:val="00E768FE"/>
    <w:rsid w:val="00E76D39"/>
    <w:rsid w:val="00E76D5C"/>
    <w:rsid w:val="00E76ED9"/>
    <w:rsid w:val="00E7733B"/>
    <w:rsid w:val="00E774CC"/>
    <w:rsid w:val="00E774D8"/>
    <w:rsid w:val="00E774E1"/>
    <w:rsid w:val="00E77600"/>
    <w:rsid w:val="00E777B8"/>
    <w:rsid w:val="00E77A72"/>
    <w:rsid w:val="00E77C02"/>
    <w:rsid w:val="00E77C8B"/>
    <w:rsid w:val="00E77D69"/>
    <w:rsid w:val="00E77DB0"/>
    <w:rsid w:val="00E77E16"/>
    <w:rsid w:val="00E77E5A"/>
    <w:rsid w:val="00E77E77"/>
    <w:rsid w:val="00E77F93"/>
    <w:rsid w:val="00E77FA5"/>
    <w:rsid w:val="00E80067"/>
    <w:rsid w:val="00E8020E"/>
    <w:rsid w:val="00E80308"/>
    <w:rsid w:val="00E80400"/>
    <w:rsid w:val="00E80586"/>
    <w:rsid w:val="00E805CB"/>
    <w:rsid w:val="00E80739"/>
    <w:rsid w:val="00E807CE"/>
    <w:rsid w:val="00E8098D"/>
    <w:rsid w:val="00E80D28"/>
    <w:rsid w:val="00E80FED"/>
    <w:rsid w:val="00E80FFA"/>
    <w:rsid w:val="00E812A9"/>
    <w:rsid w:val="00E812F3"/>
    <w:rsid w:val="00E8135F"/>
    <w:rsid w:val="00E81616"/>
    <w:rsid w:val="00E816FD"/>
    <w:rsid w:val="00E8182F"/>
    <w:rsid w:val="00E81B94"/>
    <w:rsid w:val="00E81C2F"/>
    <w:rsid w:val="00E81CE6"/>
    <w:rsid w:val="00E81D12"/>
    <w:rsid w:val="00E81F4C"/>
    <w:rsid w:val="00E823B9"/>
    <w:rsid w:val="00E823F7"/>
    <w:rsid w:val="00E82533"/>
    <w:rsid w:val="00E82628"/>
    <w:rsid w:val="00E8271E"/>
    <w:rsid w:val="00E829F4"/>
    <w:rsid w:val="00E82B97"/>
    <w:rsid w:val="00E82C1D"/>
    <w:rsid w:val="00E82CD0"/>
    <w:rsid w:val="00E82CE4"/>
    <w:rsid w:val="00E82DB8"/>
    <w:rsid w:val="00E82DD9"/>
    <w:rsid w:val="00E82F8A"/>
    <w:rsid w:val="00E83122"/>
    <w:rsid w:val="00E83203"/>
    <w:rsid w:val="00E833DD"/>
    <w:rsid w:val="00E83486"/>
    <w:rsid w:val="00E83674"/>
    <w:rsid w:val="00E838EE"/>
    <w:rsid w:val="00E8395F"/>
    <w:rsid w:val="00E83DAA"/>
    <w:rsid w:val="00E83DBC"/>
    <w:rsid w:val="00E83F16"/>
    <w:rsid w:val="00E83FBC"/>
    <w:rsid w:val="00E83FCF"/>
    <w:rsid w:val="00E84038"/>
    <w:rsid w:val="00E8413C"/>
    <w:rsid w:val="00E84343"/>
    <w:rsid w:val="00E8436F"/>
    <w:rsid w:val="00E8490F"/>
    <w:rsid w:val="00E84A22"/>
    <w:rsid w:val="00E84A4A"/>
    <w:rsid w:val="00E84BCE"/>
    <w:rsid w:val="00E84C43"/>
    <w:rsid w:val="00E84E15"/>
    <w:rsid w:val="00E84E2E"/>
    <w:rsid w:val="00E84EC5"/>
    <w:rsid w:val="00E84F09"/>
    <w:rsid w:val="00E852AD"/>
    <w:rsid w:val="00E8542F"/>
    <w:rsid w:val="00E857B3"/>
    <w:rsid w:val="00E857E5"/>
    <w:rsid w:val="00E8589D"/>
    <w:rsid w:val="00E8591B"/>
    <w:rsid w:val="00E859CB"/>
    <w:rsid w:val="00E859D4"/>
    <w:rsid w:val="00E85A4F"/>
    <w:rsid w:val="00E85D66"/>
    <w:rsid w:val="00E85D6D"/>
    <w:rsid w:val="00E861BA"/>
    <w:rsid w:val="00E862F3"/>
    <w:rsid w:val="00E86673"/>
    <w:rsid w:val="00E866C7"/>
    <w:rsid w:val="00E86756"/>
    <w:rsid w:val="00E867E6"/>
    <w:rsid w:val="00E8696B"/>
    <w:rsid w:val="00E86B26"/>
    <w:rsid w:val="00E86B8D"/>
    <w:rsid w:val="00E86CE6"/>
    <w:rsid w:val="00E87063"/>
    <w:rsid w:val="00E870A5"/>
    <w:rsid w:val="00E8723C"/>
    <w:rsid w:val="00E872A4"/>
    <w:rsid w:val="00E872F2"/>
    <w:rsid w:val="00E87349"/>
    <w:rsid w:val="00E874D5"/>
    <w:rsid w:val="00E875E9"/>
    <w:rsid w:val="00E877CF"/>
    <w:rsid w:val="00E87A48"/>
    <w:rsid w:val="00E87B18"/>
    <w:rsid w:val="00E87B47"/>
    <w:rsid w:val="00E90068"/>
    <w:rsid w:val="00E9012D"/>
    <w:rsid w:val="00E9043C"/>
    <w:rsid w:val="00E904B1"/>
    <w:rsid w:val="00E904E5"/>
    <w:rsid w:val="00E90574"/>
    <w:rsid w:val="00E905C2"/>
    <w:rsid w:val="00E905EC"/>
    <w:rsid w:val="00E906C6"/>
    <w:rsid w:val="00E9081F"/>
    <w:rsid w:val="00E90823"/>
    <w:rsid w:val="00E9087E"/>
    <w:rsid w:val="00E9092C"/>
    <w:rsid w:val="00E90B1A"/>
    <w:rsid w:val="00E90C0B"/>
    <w:rsid w:val="00E90D55"/>
    <w:rsid w:val="00E90E19"/>
    <w:rsid w:val="00E90ED7"/>
    <w:rsid w:val="00E90FB6"/>
    <w:rsid w:val="00E910DD"/>
    <w:rsid w:val="00E9123C"/>
    <w:rsid w:val="00E9123E"/>
    <w:rsid w:val="00E912C7"/>
    <w:rsid w:val="00E914AD"/>
    <w:rsid w:val="00E914BF"/>
    <w:rsid w:val="00E91551"/>
    <w:rsid w:val="00E91628"/>
    <w:rsid w:val="00E9174A"/>
    <w:rsid w:val="00E91817"/>
    <w:rsid w:val="00E918CA"/>
    <w:rsid w:val="00E918EB"/>
    <w:rsid w:val="00E919B9"/>
    <w:rsid w:val="00E91C65"/>
    <w:rsid w:val="00E91CA7"/>
    <w:rsid w:val="00E91EF6"/>
    <w:rsid w:val="00E91F1C"/>
    <w:rsid w:val="00E91F4E"/>
    <w:rsid w:val="00E92139"/>
    <w:rsid w:val="00E922FB"/>
    <w:rsid w:val="00E92525"/>
    <w:rsid w:val="00E9261D"/>
    <w:rsid w:val="00E92723"/>
    <w:rsid w:val="00E92908"/>
    <w:rsid w:val="00E929DB"/>
    <w:rsid w:val="00E92B48"/>
    <w:rsid w:val="00E92C2A"/>
    <w:rsid w:val="00E930E5"/>
    <w:rsid w:val="00E930ED"/>
    <w:rsid w:val="00E93149"/>
    <w:rsid w:val="00E931F3"/>
    <w:rsid w:val="00E93243"/>
    <w:rsid w:val="00E932B6"/>
    <w:rsid w:val="00E93338"/>
    <w:rsid w:val="00E933C7"/>
    <w:rsid w:val="00E933CB"/>
    <w:rsid w:val="00E933FD"/>
    <w:rsid w:val="00E934EF"/>
    <w:rsid w:val="00E934F8"/>
    <w:rsid w:val="00E936F1"/>
    <w:rsid w:val="00E9383C"/>
    <w:rsid w:val="00E93876"/>
    <w:rsid w:val="00E93993"/>
    <w:rsid w:val="00E93A8B"/>
    <w:rsid w:val="00E93C92"/>
    <w:rsid w:val="00E93D2F"/>
    <w:rsid w:val="00E93E04"/>
    <w:rsid w:val="00E93FF2"/>
    <w:rsid w:val="00E940DE"/>
    <w:rsid w:val="00E9413D"/>
    <w:rsid w:val="00E941AB"/>
    <w:rsid w:val="00E941C5"/>
    <w:rsid w:val="00E942BB"/>
    <w:rsid w:val="00E94558"/>
    <w:rsid w:val="00E946EF"/>
    <w:rsid w:val="00E94702"/>
    <w:rsid w:val="00E9471A"/>
    <w:rsid w:val="00E94776"/>
    <w:rsid w:val="00E94818"/>
    <w:rsid w:val="00E94946"/>
    <w:rsid w:val="00E94A3B"/>
    <w:rsid w:val="00E94ADD"/>
    <w:rsid w:val="00E94C00"/>
    <w:rsid w:val="00E94D09"/>
    <w:rsid w:val="00E94F53"/>
    <w:rsid w:val="00E94FC6"/>
    <w:rsid w:val="00E95077"/>
    <w:rsid w:val="00E950CF"/>
    <w:rsid w:val="00E95235"/>
    <w:rsid w:val="00E95292"/>
    <w:rsid w:val="00E9544F"/>
    <w:rsid w:val="00E954EF"/>
    <w:rsid w:val="00E955DF"/>
    <w:rsid w:val="00E95837"/>
    <w:rsid w:val="00E958EE"/>
    <w:rsid w:val="00E95952"/>
    <w:rsid w:val="00E959B3"/>
    <w:rsid w:val="00E95AE0"/>
    <w:rsid w:val="00E95B53"/>
    <w:rsid w:val="00E95BB6"/>
    <w:rsid w:val="00E95C06"/>
    <w:rsid w:val="00E95C0E"/>
    <w:rsid w:val="00E95D66"/>
    <w:rsid w:val="00E95ECE"/>
    <w:rsid w:val="00E95F56"/>
    <w:rsid w:val="00E963B9"/>
    <w:rsid w:val="00E965A8"/>
    <w:rsid w:val="00E965DE"/>
    <w:rsid w:val="00E966D5"/>
    <w:rsid w:val="00E9685E"/>
    <w:rsid w:val="00E96895"/>
    <w:rsid w:val="00E96C98"/>
    <w:rsid w:val="00E96CE3"/>
    <w:rsid w:val="00E96DCE"/>
    <w:rsid w:val="00E96EFB"/>
    <w:rsid w:val="00E96F85"/>
    <w:rsid w:val="00E970DD"/>
    <w:rsid w:val="00E9755B"/>
    <w:rsid w:val="00E9769F"/>
    <w:rsid w:val="00E976DB"/>
    <w:rsid w:val="00E97755"/>
    <w:rsid w:val="00E978C3"/>
    <w:rsid w:val="00E97BE4"/>
    <w:rsid w:val="00E97CC2"/>
    <w:rsid w:val="00E97EA9"/>
    <w:rsid w:val="00EA0066"/>
    <w:rsid w:val="00EA0164"/>
    <w:rsid w:val="00EA01D5"/>
    <w:rsid w:val="00EA029C"/>
    <w:rsid w:val="00EA02AA"/>
    <w:rsid w:val="00EA03D8"/>
    <w:rsid w:val="00EA0486"/>
    <w:rsid w:val="00EA0555"/>
    <w:rsid w:val="00EA071A"/>
    <w:rsid w:val="00EA08B4"/>
    <w:rsid w:val="00EA0B6B"/>
    <w:rsid w:val="00EA0B7C"/>
    <w:rsid w:val="00EA0BEC"/>
    <w:rsid w:val="00EA0EFE"/>
    <w:rsid w:val="00EA1015"/>
    <w:rsid w:val="00EA10F8"/>
    <w:rsid w:val="00EA118A"/>
    <w:rsid w:val="00EA120B"/>
    <w:rsid w:val="00EA12D6"/>
    <w:rsid w:val="00EA1501"/>
    <w:rsid w:val="00EA15BF"/>
    <w:rsid w:val="00EA1778"/>
    <w:rsid w:val="00EA178A"/>
    <w:rsid w:val="00EA1835"/>
    <w:rsid w:val="00EA1C3B"/>
    <w:rsid w:val="00EA1D13"/>
    <w:rsid w:val="00EA1D87"/>
    <w:rsid w:val="00EA1FA9"/>
    <w:rsid w:val="00EA2070"/>
    <w:rsid w:val="00EA21EE"/>
    <w:rsid w:val="00EA23B8"/>
    <w:rsid w:val="00EA2511"/>
    <w:rsid w:val="00EA256F"/>
    <w:rsid w:val="00EA25CF"/>
    <w:rsid w:val="00EA2641"/>
    <w:rsid w:val="00EA2653"/>
    <w:rsid w:val="00EA26EA"/>
    <w:rsid w:val="00EA2829"/>
    <w:rsid w:val="00EA2A2D"/>
    <w:rsid w:val="00EA2ADC"/>
    <w:rsid w:val="00EA2BD8"/>
    <w:rsid w:val="00EA2EB3"/>
    <w:rsid w:val="00EA3033"/>
    <w:rsid w:val="00EA3148"/>
    <w:rsid w:val="00EA3151"/>
    <w:rsid w:val="00EA3213"/>
    <w:rsid w:val="00EA32AC"/>
    <w:rsid w:val="00EA32D3"/>
    <w:rsid w:val="00EA34A5"/>
    <w:rsid w:val="00EA355D"/>
    <w:rsid w:val="00EA375F"/>
    <w:rsid w:val="00EA380C"/>
    <w:rsid w:val="00EA38DD"/>
    <w:rsid w:val="00EA3917"/>
    <w:rsid w:val="00EA395B"/>
    <w:rsid w:val="00EA397C"/>
    <w:rsid w:val="00EA3D10"/>
    <w:rsid w:val="00EA3D84"/>
    <w:rsid w:val="00EA3F5F"/>
    <w:rsid w:val="00EA40A9"/>
    <w:rsid w:val="00EA40E9"/>
    <w:rsid w:val="00EA415F"/>
    <w:rsid w:val="00EA424F"/>
    <w:rsid w:val="00EA4458"/>
    <w:rsid w:val="00EA45AD"/>
    <w:rsid w:val="00EA468D"/>
    <w:rsid w:val="00EA470A"/>
    <w:rsid w:val="00EA4AB6"/>
    <w:rsid w:val="00EA4C24"/>
    <w:rsid w:val="00EA4D05"/>
    <w:rsid w:val="00EA50E4"/>
    <w:rsid w:val="00EA5148"/>
    <w:rsid w:val="00EA51E8"/>
    <w:rsid w:val="00EA52CB"/>
    <w:rsid w:val="00EA52F3"/>
    <w:rsid w:val="00EA5389"/>
    <w:rsid w:val="00EA5675"/>
    <w:rsid w:val="00EA57DE"/>
    <w:rsid w:val="00EA5A43"/>
    <w:rsid w:val="00EA5A7C"/>
    <w:rsid w:val="00EA5BAE"/>
    <w:rsid w:val="00EA5D2C"/>
    <w:rsid w:val="00EA5EE7"/>
    <w:rsid w:val="00EA5F3F"/>
    <w:rsid w:val="00EA5F88"/>
    <w:rsid w:val="00EA5FEE"/>
    <w:rsid w:val="00EA6156"/>
    <w:rsid w:val="00EA634D"/>
    <w:rsid w:val="00EA6464"/>
    <w:rsid w:val="00EA658B"/>
    <w:rsid w:val="00EA6740"/>
    <w:rsid w:val="00EA675B"/>
    <w:rsid w:val="00EA6781"/>
    <w:rsid w:val="00EA6BDD"/>
    <w:rsid w:val="00EA6C2C"/>
    <w:rsid w:val="00EA6DD3"/>
    <w:rsid w:val="00EA6E57"/>
    <w:rsid w:val="00EA6F17"/>
    <w:rsid w:val="00EA6FCB"/>
    <w:rsid w:val="00EA7028"/>
    <w:rsid w:val="00EA7612"/>
    <w:rsid w:val="00EA782E"/>
    <w:rsid w:val="00EA7869"/>
    <w:rsid w:val="00EA7896"/>
    <w:rsid w:val="00EA79C2"/>
    <w:rsid w:val="00EA79CB"/>
    <w:rsid w:val="00EA7C4A"/>
    <w:rsid w:val="00EA7DA2"/>
    <w:rsid w:val="00EA7ED3"/>
    <w:rsid w:val="00EA7F72"/>
    <w:rsid w:val="00EA7FCD"/>
    <w:rsid w:val="00EB0072"/>
    <w:rsid w:val="00EB01A9"/>
    <w:rsid w:val="00EB01C3"/>
    <w:rsid w:val="00EB02C5"/>
    <w:rsid w:val="00EB02C6"/>
    <w:rsid w:val="00EB02CF"/>
    <w:rsid w:val="00EB05FC"/>
    <w:rsid w:val="00EB0763"/>
    <w:rsid w:val="00EB07A2"/>
    <w:rsid w:val="00EB07C2"/>
    <w:rsid w:val="00EB0863"/>
    <w:rsid w:val="00EB0895"/>
    <w:rsid w:val="00EB0962"/>
    <w:rsid w:val="00EB0A5B"/>
    <w:rsid w:val="00EB0AD4"/>
    <w:rsid w:val="00EB0C36"/>
    <w:rsid w:val="00EB0F0D"/>
    <w:rsid w:val="00EB1067"/>
    <w:rsid w:val="00EB1350"/>
    <w:rsid w:val="00EB14FF"/>
    <w:rsid w:val="00EB154B"/>
    <w:rsid w:val="00EB158D"/>
    <w:rsid w:val="00EB1593"/>
    <w:rsid w:val="00EB15BE"/>
    <w:rsid w:val="00EB15C0"/>
    <w:rsid w:val="00EB1629"/>
    <w:rsid w:val="00EB163E"/>
    <w:rsid w:val="00EB19F9"/>
    <w:rsid w:val="00EB1AC4"/>
    <w:rsid w:val="00EB1D45"/>
    <w:rsid w:val="00EB1DC7"/>
    <w:rsid w:val="00EB20B6"/>
    <w:rsid w:val="00EB2143"/>
    <w:rsid w:val="00EB21BD"/>
    <w:rsid w:val="00EB21EA"/>
    <w:rsid w:val="00EB22B9"/>
    <w:rsid w:val="00EB2349"/>
    <w:rsid w:val="00EB2354"/>
    <w:rsid w:val="00EB2507"/>
    <w:rsid w:val="00EB2791"/>
    <w:rsid w:val="00EB2794"/>
    <w:rsid w:val="00EB2821"/>
    <w:rsid w:val="00EB2960"/>
    <w:rsid w:val="00EB29CB"/>
    <w:rsid w:val="00EB2A4E"/>
    <w:rsid w:val="00EB2B28"/>
    <w:rsid w:val="00EB2BE5"/>
    <w:rsid w:val="00EB2D47"/>
    <w:rsid w:val="00EB2D99"/>
    <w:rsid w:val="00EB2EE6"/>
    <w:rsid w:val="00EB30D0"/>
    <w:rsid w:val="00EB31B7"/>
    <w:rsid w:val="00EB31E5"/>
    <w:rsid w:val="00EB3364"/>
    <w:rsid w:val="00EB348E"/>
    <w:rsid w:val="00EB34D8"/>
    <w:rsid w:val="00EB34F8"/>
    <w:rsid w:val="00EB3523"/>
    <w:rsid w:val="00EB37BB"/>
    <w:rsid w:val="00EB3845"/>
    <w:rsid w:val="00EB3A8C"/>
    <w:rsid w:val="00EB3B5A"/>
    <w:rsid w:val="00EB3C84"/>
    <w:rsid w:val="00EB3D41"/>
    <w:rsid w:val="00EB3DFB"/>
    <w:rsid w:val="00EB3E61"/>
    <w:rsid w:val="00EB3F0A"/>
    <w:rsid w:val="00EB3F37"/>
    <w:rsid w:val="00EB3FA3"/>
    <w:rsid w:val="00EB4050"/>
    <w:rsid w:val="00EB44FC"/>
    <w:rsid w:val="00EB451D"/>
    <w:rsid w:val="00EB4724"/>
    <w:rsid w:val="00EB480B"/>
    <w:rsid w:val="00EB4AF1"/>
    <w:rsid w:val="00EB4C2D"/>
    <w:rsid w:val="00EB4C54"/>
    <w:rsid w:val="00EB4C5F"/>
    <w:rsid w:val="00EB4D3C"/>
    <w:rsid w:val="00EB4D4C"/>
    <w:rsid w:val="00EB4E39"/>
    <w:rsid w:val="00EB5374"/>
    <w:rsid w:val="00EB5475"/>
    <w:rsid w:val="00EB54E5"/>
    <w:rsid w:val="00EB553F"/>
    <w:rsid w:val="00EB5728"/>
    <w:rsid w:val="00EB5A4A"/>
    <w:rsid w:val="00EB5B9F"/>
    <w:rsid w:val="00EB5C8A"/>
    <w:rsid w:val="00EB5D15"/>
    <w:rsid w:val="00EB5E29"/>
    <w:rsid w:val="00EB6026"/>
    <w:rsid w:val="00EB6044"/>
    <w:rsid w:val="00EB6252"/>
    <w:rsid w:val="00EB62CE"/>
    <w:rsid w:val="00EB64E5"/>
    <w:rsid w:val="00EB6513"/>
    <w:rsid w:val="00EB67EB"/>
    <w:rsid w:val="00EB67EC"/>
    <w:rsid w:val="00EB6966"/>
    <w:rsid w:val="00EB69AA"/>
    <w:rsid w:val="00EB69B2"/>
    <w:rsid w:val="00EB6AD0"/>
    <w:rsid w:val="00EB6BD6"/>
    <w:rsid w:val="00EB6C6B"/>
    <w:rsid w:val="00EB6CC2"/>
    <w:rsid w:val="00EB6D17"/>
    <w:rsid w:val="00EB6D48"/>
    <w:rsid w:val="00EB6D4A"/>
    <w:rsid w:val="00EB6D7C"/>
    <w:rsid w:val="00EB6EAF"/>
    <w:rsid w:val="00EB7085"/>
    <w:rsid w:val="00EB70A0"/>
    <w:rsid w:val="00EB70B8"/>
    <w:rsid w:val="00EB71FE"/>
    <w:rsid w:val="00EB7248"/>
    <w:rsid w:val="00EB72C9"/>
    <w:rsid w:val="00EB73BA"/>
    <w:rsid w:val="00EB7498"/>
    <w:rsid w:val="00EB75BC"/>
    <w:rsid w:val="00EB761D"/>
    <w:rsid w:val="00EB77EA"/>
    <w:rsid w:val="00EB7929"/>
    <w:rsid w:val="00EB7EAF"/>
    <w:rsid w:val="00EC0119"/>
    <w:rsid w:val="00EC0155"/>
    <w:rsid w:val="00EC0518"/>
    <w:rsid w:val="00EC0ABB"/>
    <w:rsid w:val="00EC0ACE"/>
    <w:rsid w:val="00EC12DE"/>
    <w:rsid w:val="00EC143F"/>
    <w:rsid w:val="00EC147A"/>
    <w:rsid w:val="00EC14F1"/>
    <w:rsid w:val="00EC1518"/>
    <w:rsid w:val="00EC17C2"/>
    <w:rsid w:val="00EC18B4"/>
    <w:rsid w:val="00EC18B9"/>
    <w:rsid w:val="00EC1AA0"/>
    <w:rsid w:val="00EC1ADF"/>
    <w:rsid w:val="00EC1BCF"/>
    <w:rsid w:val="00EC1BF3"/>
    <w:rsid w:val="00EC1E81"/>
    <w:rsid w:val="00EC1ED0"/>
    <w:rsid w:val="00EC1EFE"/>
    <w:rsid w:val="00EC1F32"/>
    <w:rsid w:val="00EC20B7"/>
    <w:rsid w:val="00EC2519"/>
    <w:rsid w:val="00EC251F"/>
    <w:rsid w:val="00EC259C"/>
    <w:rsid w:val="00EC2787"/>
    <w:rsid w:val="00EC27C9"/>
    <w:rsid w:val="00EC2812"/>
    <w:rsid w:val="00EC2BA9"/>
    <w:rsid w:val="00EC2CBC"/>
    <w:rsid w:val="00EC2D4D"/>
    <w:rsid w:val="00EC2E67"/>
    <w:rsid w:val="00EC2F60"/>
    <w:rsid w:val="00EC3010"/>
    <w:rsid w:val="00EC3297"/>
    <w:rsid w:val="00EC339C"/>
    <w:rsid w:val="00EC34E5"/>
    <w:rsid w:val="00EC3574"/>
    <w:rsid w:val="00EC3655"/>
    <w:rsid w:val="00EC3734"/>
    <w:rsid w:val="00EC37E8"/>
    <w:rsid w:val="00EC3A48"/>
    <w:rsid w:val="00EC3CAA"/>
    <w:rsid w:val="00EC3CE7"/>
    <w:rsid w:val="00EC3D96"/>
    <w:rsid w:val="00EC3DA0"/>
    <w:rsid w:val="00EC3E4D"/>
    <w:rsid w:val="00EC3F31"/>
    <w:rsid w:val="00EC3F70"/>
    <w:rsid w:val="00EC3F75"/>
    <w:rsid w:val="00EC4037"/>
    <w:rsid w:val="00EC40E8"/>
    <w:rsid w:val="00EC4223"/>
    <w:rsid w:val="00EC4229"/>
    <w:rsid w:val="00EC4430"/>
    <w:rsid w:val="00EC4501"/>
    <w:rsid w:val="00EC4631"/>
    <w:rsid w:val="00EC46F6"/>
    <w:rsid w:val="00EC4715"/>
    <w:rsid w:val="00EC478D"/>
    <w:rsid w:val="00EC47CA"/>
    <w:rsid w:val="00EC4937"/>
    <w:rsid w:val="00EC4B02"/>
    <w:rsid w:val="00EC4B19"/>
    <w:rsid w:val="00EC4CB6"/>
    <w:rsid w:val="00EC4CD8"/>
    <w:rsid w:val="00EC4DAF"/>
    <w:rsid w:val="00EC4EEE"/>
    <w:rsid w:val="00EC4FA0"/>
    <w:rsid w:val="00EC5052"/>
    <w:rsid w:val="00EC5420"/>
    <w:rsid w:val="00EC575C"/>
    <w:rsid w:val="00EC5880"/>
    <w:rsid w:val="00EC5951"/>
    <w:rsid w:val="00EC598E"/>
    <w:rsid w:val="00EC5A88"/>
    <w:rsid w:val="00EC5A9E"/>
    <w:rsid w:val="00EC5ACB"/>
    <w:rsid w:val="00EC5B75"/>
    <w:rsid w:val="00EC5BBC"/>
    <w:rsid w:val="00EC5CF0"/>
    <w:rsid w:val="00EC5DD0"/>
    <w:rsid w:val="00EC5F2B"/>
    <w:rsid w:val="00EC611A"/>
    <w:rsid w:val="00EC611B"/>
    <w:rsid w:val="00EC619E"/>
    <w:rsid w:val="00EC61D7"/>
    <w:rsid w:val="00EC6229"/>
    <w:rsid w:val="00EC6257"/>
    <w:rsid w:val="00EC627B"/>
    <w:rsid w:val="00EC62BA"/>
    <w:rsid w:val="00EC6381"/>
    <w:rsid w:val="00EC66DE"/>
    <w:rsid w:val="00EC6748"/>
    <w:rsid w:val="00EC68E7"/>
    <w:rsid w:val="00EC6B5E"/>
    <w:rsid w:val="00EC6DC1"/>
    <w:rsid w:val="00EC70CD"/>
    <w:rsid w:val="00EC751F"/>
    <w:rsid w:val="00EC76FA"/>
    <w:rsid w:val="00EC7A02"/>
    <w:rsid w:val="00EC7A04"/>
    <w:rsid w:val="00EC7CEC"/>
    <w:rsid w:val="00EC7D77"/>
    <w:rsid w:val="00ED009A"/>
    <w:rsid w:val="00ED014D"/>
    <w:rsid w:val="00ED0248"/>
    <w:rsid w:val="00ED04C9"/>
    <w:rsid w:val="00ED052E"/>
    <w:rsid w:val="00ED056C"/>
    <w:rsid w:val="00ED0736"/>
    <w:rsid w:val="00ED0768"/>
    <w:rsid w:val="00ED085A"/>
    <w:rsid w:val="00ED09BF"/>
    <w:rsid w:val="00ED0C57"/>
    <w:rsid w:val="00ED0D00"/>
    <w:rsid w:val="00ED0FEE"/>
    <w:rsid w:val="00ED1005"/>
    <w:rsid w:val="00ED115D"/>
    <w:rsid w:val="00ED1185"/>
    <w:rsid w:val="00ED13E9"/>
    <w:rsid w:val="00ED151A"/>
    <w:rsid w:val="00ED15C7"/>
    <w:rsid w:val="00ED1A3E"/>
    <w:rsid w:val="00ED1B93"/>
    <w:rsid w:val="00ED1C38"/>
    <w:rsid w:val="00ED1E57"/>
    <w:rsid w:val="00ED1F55"/>
    <w:rsid w:val="00ED1F60"/>
    <w:rsid w:val="00ED1FE1"/>
    <w:rsid w:val="00ED2107"/>
    <w:rsid w:val="00ED217B"/>
    <w:rsid w:val="00ED2187"/>
    <w:rsid w:val="00ED2407"/>
    <w:rsid w:val="00ED2540"/>
    <w:rsid w:val="00ED2623"/>
    <w:rsid w:val="00ED2901"/>
    <w:rsid w:val="00ED29A0"/>
    <w:rsid w:val="00ED2AD0"/>
    <w:rsid w:val="00ED2B1D"/>
    <w:rsid w:val="00ED2B30"/>
    <w:rsid w:val="00ED2CB5"/>
    <w:rsid w:val="00ED2D12"/>
    <w:rsid w:val="00ED2E4B"/>
    <w:rsid w:val="00ED2E5A"/>
    <w:rsid w:val="00ED2ECA"/>
    <w:rsid w:val="00ED2EE3"/>
    <w:rsid w:val="00ED3190"/>
    <w:rsid w:val="00ED31C1"/>
    <w:rsid w:val="00ED34EB"/>
    <w:rsid w:val="00ED3557"/>
    <w:rsid w:val="00ED356C"/>
    <w:rsid w:val="00ED3709"/>
    <w:rsid w:val="00ED3776"/>
    <w:rsid w:val="00ED3805"/>
    <w:rsid w:val="00ED398C"/>
    <w:rsid w:val="00ED39AD"/>
    <w:rsid w:val="00ED3AD3"/>
    <w:rsid w:val="00ED3AE8"/>
    <w:rsid w:val="00ED40E0"/>
    <w:rsid w:val="00ED4139"/>
    <w:rsid w:val="00ED4162"/>
    <w:rsid w:val="00ED45D2"/>
    <w:rsid w:val="00ED4874"/>
    <w:rsid w:val="00ED4972"/>
    <w:rsid w:val="00ED497C"/>
    <w:rsid w:val="00ED49D7"/>
    <w:rsid w:val="00ED4A04"/>
    <w:rsid w:val="00ED4A15"/>
    <w:rsid w:val="00ED4CA6"/>
    <w:rsid w:val="00ED4D29"/>
    <w:rsid w:val="00ED4E10"/>
    <w:rsid w:val="00ED517B"/>
    <w:rsid w:val="00ED51B5"/>
    <w:rsid w:val="00ED527A"/>
    <w:rsid w:val="00ED52A9"/>
    <w:rsid w:val="00ED557B"/>
    <w:rsid w:val="00ED5610"/>
    <w:rsid w:val="00ED5755"/>
    <w:rsid w:val="00ED577D"/>
    <w:rsid w:val="00ED5796"/>
    <w:rsid w:val="00ED57EE"/>
    <w:rsid w:val="00ED5A8B"/>
    <w:rsid w:val="00ED5ADB"/>
    <w:rsid w:val="00ED5FE7"/>
    <w:rsid w:val="00ED60A7"/>
    <w:rsid w:val="00ED60EF"/>
    <w:rsid w:val="00ED64C2"/>
    <w:rsid w:val="00ED64C6"/>
    <w:rsid w:val="00ED65CF"/>
    <w:rsid w:val="00ED6677"/>
    <w:rsid w:val="00ED66BD"/>
    <w:rsid w:val="00ED68E9"/>
    <w:rsid w:val="00ED6CAB"/>
    <w:rsid w:val="00ED6D62"/>
    <w:rsid w:val="00ED6E23"/>
    <w:rsid w:val="00ED6F6A"/>
    <w:rsid w:val="00ED7137"/>
    <w:rsid w:val="00ED733E"/>
    <w:rsid w:val="00ED73DE"/>
    <w:rsid w:val="00ED75E0"/>
    <w:rsid w:val="00ED76AE"/>
    <w:rsid w:val="00ED7AD3"/>
    <w:rsid w:val="00ED7B0A"/>
    <w:rsid w:val="00ED7BBB"/>
    <w:rsid w:val="00ED7C69"/>
    <w:rsid w:val="00EE0115"/>
    <w:rsid w:val="00EE01D0"/>
    <w:rsid w:val="00EE0320"/>
    <w:rsid w:val="00EE0388"/>
    <w:rsid w:val="00EE03F2"/>
    <w:rsid w:val="00EE06AB"/>
    <w:rsid w:val="00EE06C9"/>
    <w:rsid w:val="00EE0814"/>
    <w:rsid w:val="00EE08C4"/>
    <w:rsid w:val="00EE0A93"/>
    <w:rsid w:val="00EE0B16"/>
    <w:rsid w:val="00EE0B94"/>
    <w:rsid w:val="00EE0BBC"/>
    <w:rsid w:val="00EE0BBD"/>
    <w:rsid w:val="00EE0D51"/>
    <w:rsid w:val="00EE0E99"/>
    <w:rsid w:val="00EE0EBE"/>
    <w:rsid w:val="00EE0FA8"/>
    <w:rsid w:val="00EE1181"/>
    <w:rsid w:val="00EE127B"/>
    <w:rsid w:val="00EE12FE"/>
    <w:rsid w:val="00EE131D"/>
    <w:rsid w:val="00EE1495"/>
    <w:rsid w:val="00EE15AB"/>
    <w:rsid w:val="00EE1774"/>
    <w:rsid w:val="00EE1833"/>
    <w:rsid w:val="00EE1855"/>
    <w:rsid w:val="00EE18D8"/>
    <w:rsid w:val="00EE1930"/>
    <w:rsid w:val="00EE1B7A"/>
    <w:rsid w:val="00EE1C8E"/>
    <w:rsid w:val="00EE1D71"/>
    <w:rsid w:val="00EE1FC4"/>
    <w:rsid w:val="00EE2112"/>
    <w:rsid w:val="00EE21DF"/>
    <w:rsid w:val="00EE23C8"/>
    <w:rsid w:val="00EE2417"/>
    <w:rsid w:val="00EE25E3"/>
    <w:rsid w:val="00EE2641"/>
    <w:rsid w:val="00EE283D"/>
    <w:rsid w:val="00EE2971"/>
    <w:rsid w:val="00EE2C4A"/>
    <w:rsid w:val="00EE2CC8"/>
    <w:rsid w:val="00EE2D17"/>
    <w:rsid w:val="00EE2D23"/>
    <w:rsid w:val="00EE2F7B"/>
    <w:rsid w:val="00EE307B"/>
    <w:rsid w:val="00EE3113"/>
    <w:rsid w:val="00EE32A0"/>
    <w:rsid w:val="00EE3465"/>
    <w:rsid w:val="00EE37A8"/>
    <w:rsid w:val="00EE37E7"/>
    <w:rsid w:val="00EE3897"/>
    <w:rsid w:val="00EE3CCB"/>
    <w:rsid w:val="00EE3CD2"/>
    <w:rsid w:val="00EE3D53"/>
    <w:rsid w:val="00EE3D90"/>
    <w:rsid w:val="00EE3DEF"/>
    <w:rsid w:val="00EE3F62"/>
    <w:rsid w:val="00EE420B"/>
    <w:rsid w:val="00EE4500"/>
    <w:rsid w:val="00EE475C"/>
    <w:rsid w:val="00EE47F4"/>
    <w:rsid w:val="00EE4956"/>
    <w:rsid w:val="00EE4A45"/>
    <w:rsid w:val="00EE4B45"/>
    <w:rsid w:val="00EE4B5D"/>
    <w:rsid w:val="00EE4B82"/>
    <w:rsid w:val="00EE4CBC"/>
    <w:rsid w:val="00EE5167"/>
    <w:rsid w:val="00EE51F0"/>
    <w:rsid w:val="00EE532B"/>
    <w:rsid w:val="00EE54A8"/>
    <w:rsid w:val="00EE5555"/>
    <w:rsid w:val="00EE55B9"/>
    <w:rsid w:val="00EE5600"/>
    <w:rsid w:val="00EE5672"/>
    <w:rsid w:val="00EE576E"/>
    <w:rsid w:val="00EE58A1"/>
    <w:rsid w:val="00EE5AA7"/>
    <w:rsid w:val="00EE5C3A"/>
    <w:rsid w:val="00EE5DC9"/>
    <w:rsid w:val="00EE60F5"/>
    <w:rsid w:val="00EE611D"/>
    <w:rsid w:val="00EE61B6"/>
    <w:rsid w:val="00EE67EA"/>
    <w:rsid w:val="00EE689B"/>
    <w:rsid w:val="00EE690B"/>
    <w:rsid w:val="00EE69CF"/>
    <w:rsid w:val="00EE6A27"/>
    <w:rsid w:val="00EE6AC5"/>
    <w:rsid w:val="00EE6B55"/>
    <w:rsid w:val="00EE6B66"/>
    <w:rsid w:val="00EE6BB5"/>
    <w:rsid w:val="00EE6C6D"/>
    <w:rsid w:val="00EE6D53"/>
    <w:rsid w:val="00EE6E78"/>
    <w:rsid w:val="00EE70D8"/>
    <w:rsid w:val="00EE72D1"/>
    <w:rsid w:val="00EE745A"/>
    <w:rsid w:val="00EE75EB"/>
    <w:rsid w:val="00EE76D3"/>
    <w:rsid w:val="00EE7830"/>
    <w:rsid w:val="00EE788B"/>
    <w:rsid w:val="00EE78F3"/>
    <w:rsid w:val="00EE7A25"/>
    <w:rsid w:val="00EE7A33"/>
    <w:rsid w:val="00EE7A4F"/>
    <w:rsid w:val="00EE7AC6"/>
    <w:rsid w:val="00EE7B99"/>
    <w:rsid w:val="00EE7D1A"/>
    <w:rsid w:val="00EE7EDC"/>
    <w:rsid w:val="00EF0010"/>
    <w:rsid w:val="00EF00FD"/>
    <w:rsid w:val="00EF03BF"/>
    <w:rsid w:val="00EF0472"/>
    <w:rsid w:val="00EF0535"/>
    <w:rsid w:val="00EF05CD"/>
    <w:rsid w:val="00EF05CF"/>
    <w:rsid w:val="00EF05E3"/>
    <w:rsid w:val="00EF0631"/>
    <w:rsid w:val="00EF0676"/>
    <w:rsid w:val="00EF07DF"/>
    <w:rsid w:val="00EF0842"/>
    <w:rsid w:val="00EF0868"/>
    <w:rsid w:val="00EF09D8"/>
    <w:rsid w:val="00EF0A75"/>
    <w:rsid w:val="00EF0BE7"/>
    <w:rsid w:val="00EF0E47"/>
    <w:rsid w:val="00EF0EB3"/>
    <w:rsid w:val="00EF1187"/>
    <w:rsid w:val="00EF11EA"/>
    <w:rsid w:val="00EF12AC"/>
    <w:rsid w:val="00EF1382"/>
    <w:rsid w:val="00EF1585"/>
    <w:rsid w:val="00EF1756"/>
    <w:rsid w:val="00EF1823"/>
    <w:rsid w:val="00EF18D9"/>
    <w:rsid w:val="00EF1B6D"/>
    <w:rsid w:val="00EF1B97"/>
    <w:rsid w:val="00EF1C42"/>
    <w:rsid w:val="00EF1DF2"/>
    <w:rsid w:val="00EF1EF4"/>
    <w:rsid w:val="00EF2067"/>
    <w:rsid w:val="00EF209C"/>
    <w:rsid w:val="00EF22D8"/>
    <w:rsid w:val="00EF246A"/>
    <w:rsid w:val="00EF2512"/>
    <w:rsid w:val="00EF2596"/>
    <w:rsid w:val="00EF25B1"/>
    <w:rsid w:val="00EF25BD"/>
    <w:rsid w:val="00EF2838"/>
    <w:rsid w:val="00EF294E"/>
    <w:rsid w:val="00EF29FC"/>
    <w:rsid w:val="00EF2A0A"/>
    <w:rsid w:val="00EF2A2A"/>
    <w:rsid w:val="00EF2AB1"/>
    <w:rsid w:val="00EF2EEA"/>
    <w:rsid w:val="00EF2FB6"/>
    <w:rsid w:val="00EF302D"/>
    <w:rsid w:val="00EF3044"/>
    <w:rsid w:val="00EF3169"/>
    <w:rsid w:val="00EF326F"/>
    <w:rsid w:val="00EF3433"/>
    <w:rsid w:val="00EF34C4"/>
    <w:rsid w:val="00EF34D1"/>
    <w:rsid w:val="00EF35A1"/>
    <w:rsid w:val="00EF369E"/>
    <w:rsid w:val="00EF37AE"/>
    <w:rsid w:val="00EF39AF"/>
    <w:rsid w:val="00EF3B36"/>
    <w:rsid w:val="00EF3DFA"/>
    <w:rsid w:val="00EF4223"/>
    <w:rsid w:val="00EF4417"/>
    <w:rsid w:val="00EF45A2"/>
    <w:rsid w:val="00EF465A"/>
    <w:rsid w:val="00EF46B3"/>
    <w:rsid w:val="00EF487B"/>
    <w:rsid w:val="00EF4972"/>
    <w:rsid w:val="00EF4A02"/>
    <w:rsid w:val="00EF4A64"/>
    <w:rsid w:val="00EF4BB2"/>
    <w:rsid w:val="00EF50F4"/>
    <w:rsid w:val="00EF51EF"/>
    <w:rsid w:val="00EF52C4"/>
    <w:rsid w:val="00EF5339"/>
    <w:rsid w:val="00EF5401"/>
    <w:rsid w:val="00EF56CF"/>
    <w:rsid w:val="00EF573B"/>
    <w:rsid w:val="00EF5794"/>
    <w:rsid w:val="00EF5837"/>
    <w:rsid w:val="00EF587D"/>
    <w:rsid w:val="00EF59C1"/>
    <w:rsid w:val="00EF5A3B"/>
    <w:rsid w:val="00EF5B6D"/>
    <w:rsid w:val="00EF5B8B"/>
    <w:rsid w:val="00EF5CEB"/>
    <w:rsid w:val="00EF5CF1"/>
    <w:rsid w:val="00EF5CFF"/>
    <w:rsid w:val="00EF5D50"/>
    <w:rsid w:val="00EF5D55"/>
    <w:rsid w:val="00EF5E10"/>
    <w:rsid w:val="00EF6193"/>
    <w:rsid w:val="00EF6326"/>
    <w:rsid w:val="00EF64C8"/>
    <w:rsid w:val="00EF67A9"/>
    <w:rsid w:val="00EF67B0"/>
    <w:rsid w:val="00EF67D7"/>
    <w:rsid w:val="00EF6A0F"/>
    <w:rsid w:val="00EF6A4A"/>
    <w:rsid w:val="00EF6A97"/>
    <w:rsid w:val="00EF6AF5"/>
    <w:rsid w:val="00EF6BB6"/>
    <w:rsid w:val="00EF6CB9"/>
    <w:rsid w:val="00EF6D5E"/>
    <w:rsid w:val="00EF6E18"/>
    <w:rsid w:val="00EF6E69"/>
    <w:rsid w:val="00EF7006"/>
    <w:rsid w:val="00EF70DA"/>
    <w:rsid w:val="00EF72FB"/>
    <w:rsid w:val="00EF75F9"/>
    <w:rsid w:val="00EF7755"/>
    <w:rsid w:val="00EF7975"/>
    <w:rsid w:val="00EF7A61"/>
    <w:rsid w:val="00EF7D5C"/>
    <w:rsid w:val="00EF7FE5"/>
    <w:rsid w:val="00F00225"/>
    <w:rsid w:val="00F0025D"/>
    <w:rsid w:val="00F003A6"/>
    <w:rsid w:val="00F004A8"/>
    <w:rsid w:val="00F007EB"/>
    <w:rsid w:val="00F00802"/>
    <w:rsid w:val="00F00873"/>
    <w:rsid w:val="00F0096C"/>
    <w:rsid w:val="00F00CA6"/>
    <w:rsid w:val="00F00CF0"/>
    <w:rsid w:val="00F00D10"/>
    <w:rsid w:val="00F00DF1"/>
    <w:rsid w:val="00F00F11"/>
    <w:rsid w:val="00F00F6C"/>
    <w:rsid w:val="00F00FF9"/>
    <w:rsid w:val="00F010A0"/>
    <w:rsid w:val="00F011B8"/>
    <w:rsid w:val="00F011E5"/>
    <w:rsid w:val="00F013FA"/>
    <w:rsid w:val="00F016AA"/>
    <w:rsid w:val="00F018F2"/>
    <w:rsid w:val="00F01939"/>
    <w:rsid w:val="00F01B48"/>
    <w:rsid w:val="00F01BE9"/>
    <w:rsid w:val="00F01D8E"/>
    <w:rsid w:val="00F01D8F"/>
    <w:rsid w:val="00F01DDA"/>
    <w:rsid w:val="00F01F0A"/>
    <w:rsid w:val="00F01F0E"/>
    <w:rsid w:val="00F0224C"/>
    <w:rsid w:val="00F023B1"/>
    <w:rsid w:val="00F024AB"/>
    <w:rsid w:val="00F024D6"/>
    <w:rsid w:val="00F02A7E"/>
    <w:rsid w:val="00F02AC2"/>
    <w:rsid w:val="00F02B90"/>
    <w:rsid w:val="00F02EA9"/>
    <w:rsid w:val="00F03053"/>
    <w:rsid w:val="00F0309A"/>
    <w:rsid w:val="00F030C9"/>
    <w:rsid w:val="00F037F8"/>
    <w:rsid w:val="00F0385B"/>
    <w:rsid w:val="00F03B70"/>
    <w:rsid w:val="00F03C0D"/>
    <w:rsid w:val="00F03DF5"/>
    <w:rsid w:val="00F0405C"/>
    <w:rsid w:val="00F04344"/>
    <w:rsid w:val="00F0438E"/>
    <w:rsid w:val="00F0452E"/>
    <w:rsid w:val="00F04606"/>
    <w:rsid w:val="00F046A0"/>
    <w:rsid w:val="00F04782"/>
    <w:rsid w:val="00F0479C"/>
    <w:rsid w:val="00F049A6"/>
    <w:rsid w:val="00F04BD4"/>
    <w:rsid w:val="00F04E2B"/>
    <w:rsid w:val="00F0527F"/>
    <w:rsid w:val="00F0529D"/>
    <w:rsid w:val="00F0551E"/>
    <w:rsid w:val="00F0582D"/>
    <w:rsid w:val="00F0588B"/>
    <w:rsid w:val="00F059A9"/>
    <w:rsid w:val="00F059B0"/>
    <w:rsid w:val="00F05A9F"/>
    <w:rsid w:val="00F05D4B"/>
    <w:rsid w:val="00F05DC5"/>
    <w:rsid w:val="00F05E67"/>
    <w:rsid w:val="00F06082"/>
    <w:rsid w:val="00F06328"/>
    <w:rsid w:val="00F063A5"/>
    <w:rsid w:val="00F063DF"/>
    <w:rsid w:val="00F06431"/>
    <w:rsid w:val="00F064B2"/>
    <w:rsid w:val="00F064C3"/>
    <w:rsid w:val="00F066C6"/>
    <w:rsid w:val="00F06730"/>
    <w:rsid w:val="00F06892"/>
    <w:rsid w:val="00F068AB"/>
    <w:rsid w:val="00F0696E"/>
    <w:rsid w:val="00F06ABF"/>
    <w:rsid w:val="00F06B31"/>
    <w:rsid w:val="00F06BB0"/>
    <w:rsid w:val="00F06BCE"/>
    <w:rsid w:val="00F06ED8"/>
    <w:rsid w:val="00F06FFD"/>
    <w:rsid w:val="00F0706E"/>
    <w:rsid w:val="00F07166"/>
    <w:rsid w:val="00F071FA"/>
    <w:rsid w:val="00F0720E"/>
    <w:rsid w:val="00F07254"/>
    <w:rsid w:val="00F07352"/>
    <w:rsid w:val="00F073E8"/>
    <w:rsid w:val="00F074C8"/>
    <w:rsid w:val="00F0763F"/>
    <w:rsid w:val="00F076DA"/>
    <w:rsid w:val="00F07940"/>
    <w:rsid w:val="00F07B51"/>
    <w:rsid w:val="00F07B99"/>
    <w:rsid w:val="00F07FEE"/>
    <w:rsid w:val="00F10265"/>
    <w:rsid w:val="00F1042C"/>
    <w:rsid w:val="00F104E2"/>
    <w:rsid w:val="00F10596"/>
    <w:rsid w:val="00F1077D"/>
    <w:rsid w:val="00F107C6"/>
    <w:rsid w:val="00F108D2"/>
    <w:rsid w:val="00F10911"/>
    <w:rsid w:val="00F10929"/>
    <w:rsid w:val="00F10B1E"/>
    <w:rsid w:val="00F10C91"/>
    <w:rsid w:val="00F10D0E"/>
    <w:rsid w:val="00F10E3B"/>
    <w:rsid w:val="00F10EAA"/>
    <w:rsid w:val="00F10F85"/>
    <w:rsid w:val="00F110D6"/>
    <w:rsid w:val="00F1123C"/>
    <w:rsid w:val="00F115EF"/>
    <w:rsid w:val="00F116D4"/>
    <w:rsid w:val="00F117E8"/>
    <w:rsid w:val="00F118D9"/>
    <w:rsid w:val="00F11B50"/>
    <w:rsid w:val="00F11CFC"/>
    <w:rsid w:val="00F11F18"/>
    <w:rsid w:val="00F1201C"/>
    <w:rsid w:val="00F1207D"/>
    <w:rsid w:val="00F1208C"/>
    <w:rsid w:val="00F12275"/>
    <w:rsid w:val="00F12451"/>
    <w:rsid w:val="00F1246F"/>
    <w:rsid w:val="00F1249C"/>
    <w:rsid w:val="00F1257F"/>
    <w:rsid w:val="00F125DB"/>
    <w:rsid w:val="00F12720"/>
    <w:rsid w:val="00F12A04"/>
    <w:rsid w:val="00F12AEF"/>
    <w:rsid w:val="00F12B26"/>
    <w:rsid w:val="00F12E1F"/>
    <w:rsid w:val="00F1300E"/>
    <w:rsid w:val="00F1308A"/>
    <w:rsid w:val="00F13374"/>
    <w:rsid w:val="00F1344C"/>
    <w:rsid w:val="00F1360E"/>
    <w:rsid w:val="00F1370B"/>
    <w:rsid w:val="00F13793"/>
    <w:rsid w:val="00F13882"/>
    <w:rsid w:val="00F13AA3"/>
    <w:rsid w:val="00F13AD8"/>
    <w:rsid w:val="00F13BCF"/>
    <w:rsid w:val="00F13C4C"/>
    <w:rsid w:val="00F13DBA"/>
    <w:rsid w:val="00F13DEB"/>
    <w:rsid w:val="00F13E85"/>
    <w:rsid w:val="00F13EFF"/>
    <w:rsid w:val="00F14067"/>
    <w:rsid w:val="00F14079"/>
    <w:rsid w:val="00F1418E"/>
    <w:rsid w:val="00F1437D"/>
    <w:rsid w:val="00F143AD"/>
    <w:rsid w:val="00F143C1"/>
    <w:rsid w:val="00F1445E"/>
    <w:rsid w:val="00F14477"/>
    <w:rsid w:val="00F144A9"/>
    <w:rsid w:val="00F14784"/>
    <w:rsid w:val="00F1479E"/>
    <w:rsid w:val="00F1490A"/>
    <w:rsid w:val="00F14CC0"/>
    <w:rsid w:val="00F14EF1"/>
    <w:rsid w:val="00F150AC"/>
    <w:rsid w:val="00F15304"/>
    <w:rsid w:val="00F15375"/>
    <w:rsid w:val="00F15430"/>
    <w:rsid w:val="00F15469"/>
    <w:rsid w:val="00F15711"/>
    <w:rsid w:val="00F15731"/>
    <w:rsid w:val="00F15853"/>
    <w:rsid w:val="00F159D0"/>
    <w:rsid w:val="00F15AD8"/>
    <w:rsid w:val="00F15FDB"/>
    <w:rsid w:val="00F15FE3"/>
    <w:rsid w:val="00F161DC"/>
    <w:rsid w:val="00F162C0"/>
    <w:rsid w:val="00F16453"/>
    <w:rsid w:val="00F164A0"/>
    <w:rsid w:val="00F164DC"/>
    <w:rsid w:val="00F16807"/>
    <w:rsid w:val="00F16857"/>
    <w:rsid w:val="00F16974"/>
    <w:rsid w:val="00F16980"/>
    <w:rsid w:val="00F169C7"/>
    <w:rsid w:val="00F16A60"/>
    <w:rsid w:val="00F16D18"/>
    <w:rsid w:val="00F16EB2"/>
    <w:rsid w:val="00F16EC7"/>
    <w:rsid w:val="00F16F10"/>
    <w:rsid w:val="00F1708C"/>
    <w:rsid w:val="00F171B1"/>
    <w:rsid w:val="00F17223"/>
    <w:rsid w:val="00F1740F"/>
    <w:rsid w:val="00F17488"/>
    <w:rsid w:val="00F175E7"/>
    <w:rsid w:val="00F17695"/>
    <w:rsid w:val="00F178E9"/>
    <w:rsid w:val="00F178EE"/>
    <w:rsid w:val="00F201AF"/>
    <w:rsid w:val="00F20374"/>
    <w:rsid w:val="00F20615"/>
    <w:rsid w:val="00F206D4"/>
    <w:rsid w:val="00F20C99"/>
    <w:rsid w:val="00F20DD3"/>
    <w:rsid w:val="00F20F57"/>
    <w:rsid w:val="00F212D9"/>
    <w:rsid w:val="00F21720"/>
    <w:rsid w:val="00F21732"/>
    <w:rsid w:val="00F219E2"/>
    <w:rsid w:val="00F21A35"/>
    <w:rsid w:val="00F21A66"/>
    <w:rsid w:val="00F21A8D"/>
    <w:rsid w:val="00F21A8F"/>
    <w:rsid w:val="00F21BF4"/>
    <w:rsid w:val="00F21D3E"/>
    <w:rsid w:val="00F21E97"/>
    <w:rsid w:val="00F21E99"/>
    <w:rsid w:val="00F21FD6"/>
    <w:rsid w:val="00F22303"/>
    <w:rsid w:val="00F2231C"/>
    <w:rsid w:val="00F22439"/>
    <w:rsid w:val="00F2257C"/>
    <w:rsid w:val="00F22758"/>
    <w:rsid w:val="00F227A9"/>
    <w:rsid w:val="00F228EC"/>
    <w:rsid w:val="00F22A79"/>
    <w:rsid w:val="00F22B12"/>
    <w:rsid w:val="00F22E5A"/>
    <w:rsid w:val="00F22F3E"/>
    <w:rsid w:val="00F22FDA"/>
    <w:rsid w:val="00F230AA"/>
    <w:rsid w:val="00F231DD"/>
    <w:rsid w:val="00F23411"/>
    <w:rsid w:val="00F23837"/>
    <w:rsid w:val="00F23838"/>
    <w:rsid w:val="00F238E7"/>
    <w:rsid w:val="00F23AAC"/>
    <w:rsid w:val="00F23AEC"/>
    <w:rsid w:val="00F240B5"/>
    <w:rsid w:val="00F24217"/>
    <w:rsid w:val="00F2449F"/>
    <w:rsid w:val="00F2474A"/>
    <w:rsid w:val="00F247E1"/>
    <w:rsid w:val="00F24CE7"/>
    <w:rsid w:val="00F24E31"/>
    <w:rsid w:val="00F24E88"/>
    <w:rsid w:val="00F24F37"/>
    <w:rsid w:val="00F25266"/>
    <w:rsid w:val="00F253FE"/>
    <w:rsid w:val="00F2540A"/>
    <w:rsid w:val="00F25471"/>
    <w:rsid w:val="00F25531"/>
    <w:rsid w:val="00F25547"/>
    <w:rsid w:val="00F2555C"/>
    <w:rsid w:val="00F2559E"/>
    <w:rsid w:val="00F255F6"/>
    <w:rsid w:val="00F255FD"/>
    <w:rsid w:val="00F25868"/>
    <w:rsid w:val="00F2591E"/>
    <w:rsid w:val="00F25923"/>
    <w:rsid w:val="00F25A4C"/>
    <w:rsid w:val="00F25AC3"/>
    <w:rsid w:val="00F25AE8"/>
    <w:rsid w:val="00F25B5C"/>
    <w:rsid w:val="00F25D2E"/>
    <w:rsid w:val="00F26142"/>
    <w:rsid w:val="00F26223"/>
    <w:rsid w:val="00F26426"/>
    <w:rsid w:val="00F269CF"/>
    <w:rsid w:val="00F26ABF"/>
    <w:rsid w:val="00F26CDF"/>
    <w:rsid w:val="00F26D46"/>
    <w:rsid w:val="00F26D51"/>
    <w:rsid w:val="00F26D6C"/>
    <w:rsid w:val="00F26D9B"/>
    <w:rsid w:val="00F26DDC"/>
    <w:rsid w:val="00F26E57"/>
    <w:rsid w:val="00F26F18"/>
    <w:rsid w:val="00F270C4"/>
    <w:rsid w:val="00F27201"/>
    <w:rsid w:val="00F27284"/>
    <w:rsid w:val="00F27293"/>
    <w:rsid w:val="00F27520"/>
    <w:rsid w:val="00F2769D"/>
    <w:rsid w:val="00F276A4"/>
    <w:rsid w:val="00F277F0"/>
    <w:rsid w:val="00F278DA"/>
    <w:rsid w:val="00F278DC"/>
    <w:rsid w:val="00F279A5"/>
    <w:rsid w:val="00F27A08"/>
    <w:rsid w:val="00F27A1A"/>
    <w:rsid w:val="00F27A36"/>
    <w:rsid w:val="00F27B68"/>
    <w:rsid w:val="00F27CF2"/>
    <w:rsid w:val="00F27D42"/>
    <w:rsid w:val="00F27E3E"/>
    <w:rsid w:val="00F27E60"/>
    <w:rsid w:val="00F27F65"/>
    <w:rsid w:val="00F27FA2"/>
    <w:rsid w:val="00F30066"/>
    <w:rsid w:val="00F30494"/>
    <w:rsid w:val="00F304A2"/>
    <w:rsid w:val="00F3090C"/>
    <w:rsid w:val="00F30A13"/>
    <w:rsid w:val="00F30B1E"/>
    <w:rsid w:val="00F30E0B"/>
    <w:rsid w:val="00F31219"/>
    <w:rsid w:val="00F3122E"/>
    <w:rsid w:val="00F312FA"/>
    <w:rsid w:val="00F314E3"/>
    <w:rsid w:val="00F31600"/>
    <w:rsid w:val="00F3166E"/>
    <w:rsid w:val="00F31670"/>
    <w:rsid w:val="00F316D0"/>
    <w:rsid w:val="00F316E2"/>
    <w:rsid w:val="00F3190A"/>
    <w:rsid w:val="00F31AE0"/>
    <w:rsid w:val="00F31CC9"/>
    <w:rsid w:val="00F31D11"/>
    <w:rsid w:val="00F31D1A"/>
    <w:rsid w:val="00F31FAE"/>
    <w:rsid w:val="00F32035"/>
    <w:rsid w:val="00F3227E"/>
    <w:rsid w:val="00F324CA"/>
    <w:rsid w:val="00F32508"/>
    <w:rsid w:val="00F3283B"/>
    <w:rsid w:val="00F328A6"/>
    <w:rsid w:val="00F3290F"/>
    <w:rsid w:val="00F32A63"/>
    <w:rsid w:val="00F32C56"/>
    <w:rsid w:val="00F330CD"/>
    <w:rsid w:val="00F3323A"/>
    <w:rsid w:val="00F33252"/>
    <w:rsid w:val="00F3325B"/>
    <w:rsid w:val="00F332BA"/>
    <w:rsid w:val="00F3338F"/>
    <w:rsid w:val="00F333F4"/>
    <w:rsid w:val="00F335AE"/>
    <w:rsid w:val="00F3376F"/>
    <w:rsid w:val="00F3383A"/>
    <w:rsid w:val="00F3383E"/>
    <w:rsid w:val="00F33965"/>
    <w:rsid w:val="00F33BBE"/>
    <w:rsid w:val="00F33C82"/>
    <w:rsid w:val="00F33CDB"/>
    <w:rsid w:val="00F33D9C"/>
    <w:rsid w:val="00F33FFB"/>
    <w:rsid w:val="00F34159"/>
    <w:rsid w:val="00F3417D"/>
    <w:rsid w:val="00F342E5"/>
    <w:rsid w:val="00F343E9"/>
    <w:rsid w:val="00F3457D"/>
    <w:rsid w:val="00F346E4"/>
    <w:rsid w:val="00F3472F"/>
    <w:rsid w:val="00F34798"/>
    <w:rsid w:val="00F348DE"/>
    <w:rsid w:val="00F34ABC"/>
    <w:rsid w:val="00F34B26"/>
    <w:rsid w:val="00F352FF"/>
    <w:rsid w:val="00F354AA"/>
    <w:rsid w:val="00F3551F"/>
    <w:rsid w:val="00F35529"/>
    <w:rsid w:val="00F35553"/>
    <w:rsid w:val="00F356D9"/>
    <w:rsid w:val="00F35845"/>
    <w:rsid w:val="00F359ED"/>
    <w:rsid w:val="00F35A3A"/>
    <w:rsid w:val="00F35E1C"/>
    <w:rsid w:val="00F36085"/>
    <w:rsid w:val="00F360BF"/>
    <w:rsid w:val="00F36317"/>
    <w:rsid w:val="00F36535"/>
    <w:rsid w:val="00F36549"/>
    <w:rsid w:val="00F36679"/>
    <w:rsid w:val="00F36A00"/>
    <w:rsid w:val="00F36AB0"/>
    <w:rsid w:val="00F36AE7"/>
    <w:rsid w:val="00F36B22"/>
    <w:rsid w:val="00F36DE4"/>
    <w:rsid w:val="00F36ED5"/>
    <w:rsid w:val="00F37156"/>
    <w:rsid w:val="00F37252"/>
    <w:rsid w:val="00F3734E"/>
    <w:rsid w:val="00F374D5"/>
    <w:rsid w:val="00F375B3"/>
    <w:rsid w:val="00F376D9"/>
    <w:rsid w:val="00F37767"/>
    <w:rsid w:val="00F37888"/>
    <w:rsid w:val="00F37B84"/>
    <w:rsid w:val="00F37C3B"/>
    <w:rsid w:val="00F37CB0"/>
    <w:rsid w:val="00F37D4D"/>
    <w:rsid w:val="00F37D67"/>
    <w:rsid w:val="00F37F44"/>
    <w:rsid w:val="00F4001D"/>
    <w:rsid w:val="00F4006C"/>
    <w:rsid w:val="00F40144"/>
    <w:rsid w:val="00F4019C"/>
    <w:rsid w:val="00F402C8"/>
    <w:rsid w:val="00F402DC"/>
    <w:rsid w:val="00F40382"/>
    <w:rsid w:val="00F40609"/>
    <w:rsid w:val="00F40621"/>
    <w:rsid w:val="00F4073E"/>
    <w:rsid w:val="00F407F3"/>
    <w:rsid w:val="00F4082D"/>
    <w:rsid w:val="00F40AC5"/>
    <w:rsid w:val="00F41084"/>
    <w:rsid w:val="00F410EB"/>
    <w:rsid w:val="00F411BE"/>
    <w:rsid w:val="00F412E9"/>
    <w:rsid w:val="00F41312"/>
    <w:rsid w:val="00F41369"/>
    <w:rsid w:val="00F414C7"/>
    <w:rsid w:val="00F41660"/>
    <w:rsid w:val="00F416EE"/>
    <w:rsid w:val="00F4183A"/>
    <w:rsid w:val="00F41B11"/>
    <w:rsid w:val="00F41C20"/>
    <w:rsid w:val="00F41C4C"/>
    <w:rsid w:val="00F41C6A"/>
    <w:rsid w:val="00F41F36"/>
    <w:rsid w:val="00F41F6D"/>
    <w:rsid w:val="00F422E0"/>
    <w:rsid w:val="00F42343"/>
    <w:rsid w:val="00F42370"/>
    <w:rsid w:val="00F423F4"/>
    <w:rsid w:val="00F4241E"/>
    <w:rsid w:val="00F424B1"/>
    <w:rsid w:val="00F42DA5"/>
    <w:rsid w:val="00F42E42"/>
    <w:rsid w:val="00F42F92"/>
    <w:rsid w:val="00F431EE"/>
    <w:rsid w:val="00F43484"/>
    <w:rsid w:val="00F43665"/>
    <w:rsid w:val="00F43A5C"/>
    <w:rsid w:val="00F43AB7"/>
    <w:rsid w:val="00F43AEC"/>
    <w:rsid w:val="00F43BAF"/>
    <w:rsid w:val="00F43E09"/>
    <w:rsid w:val="00F43EB6"/>
    <w:rsid w:val="00F43F50"/>
    <w:rsid w:val="00F440DD"/>
    <w:rsid w:val="00F4418C"/>
    <w:rsid w:val="00F441C4"/>
    <w:rsid w:val="00F441E9"/>
    <w:rsid w:val="00F4420C"/>
    <w:rsid w:val="00F443AA"/>
    <w:rsid w:val="00F44471"/>
    <w:rsid w:val="00F44552"/>
    <w:rsid w:val="00F44582"/>
    <w:rsid w:val="00F446FE"/>
    <w:rsid w:val="00F447D4"/>
    <w:rsid w:val="00F44865"/>
    <w:rsid w:val="00F44AB9"/>
    <w:rsid w:val="00F44BBB"/>
    <w:rsid w:val="00F44CD1"/>
    <w:rsid w:val="00F44DCD"/>
    <w:rsid w:val="00F44FB9"/>
    <w:rsid w:val="00F4510C"/>
    <w:rsid w:val="00F451B2"/>
    <w:rsid w:val="00F451D4"/>
    <w:rsid w:val="00F45579"/>
    <w:rsid w:val="00F4557E"/>
    <w:rsid w:val="00F456A3"/>
    <w:rsid w:val="00F456EF"/>
    <w:rsid w:val="00F458CB"/>
    <w:rsid w:val="00F45924"/>
    <w:rsid w:val="00F45944"/>
    <w:rsid w:val="00F45B05"/>
    <w:rsid w:val="00F45BFF"/>
    <w:rsid w:val="00F45C37"/>
    <w:rsid w:val="00F45DC3"/>
    <w:rsid w:val="00F45E32"/>
    <w:rsid w:val="00F4610A"/>
    <w:rsid w:val="00F4612B"/>
    <w:rsid w:val="00F462D2"/>
    <w:rsid w:val="00F46317"/>
    <w:rsid w:val="00F46357"/>
    <w:rsid w:val="00F463A8"/>
    <w:rsid w:val="00F465C8"/>
    <w:rsid w:val="00F465DA"/>
    <w:rsid w:val="00F4663D"/>
    <w:rsid w:val="00F4678D"/>
    <w:rsid w:val="00F46AC6"/>
    <w:rsid w:val="00F46CC1"/>
    <w:rsid w:val="00F46E70"/>
    <w:rsid w:val="00F46FA3"/>
    <w:rsid w:val="00F4731A"/>
    <w:rsid w:val="00F473A3"/>
    <w:rsid w:val="00F47406"/>
    <w:rsid w:val="00F47575"/>
    <w:rsid w:val="00F4758D"/>
    <w:rsid w:val="00F47704"/>
    <w:rsid w:val="00F478FC"/>
    <w:rsid w:val="00F4791C"/>
    <w:rsid w:val="00F47A0C"/>
    <w:rsid w:val="00F47BA8"/>
    <w:rsid w:val="00F47D49"/>
    <w:rsid w:val="00F50029"/>
    <w:rsid w:val="00F5002E"/>
    <w:rsid w:val="00F5034A"/>
    <w:rsid w:val="00F50463"/>
    <w:rsid w:val="00F50609"/>
    <w:rsid w:val="00F50684"/>
    <w:rsid w:val="00F50714"/>
    <w:rsid w:val="00F5094F"/>
    <w:rsid w:val="00F509AC"/>
    <w:rsid w:val="00F50A08"/>
    <w:rsid w:val="00F50E28"/>
    <w:rsid w:val="00F50E9B"/>
    <w:rsid w:val="00F50F0D"/>
    <w:rsid w:val="00F5104E"/>
    <w:rsid w:val="00F51093"/>
    <w:rsid w:val="00F511C5"/>
    <w:rsid w:val="00F51247"/>
    <w:rsid w:val="00F5143D"/>
    <w:rsid w:val="00F51485"/>
    <w:rsid w:val="00F51526"/>
    <w:rsid w:val="00F5159F"/>
    <w:rsid w:val="00F51943"/>
    <w:rsid w:val="00F51988"/>
    <w:rsid w:val="00F519F8"/>
    <w:rsid w:val="00F51BA8"/>
    <w:rsid w:val="00F51C6C"/>
    <w:rsid w:val="00F51CEA"/>
    <w:rsid w:val="00F51DD8"/>
    <w:rsid w:val="00F51F72"/>
    <w:rsid w:val="00F5201E"/>
    <w:rsid w:val="00F5204D"/>
    <w:rsid w:val="00F520D2"/>
    <w:rsid w:val="00F521D2"/>
    <w:rsid w:val="00F524CA"/>
    <w:rsid w:val="00F52A50"/>
    <w:rsid w:val="00F52ACC"/>
    <w:rsid w:val="00F52AF1"/>
    <w:rsid w:val="00F52C05"/>
    <w:rsid w:val="00F52D6D"/>
    <w:rsid w:val="00F52DAD"/>
    <w:rsid w:val="00F52DD9"/>
    <w:rsid w:val="00F52E8F"/>
    <w:rsid w:val="00F53095"/>
    <w:rsid w:val="00F530FB"/>
    <w:rsid w:val="00F5346A"/>
    <w:rsid w:val="00F53673"/>
    <w:rsid w:val="00F53B10"/>
    <w:rsid w:val="00F53B57"/>
    <w:rsid w:val="00F53B65"/>
    <w:rsid w:val="00F53BEC"/>
    <w:rsid w:val="00F53EBC"/>
    <w:rsid w:val="00F53F65"/>
    <w:rsid w:val="00F540EE"/>
    <w:rsid w:val="00F541D5"/>
    <w:rsid w:val="00F5427A"/>
    <w:rsid w:val="00F54313"/>
    <w:rsid w:val="00F543D0"/>
    <w:rsid w:val="00F54506"/>
    <w:rsid w:val="00F54668"/>
    <w:rsid w:val="00F54768"/>
    <w:rsid w:val="00F54A6F"/>
    <w:rsid w:val="00F54B17"/>
    <w:rsid w:val="00F54D4E"/>
    <w:rsid w:val="00F54E30"/>
    <w:rsid w:val="00F54E98"/>
    <w:rsid w:val="00F551D5"/>
    <w:rsid w:val="00F5520A"/>
    <w:rsid w:val="00F55226"/>
    <w:rsid w:val="00F55239"/>
    <w:rsid w:val="00F55244"/>
    <w:rsid w:val="00F55297"/>
    <w:rsid w:val="00F5533A"/>
    <w:rsid w:val="00F5535F"/>
    <w:rsid w:val="00F553A4"/>
    <w:rsid w:val="00F55533"/>
    <w:rsid w:val="00F55739"/>
    <w:rsid w:val="00F557F6"/>
    <w:rsid w:val="00F558DA"/>
    <w:rsid w:val="00F55926"/>
    <w:rsid w:val="00F55A2F"/>
    <w:rsid w:val="00F55C40"/>
    <w:rsid w:val="00F55DA7"/>
    <w:rsid w:val="00F55EDB"/>
    <w:rsid w:val="00F55F58"/>
    <w:rsid w:val="00F55FDA"/>
    <w:rsid w:val="00F560E5"/>
    <w:rsid w:val="00F56201"/>
    <w:rsid w:val="00F5624B"/>
    <w:rsid w:val="00F562B9"/>
    <w:rsid w:val="00F562DE"/>
    <w:rsid w:val="00F564CD"/>
    <w:rsid w:val="00F56614"/>
    <w:rsid w:val="00F56718"/>
    <w:rsid w:val="00F56A35"/>
    <w:rsid w:val="00F56BB8"/>
    <w:rsid w:val="00F56BBA"/>
    <w:rsid w:val="00F56BDF"/>
    <w:rsid w:val="00F56BE5"/>
    <w:rsid w:val="00F56C74"/>
    <w:rsid w:val="00F56D52"/>
    <w:rsid w:val="00F56E94"/>
    <w:rsid w:val="00F56F70"/>
    <w:rsid w:val="00F5700F"/>
    <w:rsid w:val="00F57159"/>
    <w:rsid w:val="00F57173"/>
    <w:rsid w:val="00F571BE"/>
    <w:rsid w:val="00F5723F"/>
    <w:rsid w:val="00F572D5"/>
    <w:rsid w:val="00F57638"/>
    <w:rsid w:val="00F5771B"/>
    <w:rsid w:val="00F5780C"/>
    <w:rsid w:val="00F57885"/>
    <w:rsid w:val="00F57975"/>
    <w:rsid w:val="00F57976"/>
    <w:rsid w:val="00F579B9"/>
    <w:rsid w:val="00F57B6F"/>
    <w:rsid w:val="00F57C5C"/>
    <w:rsid w:val="00F57CC8"/>
    <w:rsid w:val="00F57D1E"/>
    <w:rsid w:val="00F6010E"/>
    <w:rsid w:val="00F60117"/>
    <w:rsid w:val="00F60165"/>
    <w:rsid w:val="00F60211"/>
    <w:rsid w:val="00F60231"/>
    <w:rsid w:val="00F6036B"/>
    <w:rsid w:val="00F603E9"/>
    <w:rsid w:val="00F604B9"/>
    <w:rsid w:val="00F60664"/>
    <w:rsid w:val="00F60CF9"/>
    <w:rsid w:val="00F60DA3"/>
    <w:rsid w:val="00F60E01"/>
    <w:rsid w:val="00F60F14"/>
    <w:rsid w:val="00F60F86"/>
    <w:rsid w:val="00F60F9B"/>
    <w:rsid w:val="00F60FB2"/>
    <w:rsid w:val="00F610E1"/>
    <w:rsid w:val="00F61452"/>
    <w:rsid w:val="00F61520"/>
    <w:rsid w:val="00F615B9"/>
    <w:rsid w:val="00F615C5"/>
    <w:rsid w:val="00F61804"/>
    <w:rsid w:val="00F61923"/>
    <w:rsid w:val="00F61965"/>
    <w:rsid w:val="00F61BAE"/>
    <w:rsid w:val="00F61E6F"/>
    <w:rsid w:val="00F62132"/>
    <w:rsid w:val="00F622AF"/>
    <w:rsid w:val="00F6233D"/>
    <w:rsid w:val="00F624C2"/>
    <w:rsid w:val="00F6259B"/>
    <w:rsid w:val="00F62643"/>
    <w:rsid w:val="00F627C4"/>
    <w:rsid w:val="00F628FD"/>
    <w:rsid w:val="00F62A8E"/>
    <w:rsid w:val="00F62A97"/>
    <w:rsid w:val="00F62FB9"/>
    <w:rsid w:val="00F6338C"/>
    <w:rsid w:val="00F635A6"/>
    <w:rsid w:val="00F636B1"/>
    <w:rsid w:val="00F637CF"/>
    <w:rsid w:val="00F63935"/>
    <w:rsid w:val="00F63B51"/>
    <w:rsid w:val="00F63B6E"/>
    <w:rsid w:val="00F63D47"/>
    <w:rsid w:val="00F641D8"/>
    <w:rsid w:val="00F641EE"/>
    <w:rsid w:val="00F6454C"/>
    <w:rsid w:val="00F6490D"/>
    <w:rsid w:val="00F64991"/>
    <w:rsid w:val="00F649C9"/>
    <w:rsid w:val="00F64AE7"/>
    <w:rsid w:val="00F64B56"/>
    <w:rsid w:val="00F64B99"/>
    <w:rsid w:val="00F64BB4"/>
    <w:rsid w:val="00F64CA4"/>
    <w:rsid w:val="00F64D1C"/>
    <w:rsid w:val="00F64EA5"/>
    <w:rsid w:val="00F64F93"/>
    <w:rsid w:val="00F64FC5"/>
    <w:rsid w:val="00F64FD2"/>
    <w:rsid w:val="00F65087"/>
    <w:rsid w:val="00F650AD"/>
    <w:rsid w:val="00F650BE"/>
    <w:rsid w:val="00F650F4"/>
    <w:rsid w:val="00F65368"/>
    <w:rsid w:val="00F65386"/>
    <w:rsid w:val="00F65475"/>
    <w:rsid w:val="00F654CC"/>
    <w:rsid w:val="00F654D5"/>
    <w:rsid w:val="00F65639"/>
    <w:rsid w:val="00F6563F"/>
    <w:rsid w:val="00F65660"/>
    <w:rsid w:val="00F65688"/>
    <w:rsid w:val="00F6570E"/>
    <w:rsid w:val="00F6578C"/>
    <w:rsid w:val="00F65823"/>
    <w:rsid w:val="00F658A6"/>
    <w:rsid w:val="00F658EC"/>
    <w:rsid w:val="00F6590A"/>
    <w:rsid w:val="00F65A19"/>
    <w:rsid w:val="00F65B5D"/>
    <w:rsid w:val="00F65BCE"/>
    <w:rsid w:val="00F65C15"/>
    <w:rsid w:val="00F65C36"/>
    <w:rsid w:val="00F65CDC"/>
    <w:rsid w:val="00F65D60"/>
    <w:rsid w:val="00F65DBE"/>
    <w:rsid w:val="00F65EDD"/>
    <w:rsid w:val="00F65F25"/>
    <w:rsid w:val="00F65F56"/>
    <w:rsid w:val="00F65F69"/>
    <w:rsid w:val="00F66343"/>
    <w:rsid w:val="00F664B3"/>
    <w:rsid w:val="00F664EC"/>
    <w:rsid w:val="00F66507"/>
    <w:rsid w:val="00F66583"/>
    <w:rsid w:val="00F665D6"/>
    <w:rsid w:val="00F6688F"/>
    <w:rsid w:val="00F668B3"/>
    <w:rsid w:val="00F66C30"/>
    <w:rsid w:val="00F66EF5"/>
    <w:rsid w:val="00F670C7"/>
    <w:rsid w:val="00F67409"/>
    <w:rsid w:val="00F67587"/>
    <w:rsid w:val="00F6762C"/>
    <w:rsid w:val="00F67649"/>
    <w:rsid w:val="00F678E5"/>
    <w:rsid w:val="00F6797B"/>
    <w:rsid w:val="00F67A35"/>
    <w:rsid w:val="00F67C83"/>
    <w:rsid w:val="00F67C8C"/>
    <w:rsid w:val="00F703DE"/>
    <w:rsid w:val="00F70485"/>
    <w:rsid w:val="00F705CA"/>
    <w:rsid w:val="00F705D6"/>
    <w:rsid w:val="00F709C1"/>
    <w:rsid w:val="00F70A50"/>
    <w:rsid w:val="00F70BA2"/>
    <w:rsid w:val="00F70BA9"/>
    <w:rsid w:val="00F70C01"/>
    <w:rsid w:val="00F70C6B"/>
    <w:rsid w:val="00F70CD0"/>
    <w:rsid w:val="00F70D06"/>
    <w:rsid w:val="00F70F2E"/>
    <w:rsid w:val="00F7157F"/>
    <w:rsid w:val="00F715FD"/>
    <w:rsid w:val="00F71731"/>
    <w:rsid w:val="00F7177B"/>
    <w:rsid w:val="00F718C8"/>
    <w:rsid w:val="00F71951"/>
    <w:rsid w:val="00F71B20"/>
    <w:rsid w:val="00F71C3A"/>
    <w:rsid w:val="00F71C8D"/>
    <w:rsid w:val="00F71D07"/>
    <w:rsid w:val="00F71D64"/>
    <w:rsid w:val="00F71EDC"/>
    <w:rsid w:val="00F71F0E"/>
    <w:rsid w:val="00F71F97"/>
    <w:rsid w:val="00F7209E"/>
    <w:rsid w:val="00F723C8"/>
    <w:rsid w:val="00F72414"/>
    <w:rsid w:val="00F72524"/>
    <w:rsid w:val="00F7253B"/>
    <w:rsid w:val="00F7282D"/>
    <w:rsid w:val="00F7282E"/>
    <w:rsid w:val="00F7289D"/>
    <w:rsid w:val="00F72936"/>
    <w:rsid w:val="00F7295E"/>
    <w:rsid w:val="00F72A03"/>
    <w:rsid w:val="00F72B29"/>
    <w:rsid w:val="00F72BC5"/>
    <w:rsid w:val="00F72E54"/>
    <w:rsid w:val="00F72F24"/>
    <w:rsid w:val="00F73092"/>
    <w:rsid w:val="00F730C4"/>
    <w:rsid w:val="00F731E5"/>
    <w:rsid w:val="00F732CC"/>
    <w:rsid w:val="00F734A7"/>
    <w:rsid w:val="00F736B6"/>
    <w:rsid w:val="00F736C3"/>
    <w:rsid w:val="00F73799"/>
    <w:rsid w:val="00F73842"/>
    <w:rsid w:val="00F73844"/>
    <w:rsid w:val="00F739A1"/>
    <w:rsid w:val="00F739D9"/>
    <w:rsid w:val="00F73A87"/>
    <w:rsid w:val="00F73AC9"/>
    <w:rsid w:val="00F73AD5"/>
    <w:rsid w:val="00F73B4A"/>
    <w:rsid w:val="00F73C5D"/>
    <w:rsid w:val="00F73CA2"/>
    <w:rsid w:val="00F73D8D"/>
    <w:rsid w:val="00F74114"/>
    <w:rsid w:val="00F7413C"/>
    <w:rsid w:val="00F7433A"/>
    <w:rsid w:val="00F743C4"/>
    <w:rsid w:val="00F74422"/>
    <w:rsid w:val="00F74537"/>
    <w:rsid w:val="00F746D7"/>
    <w:rsid w:val="00F748B8"/>
    <w:rsid w:val="00F748BD"/>
    <w:rsid w:val="00F748CB"/>
    <w:rsid w:val="00F749A9"/>
    <w:rsid w:val="00F74B15"/>
    <w:rsid w:val="00F74B4B"/>
    <w:rsid w:val="00F74BF7"/>
    <w:rsid w:val="00F74C61"/>
    <w:rsid w:val="00F74D03"/>
    <w:rsid w:val="00F74D6E"/>
    <w:rsid w:val="00F74F1C"/>
    <w:rsid w:val="00F75099"/>
    <w:rsid w:val="00F7513F"/>
    <w:rsid w:val="00F75220"/>
    <w:rsid w:val="00F753B2"/>
    <w:rsid w:val="00F754B7"/>
    <w:rsid w:val="00F754DD"/>
    <w:rsid w:val="00F755D7"/>
    <w:rsid w:val="00F755FD"/>
    <w:rsid w:val="00F75633"/>
    <w:rsid w:val="00F75640"/>
    <w:rsid w:val="00F75643"/>
    <w:rsid w:val="00F7566C"/>
    <w:rsid w:val="00F7573B"/>
    <w:rsid w:val="00F75A6F"/>
    <w:rsid w:val="00F75B48"/>
    <w:rsid w:val="00F75BB8"/>
    <w:rsid w:val="00F75CB3"/>
    <w:rsid w:val="00F75DA1"/>
    <w:rsid w:val="00F75EB8"/>
    <w:rsid w:val="00F75EBC"/>
    <w:rsid w:val="00F75F35"/>
    <w:rsid w:val="00F76075"/>
    <w:rsid w:val="00F76148"/>
    <w:rsid w:val="00F76171"/>
    <w:rsid w:val="00F76295"/>
    <w:rsid w:val="00F762C6"/>
    <w:rsid w:val="00F7644A"/>
    <w:rsid w:val="00F7657E"/>
    <w:rsid w:val="00F7659F"/>
    <w:rsid w:val="00F76643"/>
    <w:rsid w:val="00F766EF"/>
    <w:rsid w:val="00F7687D"/>
    <w:rsid w:val="00F768C0"/>
    <w:rsid w:val="00F76E93"/>
    <w:rsid w:val="00F76F47"/>
    <w:rsid w:val="00F76FFD"/>
    <w:rsid w:val="00F771D9"/>
    <w:rsid w:val="00F771E6"/>
    <w:rsid w:val="00F7726C"/>
    <w:rsid w:val="00F77337"/>
    <w:rsid w:val="00F774E7"/>
    <w:rsid w:val="00F775EC"/>
    <w:rsid w:val="00F775F5"/>
    <w:rsid w:val="00F77621"/>
    <w:rsid w:val="00F776B4"/>
    <w:rsid w:val="00F776BD"/>
    <w:rsid w:val="00F776E8"/>
    <w:rsid w:val="00F77A63"/>
    <w:rsid w:val="00F77C39"/>
    <w:rsid w:val="00F77C66"/>
    <w:rsid w:val="00F77D62"/>
    <w:rsid w:val="00F77D9F"/>
    <w:rsid w:val="00F77E85"/>
    <w:rsid w:val="00F77F63"/>
    <w:rsid w:val="00F77FDE"/>
    <w:rsid w:val="00F77FF7"/>
    <w:rsid w:val="00F80073"/>
    <w:rsid w:val="00F80133"/>
    <w:rsid w:val="00F80137"/>
    <w:rsid w:val="00F803C6"/>
    <w:rsid w:val="00F8040E"/>
    <w:rsid w:val="00F8046C"/>
    <w:rsid w:val="00F80606"/>
    <w:rsid w:val="00F80638"/>
    <w:rsid w:val="00F8072F"/>
    <w:rsid w:val="00F807AC"/>
    <w:rsid w:val="00F808C1"/>
    <w:rsid w:val="00F8098A"/>
    <w:rsid w:val="00F80B36"/>
    <w:rsid w:val="00F80BC5"/>
    <w:rsid w:val="00F81224"/>
    <w:rsid w:val="00F81258"/>
    <w:rsid w:val="00F81281"/>
    <w:rsid w:val="00F81426"/>
    <w:rsid w:val="00F81568"/>
    <w:rsid w:val="00F816B7"/>
    <w:rsid w:val="00F8184F"/>
    <w:rsid w:val="00F81B8F"/>
    <w:rsid w:val="00F81BD9"/>
    <w:rsid w:val="00F81BEE"/>
    <w:rsid w:val="00F81C56"/>
    <w:rsid w:val="00F81F0A"/>
    <w:rsid w:val="00F821E2"/>
    <w:rsid w:val="00F822ED"/>
    <w:rsid w:val="00F8231A"/>
    <w:rsid w:val="00F823B1"/>
    <w:rsid w:val="00F82442"/>
    <w:rsid w:val="00F8263C"/>
    <w:rsid w:val="00F82913"/>
    <w:rsid w:val="00F82A49"/>
    <w:rsid w:val="00F82A60"/>
    <w:rsid w:val="00F82B13"/>
    <w:rsid w:val="00F82B69"/>
    <w:rsid w:val="00F82BCC"/>
    <w:rsid w:val="00F82BF2"/>
    <w:rsid w:val="00F82C20"/>
    <w:rsid w:val="00F82E0F"/>
    <w:rsid w:val="00F82E78"/>
    <w:rsid w:val="00F82F6C"/>
    <w:rsid w:val="00F83265"/>
    <w:rsid w:val="00F8326C"/>
    <w:rsid w:val="00F8326F"/>
    <w:rsid w:val="00F83912"/>
    <w:rsid w:val="00F83ED6"/>
    <w:rsid w:val="00F83F99"/>
    <w:rsid w:val="00F84305"/>
    <w:rsid w:val="00F8446A"/>
    <w:rsid w:val="00F8455F"/>
    <w:rsid w:val="00F84649"/>
    <w:rsid w:val="00F8464F"/>
    <w:rsid w:val="00F84663"/>
    <w:rsid w:val="00F8484B"/>
    <w:rsid w:val="00F84908"/>
    <w:rsid w:val="00F8493F"/>
    <w:rsid w:val="00F84954"/>
    <w:rsid w:val="00F84B0A"/>
    <w:rsid w:val="00F84CAE"/>
    <w:rsid w:val="00F84EA7"/>
    <w:rsid w:val="00F84F9F"/>
    <w:rsid w:val="00F852CA"/>
    <w:rsid w:val="00F85474"/>
    <w:rsid w:val="00F8547E"/>
    <w:rsid w:val="00F856C0"/>
    <w:rsid w:val="00F856D1"/>
    <w:rsid w:val="00F85842"/>
    <w:rsid w:val="00F85CF2"/>
    <w:rsid w:val="00F85D86"/>
    <w:rsid w:val="00F85E29"/>
    <w:rsid w:val="00F85E2C"/>
    <w:rsid w:val="00F85F2E"/>
    <w:rsid w:val="00F85F35"/>
    <w:rsid w:val="00F8607C"/>
    <w:rsid w:val="00F860B8"/>
    <w:rsid w:val="00F86482"/>
    <w:rsid w:val="00F8658C"/>
    <w:rsid w:val="00F86639"/>
    <w:rsid w:val="00F866BA"/>
    <w:rsid w:val="00F866C2"/>
    <w:rsid w:val="00F867FF"/>
    <w:rsid w:val="00F86A7F"/>
    <w:rsid w:val="00F86B91"/>
    <w:rsid w:val="00F86D04"/>
    <w:rsid w:val="00F86DA0"/>
    <w:rsid w:val="00F86E9F"/>
    <w:rsid w:val="00F86F3F"/>
    <w:rsid w:val="00F86FFC"/>
    <w:rsid w:val="00F871F3"/>
    <w:rsid w:val="00F872A4"/>
    <w:rsid w:val="00F872B0"/>
    <w:rsid w:val="00F87349"/>
    <w:rsid w:val="00F873C8"/>
    <w:rsid w:val="00F8754A"/>
    <w:rsid w:val="00F87659"/>
    <w:rsid w:val="00F87690"/>
    <w:rsid w:val="00F877BC"/>
    <w:rsid w:val="00F877F4"/>
    <w:rsid w:val="00F87BB2"/>
    <w:rsid w:val="00F87C38"/>
    <w:rsid w:val="00F87CE3"/>
    <w:rsid w:val="00F87D6B"/>
    <w:rsid w:val="00F87ECC"/>
    <w:rsid w:val="00F90026"/>
    <w:rsid w:val="00F90178"/>
    <w:rsid w:val="00F90297"/>
    <w:rsid w:val="00F90396"/>
    <w:rsid w:val="00F903C6"/>
    <w:rsid w:val="00F9066E"/>
    <w:rsid w:val="00F90847"/>
    <w:rsid w:val="00F90896"/>
    <w:rsid w:val="00F90DB9"/>
    <w:rsid w:val="00F90E7C"/>
    <w:rsid w:val="00F9101E"/>
    <w:rsid w:val="00F910CE"/>
    <w:rsid w:val="00F9132F"/>
    <w:rsid w:val="00F915AC"/>
    <w:rsid w:val="00F91706"/>
    <w:rsid w:val="00F91874"/>
    <w:rsid w:val="00F91B1F"/>
    <w:rsid w:val="00F91C00"/>
    <w:rsid w:val="00F91CC3"/>
    <w:rsid w:val="00F91D53"/>
    <w:rsid w:val="00F91E23"/>
    <w:rsid w:val="00F91F58"/>
    <w:rsid w:val="00F920A0"/>
    <w:rsid w:val="00F9212C"/>
    <w:rsid w:val="00F92147"/>
    <w:rsid w:val="00F921B6"/>
    <w:rsid w:val="00F921BB"/>
    <w:rsid w:val="00F92216"/>
    <w:rsid w:val="00F924E0"/>
    <w:rsid w:val="00F924ED"/>
    <w:rsid w:val="00F924EF"/>
    <w:rsid w:val="00F92697"/>
    <w:rsid w:val="00F926B1"/>
    <w:rsid w:val="00F92819"/>
    <w:rsid w:val="00F928A4"/>
    <w:rsid w:val="00F92AF1"/>
    <w:rsid w:val="00F92AF8"/>
    <w:rsid w:val="00F92E94"/>
    <w:rsid w:val="00F92FB8"/>
    <w:rsid w:val="00F9314B"/>
    <w:rsid w:val="00F9316B"/>
    <w:rsid w:val="00F931E9"/>
    <w:rsid w:val="00F9327E"/>
    <w:rsid w:val="00F93397"/>
    <w:rsid w:val="00F936E7"/>
    <w:rsid w:val="00F9378D"/>
    <w:rsid w:val="00F93849"/>
    <w:rsid w:val="00F938A2"/>
    <w:rsid w:val="00F938C2"/>
    <w:rsid w:val="00F9392F"/>
    <w:rsid w:val="00F939C0"/>
    <w:rsid w:val="00F93A71"/>
    <w:rsid w:val="00F93ACB"/>
    <w:rsid w:val="00F93D52"/>
    <w:rsid w:val="00F93D7D"/>
    <w:rsid w:val="00F93D9D"/>
    <w:rsid w:val="00F93DE8"/>
    <w:rsid w:val="00F93DEA"/>
    <w:rsid w:val="00F93E98"/>
    <w:rsid w:val="00F942C4"/>
    <w:rsid w:val="00F943EC"/>
    <w:rsid w:val="00F94539"/>
    <w:rsid w:val="00F946C6"/>
    <w:rsid w:val="00F946FC"/>
    <w:rsid w:val="00F9472E"/>
    <w:rsid w:val="00F94891"/>
    <w:rsid w:val="00F948BC"/>
    <w:rsid w:val="00F949BA"/>
    <w:rsid w:val="00F94A43"/>
    <w:rsid w:val="00F94C05"/>
    <w:rsid w:val="00F94FA3"/>
    <w:rsid w:val="00F951A2"/>
    <w:rsid w:val="00F95442"/>
    <w:rsid w:val="00F95832"/>
    <w:rsid w:val="00F95906"/>
    <w:rsid w:val="00F95A54"/>
    <w:rsid w:val="00F95AD4"/>
    <w:rsid w:val="00F95AD7"/>
    <w:rsid w:val="00F95D95"/>
    <w:rsid w:val="00F95EAC"/>
    <w:rsid w:val="00F95ECE"/>
    <w:rsid w:val="00F95EDC"/>
    <w:rsid w:val="00F95F54"/>
    <w:rsid w:val="00F95F7E"/>
    <w:rsid w:val="00F96284"/>
    <w:rsid w:val="00F9637B"/>
    <w:rsid w:val="00F963A8"/>
    <w:rsid w:val="00F963B0"/>
    <w:rsid w:val="00F964CE"/>
    <w:rsid w:val="00F96801"/>
    <w:rsid w:val="00F96CB4"/>
    <w:rsid w:val="00F96D63"/>
    <w:rsid w:val="00F9708F"/>
    <w:rsid w:val="00F970F7"/>
    <w:rsid w:val="00F97284"/>
    <w:rsid w:val="00F973AA"/>
    <w:rsid w:val="00F9767E"/>
    <w:rsid w:val="00F97720"/>
    <w:rsid w:val="00F977BF"/>
    <w:rsid w:val="00F97836"/>
    <w:rsid w:val="00F97848"/>
    <w:rsid w:val="00F97955"/>
    <w:rsid w:val="00F97A63"/>
    <w:rsid w:val="00F97B53"/>
    <w:rsid w:val="00F97B70"/>
    <w:rsid w:val="00F97BA2"/>
    <w:rsid w:val="00F97E6A"/>
    <w:rsid w:val="00F97EE6"/>
    <w:rsid w:val="00F97EEC"/>
    <w:rsid w:val="00FA0167"/>
    <w:rsid w:val="00FA06CD"/>
    <w:rsid w:val="00FA07CB"/>
    <w:rsid w:val="00FA09D8"/>
    <w:rsid w:val="00FA0BD4"/>
    <w:rsid w:val="00FA0E22"/>
    <w:rsid w:val="00FA0E40"/>
    <w:rsid w:val="00FA0E69"/>
    <w:rsid w:val="00FA0F0F"/>
    <w:rsid w:val="00FA1015"/>
    <w:rsid w:val="00FA105B"/>
    <w:rsid w:val="00FA1082"/>
    <w:rsid w:val="00FA1128"/>
    <w:rsid w:val="00FA114A"/>
    <w:rsid w:val="00FA11C6"/>
    <w:rsid w:val="00FA127C"/>
    <w:rsid w:val="00FA12BC"/>
    <w:rsid w:val="00FA1352"/>
    <w:rsid w:val="00FA13A3"/>
    <w:rsid w:val="00FA13FB"/>
    <w:rsid w:val="00FA168C"/>
    <w:rsid w:val="00FA17E5"/>
    <w:rsid w:val="00FA1C6E"/>
    <w:rsid w:val="00FA1F62"/>
    <w:rsid w:val="00FA2081"/>
    <w:rsid w:val="00FA218C"/>
    <w:rsid w:val="00FA21F7"/>
    <w:rsid w:val="00FA24B9"/>
    <w:rsid w:val="00FA25D1"/>
    <w:rsid w:val="00FA26F3"/>
    <w:rsid w:val="00FA27F4"/>
    <w:rsid w:val="00FA2A79"/>
    <w:rsid w:val="00FA2AAE"/>
    <w:rsid w:val="00FA2B2B"/>
    <w:rsid w:val="00FA2C27"/>
    <w:rsid w:val="00FA2D7A"/>
    <w:rsid w:val="00FA2E62"/>
    <w:rsid w:val="00FA2EE1"/>
    <w:rsid w:val="00FA2EF7"/>
    <w:rsid w:val="00FA304E"/>
    <w:rsid w:val="00FA3075"/>
    <w:rsid w:val="00FA3078"/>
    <w:rsid w:val="00FA31E4"/>
    <w:rsid w:val="00FA3350"/>
    <w:rsid w:val="00FA3419"/>
    <w:rsid w:val="00FA34FF"/>
    <w:rsid w:val="00FA36A6"/>
    <w:rsid w:val="00FA37E8"/>
    <w:rsid w:val="00FA3B6E"/>
    <w:rsid w:val="00FA3C49"/>
    <w:rsid w:val="00FA3CA9"/>
    <w:rsid w:val="00FA3E66"/>
    <w:rsid w:val="00FA3FAE"/>
    <w:rsid w:val="00FA40F1"/>
    <w:rsid w:val="00FA417E"/>
    <w:rsid w:val="00FA41A3"/>
    <w:rsid w:val="00FA45F4"/>
    <w:rsid w:val="00FA4610"/>
    <w:rsid w:val="00FA4640"/>
    <w:rsid w:val="00FA4743"/>
    <w:rsid w:val="00FA4936"/>
    <w:rsid w:val="00FA4CD3"/>
    <w:rsid w:val="00FA4DBA"/>
    <w:rsid w:val="00FA4E28"/>
    <w:rsid w:val="00FA50DA"/>
    <w:rsid w:val="00FA5266"/>
    <w:rsid w:val="00FA5304"/>
    <w:rsid w:val="00FA533E"/>
    <w:rsid w:val="00FA53A1"/>
    <w:rsid w:val="00FA53DB"/>
    <w:rsid w:val="00FA540E"/>
    <w:rsid w:val="00FA55E5"/>
    <w:rsid w:val="00FA5658"/>
    <w:rsid w:val="00FA56CA"/>
    <w:rsid w:val="00FA5904"/>
    <w:rsid w:val="00FA59EA"/>
    <w:rsid w:val="00FA5B22"/>
    <w:rsid w:val="00FA5C02"/>
    <w:rsid w:val="00FA5D42"/>
    <w:rsid w:val="00FA5DC3"/>
    <w:rsid w:val="00FA5F89"/>
    <w:rsid w:val="00FA61DA"/>
    <w:rsid w:val="00FA62EF"/>
    <w:rsid w:val="00FA6914"/>
    <w:rsid w:val="00FA6962"/>
    <w:rsid w:val="00FA6D9B"/>
    <w:rsid w:val="00FA6E93"/>
    <w:rsid w:val="00FA707A"/>
    <w:rsid w:val="00FA719D"/>
    <w:rsid w:val="00FA71D2"/>
    <w:rsid w:val="00FA72C0"/>
    <w:rsid w:val="00FA7388"/>
    <w:rsid w:val="00FA73D0"/>
    <w:rsid w:val="00FA744C"/>
    <w:rsid w:val="00FA7468"/>
    <w:rsid w:val="00FA7470"/>
    <w:rsid w:val="00FA7597"/>
    <w:rsid w:val="00FA7664"/>
    <w:rsid w:val="00FA76AE"/>
    <w:rsid w:val="00FA77E6"/>
    <w:rsid w:val="00FA78DD"/>
    <w:rsid w:val="00FA79FC"/>
    <w:rsid w:val="00FA7C98"/>
    <w:rsid w:val="00FA7D61"/>
    <w:rsid w:val="00FA7E7D"/>
    <w:rsid w:val="00FA7F37"/>
    <w:rsid w:val="00FB0137"/>
    <w:rsid w:val="00FB0343"/>
    <w:rsid w:val="00FB035C"/>
    <w:rsid w:val="00FB0423"/>
    <w:rsid w:val="00FB04B9"/>
    <w:rsid w:val="00FB0575"/>
    <w:rsid w:val="00FB057F"/>
    <w:rsid w:val="00FB060F"/>
    <w:rsid w:val="00FB066A"/>
    <w:rsid w:val="00FB0743"/>
    <w:rsid w:val="00FB083A"/>
    <w:rsid w:val="00FB0A80"/>
    <w:rsid w:val="00FB0C43"/>
    <w:rsid w:val="00FB0CE7"/>
    <w:rsid w:val="00FB0D88"/>
    <w:rsid w:val="00FB0F01"/>
    <w:rsid w:val="00FB0FAA"/>
    <w:rsid w:val="00FB0FE5"/>
    <w:rsid w:val="00FB0FE7"/>
    <w:rsid w:val="00FB100F"/>
    <w:rsid w:val="00FB1215"/>
    <w:rsid w:val="00FB1376"/>
    <w:rsid w:val="00FB14D9"/>
    <w:rsid w:val="00FB14ED"/>
    <w:rsid w:val="00FB15E4"/>
    <w:rsid w:val="00FB160C"/>
    <w:rsid w:val="00FB161A"/>
    <w:rsid w:val="00FB16CB"/>
    <w:rsid w:val="00FB1706"/>
    <w:rsid w:val="00FB17AD"/>
    <w:rsid w:val="00FB19EA"/>
    <w:rsid w:val="00FB1A33"/>
    <w:rsid w:val="00FB1CFB"/>
    <w:rsid w:val="00FB1E66"/>
    <w:rsid w:val="00FB1F4B"/>
    <w:rsid w:val="00FB1F79"/>
    <w:rsid w:val="00FB2228"/>
    <w:rsid w:val="00FB2419"/>
    <w:rsid w:val="00FB2510"/>
    <w:rsid w:val="00FB27ED"/>
    <w:rsid w:val="00FB2AD1"/>
    <w:rsid w:val="00FB2B0C"/>
    <w:rsid w:val="00FB2B7F"/>
    <w:rsid w:val="00FB2BC5"/>
    <w:rsid w:val="00FB2CB5"/>
    <w:rsid w:val="00FB2D0A"/>
    <w:rsid w:val="00FB2D90"/>
    <w:rsid w:val="00FB2EC5"/>
    <w:rsid w:val="00FB2EE4"/>
    <w:rsid w:val="00FB2F20"/>
    <w:rsid w:val="00FB31EC"/>
    <w:rsid w:val="00FB3842"/>
    <w:rsid w:val="00FB3881"/>
    <w:rsid w:val="00FB3B50"/>
    <w:rsid w:val="00FB3C78"/>
    <w:rsid w:val="00FB3C99"/>
    <w:rsid w:val="00FB3D4E"/>
    <w:rsid w:val="00FB3D51"/>
    <w:rsid w:val="00FB3D97"/>
    <w:rsid w:val="00FB3E23"/>
    <w:rsid w:val="00FB41DC"/>
    <w:rsid w:val="00FB4343"/>
    <w:rsid w:val="00FB43BE"/>
    <w:rsid w:val="00FB452B"/>
    <w:rsid w:val="00FB458B"/>
    <w:rsid w:val="00FB4749"/>
    <w:rsid w:val="00FB475F"/>
    <w:rsid w:val="00FB4802"/>
    <w:rsid w:val="00FB499B"/>
    <w:rsid w:val="00FB4A4D"/>
    <w:rsid w:val="00FB4AA5"/>
    <w:rsid w:val="00FB4B14"/>
    <w:rsid w:val="00FB4B1B"/>
    <w:rsid w:val="00FB4B2C"/>
    <w:rsid w:val="00FB4CC9"/>
    <w:rsid w:val="00FB4E1D"/>
    <w:rsid w:val="00FB4F8B"/>
    <w:rsid w:val="00FB4FE2"/>
    <w:rsid w:val="00FB5635"/>
    <w:rsid w:val="00FB56AF"/>
    <w:rsid w:val="00FB586E"/>
    <w:rsid w:val="00FB595C"/>
    <w:rsid w:val="00FB59F9"/>
    <w:rsid w:val="00FB5CFB"/>
    <w:rsid w:val="00FB5DBC"/>
    <w:rsid w:val="00FB5E40"/>
    <w:rsid w:val="00FB5F0A"/>
    <w:rsid w:val="00FB5F95"/>
    <w:rsid w:val="00FB607D"/>
    <w:rsid w:val="00FB614E"/>
    <w:rsid w:val="00FB61DD"/>
    <w:rsid w:val="00FB623D"/>
    <w:rsid w:val="00FB6379"/>
    <w:rsid w:val="00FB6492"/>
    <w:rsid w:val="00FB675A"/>
    <w:rsid w:val="00FB6767"/>
    <w:rsid w:val="00FB67CB"/>
    <w:rsid w:val="00FB67E8"/>
    <w:rsid w:val="00FB6986"/>
    <w:rsid w:val="00FB6A55"/>
    <w:rsid w:val="00FB6A8A"/>
    <w:rsid w:val="00FB6A8B"/>
    <w:rsid w:val="00FB6B22"/>
    <w:rsid w:val="00FB6D7C"/>
    <w:rsid w:val="00FB6E7C"/>
    <w:rsid w:val="00FB6FE1"/>
    <w:rsid w:val="00FB705F"/>
    <w:rsid w:val="00FB72AE"/>
    <w:rsid w:val="00FB76C8"/>
    <w:rsid w:val="00FB7AAA"/>
    <w:rsid w:val="00FB7E97"/>
    <w:rsid w:val="00FB7EF9"/>
    <w:rsid w:val="00FB7FFA"/>
    <w:rsid w:val="00FC002D"/>
    <w:rsid w:val="00FC0134"/>
    <w:rsid w:val="00FC02EB"/>
    <w:rsid w:val="00FC06D4"/>
    <w:rsid w:val="00FC082A"/>
    <w:rsid w:val="00FC0A5E"/>
    <w:rsid w:val="00FC0C14"/>
    <w:rsid w:val="00FC0DA0"/>
    <w:rsid w:val="00FC0EA2"/>
    <w:rsid w:val="00FC11D7"/>
    <w:rsid w:val="00FC1321"/>
    <w:rsid w:val="00FC14FE"/>
    <w:rsid w:val="00FC1551"/>
    <w:rsid w:val="00FC1591"/>
    <w:rsid w:val="00FC16AF"/>
    <w:rsid w:val="00FC1B03"/>
    <w:rsid w:val="00FC1B51"/>
    <w:rsid w:val="00FC1D6D"/>
    <w:rsid w:val="00FC1D73"/>
    <w:rsid w:val="00FC1F99"/>
    <w:rsid w:val="00FC1FC0"/>
    <w:rsid w:val="00FC20A8"/>
    <w:rsid w:val="00FC2194"/>
    <w:rsid w:val="00FC22C7"/>
    <w:rsid w:val="00FC22D6"/>
    <w:rsid w:val="00FC2470"/>
    <w:rsid w:val="00FC294A"/>
    <w:rsid w:val="00FC2999"/>
    <w:rsid w:val="00FC2A79"/>
    <w:rsid w:val="00FC2A8A"/>
    <w:rsid w:val="00FC2B1D"/>
    <w:rsid w:val="00FC2D08"/>
    <w:rsid w:val="00FC2DC3"/>
    <w:rsid w:val="00FC2DD2"/>
    <w:rsid w:val="00FC3141"/>
    <w:rsid w:val="00FC314D"/>
    <w:rsid w:val="00FC317F"/>
    <w:rsid w:val="00FC32BB"/>
    <w:rsid w:val="00FC34B2"/>
    <w:rsid w:val="00FC34C6"/>
    <w:rsid w:val="00FC34D3"/>
    <w:rsid w:val="00FC3547"/>
    <w:rsid w:val="00FC36FA"/>
    <w:rsid w:val="00FC3722"/>
    <w:rsid w:val="00FC3B1F"/>
    <w:rsid w:val="00FC3C93"/>
    <w:rsid w:val="00FC3D05"/>
    <w:rsid w:val="00FC4122"/>
    <w:rsid w:val="00FC41D6"/>
    <w:rsid w:val="00FC425E"/>
    <w:rsid w:val="00FC426A"/>
    <w:rsid w:val="00FC456E"/>
    <w:rsid w:val="00FC46A7"/>
    <w:rsid w:val="00FC4759"/>
    <w:rsid w:val="00FC47D2"/>
    <w:rsid w:val="00FC47F5"/>
    <w:rsid w:val="00FC480F"/>
    <w:rsid w:val="00FC48CA"/>
    <w:rsid w:val="00FC4A49"/>
    <w:rsid w:val="00FC4A6C"/>
    <w:rsid w:val="00FC4B6F"/>
    <w:rsid w:val="00FC4C49"/>
    <w:rsid w:val="00FC4C70"/>
    <w:rsid w:val="00FC4ED4"/>
    <w:rsid w:val="00FC4F6D"/>
    <w:rsid w:val="00FC50E6"/>
    <w:rsid w:val="00FC50F8"/>
    <w:rsid w:val="00FC512E"/>
    <w:rsid w:val="00FC525F"/>
    <w:rsid w:val="00FC5314"/>
    <w:rsid w:val="00FC549E"/>
    <w:rsid w:val="00FC578F"/>
    <w:rsid w:val="00FC57FC"/>
    <w:rsid w:val="00FC5891"/>
    <w:rsid w:val="00FC5AF2"/>
    <w:rsid w:val="00FC5B3D"/>
    <w:rsid w:val="00FC5BA6"/>
    <w:rsid w:val="00FC5BF5"/>
    <w:rsid w:val="00FC5D1A"/>
    <w:rsid w:val="00FC5F1E"/>
    <w:rsid w:val="00FC5F8D"/>
    <w:rsid w:val="00FC60F2"/>
    <w:rsid w:val="00FC6198"/>
    <w:rsid w:val="00FC6351"/>
    <w:rsid w:val="00FC63DF"/>
    <w:rsid w:val="00FC64C8"/>
    <w:rsid w:val="00FC6512"/>
    <w:rsid w:val="00FC65AA"/>
    <w:rsid w:val="00FC65B5"/>
    <w:rsid w:val="00FC6728"/>
    <w:rsid w:val="00FC67F7"/>
    <w:rsid w:val="00FC6805"/>
    <w:rsid w:val="00FC6973"/>
    <w:rsid w:val="00FC69BE"/>
    <w:rsid w:val="00FC6A15"/>
    <w:rsid w:val="00FC6AAA"/>
    <w:rsid w:val="00FC6D12"/>
    <w:rsid w:val="00FC6E33"/>
    <w:rsid w:val="00FC6E4A"/>
    <w:rsid w:val="00FC6FA0"/>
    <w:rsid w:val="00FC7015"/>
    <w:rsid w:val="00FC70A1"/>
    <w:rsid w:val="00FC7190"/>
    <w:rsid w:val="00FC7213"/>
    <w:rsid w:val="00FC7364"/>
    <w:rsid w:val="00FC7408"/>
    <w:rsid w:val="00FC771D"/>
    <w:rsid w:val="00FC7914"/>
    <w:rsid w:val="00FC7C90"/>
    <w:rsid w:val="00FC7DEC"/>
    <w:rsid w:val="00FC7E6D"/>
    <w:rsid w:val="00FC7F0B"/>
    <w:rsid w:val="00FD0092"/>
    <w:rsid w:val="00FD022A"/>
    <w:rsid w:val="00FD02B7"/>
    <w:rsid w:val="00FD0379"/>
    <w:rsid w:val="00FD05A1"/>
    <w:rsid w:val="00FD0770"/>
    <w:rsid w:val="00FD078D"/>
    <w:rsid w:val="00FD090C"/>
    <w:rsid w:val="00FD0B00"/>
    <w:rsid w:val="00FD0B43"/>
    <w:rsid w:val="00FD0D57"/>
    <w:rsid w:val="00FD0DD9"/>
    <w:rsid w:val="00FD0EA6"/>
    <w:rsid w:val="00FD0FD0"/>
    <w:rsid w:val="00FD107F"/>
    <w:rsid w:val="00FD11E6"/>
    <w:rsid w:val="00FD1241"/>
    <w:rsid w:val="00FD1497"/>
    <w:rsid w:val="00FD1619"/>
    <w:rsid w:val="00FD1849"/>
    <w:rsid w:val="00FD1A0F"/>
    <w:rsid w:val="00FD1A92"/>
    <w:rsid w:val="00FD1B69"/>
    <w:rsid w:val="00FD1BA4"/>
    <w:rsid w:val="00FD1D18"/>
    <w:rsid w:val="00FD1D54"/>
    <w:rsid w:val="00FD211F"/>
    <w:rsid w:val="00FD2286"/>
    <w:rsid w:val="00FD2337"/>
    <w:rsid w:val="00FD2438"/>
    <w:rsid w:val="00FD24A5"/>
    <w:rsid w:val="00FD2515"/>
    <w:rsid w:val="00FD2672"/>
    <w:rsid w:val="00FD274C"/>
    <w:rsid w:val="00FD29F9"/>
    <w:rsid w:val="00FD2C84"/>
    <w:rsid w:val="00FD2CCA"/>
    <w:rsid w:val="00FD2D37"/>
    <w:rsid w:val="00FD2D55"/>
    <w:rsid w:val="00FD2DA6"/>
    <w:rsid w:val="00FD2F54"/>
    <w:rsid w:val="00FD2FF0"/>
    <w:rsid w:val="00FD3077"/>
    <w:rsid w:val="00FD31A2"/>
    <w:rsid w:val="00FD3288"/>
    <w:rsid w:val="00FD3394"/>
    <w:rsid w:val="00FD356E"/>
    <w:rsid w:val="00FD368E"/>
    <w:rsid w:val="00FD373F"/>
    <w:rsid w:val="00FD39F7"/>
    <w:rsid w:val="00FD3D1A"/>
    <w:rsid w:val="00FD3D51"/>
    <w:rsid w:val="00FD3DB8"/>
    <w:rsid w:val="00FD3ECE"/>
    <w:rsid w:val="00FD404C"/>
    <w:rsid w:val="00FD41C7"/>
    <w:rsid w:val="00FD4302"/>
    <w:rsid w:val="00FD4395"/>
    <w:rsid w:val="00FD4437"/>
    <w:rsid w:val="00FD44EE"/>
    <w:rsid w:val="00FD4525"/>
    <w:rsid w:val="00FD4738"/>
    <w:rsid w:val="00FD4761"/>
    <w:rsid w:val="00FD48B9"/>
    <w:rsid w:val="00FD4A3B"/>
    <w:rsid w:val="00FD4A84"/>
    <w:rsid w:val="00FD4B1D"/>
    <w:rsid w:val="00FD4E54"/>
    <w:rsid w:val="00FD4ED5"/>
    <w:rsid w:val="00FD4F09"/>
    <w:rsid w:val="00FD4FB5"/>
    <w:rsid w:val="00FD5044"/>
    <w:rsid w:val="00FD50A4"/>
    <w:rsid w:val="00FD5431"/>
    <w:rsid w:val="00FD546D"/>
    <w:rsid w:val="00FD54BA"/>
    <w:rsid w:val="00FD5527"/>
    <w:rsid w:val="00FD55D3"/>
    <w:rsid w:val="00FD56D8"/>
    <w:rsid w:val="00FD5785"/>
    <w:rsid w:val="00FD5A0C"/>
    <w:rsid w:val="00FD5A52"/>
    <w:rsid w:val="00FD5CBF"/>
    <w:rsid w:val="00FD5D05"/>
    <w:rsid w:val="00FD6049"/>
    <w:rsid w:val="00FD609A"/>
    <w:rsid w:val="00FD61B7"/>
    <w:rsid w:val="00FD6270"/>
    <w:rsid w:val="00FD62A1"/>
    <w:rsid w:val="00FD6501"/>
    <w:rsid w:val="00FD6627"/>
    <w:rsid w:val="00FD664C"/>
    <w:rsid w:val="00FD669A"/>
    <w:rsid w:val="00FD66CB"/>
    <w:rsid w:val="00FD6778"/>
    <w:rsid w:val="00FD68D8"/>
    <w:rsid w:val="00FD69CD"/>
    <w:rsid w:val="00FD6A1C"/>
    <w:rsid w:val="00FD6A5C"/>
    <w:rsid w:val="00FD6B83"/>
    <w:rsid w:val="00FD6F15"/>
    <w:rsid w:val="00FD7090"/>
    <w:rsid w:val="00FD714D"/>
    <w:rsid w:val="00FD73EA"/>
    <w:rsid w:val="00FD754B"/>
    <w:rsid w:val="00FD76B2"/>
    <w:rsid w:val="00FD77E9"/>
    <w:rsid w:val="00FD7855"/>
    <w:rsid w:val="00FD7BCD"/>
    <w:rsid w:val="00FD7C3C"/>
    <w:rsid w:val="00FD7CD1"/>
    <w:rsid w:val="00FD7CD7"/>
    <w:rsid w:val="00FD7F40"/>
    <w:rsid w:val="00FD7F78"/>
    <w:rsid w:val="00FE00A6"/>
    <w:rsid w:val="00FE00E4"/>
    <w:rsid w:val="00FE04C1"/>
    <w:rsid w:val="00FE05DD"/>
    <w:rsid w:val="00FE0607"/>
    <w:rsid w:val="00FE06F9"/>
    <w:rsid w:val="00FE0729"/>
    <w:rsid w:val="00FE0A53"/>
    <w:rsid w:val="00FE0A8D"/>
    <w:rsid w:val="00FE0B73"/>
    <w:rsid w:val="00FE0C20"/>
    <w:rsid w:val="00FE0C6E"/>
    <w:rsid w:val="00FE0C71"/>
    <w:rsid w:val="00FE0C72"/>
    <w:rsid w:val="00FE0CAF"/>
    <w:rsid w:val="00FE0CE5"/>
    <w:rsid w:val="00FE1010"/>
    <w:rsid w:val="00FE10CB"/>
    <w:rsid w:val="00FE11B5"/>
    <w:rsid w:val="00FE144E"/>
    <w:rsid w:val="00FE1544"/>
    <w:rsid w:val="00FE1AD5"/>
    <w:rsid w:val="00FE1AE2"/>
    <w:rsid w:val="00FE1E57"/>
    <w:rsid w:val="00FE24A9"/>
    <w:rsid w:val="00FE24B2"/>
    <w:rsid w:val="00FE24DC"/>
    <w:rsid w:val="00FE24F3"/>
    <w:rsid w:val="00FE2659"/>
    <w:rsid w:val="00FE28BF"/>
    <w:rsid w:val="00FE2C0E"/>
    <w:rsid w:val="00FE2C41"/>
    <w:rsid w:val="00FE2F6B"/>
    <w:rsid w:val="00FE30D0"/>
    <w:rsid w:val="00FE32A6"/>
    <w:rsid w:val="00FE33DE"/>
    <w:rsid w:val="00FE361F"/>
    <w:rsid w:val="00FE38BA"/>
    <w:rsid w:val="00FE3C0F"/>
    <w:rsid w:val="00FE3C5C"/>
    <w:rsid w:val="00FE3CA3"/>
    <w:rsid w:val="00FE42A7"/>
    <w:rsid w:val="00FE4317"/>
    <w:rsid w:val="00FE449A"/>
    <w:rsid w:val="00FE44FF"/>
    <w:rsid w:val="00FE459D"/>
    <w:rsid w:val="00FE45C0"/>
    <w:rsid w:val="00FE45EF"/>
    <w:rsid w:val="00FE4749"/>
    <w:rsid w:val="00FE474A"/>
    <w:rsid w:val="00FE4839"/>
    <w:rsid w:val="00FE48D9"/>
    <w:rsid w:val="00FE48F3"/>
    <w:rsid w:val="00FE497E"/>
    <w:rsid w:val="00FE4A1B"/>
    <w:rsid w:val="00FE4A79"/>
    <w:rsid w:val="00FE4B92"/>
    <w:rsid w:val="00FE4C06"/>
    <w:rsid w:val="00FE4D12"/>
    <w:rsid w:val="00FE4F45"/>
    <w:rsid w:val="00FE5034"/>
    <w:rsid w:val="00FE503A"/>
    <w:rsid w:val="00FE53C6"/>
    <w:rsid w:val="00FE541E"/>
    <w:rsid w:val="00FE548A"/>
    <w:rsid w:val="00FE5634"/>
    <w:rsid w:val="00FE5754"/>
    <w:rsid w:val="00FE59D0"/>
    <w:rsid w:val="00FE5A5F"/>
    <w:rsid w:val="00FE5BB8"/>
    <w:rsid w:val="00FE5C31"/>
    <w:rsid w:val="00FE5D79"/>
    <w:rsid w:val="00FE5FB2"/>
    <w:rsid w:val="00FE61DB"/>
    <w:rsid w:val="00FE6318"/>
    <w:rsid w:val="00FE647C"/>
    <w:rsid w:val="00FE64EB"/>
    <w:rsid w:val="00FE6522"/>
    <w:rsid w:val="00FE6777"/>
    <w:rsid w:val="00FE6800"/>
    <w:rsid w:val="00FE6820"/>
    <w:rsid w:val="00FE6957"/>
    <w:rsid w:val="00FE69BD"/>
    <w:rsid w:val="00FE6A55"/>
    <w:rsid w:val="00FE6ACE"/>
    <w:rsid w:val="00FE6D17"/>
    <w:rsid w:val="00FE6DC3"/>
    <w:rsid w:val="00FE6F5E"/>
    <w:rsid w:val="00FE6F7E"/>
    <w:rsid w:val="00FE6F9D"/>
    <w:rsid w:val="00FE7011"/>
    <w:rsid w:val="00FE7047"/>
    <w:rsid w:val="00FE7058"/>
    <w:rsid w:val="00FE7250"/>
    <w:rsid w:val="00FE7536"/>
    <w:rsid w:val="00FE7711"/>
    <w:rsid w:val="00FE79CD"/>
    <w:rsid w:val="00FE7AC1"/>
    <w:rsid w:val="00FE7AD4"/>
    <w:rsid w:val="00FE7B16"/>
    <w:rsid w:val="00FE7C53"/>
    <w:rsid w:val="00FE7CB4"/>
    <w:rsid w:val="00FE7F28"/>
    <w:rsid w:val="00FE7F45"/>
    <w:rsid w:val="00FE7F68"/>
    <w:rsid w:val="00FE7F69"/>
    <w:rsid w:val="00FF014F"/>
    <w:rsid w:val="00FF016F"/>
    <w:rsid w:val="00FF01A8"/>
    <w:rsid w:val="00FF022B"/>
    <w:rsid w:val="00FF0884"/>
    <w:rsid w:val="00FF0919"/>
    <w:rsid w:val="00FF0A67"/>
    <w:rsid w:val="00FF0D5C"/>
    <w:rsid w:val="00FF0EDE"/>
    <w:rsid w:val="00FF0F55"/>
    <w:rsid w:val="00FF1035"/>
    <w:rsid w:val="00FF1288"/>
    <w:rsid w:val="00FF12E4"/>
    <w:rsid w:val="00FF131B"/>
    <w:rsid w:val="00FF13E7"/>
    <w:rsid w:val="00FF147F"/>
    <w:rsid w:val="00FF15C6"/>
    <w:rsid w:val="00FF178A"/>
    <w:rsid w:val="00FF17F3"/>
    <w:rsid w:val="00FF1C1D"/>
    <w:rsid w:val="00FF1D12"/>
    <w:rsid w:val="00FF1D4F"/>
    <w:rsid w:val="00FF2021"/>
    <w:rsid w:val="00FF20FE"/>
    <w:rsid w:val="00FF21C8"/>
    <w:rsid w:val="00FF226D"/>
    <w:rsid w:val="00FF2293"/>
    <w:rsid w:val="00FF22B3"/>
    <w:rsid w:val="00FF22E5"/>
    <w:rsid w:val="00FF2347"/>
    <w:rsid w:val="00FF23DB"/>
    <w:rsid w:val="00FF2473"/>
    <w:rsid w:val="00FF24B8"/>
    <w:rsid w:val="00FF24BF"/>
    <w:rsid w:val="00FF2512"/>
    <w:rsid w:val="00FF2588"/>
    <w:rsid w:val="00FF25A9"/>
    <w:rsid w:val="00FF279A"/>
    <w:rsid w:val="00FF2B9D"/>
    <w:rsid w:val="00FF2D7E"/>
    <w:rsid w:val="00FF2DBD"/>
    <w:rsid w:val="00FF2DF7"/>
    <w:rsid w:val="00FF2EA4"/>
    <w:rsid w:val="00FF2EFF"/>
    <w:rsid w:val="00FF3018"/>
    <w:rsid w:val="00FF3221"/>
    <w:rsid w:val="00FF3470"/>
    <w:rsid w:val="00FF353C"/>
    <w:rsid w:val="00FF35B6"/>
    <w:rsid w:val="00FF362B"/>
    <w:rsid w:val="00FF3653"/>
    <w:rsid w:val="00FF3A01"/>
    <w:rsid w:val="00FF3A7D"/>
    <w:rsid w:val="00FF3B06"/>
    <w:rsid w:val="00FF3C74"/>
    <w:rsid w:val="00FF3DAC"/>
    <w:rsid w:val="00FF3DC4"/>
    <w:rsid w:val="00FF3F10"/>
    <w:rsid w:val="00FF3F6A"/>
    <w:rsid w:val="00FF3F7C"/>
    <w:rsid w:val="00FF401B"/>
    <w:rsid w:val="00FF4088"/>
    <w:rsid w:val="00FF408B"/>
    <w:rsid w:val="00FF422D"/>
    <w:rsid w:val="00FF44FC"/>
    <w:rsid w:val="00FF4657"/>
    <w:rsid w:val="00FF46B7"/>
    <w:rsid w:val="00FF472C"/>
    <w:rsid w:val="00FF4875"/>
    <w:rsid w:val="00FF4961"/>
    <w:rsid w:val="00FF4AD4"/>
    <w:rsid w:val="00FF4B51"/>
    <w:rsid w:val="00FF4B80"/>
    <w:rsid w:val="00FF4D09"/>
    <w:rsid w:val="00FF4DD1"/>
    <w:rsid w:val="00FF4E80"/>
    <w:rsid w:val="00FF4F38"/>
    <w:rsid w:val="00FF5033"/>
    <w:rsid w:val="00FF50F2"/>
    <w:rsid w:val="00FF5138"/>
    <w:rsid w:val="00FF516A"/>
    <w:rsid w:val="00FF537F"/>
    <w:rsid w:val="00FF545C"/>
    <w:rsid w:val="00FF5545"/>
    <w:rsid w:val="00FF554A"/>
    <w:rsid w:val="00FF5692"/>
    <w:rsid w:val="00FF5742"/>
    <w:rsid w:val="00FF5837"/>
    <w:rsid w:val="00FF5953"/>
    <w:rsid w:val="00FF5998"/>
    <w:rsid w:val="00FF5A65"/>
    <w:rsid w:val="00FF5A91"/>
    <w:rsid w:val="00FF5B0C"/>
    <w:rsid w:val="00FF5C24"/>
    <w:rsid w:val="00FF5E29"/>
    <w:rsid w:val="00FF5EB9"/>
    <w:rsid w:val="00FF5EDC"/>
    <w:rsid w:val="00FF5F65"/>
    <w:rsid w:val="00FF5FA5"/>
    <w:rsid w:val="00FF6016"/>
    <w:rsid w:val="00FF604C"/>
    <w:rsid w:val="00FF62E4"/>
    <w:rsid w:val="00FF6467"/>
    <w:rsid w:val="00FF64A5"/>
    <w:rsid w:val="00FF656F"/>
    <w:rsid w:val="00FF667A"/>
    <w:rsid w:val="00FF66C2"/>
    <w:rsid w:val="00FF69B3"/>
    <w:rsid w:val="00FF69D9"/>
    <w:rsid w:val="00FF6A3D"/>
    <w:rsid w:val="00FF6AD2"/>
    <w:rsid w:val="00FF6B1C"/>
    <w:rsid w:val="00FF6BD5"/>
    <w:rsid w:val="00FF6D20"/>
    <w:rsid w:val="00FF6D86"/>
    <w:rsid w:val="00FF6EA1"/>
    <w:rsid w:val="00FF6EE3"/>
    <w:rsid w:val="00FF6F37"/>
    <w:rsid w:val="00FF7001"/>
    <w:rsid w:val="00FF7067"/>
    <w:rsid w:val="00FF7167"/>
    <w:rsid w:val="00FF7183"/>
    <w:rsid w:val="00FF72EC"/>
    <w:rsid w:val="00FF7363"/>
    <w:rsid w:val="00FF7404"/>
    <w:rsid w:val="00FF7443"/>
    <w:rsid w:val="00FF745E"/>
    <w:rsid w:val="00FF76FD"/>
    <w:rsid w:val="00FF7761"/>
    <w:rsid w:val="00FF78AD"/>
    <w:rsid w:val="00FF7A61"/>
    <w:rsid w:val="00FF7A84"/>
    <w:rsid w:val="00FF7B12"/>
    <w:rsid w:val="00FF7B47"/>
    <w:rsid w:val="00FF7EB4"/>
    <w:rsid w:val="00FF85A6"/>
    <w:rsid w:val="010BCD81"/>
    <w:rsid w:val="012360A9"/>
    <w:rsid w:val="0182DE8F"/>
    <w:rsid w:val="01A3F78C"/>
    <w:rsid w:val="020E4E72"/>
    <w:rsid w:val="021977EC"/>
    <w:rsid w:val="02B01753"/>
    <w:rsid w:val="02DC48EB"/>
    <w:rsid w:val="02F5332D"/>
    <w:rsid w:val="0342AB5A"/>
    <w:rsid w:val="0355E196"/>
    <w:rsid w:val="03AC77DB"/>
    <w:rsid w:val="03D09955"/>
    <w:rsid w:val="04234C1D"/>
    <w:rsid w:val="0447E263"/>
    <w:rsid w:val="047B1266"/>
    <w:rsid w:val="04928668"/>
    <w:rsid w:val="04A78DE6"/>
    <w:rsid w:val="04F9A74C"/>
    <w:rsid w:val="05898721"/>
    <w:rsid w:val="05902D5C"/>
    <w:rsid w:val="05B4EA66"/>
    <w:rsid w:val="05FE1688"/>
    <w:rsid w:val="064FA1D3"/>
    <w:rsid w:val="065B0B09"/>
    <w:rsid w:val="068ED3C0"/>
    <w:rsid w:val="06C66F08"/>
    <w:rsid w:val="06D26446"/>
    <w:rsid w:val="06E456F9"/>
    <w:rsid w:val="072832EA"/>
    <w:rsid w:val="075050DA"/>
    <w:rsid w:val="079B4987"/>
    <w:rsid w:val="080655AE"/>
    <w:rsid w:val="082A2CE0"/>
    <w:rsid w:val="087EEB42"/>
    <w:rsid w:val="09116177"/>
    <w:rsid w:val="097C5B08"/>
    <w:rsid w:val="09893AC4"/>
    <w:rsid w:val="0A0AE400"/>
    <w:rsid w:val="0A337554"/>
    <w:rsid w:val="0A41BBE1"/>
    <w:rsid w:val="0AB84356"/>
    <w:rsid w:val="0AC0083E"/>
    <w:rsid w:val="0BDF22FC"/>
    <w:rsid w:val="0BF0F3A1"/>
    <w:rsid w:val="0BFF57C9"/>
    <w:rsid w:val="0C10CF16"/>
    <w:rsid w:val="0C173155"/>
    <w:rsid w:val="0C55F4C9"/>
    <w:rsid w:val="0CC2B471"/>
    <w:rsid w:val="0CD7FDED"/>
    <w:rsid w:val="0CE8885B"/>
    <w:rsid w:val="0CED21BD"/>
    <w:rsid w:val="0D39351F"/>
    <w:rsid w:val="0D39AD81"/>
    <w:rsid w:val="0D600556"/>
    <w:rsid w:val="0D685298"/>
    <w:rsid w:val="0D80B56C"/>
    <w:rsid w:val="0DF7F1A5"/>
    <w:rsid w:val="0E196697"/>
    <w:rsid w:val="0E994C7F"/>
    <w:rsid w:val="0EB125C9"/>
    <w:rsid w:val="0EF5DCC8"/>
    <w:rsid w:val="0F677FAF"/>
    <w:rsid w:val="0F84FFCF"/>
    <w:rsid w:val="0FE752C3"/>
    <w:rsid w:val="10172C45"/>
    <w:rsid w:val="106BBE0D"/>
    <w:rsid w:val="10865C10"/>
    <w:rsid w:val="10B7966A"/>
    <w:rsid w:val="10BCE276"/>
    <w:rsid w:val="10CEBFD0"/>
    <w:rsid w:val="110DBF45"/>
    <w:rsid w:val="112A51E0"/>
    <w:rsid w:val="115EA54E"/>
    <w:rsid w:val="117D216A"/>
    <w:rsid w:val="119E0D26"/>
    <w:rsid w:val="11BBAC93"/>
    <w:rsid w:val="11CD0881"/>
    <w:rsid w:val="11F08496"/>
    <w:rsid w:val="120DEE52"/>
    <w:rsid w:val="122E55CD"/>
    <w:rsid w:val="122FE400"/>
    <w:rsid w:val="12EAAD39"/>
    <w:rsid w:val="139B0100"/>
    <w:rsid w:val="14061913"/>
    <w:rsid w:val="143706AA"/>
    <w:rsid w:val="146E9502"/>
    <w:rsid w:val="149478FE"/>
    <w:rsid w:val="14E8D0E9"/>
    <w:rsid w:val="14F79B5F"/>
    <w:rsid w:val="1510D81D"/>
    <w:rsid w:val="154426A9"/>
    <w:rsid w:val="15E34529"/>
    <w:rsid w:val="15EFDD53"/>
    <w:rsid w:val="162B497D"/>
    <w:rsid w:val="165B09DB"/>
    <w:rsid w:val="168EF528"/>
    <w:rsid w:val="16D992F4"/>
    <w:rsid w:val="1706AA90"/>
    <w:rsid w:val="174E1019"/>
    <w:rsid w:val="175E45DA"/>
    <w:rsid w:val="1800174F"/>
    <w:rsid w:val="184930A4"/>
    <w:rsid w:val="187FFB37"/>
    <w:rsid w:val="18AA2247"/>
    <w:rsid w:val="18E671C3"/>
    <w:rsid w:val="18F9AFEB"/>
    <w:rsid w:val="193144A0"/>
    <w:rsid w:val="1977880A"/>
    <w:rsid w:val="19AF581C"/>
    <w:rsid w:val="19FD5D62"/>
    <w:rsid w:val="1A00E111"/>
    <w:rsid w:val="1A1ED1CA"/>
    <w:rsid w:val="1A73545B"/>
    <w:rsid w:val="1A853662"/>
    <w:rsid w:val="1B27E883"/>
    <w:rsid w:val="1B55B194"/>
    <w:rsid w:val="1B85532D"/>
    <w:rsid w:val="1C0B54D1"/>
    <w:rsid w:val="1C1985A1"/>
    <w:rsid w:val="1C7BC5DD"/>
    <w:rsid w:val="1C83B9F8"/>
    <w:rsid w:val="1C8DA24C"/>
    <w:rsid w:val="1CA95C80"/>
    <w:rsid w:val="1CECD908"/>
    <w:rsid w:val="1D4DBD0F"/>
    <w:rsid w:val="1D4E64AC"/>
    <w:rsid w:val="1D7D2ACE"/>
    <w:rsid w:val="1D9CE409"/>
    <w:rsid w:val="1DAB77A5"/>
    <w:rsid w:val="1DF08255"/>
    <w:rsid w:val="1E38CC78"/>
    <w:rsid w:val="1E6D1AE1"/>
    <w:rsid w:val="1E900EB2"/>
    <w:rsid w:val="1ECB5F30"/>
    <w:rsid w:val="1F0979B3"/>
    <w:rsid w:val="1F256CDB"/>
    <w:rsid w:val="1F78C9C7"/>
    <w:rsid w:val="1FA75C72"/>
    <w:rsid w:val="20104A04"/>
    <w:rsid w:val="2027A406"/>
    <w:rsid w:val="20587476"/>
    <w:rsid w:val="208D2D0C"/>
    <w:rsid w:val="20A3801C"/>
    <w:rsid w:val="20B9EEB3"/>
    <w:rsid w:val="20C42ADE"/>
    <w:rsid w:val="20C4E710"/>
    <w:rsid w:val="21023422"/>
    <w:rsid w:val="210473FC"/>
    <w:rsid w:val="2187E1B4"/>
    <w:rsid w:val="21A6077E"/>
    <w:rsid w:val="21BE99EA"/>
    <w:rsid w:val="21C1609A"/>
    <w:rsid w:val="2250FB25"/>
    <w:rsid w:val="22615F3A"/>
    <w:rsid w:val="2292DFBE"/>
    <w:rsid w:val="229C6A87"/>
    <w:rsid w:val="22CD1F05"/>
    <w:rsid w:val="22D11E3A"/>
    <w:rsid w:val="22E7345D"/>
    <w:rsid w:val="23070DB5"/>
    <w:rsid w:val="23142C54"/>
    <w:rsid w:val="233DB125"/>
    <w:rsid w:val="2358FE21"/>
    <w:rsid w:val="23718177"/>
    <w:rsid w:val="237BCEFF"/>
    <w:rsid w:val="23BA6C92"/>
    <w:rsid w:val="23BBE6D7"/>
    <w:rsid w:val="23D842F1"/>
    <w:rsid w:val="23DF1B98"/>
    <w:rsid w:val="24159BC0"/>
    <w:rsid w:val="24348D60"/>
    <w:rsid w:val="245AB289"/>
    <w:rsid w:val="248F620E"/>
    <w:rsid w:val="249A1EE6"/>
    <w:rsid w:val="24BFFC26"/>
    <w:rsid w:val="24C08DCD"/>
    <w:rsid w:val="24ED97E1"/>
    <w:rsid w:val="24EF806F"/>
    <w:rsid w:val="254237F8"/>
    <w:rsid w:val="258F0B57"/>
    <w:rsid w:val="2591A4BD"/>
    <w:rsid w:val="25DA9467"/>
    <w:rsid w:val="25DD2061"/>
    <w:rsid w:val="2619A3C2"/>
    <w:rsid w:val="263724B6"/>
    <w:rsid w:val="26A98A01"/>
    <w:rsid w:val="26FC7798"/>
    <w:rsid w:val="275376E3"/>
    <w:rsid w:val="277BCDDC"/>
    <w:rsid w:val="27A34A66"/>
    <w:rsid w:val="27D3386A"/>
    <w:rsid w:val="27F5A4DD"/>
    <w:rsid w:val="28022579"/>
    <w:rsid w:val="281BFD0F"/>
    <w:rsid w:val="295323CB"/>
    <w:rsid w:val="295362C3"/>
    <w:rsid w:val="29637E60"/>
    <w:rsid w:val="29A62E62"/>
    <w:rsid w:val="29CF17FE"/>
    <w:rsid w:val="29E97120"/>
    <w:rsid w:val="2A119152"/>
    <w:rsid w:val="2A159F21"/>
    <w:rsid w:val="2A19D9E0"/>
    <w:rsid w:val="2A1E29B8"/>
    <w:rsid w:val="2A6DB557"/>
    <w:rsid w:val="2A800528"/>
    <w:rsid w:val="2A8354F2"/>
    <w:rsid w:val="2A8B0989"/>
    <w:rsid w:val="2A9B9CB0"/>
    <w:rsid w:val="2B366E71"/>
    <w:rsid w:val="2B51745F"/>
    <w:rsid w:val="2B610679"/>
    <w:rsid w:val="2B8D9CF1"/>
    <w:rsid w:val="2B93F6A3"/>
    <w:rsid w:val="2BE6E16D"/>
    <w:rsid w:val="2C36022A"/>
    <w:rsid w:val="2C54CBAE"/>
    <w:rsid w:val="2C79C4FD"/>
    <w:rsid w:val="2CB65EDA"/>
    <w:rsid w:val="2CE3C451"/>
    <w:rsid w:val="2D0FD11B"/>
    <w:rsid w:val="2D6EF3FC"/>
    <w:rsid w:val="2D7570AE"/>
    <w:rsid w:val="2DA927A5"/>
    <w:rsid w:val="2DB2E408"/>
    <w:rsid w:val="2DCAC8BF"/>
    <w:rsid w:val="2E3177D4"/>
    <w:rsid w:val="2E882D1B"/>
    <w:rsid w:val="2E88CB26"/>
    <w:rsid w:val="2E905464"/>
    <w:rsid w:val="2E949711"/>
    <w:rsid w:val="2EC58C65"/>
    <w:rsid w:val="2EF8D745"/>
    <w:rsid w:val="2F99E189"/>
    <w:rsid w:val="2FA3F382"/>
    <w:rsid w:val="301FEA72"/>
    <w:rsid w:val="30234E4C"/>
    <w:rsid w:val="302CDECC"/>
    <w:rsid w:val="3042B3D9"/>
    <w:rsid w:val="30869AE3"/>
    <w:rsid w:val="30ACEDA6"/>
    <w:rsid w:val="30B0CC6D"/>
    <w:rsid w:val="30ECFE4A"/>
    <w:rsid w:val="3129BEE2"/>
    <w:rsid w:val="319547BC"/>
    <w:rsid w:val="31A3BE62"/>
    <w:rsid w:val="31DD3BAC"/>
    <w:rsid w:val="31FCE3C5"/>
    <w:rsid w:val="3212B887"/>
    <w:rsid w:val="321F0554"/>
    <w:rsid w:val="32404D7A"/>
    <w:rsid w:val="32618028"/>
    <w:rsid w:val="32AE4ADD"/>
    <w:rsid w:val="32E89E5E"/>
    <w:rsid w:val="331FFE0F"/>
    <w:rsid w:val="33574EBB"/>
    <w:rsid w:val="3363362F"/>
    <w:rsid w:val="337F63B2"/>
    <w:rsid w:val="33A31A3F"/>
    <w:rsid w:val="33B16F2E"/>
    <w:rsid w:val="3417BF5D"/>
    <w:rsid w:val="343859DD"/>
    <w:rsid w:val="345D0DC2"/>
    <w:rsid w:val="3463FEB3"/>
    <w:rsid w:val="34EFD6F2"/>
    <w:rsid w:val="3505369E"/>
    <w:rsid w:val="353A39E3"/>
    <w:rsid w:val="3550CFD3"/>
    <w:rsid w:val="35872888"/>
    <w:rsid w:val="360A833D"/>
    <w:rsid w:val="3618CBF8"/>
    <w:rsid w:val="361BD0E1"/>
    <w:rsid w:val="364DCCD6"/>
    <w:rsid w:val="3680D4AB"/>
    <w:rsid w:val="368B2775"/>
    <w:rsid w:val="36DC6DCA"/>
    <w:rsid w:val="3711099C"/>
    <w:rsid w:val="377191F6"/>
    <w:rsid w:val="37732B42"/>
    <w:rsid w:val="379BAEBD"/>
    <w:rsid w:val="37C0DFF3"/>
    <w:rsid w:val="3853353A"/>
    <w:rsid w:val="386231F0"/>
    <w:rsid w:val="38732B25"/>
    <w:rsid w:val="389FF9C3"/>
    <w:rsid w:val="38C27C17"/>
    <w:rsid w:val="38CDCECA"/>
    <w:rsid w:val="390951AB"/>
    <w:rsid w:val="39168EB4"/>
    <w:rsid w:val="394AF8FA"/>
    <w:rsid w:val="39653CEA"/>
    <w:rsid w:val="39669903"/>
    <w:rsid w:val="396B4D66"/>
    <w:rsid w:val="39809D7E"/>
    <w:rsid w:val="3997ABC5"/>
    <w:rsid w:val="39A91375"/>
    <w:rsid w:val="39D94A74"/>
    <w:rsid w:val="3A4733D3"/>
    <w:rsid w:val="3A6E93CB"/>
    <w:rsid w:val="3A87AD80"/>
    <w:rsid w:val="3AE9F31D"/>
    <w:rsid w:val="3B257540"/>
    <w:rsid w:val="3B467531"/>
    <w:rsid w:val="3B76A6E9"/>
    <w:rsid w:val="3BA35E1B"/>
    <w:rsid w:val="3BB6EE37"/>
    <w:rsid w:val="3BF3A72A"/>
    <w:rsid w:val="3C11B098"/>
    <w:rsid w:val="3C554353"/>
    <w:rsid w:val="3C5C9C54"/>
    <w:rsid w:val="3C99D81D"/>
    <w:rsid w:val="3DC2A882"/>
    <w:rsid w:val="3DC85743"/>
    <w:rsid w:val="3DE58236"/>
    <w:rsid w:val="3E4216DA"/>
    <w:rsid w:val="3E64EA1F"/>
    <w:rsid w:val="3EABB872"/>
    <w:rsid w:val="3EB3D4A9"/>
    <w:rsid w:val="3EFEAFB1"/>
    <w:rsid w:val="3F5188A2"/>
    <w:rsid w:val="3F6E1F68"/>
    <w:rsid w:val="3FAB00E4"/>
    <w:rsid w:val="3FB2EEDE"/>
    <w:rsid w:val="3FB52A12"/>
    <w:rsid w:val="3FE26B94"/>
    <w:rsid w:val="40051D77"/>
    <w:rsid w:val="401939D7"/>
    <w:rsid w:val="4037E501"/>
    <w:rsid w:val="407F0CE7"/>
    <w:rsid w:val="408B01FC"/>
    <w:rsid w:val="41004237"/>
    <w:rsid w:val="414F50D1"/>
    <w:rsid w:val="41C15E7F"/>
    <w:rsid w:val="41C68A17"/>
    <w:rsid w:val="420A073E"/>
    <w:rsid w:val="421BA9A4"/>
    <w:rsid w:val="42480C5B"/>
    <w:rsid w:val="42528FD0"/>
    <w:rsid w:val="425D18D0"/>
    <w:rsid w:val="42D425E8"/>
    <w:rsid w:val="42DF918C"/>
    <w:rsid w:val="43064EF2"/>
    <w:rsid w:val="43088BE9"/>
    <w:rsid w:val="431BBAAB"/>
    <w:rsid w:val="434F2016"/>
    <w:rsid w:val="43888989"/>
    <w:rsid w:val="439CE7DF"/>
    <w:rsid w:val="43C88807"/>
    <w:rsid w:val="43F8539B"/>
    <w:rsid w:val="442D5EB6"/>
    <w:rsid w:val="446624AA"/>
    <w:rsid w:val="446F0FCC"/>
    <w:rsid w:val="44A4F1A0"/>
    <w:rsid w:val="4532441B"/>
    <w:rsid w:val="455DD269"/>
    <w:rsid w:val="456FB36C"/>
    <w:rsid w:val="45AB814D"/>
    <w:rsid w:val="45EF4224"/>
    <w:rsid w:val="4629F90D"/>
    <w:rsid w:val="46363FDD"/>
    <w:rsid w:val="464BC0C8"/>
    <w:rsid w:val="465ADB75"/>
    <w:rsid w:val="466AC72C"/>
    <w:rsid w:val="46A87F25"/>
    <w:rsid w:val="46BBAEFF"/>
    <w:rsid w:val="46DAFED1"/>
    <w:rsid w:val="47178825"/>
    <w:rsid w:val="4762C854"/>
    <w:rsid w:val="47800C1B"/>
    <w:rsid w:val="4798A565"/>
    <w:rsid w:val="47A3D82A"/>
    <w:rsid w:val="47B69122"/>
    <w:rsid w:val="487EFCF5"/>
    <w:rsid w:val="4883F685"/>
    <w:rsid w:val="488624B4"/>
    <w:rsid w:val="488768E8"/>
    <w:rsid w:val="48B325A4"/>
    <w:rsid w:val="48D6ACA1"/>
    <w:rsid w:val="48E0C346"/>
    <w:rsid w:val="48E97B69"/>
    <w:rsid w:val="48F6260A"/>
    <w:rsid w:val="492288AA"/>
    <w:rsid w:val="49489D41"/>
    <w:rsid w:val="498AC706"/>
    <w:rsid w:val="4992EA27"/>
    <w:rsid w:val="49A3F8DB"/>
    <w:rsid w:val="49A5A7D6"/>
    <w:rsid w:val="49B68248"/>
    <w:rsid w:val="4A27B929"/>
    <w:rsid w:val="4A787B70"/>
    <w:rsid w:val="4ABFCE13"/>
    <w:rsid w:val="4AC5788A"/>
    <w:rsid w:val="4AE6F618"/>
    <w:rsid w:val="4AF97D7D"/>
    <w:rsid w:val="4B101A30"/>
    <w:rsid w:val="4B3380DA"/>
    <w:rsid w:val="4B5DE240"/>
    <w:rsid w:val="4B5FEB10"/>
    <w:rsid w:val="4B6F3811"/>
    <w:rsid w:val="4B7B3D79"/>
    <w:rsid w:val="4B9ADBF3"/>
    <w:rsid w:val="4BBF0DA6"/>
    <w:rsid w:val="4BF486CF"/>
    <w:rsid w:val="4C92C97B"/>
    <w:rsid w:val="4C9B8E12"/>
    <w:rsid w:val="4CA0966F"/>
    <w:rsid w:val="4CB99F00"/>
    <w:rsid w:val="4CBF4E5B"/>
    <w:rsid w:val="4CC7AC22"/>
    <w:rsid w:val="4CEFDFBA"/>
    <w:rsid w:val="4D525F4C"/>
    <w:rsid w:val="4DAD795E"/>
    <w:rsid w:val="4E224694"/>
    <w:rsid w:val="4E81950E"/>
    <w:rsid w:val="4E84E0E1"/>
    <w:rsid w:val="4E9C8CD6"/>
    <w:rsid w:val="4ED95DD1"/>
    <w:rsid w:val="4EF8E2DD"/>
    <w:rsid w:val="4F00576D"/>
    <w:rsid w:val="4F222614"/>
    <w:rsid w:val="4F4B1D98"/>
    <w:rsid w:val="4FB0060D"/>
    <w:rsid w:val="50483F83"/>
    <w:rsid w:val="508CD29D"/>
    <w:rsid w:val="50A3876A"/>
    <w:rsid w:val="50C27A8F"/>
    <w:rsid w:val="5108EAF5"/>
    <w:rsid w:val="511125A5"/>
    <w:rsid w:val="514376ED"/>
    <w:rsid w:val="51815335"/>
    <w:rsid w:val="51A757B0"/>
    <w:rsid w:val="51B9EEF3"/>
    <w:rsid w:val="51E499B5"/>
    <w:rsid w:val="527B1FE2"/>
    <w:rsid w:val="52C5AD03"/>
    <w:rsid w:val="52E404A1"/>
    <w:rsid w:val="5355B575"/>
    <w:rsid w:val="53726E58"/>
    <w:rsid w:val="5399E9B7"/>
    <w:rsid w:val="53CCE696"/>
    <w:rsid w:val="53D8FB4B"/>
    <w:rsid w:val="540C2FDD"/>
    <w:rsid w:val="54165227"/>
    <w:rsid w:val="5424A594"/>
    <w:rsid w:val="5425E2D7"/>
    <w:rsid w:val="5445EC86"/>
    <w:rsid w:val="5493753A"/>
    <w:rsid w:val="54BD911D"/>
    <w:rsid w:val="54CAB7D0"/>
    <w:rsid w:val="54F71AE9"/>
    <w:rsid w:val="54F9CCD3"/>
    <w:rsid w:val="55211CBC"/>
    <w:rsid w:val="554E2EF1"/>
    <w:rsid w:val="55724F46"/>
    <w:rsid w:val="55E287B9"/>
    <w:rsid w:val="55FAAECE"/>
    <w:rsid w:val="56105C92"/>
    <w:rsid w:val="561ADB52"/>
    <w:rsid w:val="5635570D"/>
    <w:rsid w:val="565CBF09"/>
    <w:rsid w:val="56B801A7"/>
    <w:rsid w:val="56B8A257"/>
    <w:rsid w:val="56C8925E"/>
    <w:rsid w:val="56ED866F"/>
    <w:rsid w:val="56FF7AD9"/>
    <w:rsid w:val="575DF493"/>
    <w:rsid w:val="57AF8228"/>
    <w:rsid w:val="57CC5F91"/>
    <w:rsid w:val="58211216"/>
    <w:rsid w:val="582F9CB4"/>
    <w:rsid w:val="583FEBAA"/>
    <w:rsid w:val="58F486E6"/>
    <w:rsid w:val="590BA70C"/>
    <w:rsid w:val="5911C925"/>
    <w:rsid w:val="592CCE6B"/>
    <w:rsid w:val="595B81F1"/>
    <w:rsid w:val="5973CFB0"/>
    <w:rsid w:val="59DB2D1F"/>
    <w:rsid w:val="59E1E912"/>
    <w:rsid w:val="59E70B8D"/>
    <w:rsid w:val="59ED1A0A"/>
    <w:rsid w:val="5A29FF23"/>
    <w:rsid w:val="5A3C1B2A"/>
    <w:rsid w:val="5A4AE877"/>
    <w:rsid w:val="5A576A46"/>
    <w:rsid w:val="5A79CE62"/>
    <w:rsid w:val="5AAED5E2"/>
    <w:rsid w:val="5B07A27A"/>
    <w:rsid w:val="5B1E1F2E"/>
    <w:rsid w:val="5B22D54D"/>
    <w:rsid w:val="5B883947"/>
    <w:rsid w:val="5BBCA9D1"/>
    <w:rsid w:val="5BDB0CD7"/>
    <w:rsid w:val="5BE975E8"/>
    <w:rsid w:val="5C837AFC"/>
    <w:rsid w:val="5C8FB089"/>
    <w:rsid w:val="5CFEA5F7"/>
    <w:rsid w:val="5D55B1B3"/>
    <w:rsid w:val="5E120158"/>
    <w:rsid w:val="5E8B653B"/>
    <w:rsid w:val="5F881898"/>
    <w:rsid w:val="5FF9121C"/>
    <w:rsid w:val="60582076"/>
    <w:rsid w:val="605B3BB0"/>
    <w:rsid w:val="605C45DF"/>
    <w:rsid w:val="6084427D"/>
    <w:rsid w:val="60BFFE0D"/>
    <w:rsid w:val="60C0C07B"/>
    <w:rsid w:val="60E32C5C"/>
    <w:rsid w:val="613DA58D"/>
    <w:rsid w:val="6147BA57"/>
    <w:rsid w:val="61849BBC"/>
    <w:rsid w:val="61D413E2"/>
    <w:rsid w:val="61D4B7A8"/>
    <w:rsid w:val="61E0C904"/>
    <w:rsid w:val="61FAF515"/>
    <w:rsid w:val="61FBA2F1"/>
    <w:rsid w:val="62099392"/>
    <w:rsid w:val="622F6E83"/>
    <w:rsid w:val="623176FD"/>
    <w:rsid w:val="62355B69"/>
    <w:rsid w:val="6238C103"/>
    <w:rsid w:val="6246FDF9"/>
    <w:rsid w:val="62B7BFB5"/>
    <w:rsid w:val="6302352D"/>
    <w:rsid w:val="631FD9CD"/>
    <w:rsid w:val="6324E3A1"/>
    <w:rsid w:val="63389CB9"/>
    <w:rsid w:val="63626DEF"/>
    <w:rsid w:val="639C6F4A"/>
    <w:rsid w:val="63ECC06A"/>
    <w:rsid w:val="64219158"/>
    <w:rsid w:val="6428AF6C"/>
    <w:rsid w:val="642C4B13"/>
    <w:rsid w:val="64812ED7"/>
    <w:rsid w:val="649B200B"/>
    <w:rsid w:val="64BC82B9"/>
    <w:rsid w:val="64BDD5AE"/>
    <w:rsid w:val="64C0E2E1"/>
    <w:rsid w:val="64E3CBE4"/>
    <w:rsid w:val="651DFEF0"/>
    <w:rsid w:val="654A5D9D"/>
    <w:rsid w:val="65519706"/>
    <w:rsid w:val="65B4A685"/>
    <w:rsid w:val="65CC6FC8"/>
    <w:rsid w:val="65DE8103"/>
    <w:rsid w:val="65DE89BB"/>
    <w:rsid w:val="6631F204"/>
    <w:rsid w:val="6653B252"/>
    <w:rsid w:val="6665DD11"/>
    <w:rsid w:val="66798BE6"/>
    <w:rsid w:val="668BBE04"/>
    <w:rsid w:val="668F241F"/>
    <w:rsid w:val="669EF52B"/>
    <w:rsid w:val="66C81E4A"/>
    <w:rsid w:val="66CB3498"/>
    <w:rsid w:val="66ECC56D"/>
    <w:rsid w:val="676E2E7F"/>
    <w:rsid w:val="6786D277"/>
    <w:rsid w:val="67C23BC0"/>
    <w:rsid w:val="682FF67A"/>
    <w:rsid w:val="6834B92B"/>
    <w:rsid w:val="687C6CD4"/>
    <w:rsid w:val="687FDCA5"/>
    <w:rsid w:val="6886B30C"/>
    <w:rsid w:val="69761EF2"/>
    <w:rsid w:val="69868A14"/>
    <w:rsid w:val="69A098F0"/>
    <w:rsid w:val="6A770302"/>
    <w:rsid w:val="6ADC0435"/>
    <w:rsid w:val="6AE884E9"/>
    <w:rsid w:val="6AFA3929"/>
    <w:rsid w:val="6B1D025A"/>
    <w:rsid w:val="6B5BA338"/>
    <w:rsid w:val="6B74577E"/>
    <w:rsid w:val="6BA3BB38"/>
    <w:rsid w:val="6BDB3AA9"/>
    <w:rsid w:val="6C5001CA"/>
    <w:rsid w:val="6C658D54"/>
    <w:rsid w:val="6C6E79A4"/>
    <w:rsid w:val="6C780C5D"/>
    <w:rsid w:val="6D2D0B83"/>
    <w:rsid w:val="6DEF0047"/>
    <w:rsid w:val="6DF01633"/>
    <w:rsid w:val="6E5E5EE0"/>
    <w:rsid w:val="6EB593C3"/>
    <w:rsid w:val="6EFFE090"/>
    <w:rsid w:val="6F0C3AA4"/>
    <w:rsid w:val="6F35C966"/>
    <w:rsid w:val="6FBB11DA"/>
    <w:rsid w:val="6FE24147"/>
    <w:rsid w:val="704DEDD3"/>
    <w:rsid w:val="70DA9DEC"/>
    <w:rsid w:val="70E721CD"/>
    <w:rsid w:val="7101336F"/>
    <w:rsid w:val="7133E5EA"/>
    <w:rsid w:val="71547892"/>
    <w:rsid w:val="717DCEF2"/>
    <w:rsid w:val="7189A24C"/>
    <w:rsid w:val="719EDCC9"/>
    <w:rsid w:val="71B68AB1"/>
    <w:rsid w:val="723C6FBC"/>
    <w:rsid w:val="727410E9"/>
    <w:rsid w:val="7282FF0C"/>
    <w:rsid w:val="73660A40"/>
    <w:rsid w:val="737AB492"/>
    <w:rsid w:val="73A089E1"/>
    <w:rsid w:val="73DCF1A1"/>
    <w:rsid w:val="73F15C21"/>
    <w:rsid w:val="740705EF"/>
    <w:rsid w:val="742843AE"/>
    <w:rsid w:val="74AC52B2"/>
    <w:rsid w:val="74D2C7CC"/>
    <w:rsid w:val="752149C9"/>
    <w:rsid w:val="75356154"/>
    <w:rsid w:val="75680B96"/>
    <w:rsid w:val="75A5FEB3"/>
    <w:rsid w:val="75B194BE"/>
    <w:rsid w:val="763F1C65"/>
    <w:rsid w:val="7658A8F2"/>
    <w:rsid w:val="765E683D"/>
    <w:rsid w:val="76DEF605"/>
    <w:rsid w:val="77129E79"/>
    <w:rsid w:val="77362424"/>
    <w:rsid w:val="774030FD"/>
    <w:rsid w:val="7763F397"/>
    <w:rsid w:val="7786F70C"/>
    <w:rsid w:val="77A34116"/>
    <w:rsid w:val="77AD2B4E"/>
    <w:rsid w:val="77F3FE07"/>
    <w:rsid w:val="7837701E"/>
    <w:rsid w:val="78F8F7DE"/>
    <w:rsid w:val="7906EE39"/>
    <w:rsid w:val="7973FB09"/>
    <w:rsid w:val="798F2295"/>
    <w:rsid w:val="79C7D586"/>
    <w:rsid w:val="7A240B0A"/>
    <w:rsid w:val="7A547973"/>
    <w:rsid w:val="7A6CE6C2"/>
    <w:rsid w:val="7A8E7810"/>
    <w:rsid w:val="7B6EFC09"/>
    <w:rsid w:val="7BA336B7"/>
    <w:rsid w:val="7BAF97AF"/>
    <w:rsid w:val="7BD3AE7E"/>
    <w:rsid w:val="7C5FEE08"/>
    <w:rsid w:val="7C705CCD"/>
    <w:rsid w:val="7C7F08C7"/>
    <w:rsid w:val="7D1061F0"/>
    <w:rsid w:val="7D2C294D"/>
    <w:rsid w:val="7D7A6B23"/>
    <w:rsid w:val="7DCF7DEC"/>
    <w:rsid w:val="7DEED725"/>
    <w:rsid w:val="7DFCD92B"/>
    <w:rsid w:val="7E06374D"/>
    <w:rsid w:val="7E741C2A"/>
    <w:rsid w:val="7ED4EC43"/>
    <w:rsid w:val="7EF2A882"/>
    <w:rsid w:val="7EF38A41"/>
    <w:rsid w:val="7F4FE1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94DE0"/>
  <w15:chartTrackingRefBased/>
  <w15:docId w15:val="{F132D02B-9582-44B0-8E32-3052C6149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F7A"/>
    <w:pPr>
      <w:spacing w:after="160" w:line="278" w:lineRule="auto"/>
    </w:pPr>
    <w:rPr>
      <w:rFonts w:asciiTheme="minorHAnsi" w:eastAsiaTheme="minorHAnsi" w:hAnsiTheme="minorHAnsi" w:cstheme="minorBidi"/>
      <w:kern w:val="2"/>
      <w:sz w:val="24"/>
      <w:szCs w:val="24"/>
      <w14:ligatures w14:val="standardContextual"/>
    </w:rPr>
  </w:style>
  <w:style w:type="character" w:default="1" w:styleId="DefaultParagraphFont">
    <w:name w:val="Default Paragraph Font"/>
    <w:uiPriority w:val="1"/>
    <w:semiHidden/>
    <w:unhideWhenUsed/>
    <w:rsid w:val="00857F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7F7A"/>
  </w:style>
  <w:style w:type="character" w:styleId="PageNumber">
    <w:name w:val="page number"/>
    <w:aliases w:val="do not use, do not use"/>
    <w:basedOn w:val="DefaultParagraphFont"/>
    <w:semiHidden/>
    <w:rsid w:val="00E46667"/>
  </w:style>
  <w:style w:type="paragraph" w:customStyle="1" w:styleId="Subtitle1">
    <w:name w:val="Subtitle1"/>
    <w:rsid w:val="00E73E1B"/>
    <w:pPr>
      <w:keepNext/>
      <w:keepLines/>
      <w:tabs>
        <w:tab w:val="left" w:pos="432"/>
        <w:tab w:val="left" w:pos="864"/>
        <w:tab w:val="left" w:pos="1152"/>
        <w:tab w:val="left" w:pos="1512"/>
        <w:tab w:val="left" w:pos="1872"/>
        <w:tab w:val="left" w:pos="2232"/>
      </w:tabs>
      <w:overflowPunct w:val="0"/>
      <w:autoSpaceDE w:val="0"/>
      <w:autoSpaceDN w:val="0"/>
      <w:adjustRightInd w:val="0"/>
      <w:spacing w:before="151" w:after="199" w:line="288" w:lineRule="atLeast"/>
      <w:ind w:left="432" w:hanging="432"/>
      <w:textAlignment w:val="baseline"/>
    </w:pPr>
    <w:rPr>
      <w:rFonts w:ascii="Arial" w:eastAsia="Times New Roman" w:hAnsi="Arial"/>
      <w:b/>
      <w:sz w:val="24"/>
    </w:rPr>
  </w:style>
  <w:style w:type="paragraph" w:customStyle="1" w:styleId="Text1">
    <w:name w:val="Text1"/>
    <w:rsid w:val="00E73E1B"/>
    <w:pPr>
      <w:tabs>
        <w:tab w:val="left" w:pos="360"/>
        <w:tab w:val="left" w:pos="720"/>
        <w:tab w:val="left" w:pos="1080"/>
        <w:tab w:val="left" w:pos="1440"/>
        <w:tab w:val="left" w:pos="1800"/>
      </w:tabs>
      <w:overflowPunct w:val="0"/>
      <w:autoSpaceDE w:val="0"/>
      <w:autoSpaceDN w:val="0"/>
      <w:adjustRightInd w:val="0"/>
      <w:spacing w:after="199" w:line="240" w:lineRule="atLeast"/>
      <w:textAlignment w:val="baseline"/>
    </w:pPr>
    <w:rPr>
      <w:rFonts w:ascii="Arial" w:eastAsia="Times New Roman" w:hAnsi="Arial"/>
    </w:rPr>
  </w:style>
  <w:style w:type="paragraph" w:styleId="Footer">
    <w:name w:val="footer"/>
    <w:link w:val="FooterChar"/>
    <w:autoRedefine/>
    <w:rsid w:val="00E73E1B"/>
    <w:pPr>
      <w:tabs>
        <w:tab w:val="center" w:pos="4320"/>
        <w:tab w:val="right" w:pos="8640"/>
      </w:tabs>
    </w:pPr>
    <w:rPr>
      <w:rFonts w:ascii="Arial" w:eastAsia="Times New Roman" w:hAnsi="Arial"/>
    </w:rPr>
  </w:style>
  <w:style w:type="character" w:customStyle="1" w:styleId="FooterChar">
    <w:name w:val="Footer Char"/>
    <w:link w:val="Footer"/>
    <w:rsid w:val="00E46667"/>
    <w:rPr>
      <w:rFonts w:ascii="Arial" w:eastAsia="Times New Roman" w:hAnsi="Arial"/>
    </w:rPr>
  </w:style>
  <w:style w:type="paragraph" w:customStyle="1" w:styleId="Indent1">
    <w:name w:val="Indent1"/>
    <w:rsid w:val="00E73E1B"/>
    <w:pPr>
      <w:keepLines/>
      <w:tabs>
        <w:tab w:val="left" w:pos="432"/>
        <w:tab w:val="left" w:pos="864"/>
        <w:tab w:val="left" w:pos="1296"/>
        <w:tab w:val="left" w:pos="1728"/>
        <w:tab w:val="left" w:pos="2160"/>
      </w:tabs>
      <w:overflowPunct w:val="0"/>
      <w:autoSpaceDE w:val="0"/>
      <w:autoSpaceDN w:val="0"/>
      <w:adjustRightInd w:val="0"/>
      <w:spacing w:after="199" w:line="240" w:lineRule="atLeast"/>
      <w:ind w:left="432" w:hanging="432"/>
      <w:textAlignment w:val="baseline"/>
    </w:pPr>
    <w:rPr>
      <w:rFonts w:ascii="Arial" w:eastAsia="Times New Roman" w:hAnsi="Arial"/>
      <w:noProof/>
    </w:rPr>
  </w:style>
  <w:style w:type="paragraph" w:customStyle="1" w:styleId="1Text">
    <w:name w:val="1Text"/>
    <w:rsid w:val="00E73E1B"/>
    <w:pPr>
      <w:tabs>
        <w:tab w:val="left" w:pos="432"/>
        <w:tab w:val="left" w:pos="864"/>
        <w:tab w:val="left" w:pos="1296"/>
        <w:tab w:val="left" w:pos="1728"/>
        <w:tab w:val="left" w:pos="2160"/>
      </w:tabs>
      <w:overflowPunct w:val="0"/>
      <w:autoSpaceDE w:val="0"/>
      <w:autoSpaceDN w:val="0"/>
      <w:adjustRightInd w:val="0"/>
      <w:spacing w:after="199"/>
      <w:textAlignment w:val="baseline"/>
    </w:pPr>
    <w:rPr>
      <w:rFonts w:ascii="Arial" w:eastAsia="Times New Roman" w:hAnsi="Arial"/>
    </w:rPr>
  </w:style>
  <w:style w:type="paragraph" w:customStyle="1" w:styleId="SubtitleD">
    <w:name w:val="SubtitleD"/>
    <w:rsid w:val="00E73E1B"/>
    <w:pPr>
      <w:keepNext/>
      <w:keepLines/>
      <w:tabs>
        <w:tab w:val="left" w:pos="432"/>
        <w:tab w:val="left" w:pos="864"/>
        <w:tab w:val="left" w:pos="1152"/>
        <w:tab w:val="left" w:pos="1512"/>
        <w:tab w:val="left" w:pos="1872"/>
        <w:tab w:val="left" w:pos="2232"/>
      </w:tabs>
      <w:overflowPunct w:val="0"/>
      <w:autoSpaceDE w:val="0"/>
      <w:autoSpaceDN w:val="0"/>
      <w:adjustRightInd w:val="0"/>
      <w:spacing w:before="151" w:after="199" w:line="288" w:lineRule="atLeast"/>
      <w:textAlignment w:val="baseline"/>
    </w:pPr>
    <w:rPr>
      <w:rFonts w:ascii="Book Antiqua" w:eastAsia="Times New Roman" w:hAnsi="Book Antiqua"/>
      <w:b/>
      <w:sz w:val="24"/>
    </w:rPr>
  </w:style>
  <w:style w:type="paragraph" w:customStyle="1" w:styleId="TitleD">
    <w:name w:val="TitleD"/>
    <w:basedOn w:val="Title"/>
    <w:rsid w:val="00E73E1B"/>
    <w:rPr>
      <w:rFonts w:ascii="Book Antiqua" w:hAnsi="Book Antiqua"/>
      <w:b/>
      <w:sz w:val="36"/>
    </w:rPr>
  </w:style>
  <w:style w:type="paragraph" w:styleId="Title">
    <w:name w:val="Title"/>
    <w:link w:val="TitleChar"/>
    <w:qFormat/>
    <w:rsid w:val="00E73E1B"/>
    <w:pPr>
      <w:keepNext/>
      <w:keepLines/>
      <w:tabs>
        <w:tab w:val="left" w:pos="360"/>
        <w:tab w:val="left" w:pos="720"/>
        <w:tab w:val="left" w:pos="1080"/>
        <w:tab w:val="left" w:pos="1440"/>
        <w:tab w:val="left" w:pos="1800"/>
      </w:tabs>
      <w:spacing w:after="598" w:line="489" w:lineRule="atLeast"/>
    </w:pPr>
    <w:rPr>
      <w:rFonts w:ascii="Arial" w:eastAsia="Times New Roman" w:hAnsi="Arial"/>
      <w:sz w:val="48"/>
    </w:rPr>
  </w:style>
  <w:style w:type="character" w:customStyle="1" w:styleId="TitleChar">
    <w:name w:val="Title Char"/>
    <w:link w:val="Title"/>
    <w:rsid w:val="00E46667"/>
    <w:rPr>
      <w:rFonts w:ascii="Arial" w:eastAsia="Times New Roman" w:hAnsi="Arial"/>
      <w:sz w:val="48"/>
    </w:rPr>
  </w:style>
  <w:style w:type="paragraph" w:customStyle="1" w:styleId="Subtitle2L">
    <w:name w:val="Subtitle2L"/>
    <w:rsid w:val="00E73E1B"/>
    <w:pPr>
      <w:keepNext/>
      <w:keepLines/>
      <w:tabs>
        <w:tab w:val="left" w:pos="0"/>
        <w:tab w:val="left" w:pos="1440"/>
        <w:tab w:val="left" w:pos="2880"/>
        <w:tab w:val="left" w:pos="4320"/>
      </w:tabs>
      <w:overflowPunct w:val="0"/>
      <w:autoSpaceDE w:val="0"/>
      <w:autoSpaceDN w:val="0"/>
      <w:adjustRightInd w:val="0"/>
      <w:spacing w:before="7" w:after="199" w:line="233" w:lineRule="atLeast"/>
      <w:textAlignment w:val="baseline"/>
    </w:pPr>
    <w:rPr>
      <w:rFonts w:ascii="Arial" w:eastAsia="Times New Roman" w:hAnsi="Arial"/>
      <w:b/>
    </w:rPr>
  </w:style>
  <w:style w:type="paragraph" w:customStyle="1" w:styleId="Indent2">
    <w:name w:val="Indent2"/>
    <w:rsid w:val="00E73E1B"/>
    <w:pPr>
      <w:keepLines/>
      <w:tabs>
        <w:tab w:val="left" w:pos="432"/>
        <w:tab w:val="left" w:pos="864"/>
        <w:tab w:val="left" w:pos="1296"/>
        <w:tab w:val="left" w:pos="1728"/>
        <w:tab w:val="left" w:pos="2160"/>
      </w:tabs>
      <w:overflowPunct w:val="0"/>
      <w:autoSpaceDE w:val="0"/>
      <w:autoSpaceDN w:val="0"/>
      <w:adjustRightInd w:val="0"/>
      <w:spacing w:after="199" w:line="240" w:lineRule="atLeast"/>
      <w:ind w:left="864" w:hanging="432"/>
      <w:textAlignment w:val="baseline"/>
    </w:pPr>
    <w:rPr>
      <w:rFonts w:ascii="Arial" w:eastAsia="Times New Roman" w:hAnsi="Arial"/>
    </w:rPr>
  </w:style>
  <w:style w:type="paragraph" w:customStyle="1" w:styleId="2Text">
    <w:name w:val="2Text"/>
    <w:rsid w:val="00E73E1B"/>
    <w:pPr>
      <w:tabs>
        <w:tab w:val="left" w:pos="432"/>
        <w:tab w:val="left" w:pos="864"/>
        <w:tab w:val="left" w:pos="1296"/>
        <w:tab w:val="left" w:pos="1728"/>
        <w:tab w:val="left" w:pos="2160"/>
      </w:tabs>
      <w:overflowPunct w:val="0"/>
      <w:autoSpaceDE w:val="0"/>
      <w:autoSpaceDN w:val="0"/>
      <w:adjustRightInd w:val="0"/>
      <w:spacing w:after="199" w:line="240" w:lineRule="atLeast"/>
      <w:ind w:left="432"/>
      <w:textAlignment w:val="baseline"/>
    </w:pPr>
    <w:rPr>
      <w:rFonts w:ascii="Arial" w:eastAsia="Times New Roman" w:hAnsi="Arial"/>
    </w:rPr>
  </w:style>
  <w:style w:type="paragraph" w:customStyle="1" w:styleId="BulletD">
    <w:name w:val="BulletD"/>
    <w:basedOn w:val="2Text"/>
    <w:rsid w:val="00E73E1B"/>
    <w:pPr>
      <w:numPr>
        <w:numId w:val="1"/>
      </w:numPr>
    </w:pPr>
  </w:style>
  <w:style w:type="paragraph" w:styleId="Header">
    <w:name w:val="header"/>
    <w:basedOn w:val="Normal"/>
    <w:link w:val="HeaderChar"/>
    <w:rsid w:val="00E73E1B"/>
    <w:pPr>
      <w:tabs>
        <w:tab w:val="center" w:pos="4320"/>
        <w:tab w:val="right" w:pos="8640"/>
      </w:tabs>
    </w:pPr>
  </w:style>
  <w:style w:type="character" w:customStyle="1" w:styleId="HeaderChar">
    <w:name w:val="Header Char"/>
    <w:link w:val="Header"/>
    <w:rsid w:val="00E46667"/>
    <w:rPr>
      <w:rFonts w:ascii="Arial" w:eastAsia="Times New Roman" w:hAnsi="Arial"/>
    </w:rPr>
  </w:style>
  <w:style w:type="paragraph" w:styleId="BodyText2">
    <w:name w:val="Body Text 2"/>
    <w:basedOn w:val="Normal"/>
    <w:link w:val="BodyText2Char"/>
    <w:semiHidden/>
    <w:rsid w:val="00E46667"/>
    <w:pPr>
      <w:ind w:left="720" w:hanging="720"/>
    </w:pPr>
    <w:rPr>
      <w:rFonts w:ascii="Times New Roman" w:hAnsi="Times New Roman"/>
    </w:rPr>
  </w:style>
  <w:style w:type="character" w:customStyle="1" w:styleId="BodyText2Char">
    <w:name w:val="Body Text 2 Char"/>
    <w:link w:val="BodyText2"/>
    <w:semiHidden/>
    <w:rsid w:val="00E46667"/>
    <w:rPr>
      <w:rFonts w:ascii="Times New Roman" w:eastAsiaTheme="minorHAnsi" w:hAnsi="Times New Roman" w:cstheme="minorBidi"/>
      <w:kern w:val="2"/>
      <w:sz w:val="24"/>
      <w:szCs w:val="24"/>
      <w14:ligatures w14:val="standardContextual"/>
    </w:rPr>
  </w:style>
  <w:style w:type="paragraph" w:styleId="BodyTextIndent2">
    <w:name w:val="Body Text Indent 2"/>
    <w:basedOn w:val="Normal"/>
    <w:link w:val="BodyTextIndent2Char"/>
    <w:semiHidden/>
    <w:rsid w:val="00E46667"/>
    <w:pPr>
      <w:ind w:left="720"/>
    </w:pPr>
    <w:rPr>
      <w:rFonts w:ascii="Times New Roman" w:hAnsi="Times New Roman"/>
    </w:rPr>
  </w:style>
  <w:style w:type="character" w:customStyle="1" w:styleId="BodyTextIndent2Char">
    <w:name w:val="Body Text Indent 2 Char"/>
    <w:link w:val="BodyTextIndent2"/>
    <w:semiHidden/>
    <w:rsid w:val="00E46667"/>
    <w:rPr>
      <w:rFonts w:ascii="Times New Roman" w:eastAsiaTheme="minorHAnsi" w:hAnsi="Times New Roman" w:cstheme="minorBidi"/>
      <w:kern w:val="2"/>
      <w:sz w:val="24"/>
      <w:szCs w:val="24"/>
      <w14:ligatures w14:val="standardContextual"/>
    </w:rPr>
  </w:style>
  <w:style w:type="paragraph" w:styleId="BodyTextIndent3">
    <w:name w:val="Body Text Indent 3"/>
    <w:basedOn w:val="Normal"/>
    <w:link w:val="BodyTextIndent3Char"/>
    <w:semiHidden/>
    <w:rsid w:val="00E46667"/>
    <w:pPr>
      <w:ind w:left="360" w:hanging="360"/>
    </w:pPr>
    <w:rPr>
      <w:rFonts w:ascii="Times New Roman" w:hAnsi="Times New Roman"/>
    </w:rPr>
  </w:style>
  <w:style w:type="character" w:customStyle="1" w:styleId="BodyTextIndent3Char">
    <w:name w:val="Body Text Indent 3 Char"/>
    <w:link w:val="BodyTextIndent3"/>
    <w:semiHidden/>
    <w:rsid w:val="00E46667"/>
    <w:rPr>
      <w:rFonts w:ascii="Times New Roman" w:eastAsiaTheme="minorHAnsi" w:hAnsi="Times New Roman" w:cstheme="minorBidi"/>
      <w:kern w:val="2"/>
      <w:sz w:val="24"/>
      <w:szCs w:val="24"/>
      <w14:ligatures w14:val="standardContextual"/>
    </w:rPr>
  </w:style>
  <w:style w:type="paragraph" w:styleId="BlockText">
    <w:name w:val="Block Text"/>
    <w:basedOn w:val="Normal"/>
    <w:semiHidden/>
    <w:rsid w:val="00E46667"/>
    <w:pPr>
      <w:tabs>
        <w:tab w:val="left" w:pos="360"/>
      </w:tabs>
      <w:spacing w:after="240"/>
      <w:ind w:left="360" w:right="-900"/>
    </w:pPr>
    <w:rPr>
      <w:rFonts w:ascii="Times New Roman" w:hAnsi="Times New Roman"/>
    </w:rPr>
  </w:style>
  <w:style w:type="paragraph" w:customStyle="1" w:styleId="Indent3">
    <w:name w:val="Indent3"/>
    <w:rsid w:val="00E73E1B"/>
    <w:pPr>
      <w:keepLines/>
      <w:tabs>
        <w:tab w:val="left" w:pos="432"/>
        <w:tab w:val="left" w:pos="864"/>
        <w:tab w:val="left" w:pos="1296"/>
        <w:tab w:val="left" w:pos="1728"/>
        <w:tab w:val="left" w:pos="2160"/>
      </w:tabs>
      <w:overflowPunct w:val="0"/>
      <w:autoSpaceDE w:val="0"/>
      <w:autoSpaceDN w:val="0"/>
      <w:adjustRightInd w:val="0"/>
      <w:spacing w:after="199" w:line="240" w:lineRule="atLeast"/>
      <w:ind w:left="1296" w:hanging="432"/>
      <w:textAlignment w:val="baseline"/>
    </w:pPr>
    <w:rPr>
      <w:rFonts w:ascii="Arial" w:eastAsia="Times New Roman" w:hAnsi="Arial"/>
    </w:rPr>
  </w:style>
  <w:style w:type="paragraph" w:customStyle="1" w:styleId="3Text">
    <w:name w:val="3Text"/>
    <w:basedOn w:val="1Text"/>
    <w:rsid w:val="00E73E1B"/>
    <w:pPr>
      <w:ind w:left="864"/>
    </w:pPr>
  </w:style>
  <w:style w:type="paragraph" w:customStyle="1" w:styleId="Numbera0">
    <w:name w:val="Numbera"/>
    <w:rsid w:val="00E73E1B"/>
    <w:pPr>
      <w:numPr>
        <w:numId w:val="2"/>
      </w:numPr>
      <w:spacing w:after="199" w:line="240" w:lineRule="atLeast"/>
    </w:pPr>
    <w:rPr>
      <w:rFonts w:ascii="Arial" w:eastAsia="Times New Roman" w:hAnsi="Arial"/>
    </w:rPr>
  </w:style>
  <w:style w:type="paragraph" w:customStyle="1" w:styleId="NumberD1">
    <w:name w:val="NumberD 1"/>
    <w:basedOn w:val="1Text"/>
    <w:rsid w:val="00E73E1B"/>
    <w:pPr>
      <w:numPr>
        <w:numId w:val="3"/>
      </w:numPr>
      <w:tabs>
        <w:tab w:val="clear" w:pos="2160"/>
      </w:tabs>
    </w:pPr>
  </w:style>
  <w:style w:type="paragraph" w:styleId="BodyText">
    <w:name w:val="Body Text"/>
    <w:basedOn w:val="Normal"/>
    <w:link w:val="BodyTextChar"/>
    <w:uiPriority w:val="99"/>
    <w:semiHidden/>
    <w:unhideWhenUsed/>
    <w:rsid w:val="003E4360"/>
  </w:style>
  <w:style w:type="character" w:customStyle="1" w:styleId="BodyTextChar">
    <w:name w:val="Body Text Char"/>
    <w:link w:val="BodyText"/>
    <w:uiPriority w:val="99"/>
    <w:semiHidden/>
    <w:rsid w:val="003E4360"/>
    <w:rPr>
      <w:rFonts w:ascii="Arial" w:eastAsia="Times New Roman" w:hAnsi="Arial"/>
    </w:rPr>
  </w:style>
  <w:style w:type="paragraph" w:customStyle="1" w:styleId="Bullet2">
    <w:name w:val="Bullet2"/>
    <w:rsid w:val="003E4360"/>
    <w:pPr>
      <w:keepLines/>
      <w:tabs>
        <w:tab w:val="left" w:pos="792"/>
        <w:tab w:val="left" w:pos="1872"/>
        <w:tab w:val="left" w:pos="2952"/>
        <w:tab w:val="left" w:pos="4032"/>
        <w:tab w:val="left" w:pos="5112"/>
        <w:tab w:val="left" w:pos="6192"/>
        <w:tab w:val="left" w:pos="7272"/>
        <w:tab w:val="left" w:pos="8352"/>
        <w:tab w:val="left" w:pos="9432"/>
        <w:tab w:val="left" w:pos="10512"/>
        <w:tab w:val="left" w:pos="11592"/>
      </w:tabs>
      <w:overflowPunct w:val="0"/>
      <w:autoSpaceDE w:val="0"/>
      <w:autoSpaceDN w:val="0"/>
      <w:adjustRightInd w:val="0"/>
      <w:spacing w:after="199" w:line="240" w:lineRule="atLeast"/>
      <w:ind w:left="792" w:hanging="360"/>
      <w:textAlignment w:val="baseline"/>
    </w:pPr>
    <w:rPr>
      <w:rFonts w:ascii="Helvetica" w:eastAsia="Times New Roman" w:hAnsi="Helvetica"/>
    </w:rPr>
  </w:style>
  <w:style w:type="paragraph" w:customStyle="1" w:styleId="Bullet1">
    <w:name w:val="Bullet1"/>
    <w:basedOn w:val="1Text"/>
    <w:rsid w:val="00E73E1B"/>
    <w:pPr>
      <w:numPr>
        <w:numId w:val="19"/>
      </w:numPr>
    </w:pPr>
    <w:rPr>
      <w:color w:val="000000"/>
    </w:rPr>
  </w:style>
  <w:style w:type="paragraph" w:styleId="Revision">
    <w:name w:val="Revision"/>
    <w:hidden/>
    <w:uiPriority w:val="99"/>
    <w:semiHidden/>
    <w:rsid w:val="00900730"/>
    <w:rPr>
      <w:rFonts w:ascii="Arial" w:eastAsia="Times New Roman" w:hAnsi="Arial"/>
    </w:rPr>
  </w:style>
  <w:style w:type="paragraph" w:styleId="BalloonText">
    <w:name w:val="Balloon Text"/>
    <w:basedOn w:val="Normal"/>
    <w:link w:val="BalloonTextChar"/>
    <w:uiPriority w:val="99"/>
    <w:semiHidden/>
    <w:unhideWhenUsed/>
    <w:rsid w:val="00900730"/>
    <w:pPr>
      <w:spacing w:after="0"/>
    </w:pPr>
    <w:rPr>
      <w:rFonts w:ascii="Tahoma" w:hAnsi="Tahoma" w:cs="Tahoma"/>
      <w:sz w:val="16"/>
      <w:szCs w:val="16"/>
    </w:rPr>
  </w:style>
  <w:style w:type="character" w:customStyle="1" w:styleId="BalloonTextChar">
    <w:name w:val="Balloon Text Char"/>
    <w:link w:val="BalloonText"/>
    <w:uiPriority w:val="99"/>
    <w:semiHidden/>
    <w:rsid w:val="00900730"/>
    <w:rPr>
      <w:rFonts w:ascii="Tahoma" w:eastAsia="Times New Roman" w:hAnsi="Tahoma" w:cs="Tahoma"/>
      <w:sz w:val="16"/>
      <w:szCs w:val="16"/>
    </w:rPr>
  </w:style>
  <w:style w:type="paragraph" w:customStyle="1" w:styleId="Bullet1D">
    <w:name w:val="Bullet1D"/>
    <w:basedOn w:val="1Text"/>
    <w:rsid w:val="00E35670"/>
    <w:pPr>
      <w:tabs>
        <w:tab w:val="num" w:pos="720"/>
      </w:tabs>
      <w:ind w:left="720" w:hanging="360"/>
    </w:pPr>
  </w:style>
  <w:style w:type="character" w:styleId="Hyperlink">
    <w:name w:val="Hyperlink"/>
    <w:uiPriority w:val="99"/>
    <w:unhideWhenUsed/>
    <w:rsid w:val="00840757"/>
    <w:rPr>
      <w:color w:val="0000FF"/>
      <w:u w:val="single"/>
    </w:rPr>
  </w:style>
  <w:style w:type="paragraph" w:customStyle="1" w:styleId="Bullet3">
    <w:name w:val="Bullet3"/>
    <w:rsid w:val="00C90E2D"/>
    <w:pPr>
      <w:keepLines/>
      <w:tabs>
        <w:tab w:val="left" w:pos="1152"/>
        <w:tab w:val="left" w:pos="2232"/>
        <w:tab w:val="left" w:pos="3312"/>
        <w:tab w:val="left" w:pos="4392"/>
        <w:tab w:val="left" w:pos="5472"/>
        <w:tab w:val="left" w:pos="6552"/>
        <w:tab w:val="left" w:pos="7632"/>
        <w:tab w:val="left" w:pos="8712"/>
        <w:tab w:val="left" w:pos="9792"/>
        <w:tab w:val="left" w:pos="10872"/>
        <w:tab w:val="left" w:pos="11952"/>
      </w:tabs>
      <w:overflowPunct w:val="0"/>
      <w:autoSpaceDE w:val="0"/>
      <w:autoSpaceDN w:val="0"/>
      <w:adjustRightInd w:val="0"/>
      <w:spacing w:after="199" w:line="240" w:lineRule="atLeast"/>
      <w:ind w:left="1152" w:hanging="360"/>
      <w:textAlignment w:val="baseline"/>
    </w:pPr>
    <w:rPr>
      <w:rFonts w:ascii="Helvetica" w:eastAsia="Times New Roman" w:hAnsi="Helvetica"/>
    </w:rPr>
  </w:style>
  <w:style w:type="table" w:styleId="TableGrid">
    <w:name w:val="Table Grid"/>
    <w:basedOn w:val="TableNormal"/>
    <w:uiPriority w:val="59"/>
    <w:rsid w:val="00FB4123"/>
    <w:tblPr/>
  </w:style>
  <w:style w:type="character" w:styleId="CommentReference">
    <w:name w:val="annotation reference"/>
    <w:uiPriority w:val="99"/>
    <w:semiHidden/>
    <w:unhideWhenUsed/>
    <w:rsid w:val="0041576D"/>
    <w:rPr>
      <w:sz w:val="16"/>
      <w:szCs w:val="16"/>
    </w:rPr>
  </w:style>
  <w:style w:type="paragraph" w:styleId="CommentText">
    <w:name w:val="annotation text"/>
    <w:basedOn w:val="Normal"/>
    <w:link w:val="CommentTextChar"/>
    <w:uiPriority w:val="99"/>
    <w:unhideWhenUsed/>
    <w:rsid w:val="0041576D"/>
  </w:style>
  <w:style w:type="character" w:customStyle="1" w:styleId="CommentTextChar">
    <w:name w:val="Comment Text Char"/>
    <w:link w:val="CommentText"/>
    <w:uiPriority w:val="99"/>
    <w:rsid w:val="0041576D"/>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41576D"/>
    <w:rPr>
      <w:b/>
      <w:bCs/>
    </w:rPr>
  </w:style>
  <w:style w:type="character" w:customStyle="1" w:styleId="CommentSubjectChar">
    <w:name w:val="Comment Subject Char"/>
    <w:link w:val="CommentSubject"/>
    <w:uiPriority w:val="99"/>
    <w:semiHidden/>
    <w:rsid w:val="0041576D"/>
    <w:rPr>
      <w:rFonts w:ascii="Arial" w:eastAsia="Times New Roman" w:hAnsi="Arial"/>
      <w:b/>
      <w:bCs/>
    </w:rPr>
  </w:style>
  <w:style w:type="paragraph" w:styleId="NormalWeb">
    <w:name w:val="Normal (Web)"/>
    <w:basedOn w:val="Normal"/>
    <w:uiPriority w:val="99"/>
    <w:semiHidden/>
    <w:unhideWhenUsed/>
    <w:rsid w:val="006B33E3"/>
    <w:rPr>
      <w:rFonts w:ascii="Times New Roman" w:hAnsi="Times New Roman"/>
    </w:rPr>
  </w:style>
  <w:style w:type="paragraph" w:customStyle="1" w:styleId="TPTAB">
    <w:name w:val="TP_TAB"/>
    <w:rsid w:val="00E73E1B"/>
    <w:pPr>
      <w:tabs>
        <w:tab w:val="left" w:pos="360"/>
        <w:tab w:val="left" w:pos="720"/>
        <w:tab w:val="right" w:leader="dot" w:pos="8123"/>
        <w:tab w:val="right" w:pos="8280"/>
      </w:tabs>
      <w:overflowPunct w:val="0"/>
      <w:autoSpaceDE w:val="0"/>
      <w:autoSpaceDN w:val="0"/>
      <w:adjustRightInd w:val="0"/>
      <w:spacing w:after="199" w:line="240" w:lineRule="atLeast"/>
      <w:textAlignment w:val="baseline"/>
    </w:pPr>
    <w:rPr>
      <w:rFonts w:ascii="Arial" w:eastAsia="Times New Roman" w:hAnsi="Arial"/>
    </w:rPr>
  </w:style>
  <w:style w:type="paragraph" w:styleId="NoSpacing">
    <w:name w:val="No Spacing"/>
    <w:uiPriority w:val="1"/>
    <w:qFormat/>
    <w:rsid w:val="0051009A"/>
    <w:pPr>
      <w:overflowPunct w:val="0"/>
      <w:autoSpaceDE w:val="0"/>
      <w:autoSpaceDN w:val="0"/>
      <w:adjustRightInd w:val="0"/>
      <w:textAlignment w:val="baseline"/>
    </w:pPr>
    <w:rPr>
      <w:rFonts w:ascii="Arial" w:eastAsia="Times New Roman" w:hAnsi="Arial"/>
    </w:rPr>
  </w:style>
  <w:style w:type="paragraph" w:customStyle="1" w:styleId="1TextBold">
    <w:name w:val="1TextBold"/>
    <w:basedOn w:val="1Text"/>
    <w:rsid w:val="00E73E1B"/>
    <w:rPr>
      <w:b/>
    </w:rPr>
  </w:style>
  <w:style w:type="paragraph" w:styleId="ListParagraph">
    <w:name w:val="List Paragraph"/>
    <w:basedOn w:val="Normal"/>
    <w:uiPriority w:val="34"/>
    <w:qFormat/>
    <w:rsid w:val="00873761"/>
    <w:pPr>
      <w:ind w:left="720"/>
      <w:contextualSpacing/>
    </w:pPr>
  </w:style>
  <w:style w:type="paragraph" w:customStyle="1" w:styleId="Italic">
    <w:name w:val="Italic"/>
    <w:rsid w:val="00E73E1B"/>
    <w:pPr>
      <w:spacing w:after="199" w:line="336" w:lineRule="atLeast"/>
    </w:pPr>
    <w:rPr>
      <w:rFonts w:ascii="Arial" w:eastAsia="Times New Roman" w:hAnsi="Arial"/>
      <w:i/>
      <w:sz w:val="28"/>
    </w:rPr>
  </w:style>
  <w:style w:type="paragraph" w:customStyle="1" w:styleId="Subtitle2">
    <w:name w:val="Subtitle2"/>
    <w:rsid w:val="00E73E1B"/>
    <w:pPr>
      <w:keepNext/>
      <w:keepLines/>
      <w:tabs>
        <w:tab w:val="left" w:pos="0"/>
        <w:tab w:val="left" w:pos="1440"/>
        <w:tab w:val="left" w:pos="2880"/>
        <w:tab w:val="left" w:pos="4320"/>
      </w:tabs>
      <w:overflowPunct w:val="0"/>
      <w:autoSpaceDE w:val="0"/>
      <w:autoSpaceDN w:val="0"/>
      <w:adjustRightInd w:val="0"/>
      <w:spacing w:before="151" w:after="199" w:line="288" w:lineRule="atLeast"/>
      <w:textAlignment w:val="baseline"/>
    </w:pPr>
    <w:rPr>
      <w:rFonts w:ascii="Arial" w:eastAsia="Times New Roman" w:hAnsi="Arial"/>
      <w:b/>
      <w:sz w:val="24"/>
    </w:rPr>
  </w:style>
  <w:style w:type="character" w:customStyle="1" w:styleId="num2">
    <w:name w:val="num2"/>
    <w:basedOn w:val="DefaultParagraphFont"/>
    <w:rsid w:val="004D07A6"/>
  </w:style>
  <w:style w:type="paragraph" w:customStyle="1" w:styleId="paragraph">
    <w:name w:val="paragraph"/>
    <w:basedOn w:val="Normal"/>
    <w:rsid w:val="00334890"/>
    <w:pPr>
      <w:spacing w:before="100" w:beforeAutospacing="1" w:after="100" w:afterAutospacing="1"/>
    </w:pPr>
    <w:rPr>
      <w:rFonts w:ascii="Times New Roman" w:hAnsi="Times New Roman"/>
    </w:rPr>
  </w:style>
  <w:style w:type="character" w:styleId="Mention">
    <w:name w:val="Mention"/>
    <w:basedOn w:val="DefaultParagraphFont"/>
    <w:uiPriority w:val="99"/>
    <w:unhideWhenUsed/>
    <w:rsid w:val="009E0952"/>
    <w:rPr>
      <w:color w:val="2B579A"/>
      <w:shd w:val="clear" w:color="auto" w:fill="E1DFDD"/>
    </w:rPr>
  </w:style>
  <w:style w:type="character" w:customStyle="1" w:styleId="normaltextrun">
    <w:name w:val="normaltextrun"/>
    <w:basedOn w:val="DefaultParagraphFont"/>
    <w:rsid w:val="00331279"/>
  </w:style>
  <w:style w:type="character" w:customStyle="1" w:styleId="eop">
    <w:name w:val="eop"/>
    <w:basedOn w:val="DefaultParagraphFont"/>
    <w:rsid w:val="00331279"/>
  </w:style>
  <w:style w:type="character" w:customStyle="1" w:styleId="cf01">
    <w:name w:val="cf01"/>
    <w:basedOn w:val="DefaultParagraphFont"/>
    <w:rsid w:val="00EB2960"/>
    <w:rPr>
      <w:rFonts w:ascii="Segoe UI" w:hAnsi="Segoe UI" w:cs="Segoe UI" w:hint="default"/>
      <w:sz w:val="18"/>
      <w:szCs w:val="18"/>
    </w:rPr>
  </w:style>
  <w:style w:type="paragraph" w:customStyle="1" w:styleId="pf0">
    <w:name w:val="pf0"/>
    <w:basedOn w:val="Normal"/>
    <w:rsid w:val="000C7EED"/>
    <w:pPr>
      <w:spacing w:before="100" w:beforeAutospacing="1" w:after="100" w:afterAutospacing="1"/>
      <w:ind w:left="1140"/>
    </w:pPr>
    <w:rPr>
      <w:rFonts w:ascii="Times New Roman" w:hAnsi="Times New Roman"/>
    </w:rPr>
  </w:style>
  <w:style w:type="character" w:customStyle="1" w:styleId="cf11">
    <w:name w:val="cf11"/>
    <w:basedOn w:val="DefaultParagraphFont"/>
    <w:rsid w:val="000C7EED"/>
    <w:rPr>
      <w:rFonts w:ascii="Segoe UI" w:hAnsi="Segoe UI" w:cs="Segoe UI" w:hint="default"/>
      <w:b/>
      <w:bCs/>
      <w:sz w:val="18"/>
      <w:szCs w:val="18"/>
    </w:rPr>
  </w:style>
  <w:style w:type="paragraph" w:customStyle="1" w:styleId="Rev">
    <w:name w:val="&lt;Rev&gt;"/>
    <w:rsid w:val="00E73E1B"/>
    <w:pPr>
      <w:tabs>
        <w:tab w:val="left" w:pos="0"/>
        <w:tab w:val="left" w:pos="1440"/>
        <w:tab w:val="left" w:pos="2880"/>
        <w:tab w:val="left" w:pos="4320"/>
      </w:tabs>
      <w:overflowPunct w:val="0"/>
      <w:autoSpaceDE w:val="0"/>
      <w:autoSpaceDN w:val="0"/>
      <w:adjustRightInd w:val="0"/>
      <w:spacing w:after="38" w:line="557" w:lineRule="atLeast"/>
      <w:jc w:val="both"/>
      <w:textAlignment w:val="baseline"/>
    </w:pPr>
    <w:rPr>
      <w:rFonts w:ascii="Helvetica" w:eastAsia="Times New Roman" w:hAnsi="Helvetica"/>
      <w:sz w:val="48"/>
    </w:rPr>
  </w:style>
  <w:style w:type="paragraph" w:customStyle="1" w:styleId="AFooter">
    <w:name w:val="AFooter"/>
    <w:rsid w:val="00E73E1B"/>
    <w:pPr>
      <w:tabs>
        <w:tab w:val="left" w:pos="4680"/>
        <w:tab w:val="right" w:pos="9000"/>
      </w:tabs>
      <w:overflowPunct w:val="0"/>
      <w:autoSpaceDE w:val="0"/>
      <w:autoSpaceDN w:val="0"/>
      <w:adjustRightInd w:val="0"/>
      <w:spacing w:before="280" w:after="120" w:line="200" w:lineRule="atLeast"/>
      <w:textAlignment w:val="baseline"/>
    </w:pPr>
    <w:rPr>
      <w:rFonts w:ascii="Arial" w:eastAsia="Times New Roman" w:hAnsi="Arial"/>
    </w:rPr>
  </w:style>
  <w:style w:type="paragraph" w:customStyle="1" w:styleId="BCClient">
    <w:name w:val="BC_Client"/>
    <w:rsid w:val="00E73E1B"/>
    <w:pPr>
      <w:keepNext/>
      <w:keepLines/>
      <w:overflowPunct w:val="0"/>
      <w:autoSpaceDE w:val="0"/>
      <w:autoSpaceDN w:val="0"/>
      <w:adjustRightInd w:val="0"/>
      <w:spacing w:after="120" w:line="483" w:lineRule="atLeast"/>
      <w:ind w:left="6005" w:right="-1080"/>
      <w:textAlignment w:val="baseline"/>
    </w:pPr>
    <w:rPr>
      <w:rFonts w:ascii="Arial" w:eastAsia="Times New Roman" w:hAnsi="Arial"/>
      <w:sz w:val="40"/>
    </w:rPr>
  </w:style>
  <w:style w:type="paragraph" w:customStyle="1" w:styleId="BCProduct">
    <w:name w:val="BC_Product"/>
    <w:rsid w:val="00E73E1B"/>
    <w:pPr>
      <w:keepNext/>
      <w:keepLines/>
      <w:overflowPunct w:val="0"/>
      <w:autoSpaceDE w:val="0"/>
      <w:autoSpaceDN w:val="0"/>
      <w:adjustRightInd w:val="0"/>
      <w:spacing w:before="27" w:after="360" w:line="373" w:lineRule="atLeast"/>
      <w:ind w:left="6005" w:right="-1080"/>
      <w:textAlignment w:val="baseline"/>
    </w:pPr>
    <w:rPr>
      <w:rFonts w:ascii="Arial" w:eastAsia="Times New Roman" w:hAnsi="Arial"/>
      <w:b/>
      <w:sz w:val="32"/>
    </w:rPr>
  </w:style>
  <w:style w:type="paragraph" w:customStyle="1" w:styleId="bullet">
    <w:name w:val="bullet"/>
    <w:rsid w:val="00E73E1B"/>
    <w:pPr>
      <w:keepLines/>
      <w:tabs>
        <w:tab w:val="left" w:pos="0"/>
        <w:tab w:val="left" w:pos="1440"/>
        <w:tab w:val="left" w:pos="2880"/>
        <w:tab w:val="left" w:pos="4320"/>
      </w:tabs>
      <w:overflowPunct w:val="0"/>
      <w:autoSpaceDE w:val="0"/>
      <w:autoSpaceDN w:val="0"/>
      <w:adjustRightInd w:val="0"/>
      <w:spacing w:before="240" w:after="199" w:line="240" w:lineRule="atLeast"/>
      <w:jc w:val="both"/>
      <w:textAlignment w:val="baseline"/>
    </w:pPr>
    <w:rPr>
      <w:rFonts w:ascii="Symbol_B" w:eastAsia="Times New Roman" w:hAnsi="Symbol_B"/>
    </w:rPr>
  </w:style>
  <w:style w:type="paragraph" w:customStyle="1" w:styleId="Center1">
    <w:name w:val="Center1"/>
    <w:rsid w:val="00E73E1B"/>
    <w:pPr>
      <w:keepLines/>
      <w:tabs>
        <w:tab w:val="left" w:pos="907"/>
        <w:tab w:val="left" w:pos="2347"/>
        <w:tab w:val="left" w:pos="3787"/>
        <w:tab w:val="left" w:pos="5227"/>
      </w:tabs>
      <w:overflowPunct w:val="0"/>
      <w:autoSpaceDE w:val="0"/>
      <w:autoSpaceDN w:val="0"/>
      <w:adjustRightInd w:val="0"/>
      <w:spacing w:after="199" w:line="288" w:lineRule="atLeast"/>
      <w:ind w:left="907" w:right="1616"/>
      <w:jc w:val="center"/>
      <w:textAlignment w:val="baseline"/>
    </w:pPr>
    <w:rPr>
      <w:rFonts w:ascii="Arial" w:eastAsia="Times New Roman" w:hAnsi="Arial"/>
      <w:b/>
      <w:sz w:val="24"/>
    </w:rPr>
  </w:style>
  <w:style w:type="paragraph" w:customStyle="1" w:styleId="Cvrlogo">
    <w:name w:val="Cvr_logo"/>
    <w:rsid w:val="00E73E1B"/>
    <w:pPr>
      <w:keepNext/>
      <w:keepLines/>
      <w:overflowPunct w:val="0"/>
      <w:autoSpaceDE w:val="0"/>
      <w:autoSpaceDN w:val="0"/>
      <w:adjustRightInd w:val="0"/>
      <w:spacing w:after="1440" w:line="373" w:lineRule="atLeast"/>
      <w:ind w:left="6005" w:right="-1080"/>
      <w:textAlignment w:val="baseline"/>
    </w:pPr>
    <w:rPr>
      <w:rFonts w:ascii="Arial" w:eastAsia="Times New Roman" w:hAnsi="Arial"/>
      <w:b/>
      <w:sz w:val="32"/>
    </w:rPr>
  </w:style>
  <w:style w:type="paragraph" w:customStyle="1" w:styleId="LineFeed">
    <w:name w:val="LineFeed"/>
    <w:rsid w:val="00E73E1B"/>
    <w:pPr>
      <w:keepNext/>
      <w:keepLines/>
      <w:widowControl w:val="0"/>
      <w:tabs>
        <w:tab w:val="left" w:pos="360"/>
        <w:tab w:val="left" w:pos="720"/>
        <w:tab w:val="left" w:pos="1080"/>
        <w:tab w:val="left" w:pos="1440"/>
        <w:tab w:val="left" w:pos="1800"/>
      </w:tabs>
      <w:overflowPunct w:val="0"/>
      <w:autoSpaceDE w:val="0"/>
      <w:autoSpaceDN w:val="0"/>
      <w:adjustRightInd w:val="0"/>
      <w:spacing w:after="120" w:line="240" w:lineRule="atLeast"/>
      <w:textAlignment w:val="baseline"/>
    </w:pPr>
    <w:rPr>
      <w:rFonts w:ascii="Arial" w:eastAsia="Times New Roman" w:hAnsi="Arial"/>
    </w:rPr>
  </w:style>
  <w:style w:type="paragraph" w:customStyle="1" w:styleId="para">
    <w:name w:val="para"/>
    <w:rsid w:val="00E73E1B"/>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overflowPunct w:val="0"/>
      <w:autoSpaceDE w:val="0"/>
      <w:autoSpaceDN w:val="0"/>
      <w:adjustRightInd w:val="0"/>
      <w:spacing w:after="201" w:line="240" w:lineRule="atLeast"/>
      <w:jc w:val="both"/>
      <w:textAlignment w:val="baseline"/>
    </w:pPr>
    <w:rPr>
      <w:rFonts w:ascii="Arial" w:eastAsia="Times New Roman" w:hAnsi="Arial"/>
    </w:rPr>
  </w:style>
  <w:style w:type="paragraph" w:customStyle="1" w:styleId="Ruleout">
    <w:name w:val="Rule_out"/>
    <w:rsid w:val="00E73E1B"/>
    <w:pPr>
      <w:keepLines/>
      <w:tabs>
        <w:tab w:val="left" w:pos="0"/>
        <w:tab w:val="left" w:pos="1440"/>
        <w:tab w:val="left" w:pos="2880"/>
        <w:tab w:val="left" w:pos="4320"/>
      </w:tabs>
      <w:overflowPunct w:val="0"/>
      <w:autoSpaceDE w:val="0"/>
      <w:autoSpaceDN w:val="0"/>
      <w:adjustRightInd w:val="0"/>
      <w:spacing w:after="199" w:line="288" w:lineRule="atLeast"/>
      <w:jc w:val="center"/>
      <w:textAlignment w:val="baseline"/>
    </w:pPr>
    <w:rPr>
      <w:rFonts w:ascii="Arial" w:eastAsia="Times New Roman" w:hAnsi="Arial"/>
      <w:sz w:val="24"/>
    </w:rPr>
  </w:style>
  <w:style w:type="paragraph" w:customStyle="1" w:styleId="Text2">
    <w:name w:val="Text2"/>
    <w:rsid w:val="00E73E1B"/>
    <w:pPr>
      <w:tabs>
        <w:tab w:val="left" w:pos="792"/>
        <w:tab w:val="left" w:pos="1152"/>
        <w:tab w:val="left" w:pos="1512"/>
        <w:tab w:val="left" w:pos="1872"/>
        <w:tab w:val="left" w:pos="2232"/>
      </w:tabs>
      <w:overflowPunct w:val="0"/>
      <w:autoSpaceDE w:val="0"/>
      <w:autoSpaceDN w:val="0"/>
      <w:adjustRightInd w:val="0"/>
      <w:spacing w:after="199" w:line="240" w:lineRule="atLeast"/>
      <w:ind w:left="432"/>
      <w:textAlignment w:val="baseline"/>
    </w:pPr>
    <w:rPr>
      <w:rFonts w:ascii="Arial" w:eastAsia="Times New Roman" w:hAnsi="Arial"/>
    </w:rPr>
  </w:style>
  <w:style w:type="paragraph" w:customStyle="1" w:styleId="TN2">
    <w:name w:val="TN2"/>
    <w:rsid w:val="00E73E1B"/>
    <w:pPr>
      <w:keepLines/>
      <w:tabs>
        <w:tab w:val="left" w:pos="432"/>
        <w:tab w:val="left" w:pos="3600"/>
      </w:tabs>
      <w:overflowPunct w:val="0"/>
      <w:autoSpaceDE w:val="0"/>
      <w:autoSpaceDN w:val="0"/>
      <w:adjustRightInd w:val="0"/>
      <w:spacing w:after="199" w:line="240" w:lineRule="atLeast"/>
      <w:textAlignment w:val="baseline"/>
    </w:pPr>
    <w:rPr>
      <w:rFonts w:ascii="Arial" w:eastAsia="Times New Roman" w:hAnsi="Arial"/>
    </w:rPr>
  </w:style>
  <w:style w:type="paragraph" w:customStyle="1" w:styleId="TSTAB">
    <w:name w:val="TS_TAB"/>
    <w:rsid w:val="00E73E1B"/>
    <w:pPr>
      <w:keepLines/>
      <w:widowControl w:val="0"/>
      <w:tabs>
        <w:tab w:val="left" w:pos="3263"/>
        <w:tab w:val="left" w:pos="6480"/>
        <w:tab w:val="left" w:pos="9120"/>
      </w:tabs>
      <w:autoSpaceDE w:val="0"/>
      <w:autoSpaceDN w:val="0"/>
      <w:adjustRightInd w:val="0"/>
      <w:spacing w:after="199" w:line="240" w:lineRule="atLeast"/>
    </w:pPr>
    <w:rPr>
      <w:rFonts w:ascii="Helvetica" w:eastAsia="Times New Roman" w:hAnsi="Helvetica" w:cs="Helvetica"/>
    </w:rPr>
  </w:style>
  <w:style w:type="paragraph" w:customStyle="1" w:styleId="COVER1">
    <w:name w:val="COVER1"/>
    <w:rsid w:val="00E73E1B"/>
    <w:pPr>
      <w:overflowPunct w:val="0"/>
      <w:autoSpaceDE w:val="0"/>
      <w:autoSpaceDN w:val="0"/>
      <w:adjustRightInd w:val="0"/>
      <w:spacing w:after="120"/>
      <w:textAlignment w:val="baseline"/>
    </w:pPr>
    <w:rPr>
      <w:rFonts w:ascii="Arial" w:eastAsia="Times New Roman" w:hAnsi="Arial"/>
      <w:b/>
      <w:noProof/>
      <w:sz w:val="40"/>
    </w:rPr>
  </w:style>
  <w:style w:type="paragraph" w:customStyle="1" w:styleId="COVER2">
    <w:name w:val="COVER2"/>
    <w:rsid w:val="00E73E1B"/>
    <w:pPr>
      <w:overflowPunct w:val="0"/>
      <w:autoSpaceDE w:val="0"/>
      <w:autoSpaceDN w:val="0"/>
      <w:adjustRightInd w:val="0"/>
      <w:spacing w:after="120"/>
      <w:textAlignment w:val="baseline"/>
    </w:pPr>
    <w:rPr>
      <w:rFonts w:ascii="Arial Narrow" w:eastAsia="Times New Roman" w:hAnsi="Arial Narrow"/>
      <w:b/>
      <w:noProof/>
      <w:sz w:val="30"/>
    </w:rPr>
  </w:style>
  <w:style w:type="paragraph" w:customStyle="1" w:styleId="Footer1">
    <w:name w:val="Footer1"/>
    <w:rsid w:val="00E73E1B"/>
    <w:pPr>
      <w:tabs>
        <w:tab w:val="left" w:pos="4680"/>
        <w:tab w:val="right" w:pos="9000"/>
      </w:tabs>
      <w:overflowPunct w:val="0"/>
      <w:autoSpaceDE w:val="0"/>
      <w:autoSpaceDN w:val="0"/>
      <w:adjustRightInd w:val="0"/>
      <w:spacing w:before="40" w:after="120" w:line="200" w:lineRule="atLeast"/>
      <w:textAlignment w:val="baseline"/>
    </w:pPr>
    <w:rPr>
      <w:rFonts w:ascii="Helvetica" w:eastAsia="Times New Roman" w:hAnsi="Helvetica"/>
    </w:rPr>
  </w:style>
  <w:style w:type="paragraph" w:customStyle="1" w:styleId="Style2">
    <w:name w:val="Style2"/>
    <w:rsid w:val="00E73E1B"/>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overflowPunct w:val="0"/>
      <w:autoSpaceDE w:val="0"/>
      <w:autoSpaceDN w:val="0"/>
      <w:adjustRightInd w:val="0"/>
      <w:spacing w:before="43" w:after="43"/>
      <w:jc w:val="both"/>
      <w:textAlignment w:val="baseline"/>
    </w:pPr>
    <w:rPr>
      <w:rFonts w:ascii="Arial" w:eastAsia="Times New Roman" w:hAnsi="Arial"/>
      <w:noProof/>
    </w:rPr>
  </w:style>
  <w:style w:type="paragraph" w:styleId="TOC1">
    <w:name w:val="toc 1"/>
    <w:basedOn w:val="Normal"/>
    <w:next w:val="Normal"/>
    <w:semiHidden/>
    <w:rsid w:val="00E73E1B"/>
    <w:pPr>
      <w:tabs>
        <w:tab w:val="right" w:leader="dot" w:pos="8986"/>
      </w:tabs>
      <w:spacing w:before="240" w:after="240"/>
    </w:pPr>
    <w:rPr>
      <w:b/>
      <w:caps/>
    </w:rPr>
  </w:style>
  <w:style w:type="paragraph" w:styleId="TOC2">
    <w:name w:val="toc 2"/>
    <w:basedOn w:val="Normal"/>
    <w:next w:val="Normal"/>
    <w:semiHidden/>
    <w:rsid w:val="00E73E1B"/>
    <w:pPr>
      <w:tabs>
        <w:tab w:val="right" w:leader="dot" w:pos="8986"/>
      </w:tabs>
      <w:spacing w:before="240" w:after="240"/>
      <w:ind w:left="288" w:right="288"/>
    </w:pPr>
    <w:rPr>
      <w:b/>
    </w:rPr>
  </w:style>
  <w:style w:type="paragraph" w:styleId="TOC3">
    <w:name w:val="toc 3"/>
    <w:basedOn w:val="Normal"/>
    <w:next w:val="Normal"/>
    <w:semiHidden/>
    <w:rsid w:val="00E73E1B"/>
    <w:pPr>
      <w:tabs>
        <w:tab w:val="right" w:leader="dot" w:pos="8986"/>
      </w:tabs>
      <w:ind w:left="576" w:right="576"/>
    </w:pPr>
  </w:style>
  <w:style w:type="paragraph" w:customStyle="1" w:styleId="1TextLTC">
    <w:name w:val="1TextLTC"/>
    <w:basedOn w:val="Normal"/>
    <w:rsid w:val="00E73E1B"/>
    <w:pPr>
      <w:tabs>
        <w:tab w:val="left" w:pos="432"/>
        <w:tab w:val="left" w:pos="864"/>
        <w:tab w:val="left" w:pos="1296"/>
        <w:tab w:val="left" w:pos="1728"/>
      </w:tabs>
      <w:spacing w:before="120"/>
    </w:pPr>
  </w:style>
  <w:style w:type="paragraph" w:customStyle="1" w:styleId="Bullet1LTC">
    <w:name w:val="Bullet1LTC"/>
    <w:basedOn w:val="Bullet1"/>
    <w:rsid w:val="00E73E1B"/>
    <w:pPr>
      <w:keepLines/>
      <w:numPr>
        <w:numId w:val="0"/>
      </w:numPr>
      <w:tabs>
        <w:tab w:val="clear" w:pos="2160"/>
      </w:tabs>
      <w:spacing w:after="120" w:line="240" w:lineRule="atLeast"/>
    </w:pPr>
    <w:rPr>
      <w:color w:val="auto"/>
      <w:sz w:val="24"/>
    </w:rPr>
  </w:style>
  <w:style w:type="paragraph" w:customStyle="1" w:styleId="Number1">
    <w:name w:val="Number (1)"/>
    <w:basedOn w:val="Indent1"/>
    <w:rsid w:val="00E73E1B"/>
    <w:pPr>
      <w:keepNext/>
      <w:numPr>
        <w:numId w:val="13"/>
      </w:numPr>
    </w:pPr>
  </w:style>
  <w:style w:type="paragraph" w:customStyle="1" w:styleId="Numbera">
    <w:name w:val="Number (a)"/>
    <w:basedOn w:val="Indent2"/>
    <w:rsid w:val="00E73E1B"/>
    <w:pPr>
      <w:numPr>
        <w:numId w:val="14"/>
      </w:numPr>
      <w:tabs>
        <w:tab w:val="clear" w:pos="432"/>
      </w:tabs>
    </w:pPr>
  </w:style>
  <w:style w:type="paragraph" w:customStyle="1" w:styleId="Numberi1">
    <w:name w:val="Number (i)"/>
    <w:basedOn w:val="Indent3"/>
    <w:rsid w:val="00E73E1B"/>
    <w:pPr>
      <w:numPr>
        <w:numId w:val="15"/>
      </w:numPr>
    </w:pPr>
  </w:style>
  <w:style w:type="paragraph" w:customStyle="1" w:styleId="Numberi0">
    <w:name w:val="Number_i"/>
    <w:rsid w:val="00E73E1B"/>
    <w:pPr>
      <w:numPr>
        <w:numId w:val="16"/>
      </w:numPr>
      <w:tabs>
        <w:tab w:val="left" w:pos="1296"/>
      </w:tabs>
      <w:spacing w:after="199" w:line="240" w:lineRule="atLeast"/>
    </w:pPr>
    <w:rPr>
      <w:rFonts w:ascii="Arial" w:eastAsia="Times New Roman" w:hAnsi="Arial"/>
      <w:lang w:val="fr-FR"/>
    </w:rPr>
  </w:style>
  <w:style w:type="paragraph" w:customStyle="1" w:styleId="Number10">
    <w:name w:val="Number1"/>
    <w:rsid w:val="00E73E1B"/>
    <w:pPr>
      <w:numPr>
        <w:numId w:val="17"/>
      </w:numPr>
      <w:spacing w:after="199" w:line="240" w:lineRule="atLeast"/>
    </w:pPr>
    <w:rPr>
      <w:rFonts w:ascii="Arial" w:eastAsia="Times New Roman" w:hAnsi="Arial"/>
    </w:rPr>
  </w:style>
  <w:style w:type="paragraph" w:customStyle="1" w:styleId="NumberDa">
    <w:name w:val="NumberD (a)"/>
    <w:basedOn w:val="Numbera"/>
    <w:rsid w:val="00E73E1B"/>
    <w:pPr>
      <w:numPr>
        <w:numId w:val="0"/>
      </w:numPr>
      <w:tabs>
        <w:tab w:val="num" w:pos="864"/>
      </w:tabs>
      <w:ind w:left="864" w:hanging="432"/>
    </w:pPr>
  </w:style>
  <w:style w:type="paragraph" w:customStyle="1" w:styleId="Numberi">
    <w:name w:val="Numberi"/>
    <w:rsid w:val="00E73E1B"/>
    <w:pPr>
      <w:numPr>
        <w:numId w:val="18"/>
      </w:numPr>
      <w:tabs>
        <w:tab w:val="left" w:pos="1296"/>
      </w:tabs>
      <w:spacing w:after="199" w:line="240" w:lineRule="atLeast"/>
    </w:pPr>
    <w:rPr>
      <w:rFonts w:ascii="Arial" w:eastAsia="Times New Roman" w:hAnsi="Arial"/>
    </w:rPr>
  </w:style>
  <w:style w:type="paragraph" w:customStyle="1" w:styleId="SingleSpace">
    <w:name w:val="Single Space"/>
    <w:next w:val="Normal"/>
    <w:rsid w:val="00E73E1B"/>
    <w:pPr>
      <w:tabs>
        <w:tab w:val="left" w:pos="1440"/>
        <w:tab w:val="left" w:pos="4703"/>
        <w:tab w:val="left" w:pos="7920"/>
        <w:tab w:val="left" w:pos="10560"/>
      </w:tabs>
      <w:overflowPunct w:val="0"/>
      <w:autoSpaceDE w:val="0"/>
      <w:autoSpaceDN w:val="0"/>
      <w:adjustRightInd w:val="0"/>
      <w:spacing w:after="120"/>
      <w:ind w:left="1440" w:hanging="1440"/>
      <w:textAlignment w:val="baseline"/>
    </w:pPr>
    <w:rPr>
      <w:rFonts w:ascii="Arial" w:eastAsia="Times New Roman" w:hAnsi="Arial"/>
      <w:noProof/>
    </w:rPr>
  </w:style>
  <w:style w:type="paragraph" w:customStyle="1" w:styleId="Hidden">
    <w:name w:val="Hidden"/>
    <w:basedOn w:val="1Text"/>
    <w:rsid w:val="00E73E1B"/>
    <w:rPr>
      <w:vanish/>
      <w:color w:val="0000FF"/>
    </w:rPr>
  </w:style>
  <w:style w:type="paragraph" w:customStyle="1" w:styleId="1TextRight">
    <w:name w:val="1TextRight"/>
    <w:basedOn w:val="1Text"/>
    <w:rsid w:val="00E73E1B"/>
    <w:pPr>
      <w:jc w:val="right"/>
    </w:pPr>
  </w:style>
  <w:style w:type="paragraph" w:customStyle="1" w:styleId="Title2">
    <w:name w:val="Title2"/>
    <w:basedOn w:val="Title"/>
    <w:rsid w:val="00E73E1B"/>
    <w:rPr>
      <w:sz w:val="40"/>
    </w:rPr>
  </w:style>
  <w:style w:type="paragraph" w:customStyle="1" w:styleId="1Subtitle">
    <w:name w:val="1Subtitle"/>
    <w:basedOn w:val="Subtitle1"/>
    <w:rsid w:val="00E73E1B"/>
    <w:pPr>
      <w:ind w:left="0" w:firstLine="0"/>
      <w:jc w:val="center"/>
    </w:pPr>
    <w:rPr>
      <w:sz w:val="32"/>
    </w:rPr>
  </w:style>
  <w:style w:type="paragraph" w:customStyle="1" w:styleId="FooterLTC">
    <w:name w:val="FooterLTC"/>
    <w:basedOn w:val="Footer"/>
    <w:rsid w:val="00E73E1B"/>
    <w:rPr>
      <w:sz w:val="24"/>
    </w:rPr>
  </w:style>
  <w:style w:type="paragraph" w:customStyle="1" w:styleId="Indent1LTC">
    <w:name w:val="Indent1LTC"/>
    <w:basedOn w:val="Indent1"/>
    <w:rsid w:val="00E73E1B"/>
    <w:pPr>
      <w:tabs>
        <w:tab w:val="clear" w:pos="2160"/>
      </w:tabs>
      <w:spacing w:after="120"/>
    </w:pPr>
    <w:rPr>
      <w:sz w:val="24"/>
      <w:szCs w:val="24"/>
    </w:rPr>
  </w:style>
  <w:style w:type="paragraph" w:customStyle="1" w:styleId="Indent2LTC">
    <w:name w:val="Indent2LTC"/>
    <w:basedOn w:val="Indent1LTC"/>
    <w:rsid w:val="00E73E1B"/>
    <w:pPr>
      <w:ind w:left="864"/>
    </w:pPr>
  </w:style>
  <w:style w:type="paragraph" w:customStyle="1" w:styleId="Indent3LTC">
    <w:name w:val="Indent3LTC"/>
    <w:basedOn w:val="Indent2LTC"/>
    <w:rsid w:val="00E73E1B"/>
    <w:pPr>
      <w:ind w:left="1296"/>
    </w:pPr>
  </w:style>
  <w:style w:type="paragraph" w:customStyle="1" w:styleId="2TextLTC">
    <w:name w:val="2TextLTC"/>
    <w:basedOn w:val="1TextLTC"/>
    <w:rsid w:val="00E73E1B"/>
    <w:pPr>
      <w:spacing w:before="0"/>
      <w:ind w:left="432"/>
    </w:pPr>
    <w:rPr>
      <w:iCs/>
    </w:rPr>
  </w:style>
  <w:style w:type="paragraph" w:customStyle="1" w:styleId="3TextLTC">
    <w:name w:val="3TextLTC"/>
    <w:basedOn w:val="2TextLTC"/>
    <w:rsid w:val="00E73E1B"/>
    <w:pPr>
      <w:ind w:left="864"/>
    </w:pPr>
  </w:style>
  <w:style w:type="paragraph" w:customStyle="1" w:styleId="Bullet2LTC">
    <w:name w:val="Bullet2LTC"/>
    <w:basedOn w:val="Bullet1LTC"/>
    <w:rsid w:val="00E73E1B"/>
    <w:pPr>
      <w:tabs>
        <w:tab w:val="left" w:pos="432"/>
      </w:tabs>
    </w:pPr>
  </w:style>
  <w:style w:type="paragraph" w:customStyle="1" w:styleId="LTCTOC1">
    <w:name w:val="LTC TOC 1"/>
    <w:basedOn w:val="TOC1"/>
    <w:autoRedefine/>
    <w:rsid w:val="00E73E1B"/>
  </w:style>
  <w:style w:type="paragraph" w:customStyle="1" w:styleId="LTCTOC2">
    <w:name w:val="LTC TOC 2"/>
    <w:basedOn w:val="TOC2"/>
    <w:autoRedefine/>
    <w:rsid w:val="00E73E1B"/>
  </w:style>
  <w:style w:type="paragraph" w:styleId="TOC8">
    <w:name w:val="toc 8"/>
    <w:basedOn w:val="TOC1"/>
    <w:next w:val="Normal"/>
    <w:autoRedefine/>
    <w:semiHidden/>
    <w:rsid w:val="00E73E1B"/>
  </w:style>
  <w:style w:type="paragraph" w:styleId="TOC9">
    <w:name w:val="toc 9"/>
    <w:basedOn w:val="TOC2"/>
    <w:next w:val="Normal"/>
    <w:autoRedefine/>
    <w:semiHidden/>
    <w:rsid w:val="00E73E1B"/>
    <w:pPr>
      <w:spacing w:before="0" w:after="0"/>
    </w:pPr>
  </w:style>
  <w:style w:type="paragraph" w:customStyle="1" w:styleId="Indent4">
    <w:name w:val="Indent4"/>
    <w:basedOn w:val="Indent3"/>
    <w:qFormat/>
    <w:rsid w:val="00E73E1B"/>
    <w:pPr>
      <w:ind w:left="1728"/>
    </w:pPr>
  </w:style>
  <w:style w:type="paragraph" w:customStyle="1" w:styleId="ILTCNormal-12">
    <w:name w:val="ILTC Normal-12"/>
    <w:basedOn w:val="Normal"/>
    <w:rsid w:val="00E73E1B"/>
    <w:pPr>
      <w:spacing w:after="0"/>
    </w:pPr>
    <w:rPr>
      <w:rFonts w:ascii="Times New Roman" w:hAnsi="Times New Roman"/>
    </w:rPr>
  </w:style>
  <w:style w:type="character" w:styleId="Strong">
    <w:name w:val="Strong"/>
    <w:basedOn w:val="DefaultParagraphFont"/>
    <w:uiPriority w:val="22"/>
    <w:qFormat/>
    <w:rsid w:val="00D72786"/>
    <w:rPr>
      <w:b/>
      <w:bCs/>
    </w:rPr>
  </w:style>
  <w:style w:type="character" w:styleId="UnresolvedMention">
    <w:name w:val="Unresolved Mention"/>
    <w:basedOn w:val="DefaultParagraphFont"/>
    <w:uiPriority w:val="99"/>
    <w:semiHidden/>
    <w:unhideWhenUsed/>
    <w:rsid w:val="00E37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9292">
      <w:bodyDiv w:val="1"/>
      <w:marLeft w:val="0"/>
      <w:marRight w:val="0"/>
      <w:marTop w:val="0"/>
      <w:marBottom w:val="0"/>
      <w:divBdr>
        <w:top w:val="none" w:sz="0" w:space="0" w:color="auto"/>
        <w:left w:val="none" w:sz="0" w:space="0" w:color="auto"/>
        <w:bottom w:val="none" w:sz="0" w:space="0" w:color="auto"/>
        <w:right w:val="none" w:sz="0" w:space="0" w:color="auto"/>
      </w:divBdr>
    </w:div>
    <w:div w:id="295110274">
      <w:bodyDiv w:val="1"/>
      <w:marLeft w:val="0"/>
      <w:marRight w:val="0"/>
      <w:marTop w:val="0"/>
      <w:marBottom w:val="0"/>
      <w:divBdr>
        <w:top w:val="none" w:sz="0" w:space="0" w:color="auto"/>
        <w:left w:val="none" w:sz="0" w:space="0" w:color="auto"/>
        <w:bottom w:val="none" w:sz="0" w:space="0" w:color="auto"/>
        <w:right w:val="none" w:sz="0" w:space="0" w:color="auto"/>
      </w:divBdr>
    </w:div>
    <w:div w:id="442264135">
      <w:bodyDiv w:val="1"/>
      <w:marLeft w:val="0"/>
      <w:marRight w:val="0"/>
      <w:marTop w:val="0"/>
      <w:marBottom w:val="0"/>
      <w:divBdr>
        <w:top w:val="none" w:sz="0" w:space="0" w:color="auto"/>
        <w:left w:val="none" w:sz="0" w:space="0" w:color="auto"/>
        <w:bottom w:val="none" w:sz="0" w:space="0" w:color="auto"/>
        <w:right w:val="none" w:sz="0" w:space="0" w:color="auto"/>
      </w:divBdr>
    </w:div>
    <w:div w:id="447242503">
      <w:bodyDiv w:val="1"/>
      <w:marLeft w:val="0"/>
      <w:marRight w:val="0"/>
      <w:marTop w:val="0"/>
      <w:marBottom w:val="0"/>
      <w:divBdr>
        <w:top w:val="none" w:sz="0" w:space="0" w:color="auto"/>
        <w:left w:val="none" w:sz="0" w:space="0" w:color="auto"/>
        <w:bottom w:val="none" w:sz="0" w:space="0" w:color="auto"/>
        <w:right w:val="none" w:sz="0" w:space="0" w:color="auto"/>
      </w:divBdr>
    </w:div>
    <w:div w:id="508721180">
      <w:bodyDiv w:val="1"/>
      <w:marLeft w:val="0"/>
      <w:marRight w:val="0"/>
      <w:marTop w:val="0"/>
      <w:marBottom w:val="0"/>
      <w:divBdr>
        <w:top w:val="none" w:sz="0" w:space="0" w:color="auto"/>
        <w:left w:val="none" w:sz="0" w:space="0" w:color="auto"/>
        <w:bottom w:val="none" w:sz="0" w:space="0" w:color="auto"/>
        <w:right w:val="none" w:sz="0" w:space="0" w:color="auto"/>
      </w:divBdr>
    </w:div>
    <w:div w:id="517426546">
      <w:bodyDiv w:val="1"/>
      <w:marLeft w:val="0"/>
      <w:marRight w:val="0"/>
      <w:marTop w:val="0"/>
      <w:marBottom w:val="0"/>
      <w:divBdr>
        <w:top w:val="none" w:sz="0" w:space="0" w:color="auto"/>
        <w:left w:val="none" w:sz="0" w:space="0" w:color="auto"/>
        <w:bottom w:val="none" w:sz="0" w:space="0" w:color="auto"/>
        <w:right w:val="none" w:sz="0" w:space="0" w:color="auto"/>
      </w:divBdr>
    </w:div>
    <w:div w:id="575821670">
      <w:bodyDiv w:val="1"/>
      <w:marLeft w:val="0"/>
      <w:marRight w:val="0"/>
      <w:marTop w:val="0"/>
      <w:marBottom w:val="0"/>
      <w:divBdr>
        <w:top w:val="none" w:sz="0" w:space="0" w:color="auto"/>
        <w:left w:val="none" w:sz="0" w:space="0" w:color="auto"/>
        <w:bottom w:val="none" w:sz="0" w:space="0" w:color="auto"/>
        <w:right w:val="none" w:sz="0" w:space="0" w:color="auto"/>
      </w:divBdr>
    </w:div>
    <w:div w:id="648293496">
      <w:bodyDiv w:val="1"/>
      <w:marLeft w:val="0"/>
      <w:marRight w:val="0"/>
      <w:marTop w:val="0"/>
      <w:marBottom w:val="0"/>
      <w:divBdr>
        <w:top w:val="none" w:sz="0" w:space="0" w:color="auto"/>
        <w:left w:val="none" w:sz="0" w:space="0" w:color="auto"/>
        <w:bottom w:val="none" w:sz="0" w:space="0" w:color="auto"/>
        <w:right w:val="none" w:sz="0" w:space="0" w:color="auto"/>
      </w:divBdr>
    </w:div>
    <w:div w:id="880896170">
      <w:bodyDiv w:val="1"/>
      <w:marLeft w:val="0"/>
      <w:marRight w:val="0"/>
      <w:marTop w:val="0"/>
      <w:marBottom w:val="0"/>
      <w:divBdr>
        <w:top w:val="none" w:sz="0" w:space="0" w:color="auto"/>
        <w:left w:val="none" w:sz="0" w:space="0" w:color="auto"/>
        <w:bottom w:val="none" w:sz="0" w:space="0" w:color="auto"/>
        <w:right w:val="none" w:sz="0" w:space="0" w:color="auto"/>
      </w:divBdr>
    </w:div>
    <w:div w:id="895511445">
      <w:bodyDiv w:val="1"/>
      <w:marLeft w:val="0"/>
      <w:marRight w:val="0"/>
      <w:marTop w:val="0"/>
      <w:marBottom w:val="0"/>
      <w:divBdr>
        <w:top w:val="none" w:sz="0" w:space="0" w:color="auto"/>
        <w:left w:val="none" w:sz="0" w:space="0" w:color="auto"/>
        <w:bottom w:val="none" w:sz="0" w:space="0" w:color="auto"/>
        <w:right w:val="none" w:sz="0" w:space="0" w:color="auto"/>
      </w:divBdr>
    </w:div>
    <w:div w:id="905191067">
      <w:bodyDiv w:val="1"/>
      <w:marLeft w:val="0"/>
      <w:marRight w:val="0"/>
      <w:marTop w:val="0"/>
      <w:marBottom w:val="0"/>
      <w:divBdr>
        <w:top w:val="none" w:sz="0" w:space="0" w:color="auto"/>
        <w:left w:val="none" w:sz="0" w:space="0" w:color="auto"/>
        <w:bottom w:val="none" w:sz="0" w:space="0" w:color="auto"/>
        <w:right w:val="none" w:sz="0" w:space="0" w:color="auto"/>
      </w:divBdr>
    </w:div>
    <w:div w:id="974875639">
      <w:bodyDiv w:val="1"/>
      <w:marLeft w:val="0"/>
      <w:marRight w:val="0"/>
      <w:marTop w:val="0"/>
      <w:marBottom w:val="0"/>
      <w:divBdr>
        <w:top w:val="none" w:sz="0" w:space="0" w:color="auto"/>
        <w:left w:val="none" w:sz="0" w:space="0" w:color="auto"/>
        <w:bottom w:val="none" w:sz="0" w:space="0" w:color="auto"/>
        <w:right w:val="none" w:sz="0" w:space="0" w:color="auto"/>
      </w:divBdr>
    </w:div>
    <w:div w:id="1050764128">
      <w:bodyDiv w:val="1"/>
      <w:marLeft w:val="0"/>
      <w:marRight w:val="0"/>
      <w:marTop w:val="0"/>
      <w:marBottom w:val="0"/>
      <w:divBdr>
        <w:top w:val="none" w:sz="0" w:space="0" w:color="auto"/>
        <w:left w:val="none" w:sz="0" w:space="0" w:color="auto"/>
        <w:bottom w:val="none" w:sz="0" w:space="0" w:color="auto"/>
        <w:right w:val="none" w:sz="0" w:space="0" w:color="auto"/>
      </w:divBdr>
    </w:div>
    <w:div w:id="1082147003">
      <w:bodyDiv w:val="1"/>
      <w:marLeft w:val="0"/>
      <w:marRight w:val="0"/>
      <w:marTop w:val="0"/>
      <w:marBottom w:val="0"/>
      <w:divBdr>
        <w:top w:val="none" w:sz="0" w:space="0" w:color="auto"/>
        <w:left w:val="none" w:sz="0" w:space="0" w:color="auto"/>
        <w:bottom w:val="none" w:sz="0" w:space="0" w:color="auto"/>
        <w:right w:val="none" w:sz="0" w:space="0" w:color="auto"/>
      </w:divBdr>
    </w:div>
    <w:div w:id="1163199067">
      <w:bodyDiv w:val="1"/>
      <w:marLeft w:val="0"/>
      <w:marRight w:val="0"/>
      <w:marTop w:val="0"/>
      <w:marBottom w:val="0"/>
      <w:divBdr>
        <w:top w:val="none" w:sz="0" w:space="0" w:color="auto"/>
        <w:left w:val="none" w:sz="0" w:space="0" w:color="auto"/>
        <w:bottom w:val="none" w:sz="0" w:space="0" w:color="auto"/>
        <w:right w:val="none" w:sz="0" w:space="0" w:color="auto"/>
      </w:divBdr>
    </w:div>
    <w:div w:id="1190530842">
      <w:bodyDiv w:val="1"/>
      <w:marLeft w:val="0"/>
      <w:marRight w:val="0"/>
      <w:marTop w:val="0"/>
      <w:marBottom w:val="0"/>
      <w:divBdr>
        <w:top w:val="none" w:sz="0" w:space="0" w:color="auto"/>
        <w:left w:val="none" w:sz="0" w:space="0" w:color="auto"/>
        <w:bottom w:val="none" w:sz="0" w:space="0" w:color="auto"/>
        <w:right w:val="none" w:sz="0" w:space="0" w:color="auto"/>
      </w:divBdr>
    </w:div>
    <w:div w:id="1207911601">
      <w:bodyDiv w:val="1"/>
      <w:marLeft w:val="0"/>
      <w:marRight w:val="0"/>
      <w:marTop w:val="0"/>
      <w:marBottom w:val="0"/>
      <w:divBdr>
        <w:top w:val="none" w:sz="0" w:space="0" w:color="auto"/>
        <w:left w:val="none" w:sz="0" w:space="0" w:color="auto"/>
        <w:bottom w:val="none" w:sz="0" w:space="0" w:color="auto"/>
        <w:right w:val="none" w:sz="0" w:space="0" w:color="auto"/>
      </w:divBdr>
    </w:div>
    <w:div w:id="1354113710">
      <w:bodyDiv w:val="1"/>
      <w:marLeft w:val="0"/>
      <w:marRight w:val="0"/>
      <w:marTop w:val="0"/>
      <w:marBottom w:val="0"/>
      <w:divBdr>
        <w:top w:val="none" w:sz="0" w:space="0" w:color="auto"/>
        <w:left w:val="none" w:sz="0" w:space="0" w:color="auto"/>
        <w:bottom w:val="none" w:sz="0" w:space="0" w:color="auto"/>
        <w:right w:val="none" w:sz="0" w:space="0" w:color="auto"/>
      </w:divBdr>
    </w:div>
    <w:div w:id="1387604742">
      <w:bodyDiv w:val="1"/>
      <w:marLeft w:val="0"/>
      <w:marRight w:val="0"/>
      <w:marTop w:val="0"/>
      <w:marBottom w:val="0"/>
      <w:divBdr>
        <w:top w:val="none" w:sz="0" w:space="0" w:color="auto"/>
        <w:left w:val="none" w:sz="0" w:space="0" w:color="auto"/>
        <w:bottom w:val="none" w:sz="0" w:space="0" w:color="auto"/>
        <w:right w:val="none" w:sz="0" w:space="0" w:color="auto"/>
      </w:divBdr>
    </w:div>
    <w:div w:id="1414274646">
      <w:bodyDiv w:val="1"/>
      <w:marLeft w:val="0"/>
      <w:marRight w:val="0"/>
      <w:marTop w:val="0"/>
      <w:marBottom w:val="0"/>
      <w:divBdr>
        <w:top w:val="none" w:sz="0" w:space="0" w:color="auto"/>
        <w:left w:val="none" w:sz="0" w:space="0" w:color="auto"/>
        <w:bottom w:val="none" w:sz="0" w:space="0" w:color="auto"/>
        <w:right w:val="none" w:sz="0" w:space="0" w:color="auto"/>
      </w:divBdr>
    </w:div>
    <w:div w:id="1417163782">
      <w:bodyDiv w:val="1"/>
      <w:marLeft w:val="0"/>
      <w:marRight w:val="0"/>
      <w:marTop w:val="0"/>
      <w:marBottom w:val="0"/>
      <w:divBdr>
        <w:top w:val="none" w:sz="0" w:space="0" w:color="auto"/>
        <w:left w:val="none" w:sz="0" w:space="0" w:color="auto"/>
        <w:bottom w:val="none" w:sz="0" w:space="0" w:color="auto"/>
        <w:right w:val="none" w:sz="0" w:space="0" w:color="auto"/>
      </w:divBdr>
    </w:div>
    <w:div w:id="1419332118">
      <w:bodyDiv w:val="1"/>
      <w:marLeft w:val="0"/>
      <w:marRight w:val="0"/>
      <w:marTop w:val="0"/>
      <w:marBottom w:val="0"/>
      <w:divBdr>
        <w:top w:val="none" w:sz="0" w:space="0" w:color="auto"/>
        <w:left w:val="none" w:sz="0" w:space="0" w:color="auto"/>
        <w:bottom w:val="none" w:sz="0" w:space="0" w:color="auto"/>
        <w:right w:val="none" w:sz="0" w:space="0" w:color="auto"/>
      </w:divBdr>
    </w:div>
    <w:div w:id="1432966346">
      <w:bodyDiv w:val="1"/>
      <w:marLeft w:val="0"/>
      <w:marRight w:val="0"/>
      <w:marTop w:val="0"/>
      <w:marBottom w:val="0"/>
      <w:divBdr>
        <w:top w:val="none" w:sz="0" w:space="0" w:color="auto"/>
        <w:left w:val="none" w:sz="0" w:space="0" w:color="auto"/>
        <w:bottom w:val="none" w:sz="0" w:space="0" w:color="auto"/>
        <w:right w:val="none" w:sz="0" w:space="0" w:color="auto"/>
      </w:divBdr>
    </w:div>
    <w:div w:id="1520241845">
      <w:bodyDiv w:val="1"/>
      <w:marLeft w:val="0"/>
      <w:marRight w:val="0"/>
      <w:marTop w:val="0"/>
      <w:marBottom w:val="0"/>
      <w:divBdr>
        <w:top w:val="none" w:sz="0" w:space="0" w:color="auto"/>
        <w:left w:val="none" w:sz="0" w:space="0" w:color="auto"/>
        <w:bottom w:val="none" w:sz="0" w:space="0" w:color="auto"/>
        <w:right w:val="none" w:sz="0" w:space="0" w:color="auto"/>
      </w:divBdr>
    </w:div>
    <w:div w:id="1799957745">
      <w:bodyDiv w:val="1"/>
      <w:marLeft w:val="0"/>
      <w:marRight w:val="0"/>
      <w:marTop w:val="0"/>
      <w:marBottom w:val="0"/>
      <w:divBdr>
        <w:top w:val="none" w:sz="0" w:space="0" w:color="auto"/>
        <w:left w:val="none" w:sz="0" w:space="0" w:color="auto"/>
        <w:bottom w:val="none" w:sz="0" w:space="0" w:color="auto"/>
        <w:right w:val="none" w:sz="0" w:space="0" w:color="auto"/>
      </w:divBdr>
    </w:div>
    <w:div w:id="1851336105">
      <w:bodyDiv w:val="1"/>
      <w:marLeft w:val="0"/>
      <w:marRight w:val="0"/>
      <w:marTop w:val="0"/>
      <w:marBottom w:val="0"/>
      <w:divBdr>
        <w:top w:val="none" w:sz="0" w:space="0" w:color="auto"/>
        <w:left w:val="none" w:sz="0" w:space="0" w:color="auto"/>
        <w:bottom w:val="none" w:sz="0" w:space="0" w:color="auto"/>
        <w:right w:val="none" w:sz="0" w:space="0" w:color="auto"/>
      </w:divBdr>
    </w:div>
    <w:div w:id="1883905950">
      <w:bodyDiv w:val="1"/>
      <w:marLeft w:val="0"/>
      <w:marRight w:val="0"/>
      <w:marTop w:val="0"/>
      <w:marBottom w:val="0"/>
      <w:divBdr>
        <w:top w:val="none" w:sz="0" w:space="0" w:color="auto"/>
        <w:left w:val="none" w:sz="0" w:space="0" w:color="auto"/>
        <w:bottom w:val="none" w:sz="0" w:space="0" w:color="auto"/>
        <w:right w:val="none" w:sz="0" w:space="0" w:color="auto"/>
      </w:divBdr>
    </w:div>
    <w:div w:id="1992177923">
      <w:bodyDiv w:val="1"/>
      <w:marLeft w:val="0"/>
      <w:marRight w:val="0"/>
      <w:marTop w:val="0"/>
      <w:marBottom w:val="0"/>
      <w:divBdr>
        <w:top w:val="none" w:sz="0" w:space="0" w:color="auto"/>
        <w:left w:val="none" w:sz="0" w:space="0" w:color="auto"/>
        <w:bottom w:val="none" w:sz="0" w:space="0" w:color="auto"/>
        <w:right w:val="none" w:sz="0" w:space="0" w:color="auto"/>
      </w:divBdr>
    </w:div>
    <w:div w:id="2030594924">
      <w:bodyDiv w:val="1"/>
      <w:marLeft w:val="0"/>
      <w:marRight w:val="0"/>
      <w:marTop w:val="0"/>
      <w:marBottom w:val="0"/>
      <w:divBdr>
        <w:top w:val="none" w:sz="0" w:space="0" w:color="auto"/>
        <w:left w:val="none" w:sz="0" w:space="0" w:color="auto"/>
        <w:bottom w:val="none" w:sz="0" w:space="0" w:color="auto"/>
        <w:right w:val="none" w:sz="0" w:space="0" w:color="auto"/>
      </w:divBdr>
    </w:div>
    <w:div w:id="2040811430">
      <w:bodyDiv w:val="1"/>
      <w:marLeft w:val="0"/>
      <w:marRight w:val="0"/>
      <w:marTop w:val="0"/>
      <w:marBottom w:val="0"/>
      <w:divBdr>
        <w:top w:val="none" w:sz="0" w:space="0" w:color="auto"/>
        <w:left w:val="none" w:sz="0" w:space="0" w:color="auto"/>
        <w:bottom w:val="none" w:sz="0" w:space="0" w:color="auto"/>
        <w:right w:val="none" w:sz="0" w:space="0" w:color="auto"/>
      </w:divBdr>
    </w:div>
    <w:div w:id="205345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26" Type="http://schemas.openxmlformats.org/officeDocument/2006/relationships/hyperlink" Target="https://onesumxnils.com/insource/display-citation?isfromhub=true&amp;documentid=09013e2d800b45cer&amp;qid=24175188" TargetMode="External"/><Relationship Id="rId21" Type="http://schemas.openxmlformats.org/officeDocument/2006/relationships/hyperlink" Target="https://onesumxnils.com/insource/display-citation?isfromhub=true&amp;documentid=09013e2d800b45cer&amp;qid=24177221" TargetMode="External"/><Relationship Id="rId42" Type="http://schemas.openxmlformats.org/officeDocument/2006/relationships/hyperlink" Target="https://onesumxnils.com/insource/display-citation?isfromhub=true&amp;documentid=09013e2d800b45cer&amp;qid=24175188" TargetMode="External"/><Relationship Id="rId47" Type="http://schemas.openxmlformats.org/officeDocument/2006/relationships/hyperlink" Target="https://onesumxnils.com/insource/display-citation?isfromhub=true&amp;documentid=09004962809f7375r&amp;qid=24170374" TargetMode="External"/><Relationship Id="rId63" Type="http://schemas.openxmlformats.org/officeDocument/2006/relationships/hyperlink" Target="https://onesumxnils.com/insource/display-citation?isfromhub=true&amp;documentid=09013e2d800b45cer&amp;qid=24175188" TargetMode="External"/><Relationship Id="rId68" Type="http://schemas.openxmlformats.org/officeDocument/2006/relationships/hyperlink" Target="https://onesumxnils.com/insource/display-citation?isfromhub=true&amp;documentid=09013e2d800b45cer&amp;qid=24175188" TargetMode="External"/><Relationship Id="rId84" Type="http://schemas.openxmlformats.org/officeDocument/2006/relationships/hyperlink" Target="https://onesumxnils.com/insource/display-citation?isfromhub=true&amp;documentid=09013e2d800b45cer&amp;qid=24297350" TargetMode="External"/><Relationship Id="rId89" Type="http://schemas.openxmlformats.org/officeDocument/2006/relationships/hyperlink" Target="https://onesumxnils.com/insource/display-citation?isfromhub=true&amp;documentid=09013e2d800b45cer&amp;qid=24175188" TargetMode="External"/><Relationship Id="rId16" Type="http://schemas.openxmlformats.org/officeDocument/2006/relationships/hyperlink" Target="https://onesumxnils.com/insource/display-citation?isfromhub=true&amp;documentid=09013e2d800b45cer&amp;qid=24173314" TargetMode="External"/><Relationship Id="rId11" Type="http://schemas.openxmlformats.org/officeDocument/2006/relationships/hyperlink" Target="https://onesumxnils.com/insource/display-citation?isfromhub=true&amp;documentid=09013e2d800b45cer&amp;qid=24297350" TargetMode="External"/><Relationship Id="rId32" Type="http://schemas.openxmlformats.org/officeDocument/2006/relationships/hyperlink" Target="https://onesumxnils.com/insource/display-citation?isfromhub=true&amp;documentid=09004962809f7375r&amp;qid=24170374" TargetMode="External"/><Relationship Id="rId37" Type="http://schemas.openxmlformats.org/officeDocument/2006/relationships/hyperlink" Target="https://onesumxnils.com/insource/display-citation?isfromhub=true&amp;documentid=09013e2d800b45cer&amp;qid=24297350" TargetMode="External"/><Relationship Id="rId53" Type="http://schemas.openxmlformats.org/officeDocument/2006/relationships/hyperlink" Target="https://onesumxnils.com/insource/display-citation?isfromhub=true&amp;documentid=09013e2d800b45cer&amp;qid=24297350" TargetMode="External"/><Relationship Id="rId58" Type="http://schemas.openxmlformats.org/officeDocument/2006/relationships/hyperlink" Target="https://onesumxnils.com/insource/display-citation?isfromhub=true&amp;documentid=09013e2d800b45cer&amp;qid=24173314" TargetMode="External"/><Relationship Id="rId74" Type="http://schemas.openxmlformats.org/officeDocument/2006/relationships/hyperlink" Target="https://onesumxnils.com/insource/display-citation?isfromhub=true&amp;documentid=09004962809f7375r&amp;qid=24170374" TargetMode="External"/><Relationship Id="rId79" Type="http://schemas.openxmlformats.org/officeDocument/2006/relationships/hyperlink" Target="https://onesumxnils.com/insource/display-citation?isfromhub=true&amp;documentid=09013e2d800570e9r&amp;qid=24177274" TargetMode="External"/><Relationship Id="rId102" Type="http://schemas.openxmlformats.org/officeDocument/2006/relationships/hyperlink" Target="https://onesumxnils.com/insource/display-citation?isfromhub=true&amp;documentid=09013e2d800b45cer&amp;qid=24175188" TargetMode="External"/><Relationship Id="rId5" Type="http://schemas.openxmlformats.org/officeDocument/2006/relationships/hyperlink" Target="https://onesumxnils.com/insource/display-citation?isfromhub=true&amp;documentid=09013e2d800b45car&amp;qid=24172325" TargetMode="External"/><Relationship Id="rId90" Type="http://schemas.openxmlformats.org/officeDocument/2006/relationships/hyperlink" Target="https://onesumxnils.com/insource/display-citation?isfromhub=true&amp;documentid=09013e2d800b45cer&amp;qid=24173314" TargetMode="External"/><Relationship Id="rId95" Type="http://schemas.openxmlformats.org/officeDocument/2006/relationships/hyperlink" Target="https://onesumxnils.com/insource/display-citation?isfromhub=true&amp;documentid=09013e2d800b45cer&amp;qid=24297350" TargetMode="External"/><Relationship Id="rId22" Type="http://schemas.openxmlformats.org/officeDocument/2006/relationships/hyperlink" Target="https://onesumxnils.com/insource/display-citation?isfromhub=true&amp;documentid=09013e2d800b45cer&amp;qid=24175188" TargetMode="External"/><Relationship Id="rId27" Type="http://schemas.openxmlformats.org/officeDocument/2006/relationships/hyperlink" Target="https://onesumxnils.com/insource/display-citation?documentid=09013e2d800b45car" TargetMode="External"/><Relationship Id="rId43" Type="http://schemas.openxmlformats.org/officeDocument/2006/relationships/hyperlink" Target="https://onesumxnils.com/insource/display-citation?isfromhub=true&amp;documentid=09013e2d800b45cer&amp;qid=24175188" TargetMode="External"/><Relationship Id="rId48" Type="http://schemas.openxmlformats.org/officeDocument/2006/relationships/hyperlink" Target="https://onesumxnils.com/insource/display-citation?isfromhub=true&amp;documentid=09013e2d800b45cer&amp;qid=24173314" TargetMode="External"/><Relationship Id="rId64" Type="http://schemas.openxmlformats.org/officeDocument/2006/relationships/hyperlink" Target="https://onesumxnils.com/insource/display-citation?isfromhub=true&amp;documentid=09013e2d800b45cer&amp;qid=24173314" TargetMode="External"/><Relationship Id="rId69" Type="http://schemas.openxmlformats.org/officeDocument/2006/relationships/hyperlink" Target="https://onesumxnils.com/insource/display-citation?isfromhub=true&amp;documentid=09013e2d800b45cer&amp;qid=24173314" TargetMode="External"/><Relationship Id="rId80" Type="http://schemas.openxmlformats.org/officeDocument/2006/relationships/hyperlink" Target="https://onesumxnils.com/insource/display-citation?isfromhub=true&amp;documentid=09013e2d800b45cer&amp;qid=24173314" TargetMode="External"/><Relationship Id="rId85" Type="http://schemas.openxmlformats.org/officeDocument/2006/relationships/hyperlink" Target="https://onesumxnils.com/insource/display-citation?documentid=09013e2d800b45car" TargetMode="External"/><Relationship Id="rId12" Type="http://schemas.openxmlformats.org/officeDocument/2006/relationships/hyperlink" Target="https://onesumxnils.com/insource/display-citation?isfromhub=true&amp;documentid=09013e2d800b45cer&amp;qid=24173314" TargetMode="External"/><Relationship Id="rId17" Type="http://schemas.openxmlformats.org/officeDocument/2006/relationships/hyperlink" Target="https://onesumxnils.com/insource/display-citation?isfromhub=true&amp;documentid=09013e2d800573far&amp;qid=24175507" TargetMode="External"/><Relationship Id="rId25" Type="http://schemas.openxmlformats.org/officeDocument/2006/relationships/hyperlink" Target="https://onesumxnils.com/insource/display-citation?isfromhub=true&amp;documentid=09013e2d800b45cer&amp;qid=24175188" TargetMode="External"/><Relationship Id="rId33" Type="http://schemas.openxmlformats.org/officeDocument/2006/relationships/hyperlink" Target="https://onesumxnils.com/insource/display-citation?isfromhub=true&amp;documentid=09013e2d80047943r&amp;qid=24173283" TargetMode="External"/><Relationship Id="rId38" Type="http://schemas.openxmlformats.org/officeDocument/2006/relationships/hyperlink" Target="https://onesumxnils.com/insource/display-citation?isfromhub=true&amp;documentid=09013e2d800b45cer&amp;qid=24173314" TargetMode="External"/><Relationship Id="rId46" Type="http://schemas.openxmlformats.org/officeDocument/2006/relationships/hyperlink" Target="https://onesumxnils.com/insource/display-citation?isfromhub=true&amp;documentid=09013e2d800b45car&amp;qid=24175854" TargetMode="External"/><Relationship Id="rId59" Type="http://schemas.openxmlformats.org/officeDocument/2006/relationships/hyperlink" Target="https://onesumxnils.com/insource/display-citation?isfromhub=true&amp;documentid=09013e2d800b45cer&amp;qid=24297350" TargetMode="External"/><Relationship Id="rId67" Type="http://schemas.openxmlformats.org/officeDocument/2006/relationships/hyperlink" Target="https://onesumxnils.com/insource/display-citation?isfromhub=true&amp;documentid=09013e2d800b45cer&amp;qid=24175188" TargetMode="External"/><Relationship Id="rId103" Type="http://schemas.openxmlformats.org/officeDocument/2006/relationships/hyperlink" Target="https://onesumxnils.com/insource/display-citation?isfromhub=true&amp;documentid=09013e2d800b45cer&amp;qid=24177221" TargetMode="External"/><Relationship Id="rId20" Type="http://schemas.openxmlformats.org/officeDocument/2006/relationships/hyperlink" Target="https://onesumxnils.com/insource/display-citation?isfromhub=true&amp;documentid=09013e2d800573far&amp;qid=24175507" TargetMode="External"/><Relationship Id="rId41" Type="http://schemas.openxmlformats.org/officeDocument/2006/relationships/hyperlink" Target="https://onesumxnils.com/insource/display-citation?isfromhub=true&amp;documentid=09013e2d800b45cer&amp;qid=24177221" TargetMode="External"/><Relationship Id="rId54" Type="http://schemas.openxmlformats.org/officeDocument/2006/relationships/hyperlink" Target="https://onesumxnils.com/insource/display-citation?isfromhub=true&amp;documentid=09013e2d800b45cer&amp;qid=24297350" TargetMode="External"/><Relationship Id="rId62" Type="http://schemas.openxmlformats.org/officeDocument/2006/relationships/hyperlink" Target="https://onesumxnils.com/insource/display-citation?isfromhub=true&amp;documentid=09013e2d800b45cer&amp;qid=24177221" TargetMode="External"/><Relationship Id="rId70" Type="http://schemas.openxmlformats.org/officeDocument/2006/relationships/hyperlink" Target="https://onesumxnils.com/insource/display-citation?isfromhub=true&amp;documentid=09013e2d800b45cer&amp;qid=24175188" TargetMode="External"/><Relationship Id="rId75" Type="http://schemas.openxmlformats.org/officeDocument/2006/relationships/hyperlink" Target="https://onesumxnils.com/insource/display-citation?isfromhub=true&amp;documentid=09013e2d800b45d0r&amp;qid=24172781" TargetMode="External"/><Relationship Id="rId83" Type="http://schemas.openxmlformats.org/officeDocument/2006/relationships/hyperlink" Target="https://onesumxnils.com/insource/display-citation?isfromhub=true&amp;documentid=09013e2d800b45cer&amp;qid=24173314" TargetMode="External"/><Relationship Id="rId88" Type="http://schemas.openxmlformats.org/officeDocument/2006/relationships/hyperlink" Target="https://onesumxnils.com/insource/display-citation?isfromhub=true&amp;documentid=09013e2d800b45cer&amp;qid=24175188" TargetMode="External"/><Relationship Id="rId91" Type="http://schemas.openxmlformats.org/officeDocument/2006/relationships/hyperlink" Target="https://onesumxnils.com/insource/display-citation?isfromhub=true&amp;documentid=09013e2d800b45cer&amp;qid=24297350" TargetMode="External"/><Relationship Id="rId96" Type="http://schemas.openxmlformats.org/officeDocument/2006/relationships/hyperlink" Target="https://onesumxnils.com/insource/display-citation?isfromhub=true&amp;documentid=09013e2d800b45car&amp;qid=24178742" TargetMode="External"/><Relationship Id="rId1" Type="http://schemas.openxmlformats.org/officeDocument/2006/relationships/hyperlink" Target="https://onesumxnils.com/insource/display-citation?isfromhub=true&amp;documentid=0900496280eb3801r&amp;qid=24172284" TargetMode="External"/><Relationship Id="rId6" Type="http://schemas.openxmlformats.org/officeDocument/2006/relationships/hyperlink" Target="https://onesumxnils.com/insource/display-citation?isfromhub=true&amp;documentid=09013e2d800b45d0r&amp;qid=24172781" TargetMode="External"/><Relationship Id="rId15" Type="http://schemas.openxmlformats.org/officeDocument/2006/relationships/hyperlink" Target="https://onesumxnils.com/insource/display-citation?isfromhub=true&amp;documentid=09013e2d800b45cer&amp;qid=24297350" TargetMode="External"/><Relationship Id="rId23" Type="http://schemas.openxmlformats.org/officeDocument/2006/relationships/hyperlink" Target="https://onesumxnils.com/insource/display-citation?isfromhub=true&amp;documentid=09013e2d800b45cer&amp;qid=24175188" TargetMode="External"/><Relationship Id="rId28" Type="http://schemas.openxmlformats.org/officeDocument/2006/relationships/hyperlink" Target="https://onesumxnils.com/insource/display-citation?isfromhub=true&amp;documentid=09004962809f7375r&amp;qid=24170374" TargetMode="External"/><Relationship Id="rId36" Type="http://schemas.openxmlformats.org/officeDocument/2006/relationships/hyperlink" Target="https://onesumxnils.com/insource/display-citation?isfromhub=true&amp;documentid=09013e2d800b45cer&amp;qid=24297350" TargetMode="External"/><Relationship Id="rId49" Type="http://schemas.openxmlformats.org/officeDocument/2006/relationships/hyperlink" Target="https://onesumxnils.com/insource/display-citation?isfromhub=true&amp;documentid=09013e2d800b45cer&amp;qid=24297350" TargetMode="External"/><Relationship Id="rId57" Type="http://schemas.openxmlformats.org/officeDocument/2006/relationships/hyperlink" Target="https://onesumxnils.com/insource/display-citation?isfromhub=true&amp;documentid=09013e2d800b45cer&amp;qid=24297350" TargetMode="External"/><Relationship Id="rId10" Type="http://schemas.openxmlformats.org/officeDocument/2006/relationships/hyperlink" Target="https://onesumxnils.com/insource/display-citation?isfromhub=true&amp;documentid=09013e2d80047943r&amp;qid=24173283" TargetMode="External"/><Relationship Id="rId31" Type="http://schemas.openxmlformats.org/officeDocument/2006/relationships/hyperlink" Target="https://onesumxnils.com/insource/display-citation?isfromhub=true&amp;documentid=09013e2d80047943r&amp;qid=24173283" TargetMode="External"/><Relationship Id="rId44" Type="http://schemas.openxmlformats.org/officeDocument/2006/relationships/hyperlink" Target="https://onesumxnils.com/insource/display-citation?isfromhub=true&amp;documentid=09013e2d800b45cer&amp;qid=24175188" TargetMode="External"/><Relationship Id="rId52" Type="http://schemas.openxmlformats.org/officeDocument/2006/relationships/hyperlink" Target="https://onesumxnils.com/insource/display-citation?isfromhub=true&amp;documentid=09013e2d800b45cer&amp;qid=24173314" TargetMode="External"/><Relationship Id="rId60" Type="http://schemas.openxmlformats.org/officeDocument/2006/relationships/hyperlink" Target="https://onesumxnils.com/insource/display-citation?isfromhub=true&amp;documentid=09013e2d800573far&amp;qid=24175507" TargetMode="External"/><Relationship Id="rId65" Type="http://schemas.openxmlformats.org/officeDocument/2006/relationships/hyperlink" Target="https://onesumxnils.com/insource/display-citation?isfromhub=true&amp;documentid=09013e2d800b45cer&amp;qid=24297350" TargetMode="External"/><Relationship Id="rId73" Type="http://schemas.openxmlformats.org/officeDocument/2006/relationships/hyperlink" Target="https://onesumxnils.com/insource/display-citation?documentid=09013e2d800570e9r" TargetMode="External"/><Relationship Id="rId78" Type="http://schemas.openxmlformats.org/officeDocument/2006/relationships/hyperlink" Target="https://onesumxnils.com/insource/display-citation?isfromhub=true&amp;documentid=09013e2d800570e9r&amp;qid=24177274" TargetMode="External"/><Relationship Id="rId81" Type="http://schemas.openxmlformats.org/officeDocument/2006/relationships/hyperlink" Target="https://onesumxnils.com/insource/display-citation?isfromhub=true&amp;documentid=09013e2d800b45cer&amp;qid=24297350" TargetMode="External"/><Relationship Id="rId86" Type="http://schemas.openxmlformats.org/officeDocument/2006/relationships/hyperlink" Target="https://onesumxnils.com/insource/display-citation?documentid=09013e2d800b45car" TargetMode="External"/><Relationship Id="rId94" Type="http://schemas.openxmlformats.org/officeDocument/2006/relationships/hyperlink" Target="https://onesumxnils.com/insource/display-citation?isfromhub=true&amp;documentid=09013e2d800b45cer&amp;qid=24173314" TargetMode="External"/><Relationship Id="rId99" Type="http://schemas.openxmlformats.org/officeDocument/2006/relationships/hyperlink" Target="https://onesumxnils.com/insource/display-citation?isfromhub=true&amp;documentid=09004962809f7375r&amp;qid=24170374" TargetMode="External"/><Relationship Id="rId101" Type="http://schemas.openxmlformats.org/officeDocument/2006/relationships/hyperlink" Target="https://onesumxnils.com/insource/display-citation?isfromhub=true&amp;documentid=09013e2d800570e9r&amp;qid=24175358" TargetMode="External"/><Relationship Id="rId4" Type="http://schemas.openxmlformats.org/officeDocument/2006/relationships/hyperlink" Target="https://onesumxnils.com/insource/display-citation?isfromhub=true&amp;documentid=0900496280eb3801r&amp;qid=24172284" TargetMode="External"/><Relationship Id="rId9" Type="http://schemas.openxmlformats.org/officeDocument/2006/relationships/hyperlink" Target="https://onesumxnils.com/insource/display-citation?isfromhub=true&amp;documentid=09004962809f7375r&amp;qid=24170374" TargetMode="External"/><Relationship Id="rId13" Type="http://schemas.openxmlformats.org/officeDocument/2006/relationships/hyperlink" Target="https://onesumxnils.com/insource/display-citation?isfromhub=true&amp;documentid=09013e2d800b45cer&amp;qid=24173314" TargetMode="External"/><Relationship Id="rId18" Type="http://schemas.openxmlformats.org/officeDocument/2006/relationships/hyperlink" Target="https://onesumxnils.com/insource/display-citation?isfromhub=true&amp;documentid=09013e2d800b45cer&amp;qid=24174791" TargetMode="External"/><Relationship Id="rId39" Type="http://schemas.openxmlformats.org/officeDocument/2006/relationships/hyperlink" Target="https://onesumxnils.com/insource/display-citation?isfromhub=true&amp;documentid=09013e2d800573far&amp;qid=24175507" TargetMode="External"/><Relationship Id="rId34" Type="http://schemas.openxmlformats.org/officeDocument/2006/relationships/hyperlink" Target="https://onesumxnils.com/insource/display-citation?isfromhub=true&amp;documentid=09013e2d800b45cer&amp;qid=24173314" TargetMode="External"/><Relationship Id="rId50" Type="http://schemas.openxmlformats.org/officeDocument/2006/relationships/hyperlink" Target="https://onesumxnils.com/insource/display-citation?isfromhub=true&amp;documentid=09013e2d800b45car&amp;qid=24175854" TargetMode="External"/><Relationship Id="rId55" Type="http://schemas.openxmlformats.org/officeDocument/2006/relationships/hyperlink" Target="https://onesumxnils.com/insource/display-citation?isfromhub=true&amp;documentid=09013e2d800b45cer&amp;qid=24173314" TargetMode="External"/><Relationship Id="rId76" Type="http://schemas.openxmlformats.org/officeDocument/2006/relationships/hyperlink" Target="https://onesumxnils.com/insource/display-citation?isfromhub=true&amp;documentid=09013e2d800b45cer&amp;qid=24173314" TargetMode="External"/><Relationship Id="rId97" Type="http://schemas.openxmlformats.org/officeDocument/2006/relationships/hyperlink" Target="https://onesumxnils.com/insource/display-citation?isfromhub=true&amp;documentid=09013e2d800b45car&amp;qid=24376573" TargetMode="External"/><Relationship Id="rId7" Type="http://schemas.openxmlformats.org/officeDocument/2006/relationships/hyperlink" Target="https://onesumxnils.com/insource/display-citation?isfromhub=true&amp;documentid=09013e2d80057253r&amp;qid=24173085" TargetMode="External"/><Relationship Id="rId71" Type="http://schemas.openxmlformats.org/officeDocument/2006/relationships/hyperlink" Target="https://onesumxnils.com/insource/display-citation?isfromhub=true&amp;documentid=09013e2d800b45cer&amp;qid=24175188" TargetMode="External"/><Relationship Id="rId92" Type="http://schemas.openxmlformats.org/officeDocument/2006/relationships/hyperlink" Target="https://onesumxnils.com/insource/display-citation?isfromhub=true&amp;documentid=09013e2d800b45cer&amp;qid=24173314" TargetMode="External"/><Relationship Id="rId2" Type="http://schemas.openxmlformats.org/officeDocument/2006/relationships/image" Target="media/image1.png"/><Relationship Id="rId29" Type="http://schemas.openxmlformats.org/officeDocument/2006/relationships/hyperlink" Target="https://onesumxnils.com/insource/display-citation?isfromhub=true&amp;documentid=09013e2d800b45d0r&amp;qid=24172781" TargetMode="External"/><Relationship Id="rId24" Type="http://schemas.openxmlformats.org/officeDocument/2006/relationships/hyperlink" Target="https://onesumxnils.com/insource/display-citation?isfromhub=true&amp;documentid=09013e2d800b45cer&amp;qid=24175188" TargetMode="External"/><Relationship Id="rId40" Type="http://schemas.openxmlformats.org/officeDocument/2006/relationships/hyperlink" Target="https://onesumxnils.com/insource/display-citation?isfromhub=true&amp;documentid=09013e2d800573far&amp;qid=24175507" TargetMode="External"/><Relationship Id="rId45" Type="http://schemas.openxmlformats.org/officeDocument/2006/relationships/hyperlink" Target="https://onesumxnils.com/insource/display-citation?isfromhub=true&amp;documentid=09013e2d800b45cer&amp;qid=24175188" TargetMode="External"/><Relationship Id="rId66" Type="http://schemas.openxmlformats.org/officeDocument/2006/relationships/hyperlink" Target="https://onesumxnils.com/insource/display-citation?isfromhub=true&amp;documentid=09013e2d800b45cer&amp;qid=24173314" TargetMode="External"/><Relationship Id="rId87" Type="http://schemas.openxmlformats.org/officeDocument/2006/relationships/hyperlink" Target="https://onesumxnils.com/insource/display-citation?isfromhub=true&amp;documentid=09013e2d800b4024r&amp;qid=24177326" TargetMode="External"/><Relationship Id="rId61" Type="http://schemas.openxmlformats.org/officeDocument/2006/relationships/hyperlink" Target="https://onesumxnils.com/insource/display-citation?isfromhub=true&amp;documentid=09013e2d800b45cer&amp;qid=24174791" TargetMode="External"/><Relationship Id="rId82" Type="http://schemas.openxmlformats.org/officeDocument/2006/relationships/hyperlink" Target="https://onesumxnils.com/insource/display-citation?isfromhub=true&amp;documentid=09013e2d800b45cer&amp;qid=24173314" TargetMode="External"/><Relationship Id="rId19" Type="http://schemas.openxmlformats.org/officeDocument/2006/relationships/image" Target="media/image2.png"/><Relationship Id="rId14" Type="http://schemas.openxmlformats.org/officeDocument/2006/relationships/hyperlink" Target="https://onesumxnils.com/insource/display-citation?isfromhub=true&amp;documentid=09013e2d800b45cer&amp;qid=24297350" TargetMode="External"/><Relationship Id="rId30" Type="http://schemas.openxmlformats.org/officeDocument/2006/relationships/hyperlink" Target="https://onesumxnils.com/insource/display-citation?isfromhub=true&amp;documentid=09013e2d80057253r&amp;qid=24173085" TargetMode="External"/><Relationship Id="rId35" Type="http://schemas.openxmlformats.org/officeDocument/2006/relationships/hyperlink" Target="https://onesumxnils.com/insource/display-citation?isfromhub=true&amp;documentid=09013e2d800b45cer&amp;qid=24173314" TargetMode="External"/><Relationship Id="rId56" Type="http://schemas.openxmlformats.org/officeDocument/2006/relationships/hyperlink" Target="https://onesumxnils.com/insource/display-citation?isfromhub=true&amp;documentid=09013e2d800b45cer&amp;qid=24297350" TargetMode="External"/><Relationship Id="rId77" Type="http://schemas.openxmlformats.org/officeDocument/2006/relationships/hyperlink" Target="https://onesumxnils.com/insource/display-citation?isfromhub=true&amp;documentid=09013e2d800b45cer&amp;qid=24297350" TargetMode="External"/><Relationship Id="rId100" Type="http://schemas.openxmlformats.org/officeDocument/2006/relationships/hyperlink" Target="https://onesumxnils.com/insource/display-citation?isfromhub=true&amp;documentid=09013e2d800573far&amp;qid=24175507" TargetMode="External"/><Relationship Id="rId8" Type="http://schemas.openxmlformats.org/officeDocument/2006/relationships/hyperlink" Target="https://onesumxnils.com/insource/display-citation?isfromhub=true&amp;documentid=09013e2d80047943r&amp;qid=24173283" TargetMode="External"/><Relationship Id="rId51" Type="http://schemas.openxmlformats.org/officeDocument/2006/relationships/hyperlink" Target="https://onesumxnils.com/insource/display-citation?isfromhub=true&amp;documentid=09013e2d800b45d0r&amp;qid=24172781" TargetMode="External"/><Relationship Id="rId72" Type="http://schemas.openxmlformats.org/officeDocument/2006/relationships/hyperlink" Target="https://onesumxnils.com/insource/display-citation?documentid=09013e2d800b45car" TargetMode="External"/><Relationship Id="rId93" Type="http://schemas.openxmlformats.org/officeDocument/2006/relationships/hyperlink" Target="https://onesumxnils.com/insource/display-citation?isfromhub=true&amp;documentid=09013e2d800b45cer&amp;qid=24297350" TargetMode="External"/><Relationship Id="rId98" Type="http://schemas.openxmlformats.org/officeDocument/2006/relationships/hyperlink" Target="https://onesumxnils.com/insource/display-citation?isfromhub=true&amp;documentid=09013e2d800b45car&amp;qid=24175854" TargetMode="External"/><Relationship Id="rId3" Type="http://schemas.openxmlformats.org/officeDocument/2006/relationships/hyperlink" Target="https://onesumxnils.com/insource/display-citation?isfromhub=true&amp;documentid=0900496280eb3801r&amp;qid=24172284" TargetMode="External"/></Relationship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3.xml"/><Relationship Id="rId42" Type="http://schemas.openxmlformats.org/officeDocument/2006/relationships/footer" Target="footer16.xml"/><Relationship Id="rId47" Type="http://schemas.openxmlformats.org/officeDocument/2006/relationships/footer" Target="footer19.xml"/><Relationship Id="rId63" Type="http://schemas.openxmlformats.org/officeDocument/2006/relationships/footer" Target="footer28.xml"/><Relationship Id="rId68" Type="http://schemas.openxmlformats.org/officeDocument/2006/relationships/header" Target="header21.xml"/><Relationship Id="rId84" Type="http://schemas.openxmlformats.org/officeDocument/2006/relationships/fontTable" Target="fontTable.xml"/><Relationship Id="rId16" Type="http://schemas.openxmlformats.org/officeDocument/2006/relationships/header" Target="header1.xml"/><Relationship Id="rId11" Type="http://schemas.openxmlformats.org/officeDocument/2006/relationships/endnotes" Target="endnotes.xml"/><Relationship Id="rId32" Type="http://schemas.openxmlformats.org/officeDocument/2006/relationships/header" Target="header9.xml"/><Relationship Id="rId37" Type="http://schemas.openxmlformats.org/officeDocument/2006/relationships/header" Target="header10.xml"/><Relationship Id="rId53" Type="http://schemas.openxmlformats.org/officeDocument/2006/relationships/footer" Target="footer22.xml"/><Relationship Id="rId58" Type="http://schemas.openxmlformats.org/officeDocument/2006/relationships/header" Target="header19.xml"/><Relationship Id="rId74" Type="http://schemas.openxmlformats.org/officeDocument/2006/relationships/footer" Target="footer37.xml"/><Relationship Id="rId79" Type="http://schemas.openxmlformats.org/officeDocument/2006/relationships/footer" Target="footer42.xml"/><Relationship Id="rId5" Type="http://schemas.openxmlformats.org/officeDocument/2006/relationships/customXml" Target="../customXml/item5.xml"/><Relationship Id="rId19" Type="http://schemas.openxmlformats.org/officeDocument/2006/relationships/header" Target="header2.xml"/><Relationship Id="rId14" Type="http://schemas.microsoft.com/office/2016/09/relationships/commentsIds" Target="commentsIds.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header" Target="header8.xml"/><Relationship Id="rId35" Type="http://schemas.openxmlformats.org/officeDocument/2006/relationships/footer" Target="footer11.xml"/><Relationship Id="rId43" Type="http://schemas.openxmlformats.org/officeDocument/2006/relationships/footer" Target="footer17.xml"/><Relationship Id="rId48" Type="http://schemas.openxmlformats.org/officeDocument/2006/relationships/header" Target="header14.xml"/><Relationship Id="rId56" Type="http://schemas.openxmlformats.org/officeDocument/2006/relationships/header" Target="header18.xml"/><Relationship Id="rId64" Type="http://schemas.openxmlformats.org/officeDocument/2006/relationships/footer" Target="footer29.xml"/><Relationship Id="rId69" Type="http://schemas.openxmlformats.org/officeDocument/2006/relationships/footer" Target="footer33.xml"/><Relationship Id="rId77" Type="http://schemas.openxmlformats.org/officeDocument/2006/relationships/footer" Target="footer40.xml"/><Relationship Id="rId8" Type="http://schemas.openxmlformats.org/officeDocument/2006/relationships/settings" Target="settings.xml"/><Relationship Id="rId51" Type="http://schemas.openxmlformats.org/officeDocument/2006/relationships/footer" Target="footer21.xml"/><Relationship Id="rId72" Type="http://schemas.openxmlformats.org/officeDocument/2006/relationships/footer" Target="footer35.xml"/><Relationship Id="rId80" Type="http://schemas.openxmlformats.org/officeDocument/2006/relationships/header" Target="header23.xml"/><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footer" Target="footer13.xml"/><Relationship Id="rId46" Type="http://schemas.openxmlformats.org/officeDocument/2006/relationships/header" Target="header13.xml"/><Relationship Id="rId59" Type="http://schemas.openxmlformats.org/officeDocument/2006/relationships/footer" Target="footer25.xml"/><Relationship Id="rId67" Type="http://schemas.openxmlformats.org/officeDocument/2006/relationships/footer" Target="footer32.xml"/><Relationship Id="rId20" Type="http://schemas.openxmlformats.org/officeDocument/2006/relationships/header" Target="header3.xml"/><Relationship Id="rId41" Type="http://schemas.openxmlformats.org/officeDocument/2006/relationships/footer" Target="footer15.xml"/><Relationship Id="rId54" Type="http://schemas.openxmlformats.org/officeDocument/2006/relationships/header" Target="header17.xml"/><Relationship Id="rId62" Type="http://schemas.openxmlformats.org/officeDocument/2006/relationships/footer" Target="footer27.xml"/><Relationship Id="rId70" Type="http://schemas.openxmlformats.org/officeDocument/2006/relationships/header" Target="header22.xml"/><Relationship Id="rId75" Type="http://schemas.openxmlformats.org/officeDocument/2006/relationships/footer" Target="footer38.xml"/><Relationship Id="rId83" Type="http://schemas.openxmlformats.org/officeDocument/2006/relationships/footer" Target="footer44.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footer" Target="footer12.xml"/><Relationship Id="rId49" Type="http://schemas.openxmlformats.org/officeDocument/2006/relationships/footer" Target="footer20.xml"/><Relationship Id="rId57" Type="http://schemas.openxmlformats.org/officeDocument/2006/relationships/footer" Target="footer24.xml"/><Relationship Id="rId10" Type="http://schemas.openxmlformats.org/officeDocument/2006/relationships/footnotes" Target="footnotes.xml"/><Relationship Id="rId31" Type="http://schemas.openxmlformats.org/officeDocument/2006/relationships/footer" Target="footer8.xml"/><Relationship Id="rId44" Type="http://schemas.openxmlformats.org/officeDocument/2006/relationships/header" Target="header12.xml"/><Relationship Id="rId52" Type="http://schemas.openxmlformats.org/officeDocument/2006/relationships/header" Target="header16.xml"/><Relationship Id="rId60" Type="http://schemas.openxmlformats.org/officeDocument/2006/relationships/header" Target="header20.xml"/><Relationship Id="rId65" Type="http://schemas.openxmlformats.org/officeDocument/2006/relationships/footer" Target="footer30.xml"/><Relationship Id="rId73" Type="http://schemas.openxmlformats.org/officeDocument/2006/relationships/footer" Target="footer36.xml"/><Relationship Id="rId78" Type="http://schemas.openxmlformats.org/officeDocument/2006/relationships/footer" Target="footer41.xml"/><Relationship Id="rId81" Type="http://schemas.openxmlformats.org/officeDocument/2006/relationships/footer" Target="footer43.xm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9" Type="http://schemas.openxmlformats.org/officeDocument/2006/relationships/header" Target="header11.xml"/><Relationship Id="rId34" Type="http://schemas.openxmlformats.org/officeDocument/2006/relationships/footer" Target="footer10.xml"/><Relationship Id="rId50" Type="http://schemas.openxmlformats.org/officeDocument/2006/relationships/header" Target="header15.xml"/><Relationship Id="rId55" Type="http://schemas.openxmlformats.org/officeDocument/2006/relationships/footer" Target="footer23.xml"/><Relationship Id="rId76" Type="http://schemas.openxmlformats.org/officeDocument/2006/relationships/footer" Target="footer39.xml"/><Relationship Id="rId7" Type="http://schemas.openxmlformats.org/officeDocument/2006/relationships/styles" Target="styles.xml"/><Relationship Id="rId71" Type="http://schemas.openxmlformats.org/officeDocument/2006/relationships/footer" Target="footer34.xml"/><Relationship Id="rId2" Type="http://schemas.openxmlformats.org/officeDocument/2006/relationships/customXml" Target="../customXml/item2.xml"/><Relationship Id="rId29" Type="http://schemas.openxmlformats.org/officeDocument/2006/relationships/footer" Target="footer7.xml"/><Relationship Id="rId24" Type="http://schemas.openxmlformats.org/officeDocument/2006/relationships/header" Target="header5.xml"/><Relationship Id="rId40" Type="http://schemas.openxmlformats.org/officeDocument/2006/relationships/footer" Target="footer14.xml"/><Relationship Id="rId45" Type="http://schemas.openxmlformats.org/officeDocument/2006/relationships/footer" Target="footer18.xml"/><Relationship Id="rId66" Type="http://schemas.openxmlformats.org/officeDocument/2006/relationships/footer" Target="footer31.xml"/><Relationship Id="rId87" Type="http://schemas.microsoft.com/office/2019/05/relationships/documenttasks" Target="documenttasks/documenttasks1.xml"/><Relationship Id="rId61" Type="http://schemas.openxmlformats.org/officeDocument/2006/relationships/footer" Target="footer26.xml"/><Relationship Id="rId82" Type="http://schemas.openxmlformats.org/officeDocument/2006/relationships/header" Target="header24.xml"/></Relationships>
</file>

<file path=word/documenttasks/documenttasks1.xml><?xml version="1.0" encoding="utf-8"?>
<t:Tasks xmlns:t="http://schemas.microsoft.com/office/tasks/2019/documenttasks" xmlns:oel="http://schemas.microsoft.com/office/2019/extlst">
  <t:Task id="{87F504D2-8A12-4C45-96B6-7D18C54D5D32}">
    <t:Anchor>
      <t:Comment id="202618311"/>
    </t:Anchor>
    <t:History>
      <t:Event id="{6D7103B3-2401-4CFC-AA56-CB8960ADE11F}" time="2025-12-23T20:46:13.883Z">
        <t:Attribution userId="S::laura.hoogland@prudential.com::8da4a90f-fb9f-4bc3-91ae-45e3cd001946" userProvider="AD" userName="Laura Hoogland"/>
        <t:Anchor>
          <t:Comment id="202618311"/>
        </t:Anchor>
        <t:Create/>
      </t:Event>
      <t:Event id="{B2D551EA-C299-4FEA-A89F-B0FB003A4FC7}" time="2025-12-23T20:46:13.883Z">
        <t:Attribution userId="S::laura.hoogland@prudential.com::8da4a90f-fb9f-4bc3-91ae-45e3cd001946" userProvider="AD" userName="Laura Hoogland"/>
        <t:Anchor>
          <t:Comment id="202618311"/>
        </t:Anchor>
        <t:Assign userId="S::karen.oudine@prudential.com::bd9022ed-e8ed-4c3a-bd64-1ef0318183b6" userProvider="AD" userName="Karen Oudine"/>
      </t:Event>
      <t:Event id="{F4709AD7-F132-49B7-8C17-D265B47BFF97}" time="2025-12-23T20:46:13.883Z">
        <t:Attribution userId="S::laura.hoogland@prudential.com::8da4a90f-fb9f-4bc3-91ae-45e3cd001946" userProvider="AD" userName="Laura Hoogland"/>
        <t:Anchor>
          <t:Comment id="202618311"/>
        </t:Anchor>
        <t:SetTitle title="@Karen Oudine would this also need to be removed?"/>
      </t:Event>
      <t:Event id="{79AABBA9-6FD3-4643-A407-AE7D0530968E}" time="2025-12-24T13:38:34.922Z">
        <t:Attribution userId="S::laura.hoogland@prudential.com::8da4a90f-fb9f-4bc3-91ae-45e3cd001946" userProvider="AD" userName="Laura Hoogland"/>
        <t:Progress percentComplete="100"/>
      </t:Event>
    </t:History>
  </t:Task>
  <t:Task id="{97F33B09-6C09-43D5-8995-647EC2311EC9}">
    <t:Anchor>
      <t:Comment id="1785355162"/>
    </t:Anchor>
    <t:History>
      <t:Event id="{7A4D9D53-4BCB-4922-B742-8DE3D98E82B3}" time="2025-12-24T14:19:34.388Z">
        <t:Attribution userId="S::laura.hoogland@prudential.com::8da4a90f-fb9f-4bc3-91ae-45e3cd001946" userProvider="AD" userName="Laura Hoogland"/>
        <t:Anchor>
          <t:Comment id="1785355162"/>
        </t:Anchor>
        <t:Create/>
      </t:Event>
      <t:Event id="{D74F8EFE-9D6C-4241-8058-42BEB129F5F4}" time="2025-12-24T14:19:34.388Z">
        <t:Attribution userId="S::laura.hoogland@prudential.com::8da4a90f-fb9f-4bc3-91ae-45e3cd001946" userProvider="AD" userName="Laura Hoogland"/>
        <t:Anchor>
          <t:Comment id="1785355162"/>
        </t:Anchor>
        <t:Assign userId="S::karen.oudine@prudential.com::bd9022ed-e8ed-4c3a-bd64-1ef0318183b6" userProvider="AD" userName="Karen Oudine"/>
      </t:Event>
      <t:Event id="{E55EA6FE-042C-422B-8EFA-98EE85397039}" time="2025-12-24T14:19:34.388Z">
        <t:Attribution userId="S::laura.hoogland@prudential.com::8da4a90f-fb9f-4bc3-91ae-45e3cd001946" userProvider="AD" userName="Laura Hoogland"/>
        <t:Anchor>
          <t:Comment id="1785355162"/>
        </t:Anchor>
        <t:SetTitle title="@Karen Oudine did you intend to cross this out. It seems like it should remain."/>
      </t:Event>
      <t:Event id="{F66D22F8-D273-40F4-904A-70D104502360}" time="2025-12-24T14:24:10.706Z">
        <t:Attribution userId="S::laura.hoogland@prudential.com::8da4a90f-fb9f-4bc3-91ae-45e3cd001946" userProvider="AD" userName="Laura Hoogland"/>
        <t:Progress percentComplete="100"/>
      </t:Event>
    </t:History>
  </t:Task>
  <t:Task id="{F1C840C0-EBBB-4A89-B594-169519D39D64}">
    <t:Anchor>
      <t:Comment id="1047743190"/>
    </t:Anchor>
    <t:History>
      <t:Event id="{0E7C14DF-B93D-45D5-82A8-B72B4DC5B01E}" time="2025-05-12T11:56:33.445Z">
        <t:Attribution userId="S::karen.oudine@prudential.com::bd9022ed-e8ed-4c3a-bd64-1ef0318183b6" userProvider="AD" userName="Karen Oudine"/>
        <t:Anchor>
          <t:Comment id="1047743190"/>
        </t:Anchor>
        <t:Create/>
      </t:Event>
      <t:Event id="{3A247A0F-45E4-49AF-9B46-8536348B7291}" time="2025-05-12T11:56:33.445Z">
        <t:Attribution userId="S::karen.oudine@prudential.com::bd9022ed-e8ed-4c3a-bd64-1ef0318183b6" userProvider="AD" userName="Karen Oudine"/>
        <t:Anchor>
          <t:Comment id="1047743190"/>
        </t:Anchor>
        <t:Assign userId="S::taylor.anderson@prudential.com::c4bd38b6-e117-48b3-8aec-fa74ff7a6222" userProvider="AD" userName="Taylor Anderson"/>
      </t:Event>
      <t:Event id="{0904D238-DB66-4915-973D-8A0EE603FA52}" time="2025-05-12T11:56:33.445Z">
        <t:Attribution userId="S::karen.oudine@prudential.com::bd9022ed-e8ed-4c3a-bd64-1ef0318183b6" userProvider="AD" userName="Karen Oudine"/>
        <t:Anchor>
          <t:Comment id="1047743190"/>
        </t:Anchor>
        <t:SetTitle title="@Taylor Anderson -Claims wants this sentence to read: Disability benefits payable during your lifetime are payable to You. Remove &quot;or your authorized representative while living&quot; please."/>
      </t:Event>
      <t:Event id="{B86B9A11-8C09-4243-9F84-939CBA6A361D}" time="2025-05-20T13:05:03.599Z">
        <t:Attribution userId="S::taylor.anderson@prudential.com::c4bd38b6-e117-48b3-8aec-fa74ff7a6222" userProvider="AD" userName="Taylor Anderson"/>
        <t:Progress percentComplete="100"/>
      </t:Event>
    </t:History>
  </t:Task>
  <t:Task id="{4CCE3AD9-38E5-46C2-91BB-98CC579B0300}">
    <t:Anchor>
      <t:Comment id="57944602"/>
    </t:Anchor>
    <t:History>
      <t:Event id="{26075B6D-914A-470A-A35F-8616BF4A49EE}" time="2025-12-23T20:54:43.614Z">
        <t:Attribution userId="S::laura.hoogland@prudential.com::8da4a90f-fb9f-4bc3-91ae-45e3cd001946" userProvider="AD" userName="Laura Hoogland"/>
        <t:Anchor>
          <t:Comment id="57944602"/>
        </t:Anchor>
        <t:Create/>
      </t:Event>
      <t:Event id="{5E702EF8-28D2-4CA9-83B8-AEDDA1A371C4}" time="2025-12-23T20:54:43.614Z">
        <t:Attribution userId="S::laura.hoogland@prudential.com::8da4a90f-fb9f-4bc3-91ae-45e3cd001946" userProvider="AD" userName="Laura Hoogland"/>
        <t:Anchor>
          <t:Comment id="57944602"/>
        </t:Anchor>
        <t:Assign userId="S::karen.oudine@prudential.com::bd9022ed-e8ed-4c3a-bd64-1ef0318183b6" userProvider="AD" userName="Karen Oudine"/>
      </t:Event>
      <t:Event id="{38D0FA1E-7EC3-4AAC-8CA0-11E37C7EF4D3}" time="2025-12-23T20:54:43.614Z">
        <t:Attribution userId="S::laura.hoogland@prudential.com::8da4a90f-fb9f-4bc3-91ae-45e3cd001946" userProvider="AD" userName="Laura Hoogland"/>
        <t:Anchor>
          <t:Comment id="57944602"/>
        </t:Anchor>
        <t:SetTitle title="@Karen Oudine I think this will need removed as well?"/>
      </t:Event>
      <t:Event id="{092F0991-6017-4F53-A401-0705391A2047}" time="2025-12-24T13:39:41.524Z">
        <t:Attribution userId="S::laura.hoogland@prudential.com::8da4a90f-fb9f-4bc3-91ae-45e3cd001946" userProvider="AD" userName="Laura Hoogland"/>
        <t:Progress percentComplete="100"/>
      </t:Event>
    </t:History>
  </t:Task>
  <t:Task id="{EBDEC490-2F34-46FF-B37B-D0F5293EB28D}">
    <t:Anchor>
      <t:Comment id="1543492123"/>
    </t:Anchor>
    <t:History>
      <t:Event id="{9A9FA049-049A-4321-B8AC-555B3C373CDD}" time="2025-10-16T19:21:41.459Z">
        <t:Attribution userId="S::melanie.coddington@prudential.com::f3a00a95-6470-4c6d-b38b-6aefddd7105b" userProvider="AD" userName="Melanie Coddington"/>
        <t:Anchor>
          <t:Comment id="1294454358"/>
        </t:Anchor>
        <t:Create/>
      </t:Event>
      <t:Event id="{16489095-DE0A-4F35-93B8-15A2E0720745}" time="2025-10-16T19:21:41.459Z">
        <t:Attribution userId="S::melanie.coddington@prudential.com::f3a00a95-6470-4c6d-b38b-6aefddd7105b" userProvider="AD" userName="Melanie Coddington"/>
        <t:Anchor>
          <t:Comment id="1294454358"/>
        </t:Anchor>
        <t:Assign userId="S::laura.hoogland@prudential.com::8da4a90f-fb9f-4bc3-91ae-45e3cd001946" userProvider="AD" userName="Laura Hoogland"/>
      </t:Event>
      <t:Event id="{72297CC0-CAF9-46A2-A921-FB99781EF373}" time="2025-10-16T19:21:41.459Z">
        <t:Attribution userId="S::melanie.coddington@prudential.com::f3a00a95-6470-4c6d-b38b-6aefddd7105b" userProvider="AD" userName="Melanie Coddington"/>
        <t:Anchor>
          <t:Comment id="1294454358"/>
        </t:Anchor>
        <t:SetTitle title="@Laura Hoogland No change. COMAR 31.11.10.04F (1)a provides an an exception for loss of time policies and based on this exception, no change is required. See bolded text.  Benefits payable under the policy for any loss other than benefits for the loss of…"/>
      </t:Event>
      <t:Event id="{4FA7A815-E11D-4404-91D8-3172E71F1465}" time="2025-10-23T15:03:55.661Z">
        <t:Attribution userId="S::laura.hoogland@prudential.com::8da4a90f-fb9f-4bc3-91ae-45e3cd001946" userProvider="AD" userName="Laura Hoogland"/>
        <t:Progress percentComplete="100"/>
      </t:Event>
    </t:History>
  </t:Task>
  <t:Task id="{1AA55F35-482D-4D8C-93EA-AE58A4BDF22B}">
    <t:Anchor>
      <t:Comment id="765798232"/>
    </t:Anchor>
    <t:History>
      <t:Event id="{52862FE1-D3E5-4ED7-94D5-D9052BFC0272}" time="2025-08-04T22:54:56.118Z">
        <t:Attribution userId="S::karen.oudine@prudential.com::bd9022ed-e8ed-4c3a-bd64-1ef0318183b6" userProvider="AD" userName="Karen Oudine"/>
        <t:Anchor>
          <t:Comment id="1463740860"/>
        </t:Anchor>
        <t:Create/>
      </t:Event>
      <t:Event id="{61C20A8B-E164-46AE-9502-62F0CAE27281}" time="2025-08-04T22:54:56.118Z">
        <t:Attribution userId="S::karen.oudine@prudential.com::bd9022ed-e8ed-4c3a-bd64-1ef0318183b6" userProvider="AD" userName="Karen Oudine"/>
        <t:Anchor>
          <t:Comment id="1463740860"/>
        </t:Anchor>
        <t:Assign userId="S::laura.hoogland@prudential.com::8da4a90f-fb9f-4bc3-91ae-45e3cd001946" userProvider="AD" userName="Laura Hoogland"/>
      </t:Event>
      <t:Event id="{2F48EFB6-CC40-478D-96A8-40285489128C}" time="2025-08-04T22:54:56.118Z">
        <t:Attribution userId="S::karen.oudine@prudential.com::bd9022ed-e8ed-4c3a-bd64-1ef0318183b6" userProvider="AD" userName="Karen Oudine"/>
        <t:Anchor>
          <t:Comment id="1463740860"/>
        </t:Anchor>
        <t:SetTitle title="@Laura Hoogland -is there a specific reg the state points to?"/>
      </t:Event>
      <t:Event id="{DF4F7B6F-1F1B-4C92-B148-7E8F5C42F7CD}" time="2025-08-08T15:44:15.312Z">
        <t:Attribution userId="S::laura.hoogland@prudential.com::8da4a90f-fb9f-4bc3-91ae-45e3cd001946" userProvider="AD" userName="Laura Hoogland"/>
        <t:Progress percentComplete="100"/>
      </t:Event>
      <t:Event id="{CF1128E5-42EB-45EB-9BA3-71BAB5AC80FF}" time="2025-08-08T15:44:39.558Z">
        <t:Attribution userId="S::laura.hoogland@prudential.com::8da4a90f-fb9f-4bc3-91ae-45e3cd001946" userProvider="AD" userName="Laura Hoogland"/>
        <t:Progress percentComplete="0"/>
      </t:Event>
      <t:Event id="{781B6383-942C-4DFE-B741-4F808F4F7DF3}" time="2025-08-08T15:44:58.062Z">
        <t:Attribution userId="S::laura.hoogland@prudential.com::8da4a90f-fb9f-4bc3-91ae-45e3cd001946" userProvider="AD" userName="Laura Hoogland"/>
        <t:Progress percentComplete="100"/>
      </t:Event>
    </t:History>
  </t:Task>
  <t:Task id="{4B4837E2-8179-4582-92F5-50F94B74E817}">
    <t:Anchor>
      <t:Comment id="1948595879"/>
    </t:Anchor>
    <t:History>
      <t:Event id="{5010CD16-9721-4D02-A430-2CFB4849FDE3}" time="2025-12-24T13:48:58.859Z">
        <t:Attribution userId="S::laura.hoogland@prudential.com::8da4a90f-fb9f-4bc3-91ae-45e3cd001946" userProvider="AD" userName="Laura Hoogland"/>
        <t:Anchor>
          <t:Comment id="1948595879"/>
        </t:Anchor>
        <t:Create/>
      </t:Event>
      <t:Event id="{E31D8074-CDE9-4B5B-AAAB-08775A1DEABC}" time="2025-12-24T13:48:58.859Z">
        <t:Attribution userId="S::laura.hoogland@prudential.com::8da4a90f-fb9f-4bc3-91ae-45e3cd001946" userProvider="AD" userName="Laura Hoogland"/>
        <t:Anchor>
          <t:Comment id="1948595879"/>
        </t:Anchor>
        <t:Assign userId="S::karen.oudine@prudential.com::bd9022ed-e8ed-4c3a-bd64-1ef0318183b6" userProvider="AD" userName="Karen Oudine"/>
      </t:Event>
      <t:Event id="{E868F3CF-F17D-48AD-8711-8C057E853510}" time="2025-12-24T13:48:58.859Z">
        <t:Attribution userId="S::laura.hoogland@prudential.com::8da4a90f-fb9f-4bc3-91ae-45e3cd001946" userProvider="AD" userName="Laura Hoogland"/>
        <t:Anchor>
          <t:Comment id="1948595879"/>
        </t:Anchor>
        <t:SetTitle title="@Karen Oudine in this case it does appear that this variability would be removed."/>
      </t:Event>
      <t:Event id="{3DF3074A-C835-4E8F-A0F9-35406385C103}" time="2025-12-24T17:23:41.193Z">
        <t:Attribution userId="S::laura.hoogland@prudential.com::8da4a90f-fb9f-4bc3-91ae-45e3cd001946" userProvider="AD" userName="Laura Hoogland"/>
        <t:Progress percentComplete="100"/>
      </t:Event>
    </t:History>
  </t:Task>
  <t:Task id="{63DCB0F2-FB49-4E88-A309-D82201EFF7EC}">
    <t:Anchor>
      <t:Comment id="942141993"/>
    </t:Anchor>
    <t:History>
      <t:Event id="{9B9F0504-D1ED-4DC9-BE43-47C67A2FED55}" time="2025-12-23T20:43:35.109Z">
        <t:Attribution userId="S::laura.hoogland@prudential.com::8da4a90f-fb9f-4bc3-91ae-45e3cd001946" userProvider="AD" userName="Laura Hoogland"/>
        <t:Anchor>
          <t:Comment id="942141993"/>
        </t:Anchor>
        <t:Create/>
      </t:Event>
      <t:Event id="{3A4BCF1F-9C0A-4D8C-B848-0F3AE95937E1}" time="2025-12-23T20:43:35.109Z">
        <t:Attribution userId="S::laura.hoogland@prudential.com::8da4a90f-fb9f-4bc3-91ae-45e3cd001946" userProvider="AD" userName="Laura Hoogland"/>
        <t:Anchor>
          <t:Comment id="942141993"/>
        </t:Anchor>
        <t:Assign userId="S::karen.oudine@prudential.com::bd9022ed-e8ed-4c3a-bd64-1ef0318183b6" userProvider="AD" userName="Karen Oudine"/>
      </t:Event>
      <t:Event id="{3C2ED938-89A7-4A41-863D-DA54AB530F83}" time="2025-12-23T20:43:35.109Z">
        <t:Attribution userId="S::laura.hoogland@prudential.com::8da4a90f-fb9f-4bc3-91ae-45e3cd001946" userProvider="AD" userName="Laura Hoogland"/>
        <t:Anchor>
          <t:Comment id="942141993"/>
        </t:Anchor>
        <t:SetTitle title="@Karen Oudine would this bracketing remain? If it does, should it be moved to just after…”You will receive Your Critical Illness Benefit when We approve Your claim 1[, provided:? Or do you want me to remove this bracketing?"/>
      </t:Event>
      <t:Event id="{AC17146F-3985-4530-BC6A-7CCB1734FF8B}" time="2025-12-24T17:22:50.125Z">
        <t:Attribution userId="S::laura.hoogland@prudential.com::8da4a90f-fb9f-4bc3-91ae-45e3cd001946" userProvider="AD" userName="Laura Hoogland"/>
        <t:Progress percentComplete="100"/>
      </t:Event>
    </t:History>
  </t:Task>
  <t:Task id="{985F5432-DC79-4384-AD3B-8158296044A8}">
    <t:Anchor>
      <t:Comment id="1850029672"/>
    </t:Anchor>
    <t:History>
      <t:Event id="{7E4AF3BE-41FA-4CF3-932C-B660C7C18108}" time="2025-12-23T20:49:43.055Z">
        <t:Attribution userId="S::laura.hoogland@prudential.com::8da4a90f-fb9f-4bc3-91ae-45e3cd001946" userProvider="AD" userName="Laura Hoogland"/>
        <t:Anchor>
          <t:Comment id="1850029672"/>
        </t:Anchor>
        <t:Create/>
      </t:Event>
      <t:Event id="{C29672F6-632B-426A-8839-B19760D001B0}" time="2025-12-23T20:49:43.055Z">
        <t:Attribution userId="S::laura.hoogland@prudential.com::8da4a90f-fb9f-4bc3-91ae-45e3cd001946" userProvider="AD" userName="Laura Hoogland"/>
        <t:Anchor>
          <t:Comment id="1850029672"/>
        </t:Anchor>
        <t:Assign userId="S::karen.oudine@prudential.com::bd9022ed-e8ed-4c3a-bd64-1ef0318183b6" userProvider="AD" userName="Karen Oudine"/>
      </t:Event>
      <t:Event id="{301328DF-26CC-4574-88C1-B0584A918134}" time="2025-12-23T20:49:43.055Z">
        <t:Attribution userId="S::laura.hoogland@prudential.com::8da4a90f-fb9f-4bc3-91ae-45e3cd001946" userProvider="AD" userName="Laura Hoogland"/>
        <t:Anchor>
          <t:Comment id="1850029672"/>
        </t:Anchor>
        <t:SetTitle title="@Karen Oudine would this be removed as well?"/>
      </t:Event>
      <t:Event id="{B7276659-BFE3-40A3-8150-E2A350D9B0E6}" time="2025-12-24T13:37:15.46Z">
        <t:Attribution userId="S::laura.hoogland@prudential.com::8da4a90f-fb9f-4bc3-91ae-45e3cd001946" userProvider="AD" userName="Laura Hoogland"/>
        <t:Progress percentComplete="100"/>
      </t:Event>
    </t:History>
  </t:Task>
  <t:Task id="{817721FE-DCD1-4F16-A1CA-93A4389160B0}">
    <t:Anchor>
      <t:Comment id="1314984936"/>
    </t:Anchor>
    <t:History>
      <t:Event id="{FE2E7B7F-002D-4D11-8EAE-2DAA78EE214B}" time="2025-10-10T13:13:21.399Z">
        <t:Attribution userId="S::karen.oudine@prudential.com::bd9022ed-e8ed-4c3a-bd64-1ef0318183b6" userProvider="AD" userName="Karen Oudine"/>
        <t:Anchor>
          <t:Comment id="1785206665"/>
        </t:Anchor>
        <t:Create/>
      </t:Event>
      <t:Event id="{50CD6DD0-197C-4E9E-9AEC-661E135C4323}" time="2025-10-10T13:13:21.399Z">
        <t:Attribution userId="S::karen.oudine@prudential.com::bd9022ed-e8ed-4c3a-bd64-1ef0318183b6" userProvider="AD" userName="Karen Oudine"/>
        <t:Anchor>
          <t:Comment id="1785206665"/>
        </t:Anchor>
        <t:Assign userId="S::laura.hoogland@prudential.com::8da4a90f-fb9f-4bc3-91ae-45e3cd001946" userProvider="AD" userName="Laura Hoogland"/>
      </t:Event>
      <t:Event id="{8BF4C283-9166-4609-9C73-FA5FB220CB65}" time="2025-10-10T13:13:21.399Z">
        <t:Attribution userId="S::karen.oudine@prudential.com::bd9022ed-e8ed-4c3a-bd64-1ef0318183b6" userProvider="AD" userName="Karen Oudine"/>
        <t:Anchor>
          <t:Comment id="1785206665"/>
        </t:Anchor>
        <t:SetTitle title="@Laura Hoogland I don’t see a change in the form, will a signature line be added here?"/>
      </t:Event>
      <t:Event id="{9DCF5C99-C680-4F08-B295-F68E15D01EAF}" time="2025-10-23T13:10:23.878Z">
        <t:Attribution userId="S::laura.hoogland@prudential.com::8da4a90f-fb9f-4bc3-91ae-45e3cd001946" userProvider="AD" userName="Laura Hoogland"/>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97fea95-04bb-450c-8204-99e6e39c5977">
      <UserInfo>
        <DisplayName>Manjari Govani</DisplayName>
        <AccountId>1689</AccountId>
        <AccountType/>
      </UserInfo>
      <UserInfo>
        <DisplayName>Darrin Russ</DisplayName>
        <AccountId>1919</AccountId>
        <AccountType/>
      </UserInfo>
    </SharedWithUsers>
    <_Version xmlns="http://schemas.microsoft.com/sharepoint/v3/fields" xsi:nil="true"/>
    <TaxCatchAll xmlns="b97fea95-04bb-450c-8204-99e6e39c5977" xsi:nil="true"/>
    <lcf76f155ced4ddcb4097134ff3c332f xmlns="1581ba07-8e2b-43a4-81e8-76297248394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20284062A10448BCEDD5D849793865" ma:contentTypeVersion="14" ma:contentTypeDescription="Create a new document." ma:contentTypeScope="" ma:versionID="ea98cd4c727c1daede3951f798cd9ed8">
  <xsd:schema xmlns:xsd="http://www.w3.org/2001/XMLSchema" xmlns:xs="http://www.w3.org/2001/XMLSchema" xmlns:p="http://schemas.microsoft.com/office/2006/metadata/properties" xmlns:ns2="1581ba07-8e2b-43a4-81e8-762972483947" xmlns:ns3="b97fea95-04bb-450c-8204-99e6e39c5977" xmlns:ns4="http://schemas.microsoft.com/sharepoint/v3/fields" targetNamespace="http://schemas.microsoft.com/office/2006/metadata/properties" ma:root="true" ma:fieldsID="9b655113cd722b7f19ac5a17aab2e980" ns2:_="" ns3:_="" ns4:_="">
    <xsd:import namespace="1581ba07-8e2b-43a4-81e8-762972483947"/>
    <xsd:import namespace="b97fea95-04bb-450c-8204-99e6e39c5977"/>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4:_Version"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1ba07-8e2b-43a4-81e8-7629724839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3d05499-0ede-448b-a09e-1f67d98e1bb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7fea95-04bb-450c-8204-99e6e39c597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0e22884-f5c8-47a0-9a50-7e71fa504026}" ma:internalName="TaxCatchAll" ma:showField="CatchAllData" ma:web="b97fea95-04bb-450c-8204-99e6e39c597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3"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0120284062A10448BCEDD5D849793865" ma:contentTypeVersion="14" ma:contentTypeDescription="Create a new document." ma:contentTypeScope="" ma:versionID="ea98cd4c727c1daede3951f798cd9ed8">
  <xsd:schema xmlns:xsd="http://www.w3.org/2001/XMLSchema" xmlns:xs="http://www.w3.org/2001/XMLSchema" xmlns:p="http://schemas.microsoft.com/office/2006/metadata/properties" xmlns:ns2="1581ba07-8e2b-43a4-81e8-762972483947" xmlns:ns3="b97fea95-04bb-450c-8204-99e6e39c5977" xmlns:ns4="http://schemas.microsoft.com/sharepoint/v3/fields" targetNamespace="http://schemas.microsoft.com/office/2006/metadata/properties" ma:root="true" ma:fieldsID="9b655113cd722b7f19ac5a17aab2e980" ns2:_="" ns3:_="" ns4:_="">
    <xsd:import namespace="1581ba07-8e2b-43a4-81e8-762972483947"/>
    <xsd:import namespace="b97fea95-04bb-450c-8204-99e6e39c5977"/>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4:_Version"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1ba07-8e2b-43a4-81e8-7629724839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3d05499-0ede-448b-a09e-1f67d98e1bb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7fea95-04bb-450c-8204-99e6e39c597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0e22884-f5c8-47a0-9a50-7e71fa504026}" ma:internalName="TaxCatchAll" ma:showField="CatchAllData" ma:web="b97fea95-04bb-450c-8204-99e6e39c597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3"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34A1E2-FA77-48ED-8D91-1755AA057F8A}">
  <ds:schemaRefs>
    <ds:schemaRef ds:uri="http://schemas.microsoft.com/sharepoint/v3/contenttype/forms"/>
  </ds:schemaRefs>
</ds:datastoreItem>
</file>

<file path=customXml/itemProps2.xml><?xml version="1.0" encoding="utf-8"?>
<ds:datastoreItem xmlns:ds="http://schemas.openxmlformats.org/officeDocument/2006/customXml" ds:itemID="{A423C3B3-FC68-4435-A08D-276CFCC51BB7}">
  <ds:schemaRefs>
    <ds:schemaRef ds:uri="http://schemas.microsoft.com/office/2006/documentManagement/types"/>
    <ds:schemaRef ds:uri="http://purl.org/dc/elements/1.1/"/>
    <ds:schemaRef ds:uri="http://purl.org/dc/dcmitype/"/>
    <ds:schemaRef ds:uri="b97fea95-04bb-450c-8204-99e6e39c5977"/>
    <ds:schemaRef ds:uri="http://purl.org/dc/terms/"/>
    <ds:schemaRef ds:uri="http://schemas.microsoft.com/sharepoint/v3/fields"/>
    <ds:schemaRef ds:uri="http://www.w3.org/XML/1998/namespace"/>
    <ds:schemaRef ds:uri="http://schemas.openxmlformats.org/package/2006/metadata/core-properties"/>
    <ds:schemaRef ds:uri="http://schemas.microsoft.com/office/infopath/2007/PartnerControls"/>
    <ds:schemaRef ds:uri="1581ba07-8e2b-43a4-81e8-762972483947"/>
    <ds:schemaRef ds:uri="http://schemas.microsoft.com/office/2006/metadata/properties"/>
  </ds:schemaRefs>
</ds:datastoreItem>
</file>

<file path=customXml/itemProps3.xml><?xml version="1.0" encoding="utf-8"?>
<ds:datastoreItem xmlns:ds="http://schemas.openxmlformats.org/officeDocument/2006/customXml" ds:itemID="{8137B08E-395B-432C-B206-084193BF5B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81ba07-8e2b-43a4-81e8-762972483947"/>
    <ds:schemaRef ds:uri="b97fea95-04bb-450c-8204-99e6e39c5977"/>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492AD1-2D3F-4BEE-8DC7-37D2D93D3136}">
  <ds:schemaRefs>
    <ds:schemaRef ds:uri="http://schemas.openxmlformats.org/officeDocument/2006/bibliography"/>
  </ds:schemaRefs>
</ds:datastoreItem>
</file>

<file path=customXml/itemProps5.xml><?xml version="1.0" encoding="utf-8"?>
<ds:datastoreItem xmlns:ds="http://schemas.openxmlformats.org/officeDocument/2006/customXml" ds:itemID="{406DD181-9F0C-409B-9307-10DDBB7F0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81ba07-8e2b-43a4-81e8-762972483947"/>
    <ds:schemaRef ds:uri="b97fea95-04bb-450c-8204-99e6e39c5977"/>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160</Pages>
  <Words>48941</Words>
  <Characters>278966</Characters>
  <Application>Microsoft Office Word</Application>
  <DocSecurity>4</DocSecurity>
  <Lines>2324</Lines>
  <Paragraphs>654</Paragraphs>
  <ScaleCrop>false</ScaleCrop>
  <Company>Prudential Financial</Company>
  <LinksUpToDate>false</LinksUpToDate>
  <CharactersWithSpaces>327253</CharactersWithSpaces>
  <SharedDoc>false</SharedDoc>
  <HLinks>
    <vt:vector size="726" baseType="variant">
      <vt:variant>
        <vt:i4>3145783</vt:i4>
      </vt:variant>
      <vt:variant>
        <vt:i4>360</vt:i4>
      </vt:variant>
      <vt:variant>
        <vt:i4>0</vt:i4>
      </vt:variant>
      <vt:variant>
        <vt:i4>5</vt:i4>
      </vt:variant>
      <vt:variant>
        <vt:lpwstr>https://onesumxnils.com/insource/display-citation?isfromhub=true&amp;documentid=09013e2d800b45cer&amp;qid=24177221</vt:lpwstr>
      </vt:variant>
      <vt:variant>
        <vt:lpwstr/>
      </vt:variant>
      <vt:variant>
        <vt:i4>3801151</vt:i4>
      </vt:variant>
      <vt:variant>
        <vt:i4>357</vt:i4>
      </vt:variant>
      <vt:variant>
        <vt:i4>0</vt:i4>
      </vt:variant>
      <vt:variant>
        <vt:i4>5</vt:i4>
      </vt:variant>
      <vt:variant>
        <vt:lpwstr>https://onesumxnils.com/insource/display-citation?isfromhub=true&amp;documentid=09013e2d800b45cer&amp;qid=24175188</vt:lpwstr>
      </vt:variant>
      <vt:variant>
        <vt:lpwstr/>
      </vt:variant>
      <vt:variant>
        <vt:i4>3538999</vt:i4>
      </vt:variant>
      <vt:variant>
        <vt:i4>354</vt:i4>
      </vt:variant>
      <vt:variant>
        <vt:i4>0</vt:i4>
      </vt:variant>
      <vt:variant>
        <vt:i4>5</vt:i4>
      </vt:variant>
      <vt:variant>
        <vt:lpwstr>https://onesumxnils.com/insource/display-citation?isfromhub=true&amp;documentid=09013e2d800570e9r&amp;qid=24175358</vt:lpwstr>
      </vt:variant>
      <vt:variant>
        <vt:lpwstr/>
      </vt:variant>
      <vt:variant>
        <vt:i4>2883662</vt:i4>
      </vt:variant>
      <vt:variant>
        <vt:i4>351</vt:i4>
      </vt:variant>
      <vt:variant>
        <vt:i4>0</vt:i4>
      </vt:variant>
      <vt:variant>
        <vt:i4>5</vt:i4>
      </vt:variant>
      <vt:variant>
        <vt:lpwstr>mailto:laura.hoogland@prudential.com</vt:lpwstr>
      </vt:variant>
      <vt:variant>
        <vt:lpwstr/>
      </vt:variant>
      <vt:variant>
        <vt:i4>6553649</vt:i4>
      </vt:variant>
      <vt:variant>
        <vt:i4>348</vt:i4>
      </vt:variant>
      <vt:variant>
        <vt:i4>0</vt:i4>
      </vt:variant>
      <vt:variant>
        <vt:i4>5</vt:i4>
      </vt:variant>
      <vt:variant>
        <vt:lpwstr>https://onesumxnils.com/insource/display-citation?isfromhub=true&amp;documentid=09013e2d800573far&amp;qid=24175507</vt:lpwstr>
      </vt:variant>
      <vt:variant>
        <vt:lpwstr/>
      </vt:variant>
      <vt:variant>
        <vt:i4>7143528</vt:i4>
      </vt:variant>
      <vt:variant>
        <vt:i4>345</vt:i4>
      </vt:variant>
      <vt:variant>
        <vt:i4>0</vt:i4>
      </vt:variant>
      <vt:variant>
        <vt:i4>5</vt:i4>
      </vt:variant>
      <vt:variant>
        <vt:lpwstr>https://onesumxnils.com/insource/display-citation?isfromhub=true&amp;documentid=09004962809f7375r&amp;qid=24170374</vt:lpwstr>
      </vt:variant>
      <vt:variant>
        <vt:lpwstr/>
      </vt:variant>
      <vt:variant>
        <vt:i4>3866674</vt:i4>
      </vt:variant>
      <vt:variant>
        <vt:i4>342</vt:i4>
      </vt:variant>
      <vt:variant>
        <vt:i4>0</vt:i4>
      </vt:variant>
      <vt:variant>
        <vt:i4>5</vt:i4>
      </vt:variant>
      <vt:variant>
        <vt:lpwstr>https://onesumxnils.com/insource/display-citation?isfromhub=true&amp;documentid=09013e2d800b45car&amp;qid=24175854</vt:lpwstr>
      </vt:variant>
      <vt:variant>
        <vt:lpwstr/>
      </vt:variant>
      <vt:variant>
        <vt:i4>3211313</vt:i4>
      </vt:variant>
      <vt:variant>
        <vt:i4>339</vt:i4>
      </vt:variant>
      <vt:variant>
        <vt:i4>0</vt:i4>
      </vt:variant>
      <vt:variant>
        <vt:i4>5</vt:i4>
      </vt:variant>
      <vt:variant>
        <vt:lpwstr>https://onesumxnils.com/insource/display-citation?isfromhub=true&amp;documentid=09013e2d800b45car&amp;qid=24376573</vt:lpwstr>
      </vt:variant>
      <vt:variant>
        <vt:lpwstr/>
      </vt:variant>
      <vt:variant>
        <vt:i4>3276862</vt:i4>
      </vt:variant>
      <vt:variant>
        <vt:i4>336</vt:i4>
      </vt:variant>
      <vt:variant>
        <vt:i4>0</vt:i4>
      </vt:variant>
      <vt:variant>
        <vt:i4>5</vt:i4>
      </vt:variant>
      <vt:variant>
        <vt:lpwstr>https://onesumxnils.com/insource/display-citation?isfromhub=true&amp;documentid=09013e2d800b45car&amp;qid=24178742</vt:lpwstr>
      </vt:variant>
      <vt:variant>
        <vt:lpwstr/>
      </vt:variant>
      <vt:variant>
        <vt:i4>2883662</vt:i4>
      </vt:variant>
      <vt:variant>
        <vt:i4>333</vt:i4>
      </vt:variant>
      <vt:variant>
        <vt:i4>0</vt:i4>
      </vt:variant>
      <vt:variant>
        <vt:i4>5</vt:i4>
      </vt:variant>
      <vt:variant>
        <vt:lpwstr>mailto:laura.hoogland@prudential.com</vt:lpwstr>
      </vt:variant>
      <vt:variant>
        <vt:lpwstr/>
      </vt:variant>
      <vt:variant>
        <vt:i4>4063283</vt:i4>
      </vt:variant>
      <vt:variant>
        <vt:i4>330</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327</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324</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321</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318</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315</vt:i4>
      </vt:variant>
      <vt:variant>
        <vt:i4>0</vt:i4>
      </vt:variant>
      <vt:variant>
        <vt:i4>5</vt:i4>
      </vt:variant>
      <vt:variant>
        <vt:lpwstr>https://onesumxnils.com/insource/display-citation?isfromhub=true&amp;documentid=09013e2d800b45cer&amp;qid=24173314</vt:lpwstr>
      </vt:variant>
      <vt:variant>
        <vt:lpwstr/>
      </vt:variant>
      <vt:variant>
        <vt:i4>3801151</vt:i4>
      </vt:variant>
      <vt:variant>
        <vt:i4>312</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309</vt:i4>
      </vt:variant>
      <vt:variant>
        <vt:i4>0</vt:i4>
      </vt:variant>
      <vt:variant>
        <vt:i4>5</vt:i4>
      </vt:variant>
      <vt:variant>
        <vt:lpwstr>https://onesumxnils.com/insource/display-citation?isfromhub=true&amp;documentid=09013e2d800b45cer&amp;qid=24175188</vt:lpwstr>
      </vt:variant>
      <vt:variant>
        <vt:lpwstr/>
      </vt:variant>
      <vt:variant>
        <vt:i4>4390957</vt:i4>
      </vt:variant>
      <vt:variant>
        <vt:i4>306</vt:i4>
      </vt:variant>
      <vt:variant>
        <vt:i4>0</vt:i4>
      </vt:variant>
      <vt:variant>
        <vt:i4>5</vt:i4>
      </vt:variant>
      <vt:variant>
        <vt:lpwstr>mailto:karen.oudine@prudential.com</vt:lpwstr>
      </vt:variant>
      <vt:variant>
        <vt:lpwstr/>
      </vt:variant>
      <vt:variant>
        <vt:i4>4390957</vt:i4>
      </vt:variant>
      <vt:variant>
        <vt:i4>303</vt:i4>
      </vt:variant>
      <vt:variant>
        <vt:i4>0</vt:i4>
      </vt:variant>
      <vt:variant>
        <vt:i4>5</vt:i4>
      </vt:variant>
      <vt:variant>
        <vt:lpwstr>mailto:karen.oudine@prudential.com</vt:lpwstr>
      </vt:variant>
      <vt:variant>
        <vt:lpwstr/>
      </vt:variant>
      <vt:variant>
        <vt:i4>6422630</vt:i4>
      </vt:variant>
      <vt:variant>
        <vt:i4>300</vt:i4>
      </vt:variant>
      <vt:variant>
        <vt:i4>0</vt:i4>
      </vt:variant>
      <vt:variant>
        <vt:i4>5</vt:i4>
      </vt:variant>
      <vt:variant>
        <vt:lpwstr>https://onesumxnils.com/insource/display-citation?isfromhub=true&amp;documentid=09013e2d800b4024r&amp;qid=24177326</vt:lpwstr>
      </vt:variant>
      <vt:variant>
        <vt:lpwstr/>
      </vt:variant>
      <vt:variant>
        <vt:i4>4390957</vt:i4>
      </vt:variant>
      <vt:variant>
        <vt:i4>297</vt:i4>
      </vt:variant>
      <vt:variant>
        <vt:i4>0</vt:i4>
      </vt:variant>
      <vt:variant>
        <vt:i4>5</vt:i4>
      </vt:variant>
      <vt:variant>
        <vt:lpwstr>mailto:karen.oudine@prudential.com</vt:lpwstr>
      </vt:variant>
      <vt:variant>
        <vt:lpwstr/>
      </vt:variant>
      <vt:variant>
        <vt:i4>6881397</vt:i4>
      </vt:variant>
      <vt:variant>
        <vt:i4>294</vt:i4>
      </vt:variant>
      <vt:variant>
        <vt:i4>0</vt:i4>
      </vt:variant>
      <vt:variant>
        <vt:i4>5</vt:i4>
      </vt:variant>
      <vt:variant>
        <vt:lpwstr>https://onesumxnils.com/insource/display-citation?documentid=09013e2d800b45car</vt:lpwstr>
      </vt:variant>
      <vt:variant>
        <vt:lpwstr/>
      </vt:variant>
      <vt:variant>
        <vt:i4>6881397</vt:i4>
      </vt:variant>
      <vt:variant>
        <vt:i4>291</vt:i4>
      </vt:variant>
      <vt:variant>
        <vt:i4>0</vt:i4>
      </vt:variant>
      <vt:variant>
        <vt:i4>5</vt:i4>
      </vt:variant>
      <vt:variant>
        <vt:lpwstr>https://onesumxnils.com/insource/display-citation?documentid=09013e2d800b45car</vt:lpwstr>
      </vt:variant>
      <vt:variant>
        <vt:lpwstr/>
      </vt:variant>
      <vt:variant>
        <vt:i4>4063283</vt:i4>
      </vt:variant>
      <vt:variant>
        <vt:i4>288</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285</vt:i4>
      </vt:variant>
      <vt:variant>
        <vt:i4>0</vt:i4>
      </vt:variant>
      <vt:variant>
        <vt:i4>5</vt:i4>
      </vt:variant>
      <vt:variant>
        <vt:lpwstr>https://onesumxnils.com/insource/display-citation?isfromhub=true&amp;documentid=09013e2d800b45cer&amp;qid=24173314</vt:lpwstr>
      </vt:variant>
      <vt:variant>
        <vt:lpwstr/>
      </vt:variant>
      <vt:variant>
        <vt:i4>3407920</vt:i4>
      </vt:variant>
      <vt:variant>
        <vt:i4>282</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279</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276</vt:i4>
      </vt:variant>
      <vt:variant>
        <vt:i4>0</vt:i4>
      </vt:variant>
      <vt:variant>
        <vt:i4>5</vt:i4>
      </vt:variant>
      <vt:variant>
        <vt:lpwstr>https://onesumxnils.com/insource/display-citation?isfromhub=true&amp;documentid=09013e2d800b45cer&amp;qid=24173314</vt:lpwstr>
      </vt:variant>
      <vt:variant>
        <vt:lpwstr/>
      </vt:variant>
      <vt:variant>
        <vt:i4>3866679</vt:i4>
      </vt:variant>
      <vt:variant>
        <vt:i4>273</vt:i4>
      </vt:variant>
      <vt:variant>
        <vt:i4>0</vt:i4>
      </vt:variant>
      <vt:variant>
        <vt:i4>5</vt:i4>
      </vt:variant>
      <vt:variant>
        <vt:lpwstr>https://onesumxnils.com/insource/display-citation?isfromhub=true&amp;documentid=09013e2d800570e9r&amp;qid=24177274</vt:lpwstr>
      </vt:variant>
      <vt:variant>
        <vt:lpwstr/>
      </vt:variant>
      <vt:variant>
        <vt:i4>3866679</vt:i4>
      </vt:variant>
      <vt:variant>
        <vt:i4>270</vt:i4>
      </vt:variant>
      <vt:variant>
        <vt:i4>0</vt:i4>
      </vt:variant>
      <vt:variant>
        <vt:i4>5</vt:i4>
      </vt:variant>
      <vt:variant>
        <vt:lpwstr>https://onesumxnils.com/insource/display-citation?isfromhub=true&amp;documentid=09013e2d800570e9r&amp;qid=24177274</vt:lpwstr>
      </vt:variant>
      <vt:variant>
        <vt:lpwstr/>
      </vt:variant>
      <vt:variant>
        <vt:i4>4063283</vt:i4>
      </vt:variant>
      <vt:variant>
        <vt:i4>267</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264</vt:i4>
      </vt:variant>
      <vt:variant>
        <vt:i4>0</vt:i4>
      </vt:variant>
      <vt:variant>
        <vt:i4>5</vt:i4>
      </vt:variant>
      <vt:variant>
        <vt:lpwstr>https://onesumxnils.com/insource/display-citation?isfromhub=true&amp;documentid=09013e2d800b45cer&amp;qid=24173314</vt:lpwstr>
      </vt:variant>
      <vt:variant>
        <vt:lpwstr/>
      </vt:variant>
      <vt:variant>
        <vt:i4>6291519</vt:i4>
      </vt:variant>
      <vt:variant>
        <vt:i4>261</vt:i4>
      </vt:variant>
      <vt:variant>
        <vt:i4>0</vt:i4>
      </vt:variant>
      <vt:variant>
        <vt:i4>5</vt:i4>
      </vt:variant>
      <vt:variant>
        <vt:lpwstr>https://onesumxnils.com/insource/display-citation?isfromhub=true&amp;documentid=09013e2d800b45d0r&amp;qid=24172781</vt:lpwstr>
      </vt:variant>
      <vt:variant>
        <vt:lpwstr/>
      </vt:variant>
      <vt:variant>
        <vt:i4>7143528</vt:i4>
      </vt:variant>
      <vt:variant>
        <vt:i4>258</vt:i4>
      </vt:variant>
      <vt:variant>
        <vt:i4>0</vt:i4>
      </vt:variant>
      <vt:variant>
        <vt:i4>5</vt:i4>
      </vt:variant>
      <vt:variant>
        <vt:lpwstr>https://onesumxnils.com/insource/display-citation?isfromhub=true&amp;documentid=09004962809f7375r&amp;qid=24170374</vt:lpwstr>
      </vt:variant>
      <vt:variant>
        <vt:lpwstr/>
      </vt:variant>
      <vt:variant>
        <vt:i4>7078015</vt:i4>
      </vt:variant>
      <vt:variant>
        <vt:i4>255</vt:i4>
      </vt:variant>
      <vt:variant>
        <vt:i4>0</vt:i4>
      </vt:variant>
      <vt:variant>
        <vt:i4>5</vt:i4>
      </vt:variant>
      <vt:variant>
        <vt:lpwstr>https://onesumxnils.com/insource/display-citation?documentid=09013e2d800570e9r</vt:lpwstr>
      </vt:variant>
      <vt:variant>
        <vt:lpwstr/>
      </vt:variant>
      <vt:variant>
        <vt:i4>6881397</vt:i4>
      </vt:variant>
      <vt:variant>
        <vt:i4>252</vt:i4>
      </vt:variant>
      <vt:variant>
        <vt:i4>0</vt:i4>
      </vt:variant>
      <vt:variant>
        <vt:i4>5</vt:i4>
      </vt:variant>
      <vt:variant>
        <vt:lpwstr>https://onesumxnils.com/insource/display-citation?documentid=09013e2d800b45car</vt:lpwstr>
      </vt:variant>
      <vt:variant>
        <vt:lpwstr/>
      </vt:variant>
      <vt:variant>
        <vt:i4>3801151</vt:i4>
      </vt:variant>
      <vt:variant>
        <vt:i4>249</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246</vt:i4>
      </vt:variant>
      <vt:variant>
        <vt:i4>0</vt:i4>
      </vt:variant>
      <vt:variant>
        <vt:i4>5</vt:i4>
      </vt:variant>
      <vt:variant>
        <vt:lpwstr>https://onesumxnils.com/insource/display-citation?isfromhub=true&amp;documentid=09013e2d800b45cer&amp;qid=24175188</vt:lpwstr>
      </vt:variant>
      <vt:variant>
        <vt:lpwstr/>
      </vt:variant>
      <vt:variant>
        <vt:i4>3407920</vt:i4>
      </vt:variant>
      <vt:variant>
        <vt:i4>243</vt:i4>
      </vt:variant>
      <vt:variant>
        <vt:i4>0</vt:i4>
      </vt:variant>
      <vt:variant>
        <vt:i4>5</vt:i4>
      </vt:variant>
      <vt:variant>
        <vt:lpwstr>https://onesumxnils.com/insource/display-citation?isfromhub=true&amp;documentid=09013e2d800b45cer&amp;qid=24173314</vt:lpwstr>
      </vt:variant>
      <vt:variant>
        <vt:lpwstr/>
      </vt:variant>
      <vt:variant>
        <vt:i4>4390957</vt:i4>
      </vt:variant>
      <vt:variant>
        <vt:i4>240</vt:i4>
      </vt:variant>
      <vt:variant>
        <vt:i4>0</vt:i4>
      </vt:variant>
      <vt:variant>
        <vt:i4>5</vt:i4>
      </vt:variant>
      <vt:variant>
        <vt:lpwstr>mailto:karen.oudine@prudential.com</vt:lpwstr>
      </vt:variant>
      <vt:variant>
        <vt:lpwstr/>
      </vt:variant>
      <vt:variant>
        <vt:i4>4390957</vt:i4>
      </vt:variant>
      <vt:variant>
        <vt:i4>237</vt:i4>
      </vt:variant>
      <vt:variant>
        <vt:i4>0</vt:i4>
      </vt:variant>
      <vt:variant>
        <vt:i4>5</vt:i4>
      </vt:variant>
      <vt:variant>
        <vt:lpwstr>mailto:karen.oudine@prudential.com</vt:lpwstr>
      </vt:variant>
      <vt:variant>
        <vt:lpwstr/>
      </vt:variant>
      <vt:variant>
        <vt:i4>4390957</vt:i4>
      </vt:variant>
      <vt:variant>
        <vt:i4>234</vt:i4>
      </vt:variant>
      <vt:variant>
        <vt:i4>0</vt:i4>
      </vt:variant>
      <vt:variant>
        <vt:i4>5</vt:i4>
      </vt:variant>
      <vt:variant>
        <vt:lpwstr>mailto:karen.oudine@prudential.com</vt:lpwstr>
      </vt:variant>
      <vt:variant>
        <vt:lpwstr/>
      </vt:variant>
      <vt:variant>
        <vt:i4>3801151</vt:i4>
      </vt:variant>
      <vt:variant>
        <vt:i4>231</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228</vt:i4>
      </vt:variant>
      <vt:variant>
        <vt:i4>0</vt:i4>
      </vt:variant>
      <vt:variant>
        <vt:i4>5</vt:i4>
      </vt:variant>
      <vt:variant>
        <vt:lpwstr>https://onesumxnils.com/insource/display-citation?isfromhub=true&amp;documentid=09013e2d800b45cer&amp;qid=24175188</vt:lpwstr>
      </vt:variant>
      <vt:variant>
        <vt:lpwstr/>
      </vt:variant>
      <vt:variant>
        <vt:i4>3407920</vt:i4>
      </vt:variant>
      <vt:variant>
        <vt:i4>225</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222</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219</vt:i4>
      </vt:variant>
      <vt:variant>
        <vt:i4>0</vt:i4>
      </vt:variant>
      <vt:variant>
        <vt:i4>5</vt:i4>
      </vt:variant>
      <vt:variant>
        <vt:lpwstr>https://onesumxnils.com/insource/display-citation?isfromhub=true&amp;documentid=09013e2d800b45cer&amp;qid=24173314</vt:lpwstr>
      </vt:variant>
      <vt:variant>
        <vt:lpwstr/>
      </vt:variant>
      <vt:variant>
        <vt:i4>4390957</vt:i4>
      </vt:variant>
      <vt:variant>
        <vt:i4>216</vt:i4>
      </vt:variant>
      <vt:variant>
        <vt:i4>0</vt:i4>
      </vt:variant>
      <vt:variant>
        <vt:i4>5</vt:i4>
      </vt:variant>
      <vt:variant>
        <vt:lpwstr>mailto:karen.oudine@prudential.com</vt:lpwstr>
      </vt:variant>
      <vt:variant>
        <vt:lpwstr/>
      </vt:variant>
      <vt:variant>
        <vt:i4>2883662</vt:i4>
      </vt:variant>
      <vt:variant>
        <vt:i4>213</vt:i4>
      </vt:variant>
      <vt:variant>
        <vt:i4>0</vt:i4>
      </vt:variant>
      <vt:variant>
        <vt:i4>5</vt:i4>
      </vt:variant>
      <vt:variant>
        <vt:lpwstr>mailto:laura.hoogland@prudential.com</vt:lpwstr>
      </vt:variant>
      <vt:variant>
        <vt:lpwstr/>
      </vt:variant>
      <vt:variant>
        <vt:i4>3932211</vt:i4>
      </vt:variant>
      <vt:variant>
        <vt:i4>210</vt:i4>
      </vt:variant>
      <vt:variant>
        <vt:i4>0</vt:i4>
      </vt:variant>
      <vt:variant>
        <vt:i4>5</vt:i4>
      </vt:variant>
      <vt:variant>
        <vt:lpwstr>https://onesumxnils.com/insource/display-citation?isfromhub=true&amp;documentid=09013e2d800b45cer&amp;qid=24295071</vt:lpwstr>
      </vt:variant>
      <vt:variant>
        <vt:lpwstr/>
      </vt:variant>
      <vt:variant>
        <vt:i4>6488162</vt:i4>
      </vt:variant>
      <vt:variant>
        <vt:i4>207</vt:i4>
      </vt:variant>
      <vt:variant>
        <vt:i4>0</vt:i4>
      </vt:variant>
      <vt:variant>
        <vt:i4>5</vt:i4>
      </vt:variant>
      <vt:variant>
        <vt:lpwstr>https://onesumxnils.com/insource/display-citation?isfromhub=true&amp;documentid=09013e2d800b4036r&amp;qid=24295068</vt:lpwstr>
      </vt:variant>
      <vt:variant>
        <vt:lpwstr/>
      </vt:variant>
      <vt:variant>
        <vt:i4>3473463</vt:i4>
      </vt:variant>
      <vt:variant>
        <vt:i4>204</vt:i4>
      </vt:variant>
      <vt:variant>
        <vt:i4>0</vt:i4>
      </vt:variant>
      <vt:variant>
        <vt:i4>5</vt:i4>
      </vt:variant>
      <vt:variant>
        <vt:lpwstr>https://onesumxnils.com/insource/display-citation?isfromhub=true&amp;documentid=09013e2d800570e9r&amp;qid=24295066</vt:lpwstr>
      </vt:variant>
      <vt:variant>
        <vt:lpwstr/>
      </vt:variant>
      <vt:variant>
        <vt:i4>3801151</vt:i4>
      </vt:variant>
      <vt:variant>
        <vt:i4>201</vt:i4>
      </vt:variant>
      <vt:variant>
        <vt:i4>0</vt:i4>
      </vt:variant>
      <vt:variant>
        <vt:i4>5</vt:i4>
      </vt:variant>
      <vt:variant>
        <vt:lpwstr>https://onesumxnils.com/insource/display-citation?isfromhub=true&amp;documentid=09013e2d800b45cer&amp;qid=24175188</vt:lpwstr>
      </vt:variant>
      <vt:variant>
        <vt:lpwstr/>
      </vt:variant>
      <vt:variant>
        <vt:i4>3145783</vt:i4>
      </vt:variant>
      <vt:variant>
        <vt:i4>198</vt:i4>
      </vt:variant>
      <vt:variant>
        <vt:i4>0</vt:i4>
      </vt:variant>
      <vt:variant>
        <vt:i4>5</vt:i4>
      </vt:variant>
      <vt:variant>
        <vt:lpwstr>https://onesumxnils.com/insource/display-citation?isfromhub=true&amp;documentid=09013e2d800b45cer&amp;qid=24177221</vt:lpwstr>
      </vt:variant>
      <vt:variant>
        <vt:lpwstr/>
      </vt:variant>
      <vt:variant>
        <vt:i4>3473471</vt:i4>
      </vt:variant>
      <vt:variant>
        <vt:i4>195</vt:i4>
      </vt:variant>
      <vt:variant>
        <vt:i4>0</vt:i4>
      </vt:variant>
      <vt:variant>
        <vt:i4>5</vt:i4>
      </vt:variant>
      <vt:variant>
        <vt:lpwstr>https://onesumxnils.com/insource/display-citation?isfromhub=true&amp;documentid=09013e2d800b45cer&amp;qid=24174791</vt:lpwstr>
      </vt:variant>
      <vt:variant>
        <vt:lpwstr/>
      </vt:variant>
      <vt:variant>
        <vt:i4>6553649</vt:i4>
      </vt:variant>
      <vt:variant>
        <vt:i4>192</vt:i4>
      </vt:variant>
      <vt:variant>
        <vt:i4>0</vt:i4>
      </vt:variant>
      <vt:variant>
        <vt:i4>5</vt:i4>
      </vt:variant>
      <vt:variant>
        <vt:lpwstr>https://onesumxnils.com/insource/display-citation?isfromhub=true&amp;documentid=09013e2d800573far&amp;qid=24175507</vt:lpwstr>
      </vt:variant>
      <vt:variant>
        <vt:lpwstr/>
      </vt:variant>
      <vt:variant>
        <vt:i4>4063283</vt:i4>
      </vt:variant>
      <vt:variant>
        <vt:i4>189</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186</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183</vt:i4>
      </vt:variant>
      <vt:variant>
        <vt:i4>0</vt:i4>
      </vt:variant>
      <vt:variant>
        <vt:i4>5</vt:i4>
      </vt:variant>
      <vt:variant>
        <vt:lpwstr>https://onesumxnils.com/insource/display-citation?isfromhub=true&amp;documentid=09013e2d800b45cer&amp;qid=24297350</vt:lpwstr>
      </vt:variant>
      <vt:variant>
        <vt:lpwstr/>
      </vt:variant>
      <vt:variant>
        <vt:i4>4063283</vt:i4>
      </vt:variant>
      <vt:variant>
        <vt:i4>180</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177</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174</vt:i4>
      </vt:variant>
      <vt:variant>
        <vt:i4>0</vt:i4>
      </vt:variant>
      <vt:variant>
        <vt:i4>5</vt:i4>
      </vt:variant>
      <vt:variant>
        <vt:lpwstr>https://onesumxnils.com/insource/display-citation?isfromhub=true&amp;documentid=09013e2d800b45cer&amp;qid=24297350</vt:lpwstr>
      </vt:variant>
      <vt:variant>
        <vt:lpwstr/>
      </vt:variant>
      <vt:variant>
        <vt:i4>4063283</vt:i4>
      </vt:variant>
      <vt:variant>
        <vt:i4>171</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168</vt:i4>
      </vt:variant>
      <vt:variant>
        <vt:i4>0</vt:i4>
      </vt:variant>
      <vt:variant>
        <vt:i4>5</vt:i4>
      </vt:variant>
      <vt:variant>
        <vt:lpwstr>https://onesumxnils.com/insource/display-citation?isfromhub=true&amp;documentid=09013e2d800b45cer&amp;qid=24173314</vt:lpwstr>
      </vt:variant>
      <vt:variant>
        <vt:lpwstr/>
      </vt:variant>
      <vt:variant>
        <vt:i4>6291519</vt:i4>
      </vt:variant>
      <vt:variant>
        <vt:i4>165</vt:i4>
      </vt:variant>
      <vt:variant>
        <vt:i4>0</vt:i4>
      </vt:variant>
      <vt:variant>
        <vt:i4>5</vt:i4>
      </vt:variant>
      <vt:variant>
        <vt:lpwstr>https://onesumxnils.com/insource/display-citation?isfromhub=true&amp;documentid=09013e2d800b45d0r&amp;qid=24172781</vt:lpwstr>
      </vt:variant>
      <vt:variant>
        <vt:lpwstr/>
      </vt:variant>
      <vt:variant>
        <vt:i4>3866674</vt:i4>
      </vt:variant>
      <vt:variant>
        <vt:i4>162</vt:i4>
      </vt:variant>
      <vt:variant>
        <vt:i4>0</vt:i4>
      </vt:variant>
      <vt:variant>
        <vt:i4>5</vt:i4>
      </vt:variant>
      <vt:variant>
        <vt:lpwstr>https://onesumxnils.com/insource/display-citation?isfromhub=true&amp;documentid=09013e2d800b45car&amp;qid=24175854</vt:lpwstr>
      </vt:variant>
      <vt:variant>
        <vt:lpwstr/>
      </vt:variant>
      <vt:variant>
        <vt:i4>4063283</vt:i4>
      </vt:variant>
      <vt:variant>
        <vt:i4>159</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156</vt:i4>
      </vt:variant>
      <vt:variant>
        <vt:i4>0</vt:i4>
      </vt:variant>
      <vt:variant>
        <vt:i4>5</vt:i4>
      </vt:variant>
      <vt:variant>
        <vt:lpwstr>https://onesumxnils.com/insource/display-citation?isfromhub=true&amp;documentid=09013e2d800b45cer&amp;qid=24173314</vt:lpwstr>
      </vt:variant>
      <vt:variant>
        <vt:lpwstr/>
      </vt:variant>
      <vt:variant>
        <vt:i4>7143528</vt:i4>
      </vt:variant>
      <vt:variant>
        <vt:i4>153</vt:i4>
      </vt:variant>
      <vt:variant>
        <vt:i4>0</vt:i4>
      </vt:variant>
      <vt:variant>
        <vt:i4>5</vt:i4>
      </vt:variant>
      <vt:variant>
        <vt:lpwstr>https://onesumxnils.com/insource/display-citation?isfromhub=true&amp;documentid=09004962809f7375r&amp;qid=24170374</vt:lpwstr>
      </vt:variant>
      <vt:variant>
        <vt:lpwstr/>
      </vt:variant>
      <vt:variant>
        <vt:i4>3866674</vt:i4>
      </vt:variant>
      <vt:variant>
        <vt:i4>150</vt:i4>
      </vt:variant>
      <vt:variant>
        <vt:i4>0</vt:i4>
      </vt:variant>
      <vt:variant>
        <vt:i4>5</vt:i4>
      </vt:variant>
      <vt:variant>
        <vt:lpwstr>https://onesumxnils.com/insource/display-citation?isfromhub=true&amp;documentid=09013e2d800b45car&amp;qid=24175854</vt:lpwstr>
      </vt:variant>
      <vt:variant>
        <vt:lpwstr/>
      </vt:variant>
      <vt:variant>
        <vt:i4>3801151</vt:i4>
      </vt:variant>
      <vt:variant>
        <vt:i4>147</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144</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141</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138</vt:i4>
      </vt:variant>
      <vt:variant>
        <vt:i4>0</vt:i4>
      </vt:variant>
      <vt:variant>
        <vt:i4>5</vt:i4>
      </vt:variant>
      <vt:variant>
        <vt:lpwstr>https://onesumxnils.com/insource/display-citation?isfromhub=true&amp;documentid=09013e2d800b45cer&amp;qid=24175188</vt:lpwstr>
      </vt:variant>
      <vt:variant>
        <vt:lpwstr/>
      </vt:variant>
      <vt:variant>
        <vt:i4>3145783</vt:i4>
      </vt:variant>
      <vt:variant>
        <vt:i4>135</vt:i4>
      </vt:variant>
      <vt:variant>
        <vt:i4>0</vt:i4>
      </vt:variant>
      <vt:variant>
        <vt:i4>5</vt:i4>
      </vt:variant>
      <vt:variant>
        <vt:lpwstr>https://onesumxnils.com/insource/display-citation?isfromhub=true&amp;documentid=09013e2d800b45cer&amp;qid=24177221</vt:lpwstr>
      </vt:variant>
      <vt:variant>
        <vt:lpwstr/>
      </vt:variant>
      <vt:variant>
        <vt:i4>6553649</vt:i4>
      </vt:variant>
      <vt:variant>
        <vt:i4>132</vt:i4>
      </vt:variant>
      <vt:variant>
        <vt:i4>0</vt:i4>
      </vt:variant>
      <vt:variant>
        <vt:i4>5</vt:i4>
      </vt:variant>
      <vt:variant>
        <vt:lpwstr>https://onesumxnils.com/insource/display-citation?isfromhub=true&amp;documentid=09013e2d800573far&amp;qid=24175507</vt:lpwstr>
      </vt:variant>
      <vt:variant>
        <vt:lpwstr/>
      </vt:variant>
      <vt:variant>
        <vt:i4>6553649</vt:i4>
      </vt:variant>
      <vt:variant>
        <vt:i4>129</vt:i4>
      </vt:variant>
      <vt:variant>
        <vt:i4>0</vt:i4>
      </vt:variant>
      <vt:variant>
        <vt:i4>5</vt:i4>
      </vt:variant>
      <vt:variant>
        <vt:lpwstr>https://onesumxnils.com/insource/display-citation?isfromhub=true&amp;documentid=09013e2d800573far&amp;qid=24175507</vt:lpwstr>
      </vt:variant>
      <vt:variant>
        <vt:lpwstr/>
      </vt:variant>
      <vt:variant>
        <vt:i4>3407920</vt:i4>
      </vt:variant>
      <vt:variant>
        <vt:i4>126</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123</vt:i4>
      </vt:variant>
      <vt:variant>
        <vt:i4>0</vt:i4>
      </vt:variant>
      <vt:variant>
        <vt:i4>5</vt:i4>
      </vt:variant>
      <vt:variant>
        <vt:lpwstr>https://onesumxnils.com/insource/display-citation?isfromhub=true&amp;documentid=09013e2d800b45cer&amp;qid=24297350</vt:lpwstr>
      </vt:variant>
      <vt:variant>
        <vt:lpwstr/>
      </vt:variant>
      <vt:variant>
        <vt:i4>4063283</vt:i4>
      </vt:variant>
      <vt:variant>
        <vt:i4>120</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117</vt:i4>
      </vt:variant>
      <vt:variant>
        <vt:i4>0</vt:i4>
      </vt:variant>
      <vt:variant>
        <vt:i4>5</vt:i4>
      </vt:variant>
      <vt:variant>
        <vt:lpwstr>https://onesumxnils.com/insource/display-citation?isfromhub=true&amp;documentid=09013e2d800b45cer&amp;qid=24173314</vt:lpwstr>
      </vt:variant>
      <vt:variant>
        <vt:lpwstr/>
      </vt:variant>
      <vt:variant>
        <vt:i4>3407920</vt:i4>
      </vt:variant>
      <vt:variant>
        <vt:i4>114</vt:i4>
      </vt:variant>
      <vt:variant>
        <vt:i4>0</vt:i4>
      </vt:variant>
      <vt:variant>
        <vt:i4>5</vt:i4>
      </vt:variant>
      <vt:variant>
        <vt:lpwstr>https://onesumxnils.com/insource/display-citation?isfromhub=true&amp;documentid=09013e2d800b45cer&amp;qid=24173314</vt:lpwstr>
      </vt:variant>
      <vt:variant>
        <vt:lpwstr/>
      </vt:variant>
      <vt:variant>
        <vt:i4>4063341</vt:i4>
      </vt:variant>
      <vt:variant>
        <vt:i4>111</vt:i4>
      </vt:variant>
      <vt:variant>
        <vt:i4>0</vt:i4>
      </vt:variant>
      <vt:variant>
        <vt:i4>5</vt:i4>
      </vt:variant>
      <vt:variant>
        <vt:lpwstr>https://onesumxnils.com/insource/display-citation?isfromhub=true&amp;documentid=09013e2d80047943r&amp;qid=24173283</vt:lpwstr>
      </vt:variant>
      <vt:variant>
        <vt:lpwstr/>
      </vt:variant>
      <vt:variant>
        <vt:i4>7143528</vt:i4>
      </vt:variant>
      <vt:variant>
        <vt:i4>108</vt:i4>
      </vt:variant>
      <vt:variant>
        <vt:i4>0</vt:i4>
      </vt:variant>
      <vt:variant>
        <vt:i4>5</vt:i4>
      </vt:variant>
      <vt:variant>
        <vt:lpwstr>https://onesumxnils.com/insource/display-citation?isfromhub=true&amp;documentid=09004962809f7375r&amp;qid=24170374</vt:lpwstr>
      </vt:variant>
      <vt:variant>
        <vt:lpwstr/>
      </vt:variant>
      <vt:variant>
        <vt:i4>4063341</vt:i4>
      </vt:variant>
      <vt:variant>
        <vt:i4>105</vt:i4>
      </vt:variant>
      <vt:variant>
        <vt:i4>0</vt:i4>
      </vt:variant>
      <vt:variant>
        <vt:i4>5</vt:i4>
      </vt:variant>
      <vt:variant>
        <vt:lpwstr>https://onesumxnils.com/insource/display-citation?isfromhub=true&amp;documentid=09013e2d80047943r&amp;qid=24173283</vt:lpwstr>
      </vt:variant>
      <vt:variant>
        <vt:lpwstr/>
      </vt:variant>
      <vt:variant>
        <vt:i4>3145836</vt:i4>
      </vt:variant>
      <vt:variant>
        <vt:i4>102</vt:i4>
      </vt:variant>
      <vt:variant>
        <vt:i4>0</vt:i4>
      </vt:variant>
      <vt:variant>
        <vt:i4>5</vt:i4>
      </vt:variant>
      <vt:variant>
        <vt:lpwstr>https://onesumxnils.com/insource/display-citation?isfromhub=true&amp;documentid=09013e2d80057253r&amp;qid=24173085</vt:lpwstr>
      </vt:variant>
      <vt:variant>
        <vt:lpwstr/>
      </vt:variant>
      <vt:variant>
        <vt:i4>6291519</vt:i4>
      </vt:variant>
      <vt:variant>
        <vt:i4>99</vt:i4>
      </vt:variant>
      <vt:variant>
        <vt:i4>0</vt:i4>
      </vt:variant>
      <vt:variant>
        <vt:i4>5</vt:i4>
      </vt:variant>
      <vt:variant>
        <vt:lpwstr>https://onesumxnils.com/insource/display-citation?isfromhub=true&amp;documentid=09013e2d800b45d0r&amp;qid=24172781</vt:lpwstr>
      </vt:variant>
      <vt:variant>
        <vt:lpwstr/>
      </vt:variant>
      <vt:variant>
        <vt:i4>7143528</vt:i4>
      </vt:variant>
      <vt:variant>
        <vt:i4>96</vt:i4>
      </vt:variant>
      <vt:variant>
        <vt:i4>0</vt:i4>
      </vt:variant>
      <vt:variant>
        <vt:i4>5</vt:i4>
      </vt:variant>
      <vt:variant>
        <vt:lpwstr>https://onesumxnils.com/insource/display-citation?isfromhub=true&amp;documentid=09004962809f7375r&amp;qid=24170374</vt:lpwstr>
      </vt:variant>
      <vt:variant>
        <vt:lpwstr/>
      </vt:variant>
      <vt:variant>
        <vt:i4>6881397</vt:i4>
      </vt:variant>
      <vt:variant>
        <vt:i4>93</vt:i4>
      </vt:variant>
      <vt:variant>
        <vt:i4>0</vt:i4>
      </vt:variant>
      <vt:variant>
        <vt:i4>5</vt:i4>
      </vt:variant>
      <vt:variant>
        <vt:lpwstr>https://onesumxnils.com/insource/display-citation?documentid=09013e2d800b45car</vt:lpwstr>
      </vt:variant>
      <vt:variant>
        <vt:lpwstr/>
      </vt:variant>
      <vt:variant>
        <vt:i4>3801151</vt:i4>
      </vt:variant>
      <vt:variant>
        <vt:i4>90</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87</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84</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81</vt:i4>
      </vt:variant>
      <vt:variant>
        <vt:i4>0</vt:i4>
      </vt:variant>
      <vt:variant>
        <vt:i4>5</vt:i4>
      </vt:variant>
      <vt:variant>
        <vt:lpwstr>https://onesumxnils.com/insource/display-citation?isfromhub=true&amp;documentid=09013e2d800b45cer&amp;qid=24175188</vt:lpwstr>
      </vt:variant>
      <vt:variant>
        <vt:lpwstr/>
      </vt:variant>
      <vt:variant>
        <vt:i4>3801151</vt:i4>
      </vt:variant>
      <vt:variant>
        <vt:i4>78</vt:i4>
      </vt:variant>
      <vt:variant>
        <vt:i4>0</vt:i4>
      </vt:variant>
      <vt:variant>
        <vt:i4>5</vt:i4>
      </vt:variant>
      <vt:variant>
        <vt:lpwstr>https://onesumxnils.com/insource/display-citation?isfromhub=true&amp;documentid=09013e2d800b45cer&amp;qid=24175188</vt:lpwstr>
      </vt:variant>
      <vt:variant>
        <vt:lpwstr/>
      </vt:variant>
      <vt:variant>
        <vt:i4>3145783</vt:i4>
      </vt:variant>
      <vt:variant>
        <vt:i4>75</vt:i4>
      </vt:variant>
      <vt:variant>
        <vt:i4>0</vt:i4>
      </vt:variant>
      <vt:variant>
        <vt:i4>5</vt:i4>
      </vt:variant>
      <vt:variant>
        <vt:lpwstr>https://onesumxnils.com/insource/display-citation?isfromhub=true&amp;documentid=09013e2d800b45cer&amp;qid=24177221</vt:lpwstr>
      </vt:variant>
      <vt:variant>
        <vt:lpwstr/>
      </vt:variant>
      <vt:variant>
        <vt:i4>6553649</vt:i4>
      </vt:variant>
      <vt:variant>
        <vt:i4>72</vt:i4>
      </vt:variant>
      <vt:variant>
        <vt:i4>0</vt:i4>
      </vt:variant>
      <vt:variant>
        <vt:i4>5</vt:i4>
      </vt:variant>
      <vt:variant>
        <vt:lpwstr>https://onesumxnils.com/insource/display-citation?isfromhub=true&amp;documentid=09013e2d800573far&amp;qid=24175507</vt:lpwstr>
      </vt:variant>
      <vt:variant>
        <vt:lpwstr/>
      </vt:variant>
      <vt:variant>
        <vt:i4>2883662</vt:i4>
      </vt:variant>
      <vt:variant>
        <vt:i4>69</vt:i4>
      </vt:variant>
      <vt:variant>
        <vt:i4>0</vt:i4>
      </vt:variant>
      <vt:variant>
        <vt:i4>5</vt:i4>
      </vt:variant>
      <vt:variant>
        <vt:lpwstr>mailto:laura.hoogland@prudential.com</vt:lpwstr>
      </vt:variant>
      <vt:variant>
        <vt:lpwstr/>
      </vt:variant>
      <vt:variant>
        <vt:i4>3473471</vt:i4>
      </vt:variant>
      <vt:variant>
        <vt:i4>66</vt:i4>
      </vt:variant>
      <vt:variant>
        <vt:i4>0</vt:i4>
      </vt:variant>
      <vt:variant>
        <vt:i4>5</vt:i4>
      </vt:variant>
      <vt:variant>
        <vt:lpwstr>https://onesumxnils.com/insource/display-citation?isfromhub=true&amp;documentid=09013e2d800b45cer&amp;qid=24174791</vt:lpwstr>
      </vt:variant>
      <vt:variant>
        <vt:lpwstr/>
      </vt:variant>
      <vt:variant>
        <vt:i4>6553649</vt:i4>
      </vt:variant>
      <vt:variant>
        <vt:i4>63</vt:i4>
      </vt:variant>
      <vt:variant>
        <vt:i4>0</vt:i4>
      </vt:variant>
      <vt:variant>
        <vt:i4>5</vt:i4>
      </vt:variant>
      <vt:variant>
        <vt:lpwstr>https://onesumxnils.com/insource/display-citation?isfromhub=true&amp;documentid=09013e2d800573far&amp;qid=24175507</vt:lpwstr>
      </vt:variant>
      <vt:variant>
        <vt:lpwstr/>
      </vt:variant>
      <vt:variant>
        <vt:i4>3407920</vt:i4>
      </vt:variant>
      <vt:variant>
        <vt:i4>60</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57</vt:i4>
      </vt:variant>
      <vt:variant>
        <vt:i4>0</vt:i4>
      </vt:variant>
      <vt:variant>
        <vt:i4>5</vt:i4>
      </vt:variant>
      <vt:variant>
        <vt:lpwstr>https://onesumxnils.com/insource/display-citation?isfromhub=true&amp;documentid=09013e2d800b45cer&amp;qid=24297350</vt:lpwstr>
      </vt:variant>
      <vt:variant>
        <vt:lpwstr/>
      </vt:variant>
      <vt:variant>
        <vt:i4>4063283</vt:i4>
      </vt:variant>
      <vt:variant>
        <vt:i4>54</vt:i4>
      </vt:variant>
      <vt:variant>
        <vt:i4>0</vt:i4>
      </vt:variant>
      <vt:variant>
        <vt:i4>5</vt:i4>
      </vt:variant>
      <vt:variant>
        <vt:lpwstr>https://onesumxnils.com/insource/display-citation?isfromhub=true&amp;documentid=09013e2d800b45cer&amp;qid=24297350</vt:lpwstr>
      </vt:variant>
      <vt:variant>
        <vt:lpwstr/>
      </vt:variant>
      <vt:variant>
        <vt:i4>3407920</vt:i4>
      </vt:variant>
      <vt:variant>
        <vt:i4>51</vt:i4>
      </vt:variant>
      <vt:variant>
        <vt:i4>0</vt:i4>
      </vt:variant>
      <vt:variant>
        <vt:i4>5</vt:i4>
      </vt:variant>
      <vt:variant>
        <vt:lpwstr>https://onesumxnils.com/insource/display-citation?isfromhub=true&amp;documentid=09013e2d800b45cer&amp;qid=24173314</vt:lpwstr>
      </vt:variant>
      <vt:variant>
        <vt:lpwstr/>
      </vt:variant>
      <vt:variant>
        <vt:i4>3407920</vt:i4>
      </vt:variant>
      <vt:variant>
        <vt:i4>48</vt:i4>
      </vt:variant>
      <vt:variant>
        <vt:i4>0</vt:i4>
      </vt:variant>
      <vt:variant>
        <vt:i4>5</vt:i4>
      </vt:variant>
      <vt:variant>
        <vt:lpwstr>https://onesumxnils.com/insource/display-citation?isfromhub=true&amp;documentid=09013e2d800b45cer&amp;qid=24173314</vt:lpwstr>
      </vt:variant>
      <vt:variant>
        <vt:lpwstr/>
      </vt:variant>
      <vt:variant>
        <vt:i4>4063283</vt:i4>
      </vt:variant>
      <vt:variant>
        <vt:i4>45</vt:i4>
      </vt:variant>
      <vt:variant>
        <vt:i4>0</vt:i4>
      </vt:variant>
      <vt:variant>
        <vt:i4>5</vt:i4>
      </vt:variant>
      <vt:variant>
        <vt:lpwstr>https://onesumxnils.com/insource/display-citation?isfromhub=true&amp;documentid=09013e2d800b45cer&amp;qid=24297350</vt:lpwstr>
      </vt:variant>
      <vt:variant>
        <vt:lpwstr/>
      </vt:variant>
      <vt:variant>
        <vt:i4>4063341</vt:i4>
      </vt:variant>
      <vt:variant>
        <vt:i4>42</vt:i4>
      </vt:variant>
      <vt:variant>
        <vt:i4>0</vt:i4>
      </vt:variant>
      <vt:variant>
        <vt:i4>5</vt:i4>
      </vt:variant>
      <vt:variant>
        <vt:lpwstr>https://onesumxnils.com/insource/display-citation?isfromhub=true&amp;documentid=09013e2d80047943r&amp;qid=24173283</vt:lpwstr>
      </vt:variant>
      <vt:variant>
        <vt:lpwstr/>
      </vt:variant>
      <vt:variant>
        <vt:i4>7143528</vt:i4>
      </vt:variant>
      <vt:variant>
        <vt:i4>39</vt:i4>
      </vt:variant>
      <vt:variant>
        <vt:i4>0</vt:i4>
      </vt:variant>
      <vt:variant>
        <vt:i4>5</vt:i4>
      </vt:variant>
      <vt:variant>
        <vt:lpwstr>https://onesumxnils.com/insource/display-citation?isfromhub=true&amp;documentid=09004962809f7375r&amp;qid=24170374</vt:lpwstr>
      </vt:variant>
      <vt:variant>
        <vt:lpwstr/>
      </vt:variant>
      <vt:variant>
        <vt:i4>2883662</vt:i4>
      </vt:variant>
      <vt:variant>
        <vt:i4>36</vt:i4>
      </vt:variant>
      <vt:variant>
        <vt:i4>0</vt:i4>
      </vt:variant>
      <vt:variant>
        <vt:i4>5</vt:i4>
      </vt:variant>
      <vt:variant>
        <vt:lpwstr>mailto:laura.hoogland@prudential.com</vt:lpwstr>
      </vt:variant>
      <vt:variant>
        <vt:lpwstr/>
      </vt:variant>
      <vt:variant>
        <vt:i4>4063341</vt:i4>
      </vt:variant>
      <vt:variant>
        <vt:i4>33</vt:i4>
      </vt:variant>
      <vt:variant>
        <vt:i4>0</vt:i4>
      </vt:variant>
      <vt:variant>
        <vt:i4>5</vt:i4>
      </vt:variant>
      <vt:variant>
        <vt:lpwstr>https://onesumxnils.com/insource/display-citation?isfromhub=true&amp;documentid=09013e2d80047943r&amp;qid=24173283</vt:lpwstr>
      </vt:variant>
      <vt:variant>
        <vt:lpwstr/>
      </vt:variant>
      <vt:variant>
        <vt:i4>3145836</vt:i4>
      </vt:variant>
      <vt:variant>
        <vt:i4>30</vt:i4>
      </vt:variant>
      <vt:variant>
        <vt:i4>0</vt:i4>
      </vt:variant>
      <vt:variant>
        <vt:i4>5</vt:i4>
      </vt:variant>
      <vt:variant>
        <vt:lpwstr>https://onesumxnils.com/insource/display-citation?isfromhub=true&amp;documentid=09013e2d80057253r&amp;qid=24173085</vt:lpwstr>
      </vt:variant>
      <vt:variant>
        <vt:lpwstr/>
      </vt:variant>
      <vt:variant>
        <vt:i4>6291519</vt:i4>
      </vt:variant>
      <vt:variant>
        <vt:i4>27</vt:i4>
      </vt:variant>
      <vt:variant>
        <vt:i4>0</vt:i4>
      </vt:variant>
      <vt:variant>
        <vt:i4>5</vt:i4>
      </vt:variant>
      <vt:variant>
        <vt:lpwstr>https://onesumxnils.com/insource/display-citation?isfromhub=true&amp;documentid=09013e2d800b45d0r&amp;qid=24172781</vt:lpwstr>
      </vt:variant>
      <vt:variant>
        <vt:lpwstr/>
      </vt:variant>
      <vt:variant>
        <vt:i4>3211314</vt:i4>
      </vt:variant>
      <vt:variant>
        <vt:i4>24</vt:i4>
      </vt:variant>
      <vt:variant>
        <vt:i4>0</vt:i4>
      </vt:variant>
      <vt:variant>
        <vt:i4>5</vt:i4>
      </vt:variant>
      <vt:variant>
        <vt:lpwstr>https://onesumxnils.com/insource/display-citation?isfromhub=true&amp;documentid=09013e2d800b45car&amp;qid=24172325</vt:lpwstr>
      </vt:variant>
      <vt:variant>
        <vt:lpwstr/>
      </vt:variant>
      <vt:variant>
        <vt:i4>6750266</vt:i4>
      </vt:variant>
      <vt:variant>
        <vt:i4>21</vt:i4>
      </vt:variant>
      <vt:variant>
        <vt:i4>0</vt:i4>
      </vt:variant>
      <vt:variant>
        <vt:i4>5</vt:i4>
      </vt:variant>
      <vt:variant>
        <vt:lpwstr>https://onesumxnils.com/insource/display-citation?isfromhub=true&amp;documentid=0900496280eb3801r&amp;qid=24172284</vt:lpwstr>
      </vt:variant>
      <vt:variant>
        <vt:lpwstr/>
      </vt:variant>
      <vt:variant>
        <vt:i4>6750266</vt:i4>
      </vt:variant>
      <vt:variant>
        <vt:i4>18</vt:i4>
      </vt:variant>
      <vt:variant>
        <vt:i4>0</vt:i4>
      </vt:variant>
      <vt:variant>
        <vt:i4>5</vt:i4>
      </vt:variant>
      <vt:variant>
        <vt:lpwstr>https://onesumxnils.com/insource/display-citation?isfromhub=true&amp;documentid=0900496280eb3801r&amp;qid=24172284</vt:lpwstr>
      </vt:variant>
      <vt:variant>
        <vt:lpwstr/>
      </vt:variant>
      <vt:variant>
        <vt:i4>6750266</vt:i4>
      </vt:variant>
      <vt:variant>
        <vt:i4>15</vt:i4>
      </vt:variant>
      <vt:variant>
        <vt:i4>0</vt:i4>
      </vt:variant>
      <vt:variant>
        <vt:i4>5</vt:i4>
      </vt:variant>
      <vt:variant>
        <vt:lpwstr>https://onesumxnils.com/insource/display-citation?isfromhub=true&amp;documentid=0900496280eb3801r&amp;qid=24172284</vt:lpwstr>
      </vt:variant>
      <vt:variant>
        <vt:lpwstr/>
      </vt:variant>
      <vt:variant>
        <vt:i4>3997762</vt:i4>
      </vt:variant>
      <vt:variant>
        <vt:i4>12</vt:i4>
      </vt:variant>
      <vt:variant>
        <vt:i4>0</vt:i4>
      </vt:variant>
      <vt:variant>
        <vt:i4>5</vt:i4>
      </vt:variant>
      <vt:variant>
        <vt:lpwstr>mailto:melanie.coddington@prudential.com</vt:lpwstr>
      </vt:variant>
      <vt:variant>
        <vt:lpwstr/>
      </vt:variant>
      <vt:variant>
        <vt:i4>3997762</vt:i4>
      </vt:variant>
      <vt:variant>
        <vt:i4>9</vt:i4>
      </vt:variant>
      <vt:variant>
        <vt:i4>0</vt:i4>
      </vt:variant>
      <vt:variant>
        <vt:i4>5</vt:i4>
      </vt:variant>
      <vt:variant>
        <vt:lpwstr>mailto:melanie.coddington@prudential.com</vt:lpwstr>
      </vt:variant>
      <vt:variant>
        <vt:lpwstr/>
      </vt:variant>
      <vt:variant>
        <vt:i4>2883662</vt:i4>
      </vt:variant>
      <vt:variant>
        <vt:i4>6</vt:i4>
      </vt:variant>
      <vt:variant>
        <vt:i4>0</vt:i4>
      </vt:variant>
      <vt:variant>
        <vt:i4>5</vt:i4>
      </vt:variant>
      <vt:variant>
        <vt:lpwstr>mailto:laura.hoogland@prudential.com</vt:lpwstr>
      </vt:variant>
      <vt:variant>
        <vt:lpwstr/>
      </vt:variant>
      <vt:variant>
        <vt:i4>2883662</vt:i4>
      </vt:variant>
      <vt:variant>
        <vt:i4>3</vt:i4>
      </vt:variant>
      <vt:variant>
        <vt:i4>0</vt:i4>
      </vt:variant>
      <vt:variant>
        <vt:i4>5</vt:i4>
      </vt:variant>
      <vt:variant>
        <vt:lpwstr>mailto:laura.hoogland@prudential.com</vt:lpwstr>
      </vt:variant>
      <vt:variant>
        <vt:lpwstr/>
      </vt:variant>
      <vt:variant>
        <vt:i4>2883662</vt:i4>
      </vt:variant>
      <vt:variant>
        <vt:i4>0</vt:i4>
      </vt:variant>
      <vt:variant>
        <vt:i4>0</vt:i4>
      </vt:variant>
      <vt:variant>
        <vt:i4>5</vt:i4>
      </vt:variant>
      <vt:variant>
        <vt:lpwstr>mailto:laura.hoogland@prudential.com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Murphy (SMM)</dc:creator>
  <cp:keywords/>
  <dc:description/>
  <cp:lastModifiedBy>Melissa Olund</cp:lastModifiedBy>
  <cp:revision>2</cp:revision>
  <cp:lastPrinted>2025-12-24T17:26:00Z</cp:lastPrinted>
  <dcterms:created xsi:type="dcterms:W3CDTF">2026-02-03T16:05:00Z</dcterms:created>
  <dcterms:modified xsi:type="dcterms:W3CDTF">2026-02-03T16:05:00Z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0x0101000120284062A10448BCEDD5D849793865</vt:lpwstr>
  </property>
  <property fmtid="{D5CDD505-2E9C-101B-9397-08002B2CF9AE}" pid="3" name="MediaServiceImageTags">
    <vt:lpwstr/>
  </property>
</Properties>
</file>